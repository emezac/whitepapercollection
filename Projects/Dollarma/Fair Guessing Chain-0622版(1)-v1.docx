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76C8" w:rsidRPr="00D509FE" w:rsidRDefault="007C022C" w:rsidP="00AE7F60">
      <w:pPr>
        <w:ind w:firstLineChars="0" w:firstLine="0"/>
        <w:rPr>
          <w:rFonts w:ascii="Times New Roman" w:hAnsi="Times New Roman" w:cs="Times New Roman"/>
        </w:rPr>
      </w:pPr>
      <w:r>
        <w:rPr>
          <w:rFonts w:ascii="Times New Roman" w:hAnsi="Times New Roman" w:cs="Times New Roman"/>
        </w:rPr>
        <w:pict w14:anchorId="401FB223">
          <v:group id="_x0000_s1037" style="position:absolute;left:0;text-align:left;margin-left:-98.65pt;margin-top:-113.3pt;width:603.9pt;height:883.2pt;z-index:-251658240" coordsize="12078,17664">
            <v:rect id="_x0000_s1038" style="position:absolute;top:16375;width:12079;height:1280" fillcolor="#498ac7" strokecolor="#3674ae"/>
            <v:rect id="_x0000_s1039" style="position:absolute;top:842;width:12079;height:1280" fillcolor="#498ac7" strokecolor="#3674ae"/>
            <v:rect id="_x0000_s1040" style="position:absolute;left:1644;width:143;height:17664" strokecolor="#498ac7"/>
            <v:rect id="_x0000_s1041" style="position:absolute;left:10464;width:143;height:17664" strokecolor="#498ac7"/>
          </v:group>
        </w:pict>
      </w:r>
    </w:p>
    <w:p w:rsidR="0064279F" w:rsidRPr="00D509FE" w:rsidRDefault="00944E86" w:rsidP="0064279F">
      <w:pPr>
        <w:pStyle w:val="NoSpacing"/>
        <w:spacing w:before="1540" w:after="240"/>
        <w:jc w:val="center"/>
        <w:rPr>
          <w:rFonts w:ascii="Times New Roman" w:eastAsia="微软雅黑" w:hAnsi="Times New Roman" w:cs="Times New Roman"/>
          <w:b/>
          <w:bCs/>
          <w:color w:val="000000"/>
          <w:sz w:val="48"/>
          <w:szCs w:val="48"/>
          <w:lang w:val="en-US"/>
        </w:rPr>
      </w:pPr>
      <w:r>
        <w:rPr>
          <w:rFonts w:ascii="Times New Roman" w:eastAsia="微软雅黑" w:hAnsi="Times New Roman" w:cs="Times New Roman"/>
          <w:b/>
          <w:bCs/>
          <w:color w:val="000000"/>
          <w:sz w:val="48"/>
          <w:szCs w:val="48"/>
          <w:lang w:val="en-US"/>
        </w:rPr>
        <w:t xml:space="preserve">Fair </w:t>
      </w:r>
      <w:r w:rsidR="003862EE" w:rsidRPr="00D509FE">
        <w:rPr>
          <w:rFonts w:ascii="Times New Roman" w:eastAsia="微软雅黑" w:hAnsi="Times New Roman" w:cs="Times New Roman"/>
          <w:b/>
          <w:bCs/>
          <w:color w:val="000000"/>
          <w:sz w:val="48"/>
          <w:szCs w:val="48"/>
          <w:lang w:val="en-US"/>
        </w:rPr>
        <w:t>Guess</w:t>
      </w:r>
      <w:r>
        <w:rPr>
          <w:rFonts w:ascii="Times New Roman" w:eastAsia="微软雅黑" w:hAnsi="Times New Roman" w:cs="Times New Roman"/>
          <w:b/>
          <w:bCs/>
          <w:color w:val="000000"/>
          <w:sz w:val="48"/>
          <w:szCs w:val="48"/>
          <w:lang w:val="en-US"/>
        </w:rPr>
        <w:t>ing</w:t>
      </w:r>
      <w:r w:rsidR="0064279F" w:rsidRPr="00D509FE">
        <w:rPr>
          <w:rFonts w:ascii="Times New Roman" w:eastAsia="微软雅黑" w:hAnsi="Times New Roman" w:cs="Times New Roman"/>
          <w:b/>
          <w:bCs/>
          <w:color w:val="000000"/>
          <w:sz w:val="48"/>
          <w:szCs w:val="48"/>
          <w:lang w:val="en-US"/>
        </w:rPr>
        <w:t xml:space="preserve"> Chain</w:t>
      </w:r>
    </w:p>
    <w:p w:rsidR="00B94D67" w:rsidRPr="00D509FE" w:rsidRDefault="00B94D67">
      <w:pPr>
        <w:pStyle w:val="NoSpacing"/>
        <w:pBdr>
          <w:top w:val="single" w:sz="6" w:space="6" w:color="4F81BD"/>
          <w:bottom w:val="single" w:sz="6" w:space="6" w:color="4F81BD"/>
        </w:pBdr>
        <w:spacing w:after="240"/>
        <w:jc w:val="center"/>
        <w:rPr>
          <w:rFonts w:ascii="Times New Roman" w:eastAsia="微软雅黑" w:hAnsi="Times New Roman" w:cs="Times New Roman"/>
          <w:caps/>
          <w:color w:val="000000"/>
          <w:sz w:val="44"/>
          <w:szCs w:val="44"/>
        </w:rPr>
      </w:pPr>
      <w:bookmarkStart w:id="0" w:name="OLE_LINK2"/>
      <w:bookmarkStart w:id="1" w:name="OLE_LINK3"/>
      <w:bookmarkStart w:id="2" w:name="OLE_LINK6"/>
      <w:r w:rsidRPr="00D509FE">
        <w:rPr>
          <w:rFonts w:ascii="Times New Roman" w:eastAsia="微软雅黑" w:hAnsi="Times New Roman" w:cs="Times New Roman"/>
          <w:caps/>
          <w:color w:val="000000"/>
          <w:sz w:val="44"/>
          <w:szCs w:val="44"/>
        </w:rPr>
        <w:t xml:space="preserve">A soCIAL PAN-ENTERTAINMENT </w:t>
      </w:r>
      <w:r w:rsidR="003862EE" w:rsidRPr="00D509FE">
        <w:rPr>
          <w:rFonts w:ascii="Times New Roman" w:eastAsia="微软雅黑" w:hAnsi="Times New Roman" w:cs="Times New Roman"/>
          <w:caps/>
          <w:color w:val="000000"/>
          <w:sz w:val="44"/>
          <w:szCs w:val="44"/>
        </w:rPr>
        <w:t>GUESS</w:t>
      </w:r>
      <w:r w:rsidRPr="00D509FE">
        <w:rPr>
          <w:rFonts w:ascii="Times New Roman" w:eastAsia="微软雅黑" w:hAnsi="Times New Roman" w:cs="Times New Roman"/>
          <w:caps/>
          <w:color w:val="000000"/>
          <w:sz w:val="44"/>
          <w:szCs w:val="44"/>
        </w:rPr>
        <w:t xml:space="preserve"> PALTFORM BASED ON BLOCKCHIAIN</w:t>
      </w:r>
    </w:p>
    <w:bookmarkEnd w:id="0"/>
    <w:bookmarkEnd w:id="1"/>
    <w:bookmarkEnd w:id="2"/>
    <w:p w:rsidR="00F976C8" w:rsidRPr="00D509FE" w:rsidRDefault="0064279F">
      <w:pPr>
        <w:pStyle w:val="NoSpacing"/>
        <w:jc w:val="center"/>
        <w:rPr>
          <w:rFonts w:ascii="Times New Roman" w:eastAsia="微软雅黑" w:hAnsi="Times New Roman" w:cs="Times New Roman"/>
          <w:color w:val="000000"/>
          <w:sz w:val="28"/>
          <w:szCs w:val="28"/>
        </w:rPr>
      </w:pPr>
      <w:r w:rsidRPr="00D509FE">
        <w:rPr>
          <w:rFonts w:ascii="Times New Roman" w:eastAsia="微软雅黑" w:hAnsi="Times New Roman" w:cs="Times New Roman"/>
          <w:color w:val="000000"/>
          <w:sz w:val="28"/>
          <w:szCs w:val="28"/>
        </w:rPr>
        <w:t>V</w:t>
      </w:r>
      <w:r w:rsidRPr="00D509FE">
        <w:rPr>
          <w:rFonts w:ascii="Times New Roman" w:eastAsia="微软雅黑" w:hAnsi="Times New Roman" w:cs="Times New Roman"/>
          <w:color w:val="000000"/>
          <w:sz w:val="28"/>
          <w:szCs w:val="28"/>
          <w:lang w:val="en-US"/>
        </w:rPr>
        <w:t>2.0</w:t>
      </w:r>
    </w:p>
    <w:p w:rsidR="00F976C8" w:rsidRPr="00D509FE" w:rsidRDefault="00F976C8">
      <w:pPr>
        <w:widowControl/>
        <w:ind w:firstLine="880"/>
        <w:jc w:val="center"/>
        <w:rPr>
          <w:rFonts w:ascii="Times New Roman" w:hAnsi="Times New Roman" w:cs="Times New Roman"/>
          <w:b/>
          <w:color w:val="000000"/>
          <w:sz w:val="44"/>
          <w:szCs w:val="44"/>
        </w:rPr>
        <w:sectPr w:rsidR="00F976C8" w:rsidRPr="00D509FE">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pgNumType w:start="1"/>
          <w:cols w:space="425"/>
          <w:titlePg/>
          <w:docGrid w:type="lines" w:linePitch="312"/>
        </w:sectPr>
      </w:pPr>
    </w:p>
    <w:p w:rsidR="00B94D67" w:rsidRPr="00D509FE" w:rsidRDefault="00B94D67" w:rsidP="00AE7F60">
      <w:pPr>
        <w:widowControl/>
        <w:ind w:firstLineChars="750" w:firstLine="3300"/>
        <w:rPr>
          <w:rFonts w:ascii="Times New Roman" w:hAnsi="Times New Roman" w:cs="Times New Roman"/>
          <w:b/>
          <w:color w:val="000000"/>
          <w:sz w:val="44"/>
          <w:szCs w:val="44"/>
        </w:rPr>
      </w:pPr>
      <w:r w:rsidRPr="00D509FE">
        <w:rPr>
          <w:rFonts w:ascii="Times New Roman" w:hAnsi="Times New Roman" w:cs="Times New Roman"/>
          <w:b/>
          <w:color w:val="000000"/>
          <w:sz w:val="44"/>
          <w:szCs w:val="44"/>
        </w:rPr>
        <w:lastRenderedPageBreak/>
        <w:t>Contents</w:t>
      </w:r>
    </w:p>
    <w:p w:rsidR="00F976C8" w:rsidRPr="00D509FE" w:rsidRDefault="00F976C8">
      <w:pPr>
        <w:pStyle w:val="TOC1"/>
        <w:tabs>
          <w:tab w:val="right" w:leader="dot" w:pos="8306"/>
        </w:tabs>
        <w:ind w:firstLineChars="100" w:firstLine="440"/>
        <w:rPr>
          <w:rFonts w:ascii="Times New Roman" w:hAnsi="Times New Roman" w:cs="Times New Roman"/>
          <w:b/>
          <w:color w:val="000000"/>
          <w:sz w:val="44"/>
          <w:szCs w:val="44"/>
        </w:rPr>
      </w:pPr>
    </w:p>
    <w:p w:rsidR="000022F2" w:rsidRPr="00D509FE" w:rsidRDefault="0064279F" w:rsidP="004961B0">
      <w:pPr>
        <w:pStyle w:val="TOC1"/>
        <w:tabs>
          <w:tab w:val="left" w:pos="1470"/>
          <w:tab w:val="right" w:leader="dot" w:pos="8296"/>
        </w:tabs>
        <w:ind w:firstLineChars="145" w:firstLine="638"/>
        <w:rPr>
          <w:rFonts w:ascii="Times New Roman" w:eastAsiaTheme="minorEastAsia" w:hAnsi="Times New Roman" w:cs="Times New Roman"/>
          <w:noProof/>
          <w:sz w:val="21"/>
        </w:rPr>
      </w:pPr>
      <w:r w:rsidRPr="00D509FE">
        <w:rPr>
          <w:rFonts w:ascii="Times New Roman" w:hAnsi="Times New Roman" w:cs="Times New Roman"/>
          <w:b/>
          <w:color w:val="000000"/>
          <w:sz w:val="44"/>
          <w:szCs w:val="44"/>
        </w:rPr>
        <w:fldChar w:fldCharType="begin"/>
      </w:r>
      <w:r w:rsidRPr="00D509FE">
        <w:rPr>
          <w:rFonts w:ascii="Times New Roman" w:hAnsi="Times New Roman" w:cs="Times New Roman"/>
        </w:rPr>
        <w:instrText xml:space="preserve">TOC \o "1-3" \t "" \h \z \u </w:instrText>
      </w:r>
      <w:r w:rsidRPr="00D509FE">
        <w:rPr>
          <w:rFonts w:ascii="Times New Roman" w:hAnsi="Times New Roman" w:cs="Times New Roman"/>
          <w:b/>
          <w:color w:val="000000"/>
          <w:sz w:val="44"/>
          <w:szCs w:val="44"/>
        </w:rPr>
        <w:fldChar w:fldCharType="separate"/>
      </w:r>
      <w:bookmarkStart w:id="3" w:name="_Hlk517459327"/>
      <w:r w:rsidR="000022F2" w:rsidRPr="00D509FE">
        <w:rPr>
          <w:rStyle w:val="Hyperlink"/>
          <w:rFonts w:ascii="Times New Roman" w:hAnsi="Times New Roman" w:cs="Times New Roman"/>
          <w:noProof/>
        </w:rPr>
        <w:fldChar w:fldCharType="begin"/>
      </w:r>
      <w:r w:rsidR="000022F2" w:rsidRPr="00D509FE">
        <w:rPr>
          <w:rStyle w:val="Hyperlink"/>
          <w:rFonts w:ascii="Times New Roman" w:hAnsi="Times New Roman" w:cs="Times New Roman"/>
          <w:noProof/>
        </w:rPr>
        <w:instrText xml:space="preserve"> </w:instrText>
      </w:r>
      <w:r w:rsidR="000022F2" w:rsidRPr="00D509FE">
        <w:rPr>
          <w:rFonts w:ascii="Times New Roman" w:hAnsi="Times New Roman" w:cs="Times New Roman"/>
          <w:noProof/>
        </w:rPr>
        <w:instrText>HYPERLINK \l "_Toc517449763"</w:instrText>
      </w:r>
      <w:r w:rsidR="000022F2" w:rsidRPr="00D509FE">
        <w:rPr>
          <w:rStyle w:val="Hyperlink"/>
          <w:rFonts w:ascii="Times New Roman" w:hAnsi="Times New Roman" w:cs="Times New Roman"/>
          <w:noProof/>
        </w:rPr>
        <w:instrText xml:space="preserve"> </w:instrText>
      </w:r>
      <w:r w:rsidR="000022F2" w:rsidRPr="00D509FE">
        <w:rPr>
          <w:rStyle w:val="Hyperlink"/>
          <w:rFonts w:ascii="Times New Roman" w:hAnsi="Times New Roman" w:cs="Times New Roman"/>
          <w:noProof/>
        </w:rPr>
        <w:fldChar w:fldCharType="separate"/>
      </w:r>
      <w:r w:rsidR="000022F2" w:rsidRPr="00D509FE">
        <w:rPr>
          <w:rStyle w:val="Hyperlink"/>
          <w:rFonts w:ascii="Times New Roman" w:hAnsi="Times New Roman" w:cs="Times New Roman"/>
          <w:noProof/>
        </w:rPr>
        <w:t>Chapter 1 Project Background</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_Toc517449763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1</w:t>
      </w:r>
      <w:r w:rsidR="000022F2" w:rsidRPr="00D509FE">
        <w:rPr>
          <w:rFonts w:ascii="Times New Roman" w:hAnsi="Times New Roman" w:cs="Times New Roman"/>
          <w:noProof/>
          <w:webHidden/>
        </w:rPr>
        <w:fldChar w:fldCharType="end"/>
      </w:r>
      <w:r w:rsidR="000022F2" w:rsidRPr="00D509FE">
        <w:rPr>
          <w:rStyle w:val="Hyperlink"/>
          <w:rFonts w:ascii="Times New Roman" w:hAnsi="Times New Roman" w:cs="Times New Roman"/>
          <w:noProof/>
        </w:rPr>
        <w:fldChar w:fldCharType="end"/>
      </w:r>
    </w:p>
    <w:p w:rsidR="000022F2" w:rsidRPr="00D509FE" w:rsidRDefault="007C022C">
      <w:pPr>
        <w:pStyle w:val="TOC2"/>
        <w:tabs>
          <w:tab w:val="left" w:pos="1470"/>
          <w:tab w:val="right" w:leader="dot" w:pos="8296"/>
        </w:tabs>
        <w:ind w:firstLine="480"/>
        <w:rPr>
          <w:rFonts w:ascii="Times New Roman" w:eastAsiaTheme="minorEastAsia" w:hAnsi="Times New Roman" w:cs="Times New Roman"/>
          <w:noProof/>
          <w:sz w:val="21"/>
        </w:rPr>
      </w:pPr>
      <w:hyperlink w:anchor="_Toc517449764" w:history="1">
        <w:r w:rsidR="000022F2" w:rsidRPr="00D509FE">
          <w:rPr>
            <w:rStyle w:val="Hyperlink"/>
            <w:rFonts w:ascii="Times New Roman" w:hAnsi="Times New Roman" w:cs="Times New Roman"/>
            <w:noProof/>
            <w14:scene3d>
              <w14:camera w14:prst="orthographicFront"/>
              <w14:lightRig w14:rig="threePt" w14:dir="t">
                <w14:rot w14:lat="0" w14:lon="0" w14:rev="0"/>
              </w14:lightRig>
            </w14:scene3d>
          </w:rPr>
          <w:t>1.1</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History Background</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_Toc517449764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1</w:t>
        </w:r>
        <w:r w:rsidR="000022F2" w:rsidRPr="00D509FE">
          <w:rPr>
            <w:rFonts w:ascii="Times New Roman" w:hAnsi="Times New Roman" w:cs="Times New Roman"/>
            <w:noProof/>
            <w:webHidden/>
          </w:rPr>
          <w:fldChar w:fldCharType="end"/>
        </w:r>
      </w:hyperlink>
    </w:p>
    <w:p w:rsidR="000022F2" w:rsidRPr="00D509FE" w:rsidRDefault="007C022C">
      <w:pPr>
        <w:pStyle w:val="TOC2"/>
        <w:tabs>
          <w:tab w:val="left" w:pos="1470"/>
          <w:tab w:val="right" w:leader="dot" w:pos="8296"/>
        </w:tabs>
        <w:ind w:firstLine="480"/>
        <w:rPr>
          <w:rFonts w:ascii="Times New Roman" w:eastAsiaTheme="minorEastAsia" w:hAnsi="Times New Roman" w:cs="Times New Roman"/>
          <w:noProof/>
          <w:sz w:val="21"/>
        </w:rPr>
      </w:pPr>
      <w:hyperlink w:anchor="_Toc517449765" w:history="1">
        <w:r w:rsidR="000022F2" w:rsidRPr="00D509FE">
          <w:rPr>
            <w:rStyle w:val="Hyperlink"/>
            <w:rFonts w:ascii="Times New Roman" w:hAnsi="Times New Roman" w:cs="Times New Roman"/>
            <w:noProof/>
            <w14:scene3d>
              <w14:camera w14:prst="orthographicFront"/>
              <w14:lightRig w14:rig="threePt" w14:dir="t">
                <w14:rot w14:lat="0" w14:lon="0" w14:rev="0"/>
              </w14:lightRig>
            </w14:scene3d>
          </w:rPr>
          <w:t>1.2</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Industry Background</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_Toc517449765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2</w:t>
        </w:r>
        <w:r w:rsidR="000022F2" w:rsidRPr="00D509FE">
          <w:rPr>
            <w:rFonts w:ascii="Times New Roman" w:hAnsi="Times New Roman" w:cs="Times New Roman"/>
            <w:noProof/>
            <w:webHidden/>
          </w:rPr>
          <w:fldChar w:fldCharType="end"/>
        </w:r>
      </w:hyperlink>
    </w:p>
    <w:p w:rsidR="000022F2" w:rsidRPr="00D509FE" w:rsidRDefault="007C022C">
      <w:pPr>
        <w:pStyle w:val="TOC2"/>
        <w:tabs>
          <w:tab w:val="left" w:pos="1470"/>
          <w:tab w:val="right" w:leader="dot" w:pos="8296"/>
        </w:tabs>
        <w:ind w:firstLine="480"/>
        <w:rPr>
          <w:rFonts w:ascii="Times New Roman" w:eastAsiaTheme="minorEastAsia" w:hAnsi="Times New Roman" w:cs="Times New Roman"/>
          <w:noProof/>
          <w:sz w:val="21"/>
        </w:rPr>
      </w:pPr>
      <w:hyperlink w:anchor="_Toc517449766" w:history="1">
        <w:r w:rsidR="000022F2" w:rsidRPr="00D509FE">
          <w:rPr>
            <w:rStyle w:val="Hyperlink"/>
            <w:rFonts w:ascii="Times New Roman" w:hAnsi="Times New Roman" w:cs="Times New Roman"/>
            <w:noProof/>
            <w14:scene3d>
              <w14:camera w14:prst="orthographicFront"/>
              <w14:lightRig w14:rig="threePt" w14:dir="t">
                <w14:rot w14:lat="0" w14:lon="0" w14:rev="0"/>
              </w14:lightRig>
            </w14:scene3d>
          </w:rPr>
          <w:t>1.3</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Blockchain Background</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_Toc517449766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3</w:t>
        </w:r>
        <w:r w:rsidR="000022F2" w:rsidRPr="00D509FE">
          <w:rPr>
            <w:rFonts w:ascii="Times New Roman" w:hAnsi="Times New Roman" w:cs="Times New Roman"/>
            <w:noProof/>
            <w:webHidden/>
          </w:rPr>
          <w:fldChar w:fldCharType="end"/>
        </w:r>
      </w:hyperlink>
    </w:p>
    <w:p w:rsidR="000022F2" w:rsidRPr="00D509FE" w:rsidRDefault="007C022C">
      <w:pPr>
        <w:pStyle w:val="TOC2"/>
        <w:tabs>
          <w:tab w:val="left" w:pos="1470"/>
          <w:tab w:val="right" w:leader="dot" w:pos="8296"/>
        </w:tabs>
        <w:ind w:firstLine="480"/>
        <w:rPr>
          <w:rFonts w:ascii="Times New Roman" w:eastAsiaTheme="minorEastAsia" w:hAnsi="Times New Roman" w:cs="Times New Roman"/>
          <w:noProof/>
          <w:sz w:val="21"/>
        </w:rPr>
      </w:pPr>
      <w:hyperlink w:anchor="_Toc517449767" w:history="1">
        <w:r w:rsidR="000022F2" w:rsidRPr="00D509FE">
          <w:rPr>
            <w:rStyle w:val="Hyperlink"/>
            <w:rFonts w:ascii="Times New Roman" w:hAnsi="Times New Roman" w:cs="Times New Roman"/>
            <w:noProof/>
            <w14:scene3d>
              <w14:camera w14:prst="orthographicFront"/>
              <w14:lightRig w14:rig="threePt" w14:dir="t">
                <w14:rot w14:lat="0" w14:lon="0" w14:rev="0"/>
              </w14:lightRig>
            </w14:scene3d>
          </w:rPr>
          <w:t>1.4</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Token Coin Background</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_Toc517449767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4</w:t>
        </w:r>
        <w:r w:rsidR="000022F2" w:rsidRPr="00D509FE">
          <w:rPr>
            <w:rFonts w:ascii="Times New Roman" w:hAnsi="Times New Roman" w:cs="Times New Roman"/>
            <w:noProof/>
            <w:webHidden/>
          </w:rPr>
          <w:fldChar w:fldCharType="end"/>
        </w:r>
      </w:hyperlink>
    </w:p>
    <w:p w:rsidR="000022F2" w:rsidRPr="00D509FE" w:rsidRDefault="007C022C" w:rsidP="004961B0">
      <w:pPr>
        <w:pStyle w:val="TOC1"/>
        <w:tabs>
          <w:tab w:val="right" w:leader="dot" w:pos="8296"/>
        </w:tabs>
        <w:ind w:firstLine="480"/>
        <w:rPr>
          <w:rFonts w:ascii="Times New Roman" w:eastAsiaTheme="minorEastAsia" w:hAnsi="Times New Roman" w:cs="Times New Roman"/>
          <w:noProof/>
          <w:sz w:val="21"/>
        </w:rPr>
      </w:pPr>
      <w:hyperlink w:anchor="_Toc517449768" w:history="1">
        <w:r w:rsidR="000022F2" w:rsidRPr="00D509FE">
          <w:rPr>
            <w:rStyle w:val="Hyperlink"/>
            <w:rFonts w:ascii="Times New Roman" w:hAnsi="Times New Roman" w:cs="Times New Roman"/>
            <w:noProof/>
          </w:rPr>
          <w:t xml:space="preserve">Chapter 2 </w:t>
        </w:r>
        <w:r w:rsidR="000626B2">
          <w:rPr>
            <w:rStyle w:val="Hyperlink"/>
            <w:rFonts w:ascii="Times New Roman" w:hAnsi="Times New Roman" w:cs="Times New Roman"/>
            <w:noProof/>
          </w:rPr>
          <w:t>Fair guessing chain</w:t>
        </w:r>
        <w:r w:rsidR="000022F2" w:rsidRPr="00D509FE">
          <w:rPr>
            <w:rStyle w:val="Hyperlink"/>
            <w:rFonts w:ascii="Times New Roman" w:hAnsi="Times New Roman" w:cs="Times New Roman"/>
            <w:noProof/>
          </w:rPr>
          <w:t xml:space="preserve"> Platform Introduction</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_Toc517449768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6</w:t>
        </w:r>
        <w:r w:rsidR="000022F2" w:rsidRPr="00D509FE">
          <w:rPr>
            <w:rFonts w:ascii="Times New Roman" w:hAnsi="Times New Roman" w:cs="Times New Roman"/>
            <w:noProof/>
            <w:webHidden/>
          </w:rPr>
          <w:fldChar w:fldCharType="end"/>
        </w:r>
      </w:hyperlink>
    </w:p>
    <w:p w:rsidR="000022F2" w:rsidRPr="00D509FE" w:rsidRDefault="007C022C">
      <w:pPr>
        <w:pStyle w:val="TOC2"/>
        <w:tabs>
          <w:tab w:val="left" w:pos="1470"/>
          <w:tab w:val="right" w:leader="dot" w:pos="8296"/>
        </w:tabs>
        <w:ind w:firstLine="480"/>
        <w:rPr>
          <w:rFonts w:ascii="Times New Roman" w:eastAsiaTheme="minorEastAsia" w:hAnsi="Times New Roman" w:cs="Times New Roman"/>
          <w:noProof/>
          <w:sz w:val="21"/>
        </w:rPr>
      </w:pPr>
      <w:hyperlink w:anchor="_Toc517449770" w:history="1">
        <w:r w:rsidR="000022F2" w:rsidRPr="00D509FE">
          <w:rPr>
            <w:rStyle w:val="Hyperlink"/>
            <w:rFonts w:ascii="Times New Roman" w:hAnsi="Times New Roman" w:cs="Times New Roman"/>
            <w:noProof/>
            <w14:scene3d>
              <w14:camera w14:prst="orthographicFront"/>
              <w14:lightRig w14:rig="threePt" w14:dir="t">
                <w14:rot w14:lat="0" w14:lon="0" w14:rev="0"/>
              </w14:lightRig>
            </w14:scene3d>
          </w:rPr>
          <w:t>2.1</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Product Introduction</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_Toc517449770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6</w:t>
        </w:r>
        <w:r w:rsidR="000022F2" w:rsidRPr="00D509FE">
          <w:rPr>
            <w:rFonts w:ascii="Times New Roman" w:hAnsi="Times New Roman" w:cs="Times New Roman"/>
            <w:noProof/>
            <w:webHidden/>
          </w:rPr>
          <w:fldChar w:fldCharType="end"/>
        </w:r>
      </w:hyperlink>
    </w:p>
    <w:p w:rsidR="000022F2" w:rsidRPr="00D509FE" w:rsidRDefault="007C022C">
      <w:pPr>
        <w:pStyle w:val="TOC3"/>
        <w:tabs>
          <w:tab w:val="left" w:pos="2076"/>
          <w:tab w:val="right" w:leader="dot" w:pos="8296"/>
        </w:tabs>
        <w:ind w:left="960" w:firstLine="480"/>
        <w:rPr>
          <w:rFonts w:ascii="Times New Roman" w:eastAsiaTheme="minorEastAsia" w:hAnsi="Times New Roman" w:cs="Times New Roman"/>
          <w:noProof/>
          <w:sz w:val="21"/>
        </w:rPr>
      </w:pPr>
      <w:hyperlink w:anchor="_Toc517449771" w:history="1">
        <w:r w:rsidR="000022F2" w:rsidRPr="00D509FE">
          <w:rPr>
            <w:rStyle w:val="Hyperlink"/>
            <w:rFonts w:ascii="Times New Roman" w:hAnsi="Times New Roman" w:cs="Times New Roman"/>
            <w:noProof/>
          </w:rPr>
          <w:t>2.1.1</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 xml:space="preserve">Description of </w:t>
        </w:r>
        <w:r w:rsidR="000626B2">
          <w:rPr>
            <w:rStyle w:val="Hyperlink"/>
            <w:rFonts w:ascii="Times New Roman" w:hAnsi="Times New Roman" w:cs="Times New Roman"/>
            <w:noProof/>
          </w:rPr>
          <w:t>Fair guessing chain</w:t>
        </w:r>
        <w:r w:rsidR="000022F2" w:rsidRPr="00D509FE">
          <w:rPr>
            <w:rStyle w:val="Hyperlink"/>
            <w:rFonts w:ascii="Times New Roman" w:hAnsi="Times New Roman" w:cs="Times New Roman"/>
            <w:noProof/>
          </w:rPr>
          <w:t xml:space="preserve"> Platform</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_Toc517449771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6</w:t>
        </w:r>
        <w:r w:rsidR="000022F2" w:rsidRPr="00D509FE">
          <w:rPr>
            <w:rFonts w:ascii="Times New Roman" w:hAnsi="Times New Roman" w:cs="Times New Roman"/>
            <w:noProof/>
            <w:webHidden/>
          </w:rPr>
          <w:fldChar w:fldCharType="end"/>
        </w:r>
      </w:hyperlink>
    </w:p>
    <w:p w:rsidR="000022F2" w:rsidRPr="00D509FE" w:rsidRDefault="007C022C">
      <w:pPr>
        <w:pStyle w:val="TOC3"/>
        <w:tabs>
          <w:tab w:val="left" w:pos="2076"/>
          <w:tab w:val="right" w:leader="dot" w:pos="8296"/>
        </w:tabs>
        <w:ind w:left="960" w:firstLine="480"/>
        <w:rPr>
          <w:rFonts w:ascii="Times New Roman" w:eastAsiaTheme="minorEastAsia" w:hAnsi="Times New Roman" w:cs="Times New Roman"/>
          <w:noProof/>
          <w:sz w:val="21"/>
        </w:rPr>
      </w:pPr>
      <w:hyperlink w:anchor="_Toc517449772" w:history="1">
        <w:r w:rsidR="000022F2" w:rsidRPr="00D509FE">
          <w:rPr>
            <w:rStyle w:val="Hyperlink"/>
            <w:rFonts w:ascii="Times New Roman" w:hAnsi="Times New Roman" w:cs="Times New Roman"/>
            <w:noProof/>
          </w:rPr>
          <w:t>2.1.2</w:t>
        </w:r>
        <w:r w:rsidR="000022F2" w:rsidRPr="00D509FE">
          <w:rPr>
            <w:rFonts w:ascii="Times New Roman" w:eastAsiaTheme="minorEastAsia" w:hAnsi="Times New Roman" w:cs="Times New Roman"/>
            <w:noProof/>
            <w:sz w:val="21"/>
          </w:rPr>
          <w:tab/>
        </w:r>
        <w:r w:rsidR="000626B2">
          <w:rPr>
            <w:rStyle w:val="Hyperlink"/>
            <w:rFonts w:ascii="Times New Roman" w:hAnsi="Times New Roman" w:cs="Times New Roman"/>
            <w:noProof/>
          </w:rPr>
          <w:t>Fair guessing chain</w:t>
        </w:r>
        <w:r w:rsidR="000022F2" w:rsidRPr="00D509FE">
          <w:rPr>
            <w:rStyle w:val="Hyperlink"/>
            <w:rFonts w:ascii="Times New Roman" w:hAnsi="Times New Roman" w:cs="Times New Roman"/>
            <w:noProof/>
          </w:rPr>
          <w:t xml:space="preserve"> Concept</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_Toc517449772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8</w:t>
        </w:r>
        <w:r w:rsidR="000022F2" w:rsidRPr="00D509FE">
          <w:rPr>
            <w:rFonts w:ascii="Times New Roman" w:hAnsi="Times New Roman" w:cs="Times New Roman"/>
            <w:noProof/>
            <w:webHidden/>
          </w:rPr>
          <w:fldChar w:fldCharType="end"/>
        </w:r>
      </w:hyperlink>
    </w:p>
    <w:p w:rsidR="000022F2" w:rsidRPr="00D509FE" w:rsidRDefault="007C022C">
      <w:pPr>
        <w:pStyle w:val="TOC3"/>
        <w:tabs>
          <w:tab w:val="left" w:pos="2076"/>
          <w:tab w:val="right" w:leader="dot" w:pos="8296"/>
        </w:tabs>
        <w:ind w:left="960" w:firstLine="480"/>
        <w:rPr>
          <w:rFonts w:ascii="Times New Roman" w:eastAsiaTheme="minorEastAsia" w:hAnsi="Times New Roman" w:cs="Times New Roman"/>
          <w:noProof/>
          <w:sz w:val="21"/>
        </w:rPr>
      </w:pPr>
      <w:hyperlink w:anchor="_Toc517449773" w:history="1">
        <w:r w:rsidR="000022F2" w:rsidRPr="00D509FE">
          <w:rPr>
            <w:rStyle w:val="Hyperlink"/>
            <w:rFonts w:ascii="Times New Roman" w:hAnsi="Times New Roman" w:cs="Times New Roman"/>
            <w:noProof/>
          </w:rPr>
          <w:t>2.1.3</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 xml:space="preserve">Double-chain System of </w:t>
        </w:r>
        <w:r w:rsidR="000626B2">
          <w:rPr>
            <w:rStyle w:val="Hyperlink"/>
            <w:rFonts w:ascii="Times New Roman" w:hAnsi="Times New Roman" w:cs="Times New Roman"/>
            <w:noProof/>
          </w:rPr>
          <w:t>Fair guessing chain</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_Toc517449773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10</w:t>
        </w:r>
        <w:r w:rsidR="000022F2" w:rsidRPr="00D509FE">
          <w:rPr>
            <w:rFonts w:ascii="Times New Roman" w:hAnsi="Times New Roman" w:cs="Times New Roman"/>
            <w:noProof/>
            <w:webHidden/>
          </w:rPr>
          <w:fldChar w:fldCharType="end"/>
        </w:r>
      </w:hyperlink>
    </w:p>
    <w:p w:rsidR="000022F2" w:rsidRPr="00D509FE" w:rsidRDefault="007C022C">
      <w:pPr>
        <w:pStyle w:val="TOC2"/>
        <w:tabs>
          <w:tab w:val="left" w:pos="1470"/>
          <w:tab w:val="right" w:leader="dot" w:pos="8296"/>
        </w:tabs>
        <w:ind w:firstLine="480"/>
        <w:rPr>
          <w:rFonts w:ascii="Times New Roman" w:eastAsiaTheme="minorEastAsia" w:hAnsi="Times New Roman" w:cs="Times New Roman"/>
          <w:noProof/>
          <w:sz w:val="21"/>
        </w:rPr>
      </w:pPr>
      <w:hyperlink w:anchor="_Toc517449774" w:history="1">
        <w:r w:rsidR="000022F2" w:rsidRPr="00D509FE">
          <w:rPr>
            <w:rStyle w:val="Hyperlink"/>
            <w:rFonts w:ascii="Times New Roman" w:hAnsi="Times New Roman" w:cs="Times New Roman"/>
            <w:noProof/>
            <w14:scene3d>
              <w14:camera w14:prst="orthographicFront"/>
              <w14:lightRig w14:rig="threePt" w14:dir="t">
                <w14:rot w14:lat="0" w14:lon="0" w14:rev="0"/>
              </w14:lightRig>
            </w14:scene3d>
          </w:rPr>
          <w:t>2.2</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 xml:space="preserve">The Significance of the </w:t>
        </w:r>
        <w:r w:rsidR="000626B2">
          <w:rPr>
            <w:rStyle w:val="Hyperlink"/>
            <w:rFonts w:ascii="Times New Roman" w:hAnsi="Times New Roman" w:cs="Times New Roman"/>
            <w:noProof/>
          </w:rPr>
          <w:t>Fair guessing chain</w:t>
        </w:r>
        <w:r w:rsidR="000022F2" w:rsidRPr="00D509FE">
          <w:rPr>
            <w:rStyle w:val="Hyperlink"/>
            <w:rFonts w:ascii="Times New Roman" w:hAnsi="Times New Roman" w:cs="Times New Roman"/>
            <w:noProof/>
          </w:rPr>
          <w:t xml:space="preserve"> Platform</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_Toc517449774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13</w:t>
        </w:r>
        <w:r w:rsidR="000022F2" w:rsidRPr="00D509FE">
          <w:rPr>
            <w:rFonts w:ascii="Times New Roman" w:hAnsi="Times New Roman" w:cs="Times New Roman"/>
            <w:noProof/>
            <w:webHidden/>
          </w:rPr>
          <w:fldChar w:fldCharType="end"/>
        </w:r>
      </w:hyperlink>
    </w:p>
    <w:p w:rsidR="000022F2" w:rsidRPr="00D509FE" w:rsidRDefault="007C022C">
      <w:pPr>
        <w:pStyle w:val="TOC3"/>
        <w:tabs>
          <w:tab w:val="left" w:pos="2076"/>
          <w:tab w:val="right" w:leader="dot" w:pos="8296"/>
        </w:tabs>
        <w:ind w:left="960" w:firstLine="480"/>
        <w:rPr>
          <w:rFonts w:ascii="Times New Roman" w:eastAsiaTheme="minorEastAsia" w:hAnsi="Times New Roman" w:cs="Times New Roman"/>
          <w:noProof/>
          <w:sz w:val="21"/>
        </w:rPr>
      </w:pPr>
      <w:hyperlink w:anchor="_Toc517449775" w:history="1">
        <w:r w:rsidR="000022F2" w:rsidRPr="00D509FE">
          <w:rPr>
            <w:rStyle w:val="Hyperlink"/>
            <w:rFonts w:ascii="Times New Roman" w:hAnsi="Times New Roman" w:cs="Times New Roman"/>
            <w:noProof/>
          </w:rPr>
          <w:t>2.2.1</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 xml:space="preserve">Social Significance of the </w:t>
        </w:r>
        <w:r w:rsidR="000626B2">
          <w:rPr>
            <w:rStyle w:val="Hyperlink"/>
            <w:rFonts w:ascii="Times New Roman" w:hAnsi="Times New Roman" w:cs="Times New Roman"/>
            <w:noProof/>
          </w:rPr>
          <w:t>Fair guessing chain</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_Toc517449775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13</w:t>
        </w:r>
        <w:r w:rsidR="000022F2" w:rsidRPr="00D509FE">
          <w:rPr>
            <w:rFonts w:ascii="Times New Roman" w:hAnsi="Times New Roman" w:cs="Times New Roman"/>
            <w:noProof/>
            <w:webHidden/>
          </w:rPr>
          <w:fldChar w:fldCharType="end"/>
        </w:r>
      </w:hyperlink>
    </w:p>
    <w:p w:rsidR="000022F2" w:rsidRPr="00D509FE" w:rsidRDefault="007C022C" w:rsidP="004961B0">
      <w:pPr>
        <w:pStyle w:val="TOC3"/>
        <w:tabs>
          <w:tab w:val="right" w:leader="dot" w:pos="8296"/>
        </w:tabs>
        <w:ind w:left="960" w:firstLine="480"/>
        <w:rPr>
          <w:rFonts w:ascii="Times New Roman" w:eastAsiaTheme="minorEastAsia" w:hAnsi="Times New Roman" w:cs="Times New Roman"/>
          <w:noProof/>
          <w:sz w:val="21"/>
        </w:rPr>
      </w:pPr>
      <w:hyperlink w:anchor="_Toc517449776" w:history="1">
        <w:r w:rsidR="000022F2" w:rsidRPr="00D509FE">
          <w:rPr>
            <w:rStyle w:val="Hyperlink"/>
            <w:rFonts w:ascii="Times New Roman" w:hAnsi="Times New Roman" w:cs="Times New Roman"/>
            <w:noProof/>
          </w:rPr>
          <w:t>2.2.2</w:t>
        </w:r>
        <w:r w:rsidR="004961B0" w:rsidRPr="00D509FE">
          <w:rPr>
            <w:rFonts w:ascii="Times New Roman" w:eastAsiaTheme="minorEastAsia" w:hAnsi="Times New Roman" w:cs="Times New Roman"/>
            <w:noProof/>
            <w:sz w:val="21"/>
          </w:rPr>
          <w:t xml:space="preserve">  </w:t>
        </w:r>
        <w:r w:rsidR="000022F2" w:rsidRPr="00D509FE">
          <w:rPr>
            <w:rStyle w:val="Hyperlink"/>
            <w:rFonts w:ascii="Times New Roman" w:hAnsi="Times New Roman" w:cs="Times New Roman"/>
            <w:noProof/>
            <w:shd w:val="clear" w:color="auto" w:fill="FFFFFF"/>
          </w:rPr>
          <w:t>Economic Benefit of the Blockchain Guess</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_Toc517449776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15</w:t>
        </w:r>
        <w:r w:rsidR="000022F2" w:rsidRPr="00D509FE">
          <w:rPr>
            <w:rFonts w:ascii="Times New Roman" w:hAnsi="Times New Roman" w:cs="Times New Roman"/>
            <w:noProof/>
            <w:webHidden/>
          </w:rPr>
          <w:fldChar w:fldCharType="end"/>
        </w:r>
      </w:hyperlink>
    </w:p>
    <w:p w:rsidR="000022F2" w:rsidRPr="00D509FE" w:rsidRDefault="007C022C">
      <w:pPr>
        <w:pStyle w:val="TOC3"/>
        <w:tabs>
          <w:tab w:val="left" w:pos="2016"/>
          <w:tab w:val="right" w:leader="dot" w:pos="8296"/>
        </w:tabs>
        <w:ind w:left="960" w:firstLine="480"/>
        <w:rPr>
          <w:rFonts w:ascii="Times New Roman" w:eastAsiaTheme="minorEastAsia" w:hAnsi="Times New Roman" w:cs="Times New Roman"/>
          <w:noProof/>
          <w:sz w:val="21"/>
        </w:rPr>
      </w:pPr>
      <w:hyperlink w:anchor="_Toc517449777" w:history="1">
        <w:r w:rsidR="000022F2" w:rsidRPr="00D509FE">
          <w:rPr>
            <w:rStyle w:val="Hyperlink"/>
            <w:rFonts w:ascii="Times New Roman" w:hAnsi="Times New Roman" w:cs="Times New Roman"/>
            <w:noProof/>
          </w:rPr>
          <w:t>2.2.3</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shd w:val="clear" w:color="auto" w:fill="FFFFFF"/>
          </w:rPr>
          <w:t>Application of New Technologies such as AI and Big Data</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_Toc517449777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16</w:t>
        </w:r>
        <w:r w:rsidR="000022F2" w:rsidRPr="00D509FE">
          <w:rPr>
            <w:rFonts w:ascii="Times New Roman" w:hAnsi="Times New Roman" w:cs="Times New Roman"/>
            <w:noProof/>
            <w:webHidden/>
          </w:rPr>
          <w:fldChar w:fldCharType="end"/>
        </w:r>
      </w:hyperlink>
    </w:p>
    <w:p w:rsidR="000022F2" w:rsidRPr="00D509FE" w:rsidRDefault="007C022C" w:rsidP="004961B0">
      <w:pPr>
        <w:pStyle w:val="TOC1"/>
        <w:tabs>
          <w:tab w:val="right" w:leader="dot" w:pos="8296"/>
        </w:tabs>
        <w:ind w:firstLine="480"/>
        <w:rPr>
          <w:rFonts w:ascii="Times New Roman" w:eastAsiaTheme="minorEastAsia" w:hAnsi="Times New Roman" w:cs="Times New Roman"/>
          <w:noProof/>
          <w:sz w:val="21"/>
        </w:rPr>
      </w:pPr>
      <w:hyperlink w:anchor="_Toc517449778" w:history="1">
        <w:r w:rsidR="000022F2" w:rsidRPr="00D509FE">
          <w:rPr>
            <w:rStyle w:val="Hyperlink"/>
            <w:rFonts w:ascii="Times New Roman" w:hAnsi="Times New Roman" w:cs="Times New Roman"/>
            <w:noProof/>
          </w:rPr>
          <w:t>Chapter 3 Introduction of Function Module</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_Toc517449778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17</w:t>
        </w:r>
        <w:r w:rsidR="000022F2" w:rsidRPr="00D509FE">
          <w:rPr>
            <w:rFonts w:ascii="Times New Roman" w:hAnsi="Times New Roman" w:cs="Times New Roman"/>
            <w:noProof/>
            <w:webHidden/>
          </w:rPr>
          <w:fldChar w:fldCharType="end"/>
        </w:r>
      </w:hyperlink>
    </w:p>
    <w:p w:rsidR="000022F2" w:rsidRPr="00D509FE" w:rsidRDefault="007C022C">
      <w:pPr>
        <w:pStyle w:val="TOC2"/>
        <w:tabs>
          <w:tab w:val="left" w:pos="1470"/>
          <w:tab w:val="right" w:leader="dot" w:pos="8296"/>
        </w:tabs>
        <w:ind w:firstLine="480"/>
        <w:rPr>
          <w:rFonts w:ascii="Times New Roman" w:eastAsiaTheme="minorEastAsia" w:hAnsi="Times New Roman" w:cs="Times New Roman"/>
          <w:noProof/>
          <w:sz w:val="21"/>
        </w:rPr>
      </w:pPr>
      <w:hyperlink w:anchor="_Toc517449780" w:history="1">
        <w:r w:rsidR="000022F2" w:rsidRPr="00D509FE">
          <w:rPr>
            <w:rStyle w:val="Hyperlink"/>
            <w:rFonts w:ascii="Times New Roman" w:hAnsi="Times New Roman" w:cs="Times New Roman"/>
            <w:noProof/>
            <w14:scene3d>
              <w14:camera w14:prst="orthographicFront"/>
              <w14:lightRig w14:rig="threePt" w14:dir="t">
                <w14:rot w14:lat="0" w14:lon="0" w14:rev="0"/>
              </w14:lightRig>
            </w14:scene3d>
          </w:rPr>
          <w:t>3.1</w:t>
        </w:r>
        <w:r w:rsidR="000022F2" w:rsidRPr="00D509FE">
          <w:rPr>
            <w:rFonts w:ascii="Times New Roman" w:eastAsiaTheme="minorEastAsia" w:hAnsi="Times New Roman" w:cs="Times New Roman"/>
            <w:noProof/>
            <w:sz w:val="21"/>
          </w:rPr>
          <w:tab/>
        </w:r>
        <w:r w:rsidR="000626B2">
          <w:rPr>
            <w:rStyle w:val="Hyperlink"/>
            <w:rFonts w:ascii="Times New Roman" w:hAnsi="Times New Roman" w:cs="Times New Roman"/>
            <w:noProof/>
          </w:rPr>
          <w:t>Fair guessing chain</w:t>
        </w:r>
        <w:r w:rsidR="000022F2" w:rsidRPr="00D509FE">
          <w:rPr>
            <w:rStyle w:val="Hyperlink"/>
            <w:rFonts w:ascii="Times New Roman" w:hAnsi="Times New Roman" w:cs="Times New Roman"/>
            <w:noProof/>
          </w:rPr>
          <w:t xml:space="preserve"> Basic Technical Framework</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_Toc517449780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17</w:t>
        </w:r>
        <w:r w:rsidR="000022F2" w:rsidRPr="00D509FE">
          <w:rPr>
            <w:rFonts w:ascii="Times New Roman" w:hAnsi="Times New Roman" w:cs="Times New Roman"/>
            <w:noProof/>
            <w:webHidden/>
          </w:rPr>
          <w:fldChar w:fldCharType="end"/>
        </w:r>
      </w:hyperlink>
    </w:p>
    <w:p w:rsidR="000022F2" w:rsidRPr="00D509FE" w:rsidRDefault="007C022C">
      <w:pPr>
        <w:pStyle w:val="TOC2"/>
        <w:tabs>
          <w:tab w:val="left" w:pos="1470"/>
          <w:tab w:val="right" w:leader="dot" w:pos="8296"/>
        </w:tabs>
        <w:ind w:firstLine="480"/>
        <w:rPr>
          <w:rFonts w:ascii="Times New Roman" w:eastAsiaTheme="minorEastAsia" w:hAnsi="Times New Roman" w:cs="Times New Roman"/>
          <w:noProof/>
          <w:sz w:val="21"/>
        </w:rPr>
      </w:pPr>
      <w:hyperlink w:anchor="_Toc517449781" w:history="1">
        <w:r w:rsidR="000022F2" w:rsidRPr="00D509FE">
          <w:rPr>
            <w:rStyle w:val="Hyperlink"/>
            <w:rFonts w:ascii="Times New Roman" w:hAnsi="Times New Roman" w:cs="Times New Roman"/>
            <w:noProof/>
            <w14:scene3d>
              <w14:camera w14:prst="orthographicFront"/>
              <w14:lightRig w14:rig="threePt" w14:dir="t">
                <w14:rot w14:lat="0" w14:lon="0" w14:rev="0"/>
              </w14:lightRig>
            </w14:scene3d>
          </w:rPr>
          <w:t>3.2</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 xml:space="preserve">Key Techniques of </w:t>
        </w:r>
        <w:r w:rsidR="000626B2">
          <w:rPr>
            <w:rStyle w:val="Hyperlink"/>
            <w:rFonts w:ascii="Times New Roman" w:hAnsi="Times New Roman" w:cs="Times New Roman"/>
            <w:noProof/>
          </w:rPr>
          <w:t>Fair guessing chain</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_Toc517449781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19</w:t>
        </w:r>
        <w:r w:rsidR="000022F2" w:rsidRPr="00D509FE">
          <w:rPr>
            <w:rFonts w:ascii="Times New Roman" w:hAnsi="Times New Roman" w:cs="Times New Roman"/>
            <w:noProof/>
            <w:webHidden/>
          </w:rPr>
          <w:fldChar w:fldCharType="end"/>
        </w:r>
      </w:hyperlink>
    </w:p>
    <w:p w:rsidR="000022F2" w:rsidRPr="00D509FE" w:rsidRDefault="007C022C" w:rsidP="004961B0">
      <w:pPr>
        <w:pStyle w:val="TOC2"/>
        <w:tabs>
          <w:tab w:val="left" w:pos="1230"/>
          <w:tab w:val="right" w:leader="dot" w:pos="8296"/>
        </w:tabs>
        <w:ind w:firstLine="480"/>
        <w:rPr>
          <w:rFonts w:ascii="Times New Roman" w:eastAsiaTheme="minorEastAsia" w:hAnsi="Times New Roman" w:cs="Times New Roman"/>
          <w:noProof/>
          <w:sz w:val="21"/>
        </w:rPr>
      </w:pPr>
      <w:hyperlink w:anchor="_Toc517449782" w:history="1">
        <w:r w:rsidR="000022F2" w:rsidRPr="00D509FE">
          <w:rPr>
            <w:rStyle w:val="Hyperlink"/>
            <w:rFonts w:ascii="Times New Roman" w:hAnsi="Times New Roman" w:cs="Times New Roman"/>
            <w:noProof/>
            <w14:scene3d>
              <w14:camera w14:prst="orthographicFront"/>
              <w14:lightRig w14:rig="threePt" w14:dir="t">
                <w14:rot w14:lat="0" w14:lon="0" w14:rev="0"/>
              </w14:lightRig>
            </w14:scene3d>
          </w:rPr>
          <w:t>3.3</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Platform Participants</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_Toc517449782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22</w:t>
        </w:r>
        <w:r w:rsidR="000022F2" w:rsidRPr="00D509FE">
          <w:rPr>
            <w:rFonts w:ascii="Times New Roman" w:hAnsi="Times New Roman" w:cs="Times New Roman"/>
            <w:noProof/>
            <w:webHidden/>
          </w:rPr>
          <w:fldChar w:fldCharType="end"/>
        </w:r>
      </w:hyperlink>
    </w:p>
    <w:p w:rsidR="000022F2" w:rsidRPr="00D509FE" w:rsidRDefault="007C022C">
      <w:pPr>
        <w:pStyle w:val="TOC3"/>
        <w:tabs>
          <w:tab w:val="left" w:pos="2076"/>
          <w:tab w:val="right" w:leader="dot" w:pos="8296"/>
        </w:tabs>
        <w:ind w:left="960" w:firstLine="480"/>
        <w:rPr>
          <w:rFonts w:ascii="Times New Roman" w:eastAsiaTheme="minorEastAsia" w:hAnsi="Times New Roman" w:cs="Times New Roman"/>
          <w:noProof/>
          <w:sz w:val="21"/>
        </w:rPr>
      </w:pPr>
      <w:hyperlink w:anchor="_Toc517449783" w:history="1">
        <w:r w:rsidR="000022F2" w:rsidRPr="00D509FE">
          <w:rPr>
            <w:rStyle w:val="Hyperlink"/>
            <w:rFonts w:ascii="Times New Roman" w:hAnsi="Times New Roman" w:cs="Times New Roman"/>
            <w:noProof/>
          </w:rPr>
          <w:t>3.3.1</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Sponsor of the Project</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_Toc517449783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23</w:t>
        </w:r>
        <w:r w:rsidR="000022F2" w:rsidRPr="00D509FE">
          <w:rPr>
            <w:rFonts w:ascii="Times New Roman" w:hAnsi="Times New Roman" w:cs="Times New Roman"/>
            <w:noProof/>
            <w:webHidden/>
          </w:rPr>
          <w:fldChar w:fldCharType="end"/>
        </w:r>
      </w:hyperlink>
    </w:p>
    <w:p w:rsidR="000022F2" w:rsidRPr="00D509FE" w:rsidRDefault="007C022C">
      <w:pPr>
        <w:pStyle w:val="TOC3"/>
        <w:tabs>
          <w:tab w:val="left" w:pos="2076"/>
          <w:tab w:val="right" w:leader="dot" w:pos="8296"/>
        </w:tabs>
        <w:ind w:left="960" w:firstLine="480"/>
        <w:rPr>
          <w:rFonts w:ascii="Times New Roman" w:eastAsiaTheme="minorEastAsia" w:hAnsi="Times New Roman" w:cs="Times New Roman"/>
          <w:noProof/>
          <w:sz w:val="21"/>
        </w:rPr>
      </w:pPr>
      <w:hyperlink w:anchor="_Toc517449784" w:history="1">
        <w:r w:rsidR="000022F2" w:rsidRPr="00D509FE">
          <w:rPr>
            <w:rStyle w:val="Hyperlink"/>
            <w:rFonts w:ascii="Times New Roman" w:hAnsi="Times New Roman" w:cs="Times New Roman"/>
            <w:noProof/>
          </w:rPr>
          <w:t>3.3.2</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Guess Part of the Project</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_Toc517449784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25</w:t>
        </w:r>
        <w:r w:rsidR="000022F2" w:rsidRPr="00D509FE">
          <w:rPr>
            <w:rFonts w:ascii="Times New Roman" w:hAnsi="Times New Roman" w:cs="Times New Roman"/>
            <w:noProof/>
            <w:webHidden/>
          </w:rPr>
          <w:fldChar w:fldCharType="end"/>
        </w:r>
      </w:hyperlink>
    </w:p>
    <w:p w:rsidR="000022F2" w:rsidRPr="00D509FE" w:rsidRDefault="007C022C">
      <w:pPr>
        <w:pStyle w:val="TOC3"/>
        <w:tabs>
          <w:tab w:val="left" w:pos="2076"/>
          <w:tab w:val="right" w:leader="dot" w:pos="8296"/>
        </w:tabs>
        <w:ind w:left="960" w:firstLine="480"/>
        <w:rPr>
          <w:rFonts w:ascii="Times New Roman" w:eastAsiaTheme="minorEastAsia" w:hAnsi="Times New Roman" w:cs="Times New Roman"/>
          <w:noProof/>
          <w:sz w:val="21"/>
        </w:rPr>
      </w:pPr>
      <w:hyperlink w:anchor="_Toc517449785" w:history="1">
        <w:r w:rsidR="000022F2" w:rsidRPr="00D509FE">
          <w:rPr>
            <w:rStyle w:val="Hyperlink"/>
            <w:rFonts w:ascii="Times New Roman" w:hAnsi="Times New Roman" w:cs="Times New Roman"/>
            <w:noProof/>
          </w:rPr>
          <w:t>3.3.3</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Project Verifier</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_Toc517449785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26</w:t>
        </w:r>
        <w:r w:rsidR="000022F2" w:rsidRPr="00D509FE">
          <w:rPr>
            <w:rFonts w:ascii="Times New Roman" w:hAnsi="Times New Roman" w:cs="Times New Roman"/>
            <w:noProof/>
            <w:webHidden/>
          </w:rPr>
          <w:fldChar w:fldCharType="end"/>
        </w:r>
      </w:hyperlink>
      <w:bookmarkEnd w:id="3"/>
    </w:p>
    <w:p w:rsidR="000022F2" w:rsidRPr="00D509FE" w:rsidRDefault="007C022C">
      <w:pPr>
        <w:pStyle w:val="TOC2"/>
        <w:tabs>
          <w:tab w:val="left" w:pos="1470"/>
          <w:tab w:val="right" w:leader="dot" w:pos="8296"/>
        </w:tabs>
        <w:ind w:firstLine="480"/>
        <w:rPr>
          <w:rFonts w:ascii="Times New Roman" w:eastAsiaTheme="minorEastAsia" w:hAnsi="Times New Roman" w:cs="Times New Roman"/>
          <w:noProof/>
          <w:sz w:val="21"/>
        </w:rPr>
      </w:pPr>
      <w:hyperlink w:anchor="_Toc517449786" w:history="1">
        <w:r w:rsidR="000022F2" w:rsidRPr="00D509FE">
          <w:rPr>
            <w:rStyle w:val="Hyperlink"/>
            <w:rFonts w:ascii="Times New Roman" w:hAnsi="Times New Roman" w:cs="Times New Roman"/>
            <w:noProof/>
            <w14:scene3d>
              <w14:camera w14:prst="orthographicFront"/>
              <w14:lightRig w14:rig="threePt" w14:dir="t">
                <w14:rot w14:lat="0" w14:lon="0" w14:rev="0"/>
              </w14:lightRig>
            </w14:scene3d>
          </w:rPr>
          <w:t>3.4</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 xml:space="preserve">The Public Service System of the </w:t>
        </w:r>
        <w:r w:rsidR="000626B2">
          <w:rPr>
            <w:rStyle w:val="Hyperlink"/>
            <w:rFonts w:ascii="Times New Roman" w:hAnsi="Times New Roman" w:cs="Times New Roman"/>
            <w:noProof/>
          </w:rPr>
          <w:t>Fair guessing chain</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_Toc517449786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26</w:t>
        </w:r>
        <w:r w:rsidR="000022F2" w:rsidRPr="00D509FE">
          <w:rPr>
            <w:rFonts w:ascii="Times New Roman" w:hAnsi="Times New Roman" w:cs="Times New Roman"/>
            <w:noProof/>
            <w:webHidden/>
          </w:rPr>
          <w:fldChar w:fldCharType="end"/>
        </w:r>
      </w:hyperlink>
    </w:p>
    <w:p w:rsidR="000022F2" w:rsidRPr="00D509FE" w:rsidRDefault="007C022C">
      <w:pPr>
        <w:pStyle w:val="TOC3"/>
        <w:tabs>
          <w:tab w:val="left" w:pos="2076"/>
          <w:tab w:val="right" w:leader="dot" w:pos="8296"/>
        </w:tabs>
        <w:ind w:left="960" w:firstLine="480"/>
        <w:rPr>
          <w:rFonts w:ascii="Times New Roman" w:eastAsiaTheme="minorEastAsia" w:hAnsi="Times New Roman" w:cs="Times New Roman"/>
          <w:noProof/>
          <w:sz w:val="21"/>
        </w:rPr>
      </w:pPr>
      <w:hyperlink w:anchor="_Toc517449787" w:history="1">
        <w:r w:rsidR="000022F2" w:rsidRPr="00D509FE">
          <w:rPr>
            <w:rStyle w:val="Hyperlink"/>
            <w:rFonts w:ascii="Times New Roman" w:hAnsi="Times New Roman" w:cs="Times New Roman"/>
            <w:noProof/>
          </w:rPr>
          <w:t>3.4.1</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Network Platform Service</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_Toc517449787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27</w:t>
        </w:r>
        <w:r w:rsidR="000022F2" w:rsidRPr="00D509FE">
          <w:rPr>
            <w:rFonts w:ascii="Times New Roman" w:hAnsi="Times New Roman" w:cs="Times New Roman"/>
            <w:noProof/>
            <w:webHidden/>
          </w:rPr>
          <w:fldChar w:fldCharType="end"/>
        </w:r>
      </w:hyperlink>
    </w:p>
    <w:p w:rsidR="000022F2" w:rsidRPr="00D509FE" w:rsidRDefault="007C022C">
      <w:pPr>
        <w:pStyle w:val="TOC3"/>
        <w:tabs>
          <w:tab w:val="left" w:pos="2076"/>
          <w:tab w:val="right" w:leader="dot" w:pos="8296"/>
        </w:tabs>
        <w:ind w:left="960" w:firstLine="480"/>
        <w:rPr>
          <w:rFonts w:ascii="Times New Roman" w:eastAsiaTheme="minorEastAsia" w:hAnsi="Times New Roman" w:cs="Times New Roman"/>
          <w:noProof/>
          <w:sz w:val="21"/>
        </w:rPr>
      </w:pPr>
      <w:hyperlink w:anchor="_Toc517449788" w:history="1">
        <w:r w:rsidR="000022F2" w:rsidRPr="00D509FE">
          <w:rPr>
            <w:rStyle w:val="Hyperlink"/>
            <w:rFonts w:ascii="Times New Roman" w:hAnsi="Times New Roman" w:cs="Times New Roman"/>
            <w:noProof/>
          </w:rPr>
          <w:t>3.4.2</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The Access of Third Party Access</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_Toc517449788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27</w:t>
        </w:r>
        <w:r w:rsidR="000022F2" w:rsidRPr="00D509FE">
          <w:rPr>
            <w:rFonts w:ascii="Times New Roman" w:hAnsi="Times New Roman" w:cs="Times New Roman"/>
            <w:noProof/>
            <w:webHidden/>
          </w:rPr>
          <w:fldChar w:fldCharType="end"/>
        </w:r>
      </w:hyperlink>
    </w:p>
    <w:p w:rsidR="000022F2" w:rsidRPr="00D509FE" w:rsidRDefault="007C022C">
      <w:pPr>
        <w:pStyle w:val="TOC3"/>
        <w:tabs>
          <w:tab w:val="left" w:pos="2076"/>
          <w:tab w:val="right" w:leader="dot" w:pos="8296"/>
        </w:tabs>
        <w:ind w:left="960" w:firstLine="480"/>
        <w:rPr>
          <w:rFonts w:ascii="Times New Roman" w:eastAsiaTheme="minorEastAsia" w:hAnsi="Times New Roman" w:cs="Times New Roman"/>
          <w:noProof/>
          <w:sz w:val="21"/>
        </w:rPr>
      </w:pPr>
      <w:hyperlink w:anchor="_Toc517449789" w:history="1">
        <w:r w:rsidR="000022F2" w:rsidRPr="00D509FE">
          <w:rPr>
            <w:rStyle w:val="Hyperlink"/>
            <w:rFonts w:ascii="Times New Roman" w:hAnsi="Times New Roman" w:cs="Times New Roman"/>
            <w:noProof/>
          </w:rPr>
          <w:t>3.4.3</w:t>
        </w:r>
        <w:r w:rsidR="000022F2" w:rsidRPr="00D509FE">
          <w:rPr>
            <w:rFonts w:ascii="Times New Roman" w:eastAsiaTheme="minorEastAsia" w:hAnsi="Times New Roman" w:cs="Times New Roman"/>
            <w:noProof/>
            <w:sz w:val="21"/>
          </w:rPr>
          <w:tab/>
        </w:r>
        <w:r w:rsidR="004961B0" w:rsidRPr="00D509FE">
          <w:rPr>
            <w:rStyle w:val="Hyperlink"/>
            <w:rFonts w:ascii="Times New Roman" w:hAnsi="Times New Roman" w:cs="Times New Roman"/>
            <w:noProof/>
          </w:rPr>
          <w:t>General management of guess program</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_Toc517449789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27</w:t>
        </w:r>
        <w:r w:rsidR="000022F2" w:rsidRPr="00D509FE">
          <w:rPr>
            <w:rFonts w:ascii="Times New Roman" w:hAnsi="Times New Roman" w:cs="Times New Roman"/>
            <w:noProof/>
            <w:webHidden/>
          </w:rPr>
          <w:fldChar w:fldCharType="end"/>
        </w:r>
      </w:hyperlink>
    </w:p>
    <w:p w:rsidR="000022F2" w:rsidRPr="00D509FE" w:rsidRDefault="007C022C">
      <w:pPr>
        <w:pStyle w:val="TOC3"/>
        <w:tabs>
          <w:tab w:val="left" w:pos="2076"/>
          <w:tab w:val="right" w:leader="dot" w:pos="8296"/>
        </w:tabs>
        <w:ind w:left="960" w:firstLine="480"/>
        <w:rPr>
          <w:rFonts w:ascii="Times New Roman" w:eastAsiaTheme="minorEastAsia" w:hAnsi="Times New Roman" w:cs="Times New Roman"/>
          <w:noProof/>
          <w:sz w:val="21"/>
        </w:rPr>
      </w:pPr>
      <w:hyperlink w:anchor="_Toc517449790" w:history="1">
        <w:r w:rsidR="000022F2" w:rsidRPr="00D509FE">
          <w:rPr>
            <w:rStyle w:val="Hyperlink"/>
            <w:rFonts w:ascii="Times New Roman" w:hAnsi="Times New Roman" w:cs="Times New Roman"/>
            <w:noProof/>
          </w:rPr>
          <w:t>3.4.4</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Cooperation of Online and Offline</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_Toc517449790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28</w:t>
        </w:r>
        <w:r w:rsidR="000022F2" w:rsidRPr="00D509FE">
          <w:rPr>
            <w:rFonts w:ascii="Times New Roman" w:hAnsi="Times New Roman" w:cs="Times New Roman"/>
            <w:noProof/>
            <w:webHidden/>
          </w:rPr>
          <w:fldChar w:fldCharType="end"/>
        </w:r>
      </w:hyperlink>
    </w:p>
    <w:p w:rsidR="000022F2" w:rsidRPr="00D509FE" w:rsidRDefault="007C022C">
      <w:pPr>
        <w:pStyle w:val="TOC3"/>
        <w:tabs>
          <w:tab w:val="left" w:pos="2076"/>
          <w:tab w:val="right" w:leader="dot" w:pos="8296"/>
        </w:tabs>
        <w:ind w:left="960" w:firstLine="480"/>
        <w:rPr>
          <w:rFonts w:ascii="Times New Roman" w:eastAsiaTheme="minorEastAsia" w:hAnsi="Times New Roman" w:cs="Times New Roman"/>
          <w:noProof/>
          <w:sz w:val="21"/>
        </w:rPr>
      </w:pPr>
      <w:hyperlink w:anchor="_Toc517449791" w:history="1">
        <w:r w:rsidR="000022F2" w:rsidRPr="00D509FE">
          <w:rPr>
            <w:rStyle w:val="Hyperlink"/>
            <w:rFonts w:ascii="Times New Roman" w:hAnsi="Times New Roman" w:cs="Times New Roman"/>
            <w:noProof/>
          </w:rPr>
          <w:t>3.4.5</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Asset Exchange</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_Toc517449791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28</w:t>
        </w:r>
        <w:r w:rsidR="000022F2" w:rsidRPr="00D509FE">
          <w:rPr>
            <w:rFonts w:ascii="Times New Roman" w:hAnsi="Times New Roman" w:cs="Times New Roman"/>
            <w:noProof/>
            <w:webHidden/>
          </w:rPr>
          <w:fldChar w:fldCharType="end"/>
        </w:r>
      </w:hyperlink>
    </w:p>
    <w:p w:rsidR="000022F2" w:rsidRPr="00D509FE" w:rsidRDefault="007C022C">
      <w:pPr>
        <w:pStyle w:val="TOC2"/>
        <w:tabs>
          <w:tab w:val="left" w:pos="1470"/>
          <w:tab w:val="right" w:leader="dot" w:pos="8296"/>
        </w:tabs>
        <w:ind w:firstLine="480"/>
        <w:rPr>
          <w:rFonts w:ascii="Times New Roman" w:eastAsiaTheme="minorEastAsia" w:hAnsi="Times New Roman" w:cs="Times New Roman"/>
          <w:noProof/>
          <w:sz w:val="21"/>
        </w:rPr>
      </w:pPr>
      <w:hyperlink w:anchor="_Toc517449792" w:history="1">
        <w:r w:rsidR="000022F2" w:rsidRPr="00D509FE">
          <w:rPr>
            <w:rStyle w:val="Hyperlink"/>
            <w:rFonts w:ascii="Times New Roman" w:hAnsi="Times New Roman" w:cs="Times New Roman"/>
            <w:noProof/>
            <w14:scene3d>
              <w14:camera w14:prst="orthographicFront"/>
              <w14:lightRig w14:rig="threePt" w14:dir="t">
                <w14:rot w14:lat="0" w14:lon="0" w14:rev="0"/>
              </w14:lightRig>
            </w14:scene3d>
          </w:rPr>
          <w:t>3.5</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System Module</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_Toc517449792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29</w:t>
        </w:r>
        <w:r w:rsidR="000022F2" w:rsidRPr="00D509FE">
          <w:rPr>
            <w:rFonts w:ascii="Times New Roman" w:hAnsi="Times New Roman" w:cs="Times New Roman"/>
            <w:noProof/>
            <w:webHidden/>
          </w:rPr>
          <w:fldChar w:fldCharType="end"/>
        </w:r>
      </w:hyperlink>
    </w:p>
    <w:p w:rsidR="000022F2" w:rsidRPr="00D509FE" w:rsidRDefault="007C022C">
      <w:pPr>
        <w:pStyle w:val="TOC3"/>
        <w:tabs>
          <w:tab w:val="left" w:pos="2156"/>
          <w:tab w:val="right" w:leader="dot" w:pos="8296"/>
        </w:tabs>
        <w:ind w:left="960" w:firstLine="480"/>
        <w:rPr>
          <w:rFonts w:ascii="Times New Roman" w:eastAsiaTheme="minorEastAsia" w:hAnsi="Times New Roman" w:cs="Times New Roman"/>
          <w:noProof/>
          <w:sz w:val="21"/>
        </w:rPr>
      </w:pPr>
      <w:hyperlink w:anchor="_Toc517449793" w:history="1">
        <w:r w:rsidR="000022F2" w:rsidRPr="00D509FE">
          <w:rPr>
            <w:rStyle w:val="Hyperlink"/>
            <w:rFonts w:ascii="Times New Roman" w:hAnsi="Times New Roman" w:cs="Times New Roman"/>
            <w:noProof/>
          </w:rPr>
          <w:t>3.5.1</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 xml:space="preserve">Management System of </w:t>
        </w:r>
        <w:r w:rsidR="000626B2">
          <w:rPr>
            <w:rStyle w:val="Hyperlink"/>
            <w:rFonts w:ascii="Times New Roman" w:hAnsi="Times New Roman" w:cs="Times New Roman"/>
            <w:noProof/>
          </w:rPr>
          <w:t>Fair guessing chain</w:t>
        </w:r>
        <w:r w:rsidR="000022F2" w:rsidRPr="00D509FE">
          <w:rPr>
            <w:rStyle w:val="Hyperlink"/>
            <w:rFonts w:ascii="Times New Roman" w:hAnsi="Times New Roman" w:cs="Times New Roman"/>
            <w:noProof/>
          </w:rPr>
          <w:t xml:space="preserve"> Account</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_Toc517449793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29</w:t>
        </w:r>
        <w:r w:rsidR="000022F2" w:rsidRPr="00D509FE">
          <w:rPr>
            <w:rFonts w:ascii="Times New Roman" w:hAnsi="Times New Roman" w:cs="Times New Roman"/>
            <w:noProof/>
            <w:webHidden/>
          </w:rPr>
          <w:fldChar w:fldCharType="end"/>
        </w:r>
      </w:hyperlink>
    </w:p>
    <w:p w:rsidR="000022F2" w:rsidRPr="00D509FE" w:rsidRDefault="007C022C">
      <w:pPr>
        <w:pStyle w:val="TOC3"/>
        <w:tabs>
          <w:tab w:val="left" w:pos="2076"/>
          <w:tab w:val="right" w:leader="dot" w:pos="8296"/>
        </w:tabs>
        <w:ind w:left="960" w:firstLine="480"/>
        <w:rPr>
          <w:rFonts w:ascii="Times New Roman" w:eastAsiaTheme="minorEastAsia" w:hAnsi="Times New Roman" w:cs="Times New Roman"/>
          <w:noProof/>
          <w:sz w:val="21"/>
        </w:rPr>
      </w:pPr>
      <w:hyperlink w:anchor="_Toc517449794" w:history="1">
        <w:r w:rsidR="000022F2" w:rsidRPr="00D509FE">
          <w:rPr>
            <w:rStyle w:val="Hyperlink"/>
            <w:rFonts w:ascii="Times New Roman" w:hAnsi="Times New Roman" w:cs="Times New Roman"/>
            <w:noProof/>
          </w:rPr>
          <w:t>3.5.2</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Management System of Guess Data</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_Toc517449794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32</w:t>
        </w:r>
        <w:r w:rsidR="000022F2" w:rsidRPr="00D509FE">
          <w:rPr>
            <w:rFonts w:ascii="Times New Roman" w:hAnsi="Times New Roman" w:cs="Times New Roman"/>
            <w:noProof/>
            <w:webHidden/>
          </w:rPr>
          <w:fldChar w:fldCharType="end"/>
        </w:r>
      </w:hyperlink>
    </w:p>
    <w:p w:rsidR="000022F2" w:rsidRPr="00D509FE" w:rsidRDefault="007C022C">
      <w:pPr>
        <w:pStyle w:val="TOC3"/>
        <w:tabs>
          <w:tab w:val="left" w:pos="2076"/>
          <w:tab w:val="right" w:leader="dot" w:pos="8296"/>
        </w:tabs>
        <w:ind w:left="960" w:firstLine="480"/>
        <w:rPr>
          <w:rFonts w:ascii="Times New Roman" w:eastAsiaTheme="minorEastAsia" w:hAnsi="Times New Roman" w:cs="Times New Roman"/>
          <w:noProof/>
          <w:sz w:val="21"/>
        </w:rPr>
      </w:pPr>
      <w:hyperlink w:anchor="_Toc517449795" w:history="1">
        <w:r w:rsidR="000022F2" w:rsidRPr="00D509FE">
          <w:rPr>
            <w:rStyle w:val="Hyperlink"/>
            <w:rFonts w:ascii="Times New Roman" w:hAnsi="Times New Roman" w:cs="Times New Roman"/>
            <w:noProof/>
          </w:rPr>
          <w:t>3.5.3</w:t>
        </w:r>
        <w:r w:rsidR="000022F2" w:rsidRPr="00D509FE">
          <w:rPr>
            <w:rFonts w:ascii="Times New Roman" w:eastAsiaTheme="minorEastAsia" w:hAnsi="Times New Roman" w:cs="Times New Roman"/>
            <w:noProof/>
            <w:sz w:val="21"/>
          </w:rPr>
          <w:tab/>
        </w:r>
        <w:r w:rsidR="000626B2">
          <w:rPr>
            <w:rStyle w:val="Hyperlink"/>
            <w:rFonts w:ascii="Times New Roman" w:hAnsi="Times New Roman" w:cs="Times New Roman"/>
            <w:noProof/>
          </w:rPr>
          <w:t>Fair guessing chain</w:t>
        </w:r>
        <w:r w:rsidR="000022F2" w:rsidRPr="00D509FE">
          <w:rPr>
            <w:rStyle w:val="Hyperlink"/>
            <w:rFonts w:ascii="Times New Roman" w:hAnsi="Times New Roman" w:cs="Times New Roman"/>
            <w:noProof/>
          </w:rPr>
          <w:t xml:space="preserve"> Intelligent Contract Engine</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_Toc517449795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33</w:t>
        </w:r>
        <w:r w:rsidR="000022F2" w:rsidRPr="00D509FE">
          <w:rPr>
            <w:rFonts w:ascii="Times New Roman" w:hAnsi="Times New Roman" w:cs="Times New Roman"/>
            <w:noProof/>
            <w:webHidden/>
          </w:rPr>
          <w:fldChar w:fldCharType="end"/>
        </w:r>
      </w:hyperlink>
    </w:p>
    <w:p w:rsidR="000022F2" w:rsidRPr="00D509FE" w:rsidRDefault="007C022C" w:rsidP="004961B0">
      <w:pPr>
        <w:pStyle w:val="TOC3"/>
        <w:tabs>
          <w:tab w:val="right" w:leader="dot" w:pos="8296"/>
        </w:tabs>
        <w:ind w:left="960" w:firstLine="480"/>
        <w:rPr>
          <w:rFonts w:ascii="Times New Roman" w:eastAsiaTheme="minorEastAsia" w:hAnsi="Times New Roman" w:cs="Times New Roman"/>
          <w:noProof/>
          <w:sz w:val="21"/>
        </w:rPr>
      </w:pPr>
      <w:hyperlink w:anchor="_Toc517449796" w:history="1">
        <w:r w:rsidR="000022F2" w:rsidRPr="00D509FE">
          <w:rPr>
            <w:rStyle w:val="Hyperlink"/>
            <w:rFonts w:ascii="Times New Roman" w:hAnsi="Times New Roman" w:cs="Times New Roman"/>
            <w:noProof/>
          </w:rPr>
          <w:t>3.5.4</w:t>
        </w:r>
        <w:r w:rsidR="004961B0" w:rsidRPr="00D509FE">
          <w:rPr>
            <w:rFonts w:ascii="Times New Roman" w:eastAsiaTheme="minorEastAsia" w:hAnsi="Times New Roman" w:cs="Times New Roman"/>
            <w:noProof/>
            <w:sz w:val="21"/>
          </w:rPr>
          <w:t xml:space="preserve">  </w:t>
        </w:r>
        <w:r w:rsidR="000022F2" w:rsidRPr="00D509FE">
          <w:rPr>
            <w:rStyle w:val="Hyperlink"/>
            <w:rFonts w:ascii="Times New Roman" w:hAnsi="Times New Roman" w:cs="Times New Roman"/>
            <w:noProof/>
          </w:rPr>
          <w:t xml:space="preserve">Random Number Generation System of </w:t>
        </w:r>
        <w:r w:rsidR="000626B2">
          <w:rPr>
            <w:rStyle w:val="Hyperlink"/>
            <w:rFonts w:ascii="Times New Roman" w:hAnsi="Times New Roman" w:cs="Times New Roman"/>
            <w:noProof/>
          </w:rPr>
          <w:t>Fair guessing chain</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_Toc517449796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34</w:t>
        </w:r>
        <w:r w:rsidR="000022F2" w:rsidRPr="00D509FE">
          <w:rPr>
            <w:rFonts w:ascii="Times New Roman" w:hAnsi="Times New Roman" w:cs="Times New Roman"/>
            <w:noProof/>
            <w:webHidden/>
          </w:rPr>
          <w:fldChar w:fldCharType="end"/>
        </w:r>
      </w:hyperlink>
    </w:p>
    <w:p w:rsidR="000022F2" w:rsidRPr="00D509FE" w:rsidRDefault="007C022C" w:rsidP="004961B0">
      <w:pPr>
        <w:pStyle w:val="TOC3"/>
        <w:tabs>
          <w:tab w:val="left" w:pos="2003"/>
          <w:tab w:val="right" w:leader="dot" w:pos="8296"/>
        </w:tabs>
        <w:ind w:left="960" w:firstLine="480"/>
        <w:rPr>
          <w:rFonts w:ascii="Times New Roman" w:eastAsiaTheme="minorEastAsia" w:hAnsi="Times New Roman" w:cs="Times New Roman"/>
          <w:noProof/>
          <w:sz w:val="21"/>
        </w:rPr>
      </w:pPr>
      <w:hyperlink w:anchor="_Toc517449797" w:history="1">
        <w:r w:rsidR="000022F2" w:rsidRPr="00D509FE">
          <w:rPr>
            <w:rStyle w:val="Hyperlink"/>
            <w:rFonts w:ascii="Times New Roman" w:hAnsi="Times New Roman" w:cs="Times New Roman"/>
            <w:noProof/>
          </w:rPr>
          <w:t>3.5.5</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Decentralized Information Communication Tool</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_Toc517449797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38</w:t>
        </w:r>
        <w:r w:rsidR="000022F2" w:rsidRPr="00D509FE">
          <w:rPr>
            <w:rFonts w:ascii="Times New Roman" w:hAnsi="Times New Roman" w:cs="Times New Roman"/>
            <w:noProof/>
            <w:webHidden/>
          </w:rPr>
          <w:fldChar w:fldCharType="end"/>
        </w:r>
      </w:hyperlink>
    </w:p>
    <w:p w:rsidR="000022F2" w:rsidRPr="00D509FE" w:rsidRDefault="007C022C">
      <w:pPr>
        <w:pStyle w:val="TOC3"/>
        <w:tabs>
          <w:tab w:val="left" w:pos="2076"/>
          <w:tab w:val="right" w:leader="dot" w:pos="8296"/>
        </w:tabs>
        <w:ind w:left="960" w:firstLine="480"/>
        <w:rPr>
          <w:rFonts w:ascii="Times New Roman" w:eastAsiaTheme="minorEastAsia" w:hAnsi="Times New Roman" w:cs="Times New Roman"/>
          <w:noProof/>
          <w:sz w:val="21"/>
        </w:rPr>
      </w:pPr>
      <w:hyperlink w:anchor="_Toc517449798" w:history="1">
        <w:r w:rsidR="000022F2" w:rsidRPr="00D509FE">
          <w:rPr>
            <w:rStyle w:val="Hyperlink"/>
            <w:rFonts w:ascii="Times New Roman" w:hAnsi="Times New Roman" w:cs="Times New Roman"/>
            <w:noProof/>
          </w:rPr>
          <w:t>3.5.6</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 xml:space="preserve">Other Auxiliary Tools of </w:t>
        </w:r>
        <w:r w:rsidR="000626B2">
          <w:rPr>
            <w:rStyle w:val="Hyperlink"/>
            <w:rFonts w:ascii="Times New Roman" w:hAnsi="Times New Roman" w:cs="Times New Roman"/>
            <w:noProof/>
          </w:rPr>
          <w:t>Fair guessing chain</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_Toc517449798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39</w:t>
        </w:r>
        <w:r w:rsidR="000022F2" w:rsidRPr="00D509FE">
          <w:rPr>
            <w:rFonts w:ascii="Times New Roman" w:hAnsi="Times New Roman" w:cs="Times New Roman"/>
            <w:noProof/>
            <w:webHidden/>
          </w:rPr>
          <w:fldChar w:fldCharType="end"/>
        </w:r>
      </w:hyperlink>
    </w:p>
    <w:p w:rsidR="000022F2" w:rsidRPr="00D509FE" w:rsidRDefault="007C022C" w:rsidP="004961B0">
      <w:pPr>
        <w:pStyle w:val="TOC1"/>
        <w:tabs>
          <w:tab w:val="right" w:leader="dot" w:pos="8296"/>
        </w:tabs>
        <w:ind w:firstLine="480"/>
        <w:rPr>
          <w:rFonts w:ascii="Times New Roman" w:eastAsiaTheme="minorEastAsia" w:hAnsi="Times New Roman" w:cs="Times New Roman"/>
          <w:noProof/>
          <w:sz w:val="21"/>
        </w:rPr>
      </w:pPr>
      <w:hyperlink w:anchor="_Toc517449799" w:history="1">
        <w:r w:rsidR="000022F2" w:rsidRPr="00D509FE">
          <w:rPr>
            <w:rStyle w:val="Hyperlink"/>
            <w:rFonts w:ascii="Times New Roman" w:hAnsi="Times New Roman" w:cs="Times New Roman"/>
            <w:noProof/>
          </w:rPr>
          <w:t>Chapter 4 Expansibility</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_Toc517449799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41</w:t>
        </w:r>
        <w:r w:rsidR="000022F2" w:rsidRPr="00D509FE">
          <w:rPr>
            <w:rFonts w:ascii="Times New Roman" w:hAnsi="Times New Roman" w:cs="Times New Roman"/>
            <w:noProof/>
            <w:webHidden/>
          </w:rPr>
          <w:fldChar w:fldCharType="end"/>
        </w:r>
      </w:hyperlink>
    </w:p>
    <w:p w:rsidR="000022F2" w:rsidRPr="00D509FE" w:rsidRDefault="007C022C" w:rsidP="004961B0">
      <w:pPr>
        <w:pStyle w:val="TOC2"/>
        <w:tabs>
          <w:tab w:val="right" w:leader="dot" w:pos="8296"/>
        </w:tabs>
        <w:ind w:firstLine="480"/>
        <w:rPr>
          <w:rFonts w:ascii="Times New Roman" w:eastAsiaTheme="minorEastAsia" w:hAnsi="Times New Roman" w:cs="Times New Roman"/>
          <w:noProof/>
          <w:sz w:val="21"/>
        </w:rPr>
      </w:pPr>
      <w:hyperlink w:anchor="_Toc517449801" w:history="1">
        <w:r w:rsidR="000022F2" w:rsidRPr="00D509FE">
          <w:rPr>
            <w:rStyle w:val="Hyperlink"/>
            <w:rFonts w:ascii="Times New Roman" w:hAnsi="Times New Roman" w:cs="Times New Roman"/>
            <w:noProof/>
            <w14:scene3d>
              <w14:camera w14:prst="orthographicFront"/>
              <w14:lightRig w14:rig="threePt" w14:dir="t">
                <w14:rot w14:lat="0" w14:lon="0" w14:rev="0"/>
              </w14:lightRig>
            </w14:scene3d>
          </w:rPr>
          <w:t>4.1</w:t>
        </w:r>
        <w:r w:rsidR="004961B0" w:rsidRPr="00D509FE">
          <w:rPr>
            <w:rFonts w:ascii="Times New Roman" w:eastAsiaTheme="minorEastAsia" w:hAnsi="Times New Roman" w:cs="Times New Roman"/>
            <w:noProof/>
            <w:sz w:val="21"/>
          </w:rPr>
          <w:t xml:space="preserve">  </w:t>
        </w:r>
        <w:r w:rsidR="000022F2" w:rsidRPr="00D509FE">
          <w:rPr>
            <w:rStyle w:val="Hyperlink"/>
            <w:rFonts w:ascii="Times New Roman" w:hAnsi="Times New Roman" w:cs="Times New Roman"/>
            <w:noProof/>
          </w:rPr>
          <w:t>Oracle</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_Toc517449801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41</w:t>
        </w:r>
        <w:r w:rsidR="000022F2" w:rsidRPr="00D509FE">
          <w:rPr>
            <w:rFonts w:ascii="Times New Roman" w:hAnsi="Times New Roman" w:cs="Times New Roman"/>
            <w:noProof/>
            <w:webHidden/>
          </w:rPr>
          <w:fldChar w:fldCharType="end"/>
        </w:r>
      </w:hyperlink>
    </w:p>
    <w:p w:rsidR="000022F2" w:rsidRPr="00D509FE" w:rsidRDefault="007C022C" w:rsidP="004961B0">
      <w:pPr>
        <w:pStyle w:val="TOC2"/>
        <w:tabs>
          <w:tab w:val="right" w:leader="dot" w:pos="8296"/>
        </w:tabs>
        <w:ind w:firstLine="480"/>
        <w:rPr>
          <w:rFonts w:ascii="Times New Roman" w:eastAsiaTheme="minorEastAsia" w:hAnsi="Times New Roman" w:cs="Times New Roman"/>
          <w:noProof/>
          <w:sz w:val="21"/>
        </w:rPr>
      </w:pPr>
      <w:hyperlink w:anchor="_Toc517449802" w:history="1">
        <w:r w:rsidR="000022F2" w:rsidRPr="00D509FE">
          <w:rPr>
            <w:rStyle w:val="Hyperlink"/>
            <w:rFonts w:ascii="Times New Roman" w:hAnsi="Times New Roman" w:cs="Times New Roman"/>
            <w:noProof/>
            <w14:scene3d>
              <w14:camera w14:prst="orthographicFront"/>
              <w14:lightRig w14:rig="threePt" w14:dir="t">
                <w14:rot w14:lat="0" w14:lon="0" w14:rev="0"/>
              </w14:lightRig>
            </w14:scene3d>
          </w:rPr>
          <w:t>4.2</w:t>
        </w:r>
        <w:r w:rsidR="004961B0" w:rsidRPr="00D509FE">
          <w:rPr>
            <w:rFonts w:ascii="Times New Roman" w:eastAsiaTheme="minorEastAsia" w:hAnsi="Times New Roman" w:cs="Times New Roman"/>
            <w:noProof/>
            <w:sz w:val="21"/>
          </w:rPr>
          <w:t xml:space="preserve">  </w:t>
        </w:r>
        <w:r w:rsidR="000022F2" w:rsidRPr="00D509FE">
          <w:rPr>
            <w:rStyle w:val="Hyperlink"/>
            <w:rFonts w:ascii="Times New Roman" w:hAnsi="Times New Roman" w:cs="Times New Roman"/>
            <w:noProof/>
          </w:rPr>
          <w:t>Future Extendibility of the Ethereum Technology</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_Toc517449802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43</w:t>
        </w:r>
        <w:r w:rsidR="000022F2" w:rsidRPr="00D509FE">
          <w:rPr>
            <w:rFonts w:ascii="Times New Roman" w:hAnsi="Times New Roman" w:cs="Times New Roman"/>
            <w:noProof/>
            <w:webHidden/>
          </w:rPr>
          <w:fldChar w:fldCharType="end"/>
        </w:r>
      </w:hyperlink>
    </w:p>
    <w:p w:rsidR="000022F2" w:rsidRPr="00D509FE" w:rsidRDefault="007C022C" w:rsidP="004961B0">
      <w:pPr>
        <w:pStyle w:val="TOC2"/>
        <w:tabs>
          <w:tab w:val="left" w:pos="1230"/>
          <w:tab w:val="right" w:leader="dot" w:pos="8296"/>
        </w:tabs>
        <w:ind w:firstLine="480"/>
        <w:rPr>
          <w:rFonts w:ascii="Times New Roman" w:eastAsiaTheme="minorEastAsia" w:hAnsi="Times New Roman" w:cs="Times New Roman"/>
          <w:noProof/>
          <w:sz w:val="21"/>
        </w:rPr>
      </w:pPr>
      <w:hyperlink w:anchor="_Toc517449803" w:history="1">
        <w:r w:rsidR="000022F2" w:rsidRPr="00D509FE">
          <w:rPr>
            <w:rStyle w:val="Hyperlink"/>
            <w:rFonts w:ascii="Times New Roman" w:hAnsi="Times New Roman" w:cs="Times New Roman"/>
            <w:noProof/>
            <w14:scene3d>
              <w14:camera w14:prst="orthographicFront"/>
              <w14:lightRig w14:rig="threePt" w14:dir="t">
                <w14:rot w14:lat="0" w14:lon="0" w14:rev="0"/>
              </w14:lightRig>
            </w14:scene3d>
          </w:rPr>
          <w:t>4.3</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Application Context</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_Toc517449803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44</w:t>
        </w:r>
        <w:r w:rsidR="000022F2" w:rsidRPr="00D509FE">
          <w:rPr>
            <w:rFonts w:ascii="Times New Roman" w:hAnsi="Times New Roman" w:cs="Times New Roman"/>
            <w:noProof/>
            <w:webHidden/>
          </w:rPr>
          <w:fldChar w:fldCharType="end"/>
        </w:r>
      </w:hyperlink>
    </w:p>
    <w:p w:rsidR="000022F2" w:rsidRPr="00D509FE" w:rsidRDefault="007C022C" w:rsidP="004961B0">
      <w:pPr>
        <w:pStyle w:val="TOC2"/>
        <w:tabs>
          <w:tab w:val="left" w:pos="1230"/>
          <w:tab w:val="right" w:leader="dot" w:pos="8296"/>
        </w:tabs>
        <w:ind w:firstLine="480"/>
        <w:rPr>
          <w:rFonts w:ascii="Times New Roman" w:eastAsiaTheme="minorEastAsia" w:hAnsi="Times New Roman" w:cs="Times New Roman"/>
          <w:noProof/>
          <w:sz w:val="21"/>
        </w:rPr>
      </w:pPr>
      <w:hyperlink w:anchor="_Toc517449804" w:history="1">
        <w:r w:rsidR="000022F2" w:rsidRPr="00D509FE">
          <w:rPr>
            <w:rStyle w:val="Hyperlink"/>
            <w:rFonts w:ascii="Times New Roman" w:hAnsi="Times New Roman" w:cs="Times New Roman"/>
            <w:noProof/>
            <w14:scene3d>
              <w14:camera w14:prst="orthographicFront"/>
              <w14:lightRig w14:rig="threePt" w14:dir="t">
                <w14:rot w14:lat="0" w14:lon="0" w14:rev="0"/>
              </w14:lightRig>
            </w14:scene3d>
          </w:rPr>
          <w:t>4.4</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Cross Chain Purse</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_Toc517449804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46</w:t>
        </w:r>
        <w:r w:rsidR="000022F2" w:rsidRPr="00D509FE">
          <w:rPr>
            <w:rFonts w:ascii="Times New Roman" w:hAnsi="Times New Roman" w:cs="Times New Roman"/>
            <w:noProof/>
            <w:webHidden/>
          </w:rPr>
          <w:fldChar w:fldCharType="end"/>
        </w:r>
      </w:hyperlink>
    </w:p>
    <w:p w:rsidR="000022F2" w:rsidRPr="00D509FE" w:rsidRDefault="007C022C" w:rsidP="004961B0">
      <w:pPr>
        <w:pStyle w:val="TOC1"/>
        <w:tabs>
          <w:tab w:val="right" w:leader="dot" w:pos="8296"/>
        </w:tabs>
        <w:ind w:firstLine="480"/>
        <w:rPr>
          <w:rFonts w:ascii="Times New Roman" w:eastAsiaTheme="minorEastAsia" w:hAnsi="Times New Roman" w:cs="Times New Roman"/>
          <w:noProof/>
          <w:sz w:val="21"/>
        </w:rPr>
      </w:pPr>
      <w:hyperlink w:anchor="_Toc517449805" w:history="1">
        <w:r w:rsidR="000022F2" w:rsidRPr="00D509FE">
          <w:rPr>
            <w:rStyle w:val="Hyperlink"/>
            <w:rFonts w:ascii="Times New Roman" w:hAnsi="Times New Roman" w:cs="Times New Roman"/>
            <w:noProof/>
          </w:rPr>
          <w:t>Chapter 5 Token Mechanism and Issue Program</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_Toc517449805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47</w:t>
        </w:r>
        <w:r w:rsidR="000022F2" w:rsidRPr="00D509FE">
          <w:rPr>
            <w:rFonts w:ascii="Times New Roman" w:hAnsi="Times New Roman" w:cs="Times New Roman"/>
            <w:noProof/>
            <w:webHidden/>
          </w:rPr>
          <w:fldChar w:fldCharType="end"/>
        </w:r>
      </w:hyperlink>
    </w:p>
    <w:p w:rsidR="000022F2" w:rsidRPr="00D509FE" w:rsidRDefault="007C022C" w:rsidP="004961B0">
      <w:pPr>
        <w:pStyle w:val="TOC2"/>
        <w:tabs>
          <w:tab w:val="left" w:pos="1230"/>
          <w:tab w:val="right" w:leader="dot" w:pos="8296"/>
        </w:tabs>
        <w:ind w:firstLine="480"/>
        <w:rPr>
          <w:rFonts w:ascii="Times New Roman" w:eastAsiaTheme="minorEastAsia" w:hAnsi="Times New Roman" w:cs="Times New Roman"/>
          <w:noProof/>
          <w:sz w:val="21"/>
        </w:rPr>
      </w:pPr>
      <w:hyperlink w:anchor="_Toc517449807" w:history="1">
        <w:r w:rsidR="000022F2" w:rsidRPr="00D509FE">
          <w:rPr>
            <w:rStyle w:val="Hyperlink"/>
            <w:rFonts w:ascii="Times New Roman" w:hAnsi="Times New Roman" w:cs="Times New Roman"/>
            <w:noProof/>
            <w14:scene3d>
              <w14:camera w14:prst="orthographicFront"/>
              <w14:lightRig w14:rig="threePt" w14:dir="t">
                <w14:rot w14:lat="0" w14:lon="0" w14:rev="0"/>
              </w14:lightRig>
            </w14:scene3d>
          </w:rPr>
          <w:t>5.1</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 xml:space="preserve">Double Token Economic Model of </w:t>
        </w:r>
        <w:r w:rsidR="000626B2">
          <w:rPr>
            <w:rStyle w:val="Hyperlink"/>
            <w:rFonts w:ascii="Times New Roman" w:hAnsi="Times New Roman" w:cs="Times New Roman"/>
            <w:noProof/>
          </w:rPr>
          <w:t>Fair guessing chain</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_Toc517449807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47</w:t>
        </w:r>
        <w:r w:rsidR="000022F2" w:rsidRPr="00D509FE">
          <w:rPr>
            <w:rFonts w:ascii="Times New Roman" w:hAnsi="Times New Roman" w:cs="Times New Roman"/>
            <w:noProof/>
            <w:webHidden/>
          </w:rPr>
          <w:fldChar w:fldCharType="end"/>
        </w:r>
      </w:hyperlink>
    </w:p>
    <w:p w:rsidR="000022F2" w:rsidRPr="00D509FE" w:rsidRDefault="007C022C">
      <w:pPr>
        <w:pStyle w:val="TOC2"/>
        <w:tabs>
          <w:tab w:val="left" w:pos="1260"/>
          <w:tab w:val="right" w:leader="dot" w:pos="8296"/>
        </w:tabs>
        <w:ind w:firstLine="480"/>
        <w:rPr>
          <w:rFonts w:ascii="Times New Roman" w:eastAsiaTheme="minorEastAsia" w:hAnsi="Times New Roman" w:cs="Times New Roman"/>
          <w:noProof/>
          <w:sz w:val="21"/>
        </w:rPr>
      </w:pPr>
      <w:hyperlink w:anchor="_Toc517449808" w:history="1">
        <w:r w:rsidR="000022F2" w:rsidRPr="00D509FE">
          <w:rPr>
            <w:rStyle w:val="Hyperlink"/>
            <w:rFonts w:ascii="Times New Roman" w:hAnsi="Times New Roman" w:cs="Times New Roman"/>
            <w:noProof/>
            <w14:scene3d>
              <w14:camera w14:prst="orthographicFront"/>
              <w14:lightRig w14:rig="threePt" w14:dir="t">
                <w14:rot w14:lat="0" w14:lon="0" w14:rev="0"/>
              </w14:lightRig>
            </w14:scene3d>
          </w:rPr>
          <w:t>5.2</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FGE Token</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_Toc517449808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47</w:t>
        </w:r>
        <w:r w:rsidR="000022F2" w:rsidRPr="00D509FE">
          <w:rPr>
            <w:rFonts w:ascii="Times New Roman" w:hAnsi="Times New Roman" w:cs="Times New Roman"/>
            <w:noProof/>
            <w:webHidden/>
          </w:rPr>
          <w:fldChar w:fldCharType="end"/>
        </w:r>
      </w:hyperlink>
    </w:p>
    <w:p w:rsidR="000022F2" w:rsidRPr="00D509FE" w:rsidRDefault="007C022C">
      <w:pPr>
        <w:pStyle w:val="TOC2"/>
        <w:tabs>
          <w:tab w:val="left" w:pos="1260"/>
          <w:tab w:val="right" w:leader="dot" w:pos="8296"/>
        </w:tabs>
        <w:ind w:firstLine="480"/>
        <w:rPr>
          <w:rFonts w:ascii="Times New Roman" w:eastAsiaTheme="minorEastAsia" w:hAnsi="Times New Roman" w:cs="Times New Roman"/>
          <w:noProof/>
          <w:sz w:val="21"/>
        </w:rPr>
      </w:pPr>
      <w:hyperlink w:anchor="_Toc517449809" w:history="1">
        <w:r w:rsidR="000022F2" w:rsidRPr="00D509FE">
          <w:rPr>
            <w:rStyle w:val="Hyperlink"/>
            <w:rFonts w:ascii="Times New Roman" w:hAnsi="Times New Roman" w:cs="Times New Roman"/>
            <w:noProof/>
            <w14:scene3d>
              <w14:camera w14:prst="orthographicFront"/>
              <w14:lightRig w14:rig="threePt" w14:dir="t">
                <w14:rot w14:lat="0" w14:lon="0" w14:rev="0"/>
              </w14:lightRig>
            </w14:scene3d>
          </w:rPr>
          <w:t>5.3</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FGC Token</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_Toc517449809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49</w:t>
        </w:r>
        <w:r w:rsidR="000022F2" w:rsidRPr="00D509FE">
          <w:rPr>
            <w:rFonts w:ascii="Times New Roman" w:hAnsi="Times New Roman" w:cs="Times New Roman"/>
            <w:noProof/>
            <w:webHidden/>
          </w:rPr>
          <w:fldChar w:fldCharType="end"/>
        </w:r>
      </w:hyperlink>
    </w:p>
    <w:p w:rsidR="000022F2" w:rsidRPr="00D509FE" w:rsidRDefault="007C022C">
      <w:pPr>
        <w:pStyle w:val="TOC2"/>
        <w:tabs>
          <w:tab w:val="left" w:pos="1260"/>
          <w:tab w:val="right" w:leader="dot" w:pos="8296"/>
        </w:tabs>
        <w:ind w:firstLine="480"/>
        <w:rPr>
          <w:rFonts w:ascii="Times New Roman" w:eastAsiaTheme="minorEastAsia" w:hAnsi="Times New Roman" w:cs="Times New Roman"/>
          <w:noProof/>
          <w:sz w:val="21"/>
        </w:rPr>
      </w:pPr>
      <w:hyperlink w:anchor="_Toc517449810" w:history="1">
        <w:r w:rsidR="000022F2" w:rsidRPr="00D509FE">
          <w:rPr>
            <w:rStyle w:val="Hyperlink"/>
            <w:rFonts w:ascii="Times New Roman" w:hAnsi="Times New Roman" w:cs="Times New Roman"/>
            <w:noProof/>
            <w14:scene3d>
              <w14:camera w14:prst="orthographicFront"/>
              <w14:lightRig w14:rig="threePt" w14:dir="t">
                <w14:rot w14:lat="0" w14:lon="0" w14:rev="0"/>
              </w14:lightRig>
            </w14:scene3d>
          </w:rPr>
          <w:t>5.4</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Issue Program of FGE Token</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_Toc517449810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50</w:t>
        </w:r>
        <w:r w:rsidR="000022F2" w:rsidRPr="00D509FE">
          <w:rPr>
            <w:rFonts w:ascii="Times New Roman" w:hAnsi="Times New Roman" w:cs="Times New Roman"/>
            <w:noProof/>
            <w:webHidden/>
          </w:rPr>
          <w:fldChar w:fldCharType="end"/>
        </w:r>
      </w:hyperlink>
    </w:p>
    <w:p w:rsidR="000022F2" w:rsidRPr="00D509FE" w:rsidRDefault="007C022C">
      <w:pPr>
        <w:pStyle w:val="TOC2"/>
        <w:tabs>
          <w:tab w:val="left" w:pos="1260"/>
          <w:tab w:val="right" w:leader="dot" w:pos="8296"/>
        </w:tabs>
        <w:ind w:firstLine="480"/>
        <w:rPr>
          <w:rFonts w:ascii="Times New Roman" w:eastAsiaTheme="minorEastAsia" w:hAnsi="Times New Roman" w:cs="Times New Roman"/>
          <w:noProof/>
          <w:sz w:val="21"/>
        </w:rPr>
      </w:pPr>
      <w:hyperlink w:anchor="_Toc517449811" w:history="1">
        <w:r w:rsidR="000022F2" w:rsidRPr="00D509FE">
          <w:rPr>
            <w:rStyle w:val="Hyperlink"/>
            <w:rFonts w:ascii="Times New Roman" w:hAnsi="Times New Roman" w:cs="Times New Roman"/>
            <w:noProof/>
            <w14:scene3d>
              <w14:camera w14:prst="orthographicFront"/>
              <w14:lightRig w14:rig="threePt" w14:dir="t">
                <w14:rot w14:lat="0" w14:lon="0" w14:rev="0"/>
              </w14:lightRig>
            </w14:scene3d>
          </w:rPr>
          <w:t>5.5</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FGE Token Distribution Program</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_Toc517449811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50</w:t>
        </w:r>
        <w:r w:rsidR="000022F2" w:rsidRPr="00D509FE">
          <w:rPr>
            <w:rFonts w:ascii="Times New Roman" w:hAnsi="Times New Roman" w:cs="Times New Roman"/>
            <w:noProof/>
            <w:webHidden/>
          </w:rPr>
          <w:fldChar w:fldCharType="end"/>
        </w:r>
      </w:hyperlink>
    </w:p>
    <w:p w:rsidR="000022F2" w:rsidRPr="00D509FE" w:rsidRDefault="007C022C">
      <w:pPr>
        <w:pStyle w:val="TOC2"/>
        <w:tabs>
          <w:tab w:val="left" w:pos="1260"/>
          <w:tab w:val="right" w:leader="dot" w:pos="8296"/>
        </w:tabs>
        <w:ind w:firstLine="480"/>
        <w:rPr>
          <w:rFonts w:ascii="Times New Roman" w:eastAsiaTheme="minorEastAsia" w:hAnsi="Times New Roman" w:cs="Times New Roman"/>
          <w:noProof/>
          <w:sz w:val="21"/>
        </w:rPr>
      </w:pPr>
      <w:hyperlink w:anchor="_Toc517449812" w:history="1">
        <w:r w:rsidR="000022F2" w:rsidRPr="00D509FE">
          <w:rPr>
            <w:rStyle w:val="Hyperlink"/>
            <w:rFonts w:ascii="Times New Roman" w:hAnsi="Times New Roman" w:cs="Times New Roman"/>
            <w:noProof/>
            <w14:scene3d>
              <w14:camera w14:prst="orthographicFront"/>
              <w14:lightRig w14:rig="threePt" w14:dir="t">
                <w14:rot w14:lat="0" w14:lon="0" w14:rev="0"/>
              </w14:lightRig>
            </w14:scene3d>
          </w:rPr>
          <w:t>5.6</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FGE Token Sales Program</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_Toc517449812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52</w:t>
        </w:r>
        <w:r w:rsidR="000022F2" w:rsidRPr="00D509FE">
          <w:rPr>
            <w:rFonts w:ascii="Times New Roman" w:hAnsi="Times New Roman" w:cs="Times New Roman"/>
            <w:noProof/>
            <w:webHidden/>
          </w:rPr>
          <w:fldChar w:fldCharType="end"/>
        </w:r>
      </w:hyperlink>
    </w:p>
    <w:p w:rsidR="000022F2" w:rsidRPr="00D509FE" w:rsidRDefault="007C022C" w:rsidP="004961B0">
      <w:pPr>
        <w:pStyle w:val="TOC1"/>
        <w:tabs>
          <w:tab w:val="right" w:leader="dot" w:pos="8296"/>
        </w:tabs>
        <w:ind w:firstLine="480"/>
        <w:rPr>
          <w:rFonts w:ascii="Times New Roman" w:eastAsiaTheme="minorEastAsia" w:hAnsi="Times New Roman" w:cs="Times New Roman"/>
          <w:noProof/>
          <w:sz w:val="21"/>
        </w:rPr>
      </w:pPr>
      <w:hyperlink w:anchor="_Toc517449813" w:history="1">
        <w:r w:rsidR="000022F2" w:rsidRPr="00D509FE">
          <w:rPr>
            <w:rStyle w:val="Hyperlink"/>
            <w:rFonts w:ascii="Times New Roman" w:hAnsi="Times New Roman" w:cs="Times New Roman"/>
            <w:noProof/>
          </w:rPr>
          <w:t xml:space="preserve">Chapter 6 </w:t>
        </w:r>
        <w:r w:rsidR="000626B2">
          <w:rPr>
            <w:rStyle w:val="Hyperlink"/>
            <w:rFonts w:ascii="Times New Roman" w:hAnsi="Times New Roman" w:cs="Times New Roman"/>
            <w:noProof/>
          </w:rPr>
          <w:t>Fair guessing chain</w:t>
        </w:r>
        <w:r w:rsidR="000022F2" w:rsidRPr="00D509FE">
          <w:rPr>
            <w:rStyle w:val="Hyperlink"/>
            <w:rFonts w:ascii="Times New Roman" w:hAnsi="Times New Roman" w:cs="Times New Roman"/>
            <w:noProof/>
          </w:rPr>
          <w:t xml:space="preserve"> Core Founding Team and Consultants</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_Toc517449813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53</w:t>
        </w:r>
        <w:r w:rsidR="000022F2" w:rsidRPr="00D509FE">
          <w:rPr>
            <w:rFonts w:ascii="Times New Roman" w:hAnsi="Times New Roman" w:cs="Times New Roman"/>
            <w:noProof/>
            <w:webHidden/>
          </w:rPr>
          <w:fldChar w:fldCharType="end"/>
        </w:r>
      </w:hyperlink>
    </w:p>
    <w:p w:rsidR="000022F2" w:rsidRPr="00D509FE" w:rsidRDefault="007C022C">
      <w:pPr>
        <w:pStyle w:val="TOC2"/>
        <w:tabs>
          <w:tab w:val="left" w:pos="1470"/>
          <w:tab w:val="right" w:leader="dot" w:pos="8296"/>
        </w:tabs>
        <w:ind w:firstLine="480"/>
        <w:rPr>
          <w:rFonts w:ascii="Times New Roman" w:eastAsiaTheme="minorEastAsia" w:hAnsi="Times New Roman" w:cs="Times New Roman"/>
          <w:noProof/>
          <w:sz w:val="21"/>
        </w:rPr>
      </w:pPr>
      <w:hyperlink w:anchor="_Toc517449815" w:history="1">
        <w:r w:rsidR="000022F2" w:rsidRPr="00D509FE">
          <w:rPr>
            <w:rStyle w:val="Hyperlink"/>
            <w:rFonts w:ascii="Times New Roman" w:hAnsi="Times New Roman" w:cs="Times New Roman"/>
            <w:noProof/>
            <w14:scene3d>
              <w14:camera w14:prst="orthographicFront"/>
              <w14:lightRig w14:rig="threePt" w14:dir="t">
                <w14:rot w14:lat="0" w14:lon="0" w14:rev="0"/>
              </w14:lightRig>
            </w14:scene3d>
          </w:rPr>
          <w:t>6.1</w:t>
        </w:r>
        <w:r w:rsidR="000022F2" w:rsidRPr="00D509FE">
          <w:rPr>
            <w:rFonts w:ascii="Times New Roman" w:eastAsiaTheme="minorEastAsia" w:hAnsi="Times New Roman" w:cs="Times New Roman"/>
            <w:noProof/>
            <w:sz w:val="21"/>
          </w:rPr>
          <w:tab/>
        </w:r>
        <w:r w:rsidR="000626B2">
          <w:rPr>
            <w:rStyle w:val="Hyperlink"/>
            <w:rFonts w:ascii="Times New Roman" w:hAnsi="Times New Roman" w:cs="Times New Roman"/>
            <w:noProof/>
          </w:rPr>
          <w:t>Fair guessing chain</w:t>
        </w:r>
        <w:r w:rsidR="000022F2" w:rsidRPr="00D509FE">
          <w:rPr>
            <w:rStyle w:val="Hyperlink"/>
            <w:rFonts w:ascii="Times New Roman" w:hAnsi="Times New Roman" w:cs="Times New Roman"/>
            <w:noProof/>
          </w:rPr>
          <w:t xml:space="preserve"> Core Founding Team</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_Toc517449815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53</w:t>
        </w:r>
        <w:r w:rsidR="000022F2" w:rsidRPr="00D509FE">
          <w:rPr>
            <w:rFonts w:ascii="Times New Roman" w:hAnsi="Times New Roman" w:cs="Times New Roman"/>
            <w:noProof/>
            <w:webHidden/>
          </w:rPr>
          <w:fldChar w:fldCharType="end"/>
        </w:r>
      </w:hyperlink>
    </w:p>
    <w:p w:rsidR="000022F2" w:rsidRPr="00D509FE" w:rsidRDefault="007C022C">
      <w:pPr>
        <w:pStyle w:val="TOC2"/>
        <w:tabs>
          <w:tab w:val="left" w:pos="1470"/>
          <w:tab w:val="right" w:leader="dot" w:pos="8296"/>
        </w:tabs>
        <w:ind w:firstLine="480"/>
        <w:rPr>
          <w:rFonts w:ascii="Times New Roman" w:eastAsiaTheme="minorEastAsia" w:hAnsi="Times New Roman" w:cs="Times New Roman"/>
          <w:noProof/>
          <w:sz w:val="21"/>
        </w:rPr>
      </w:pPr>
      <w:hyperlink w:anchor="_Toc517449816" w:history="1">
        <w:r w:rsidR="000022F2" w:rsidRPr="00D509FE">
          <w:rPr>
            <w:rStyle w:val="Hyperlink"/>
            <w:rFonts w:ascii="Times New Roman" w:hAnsi="Times New Roman" w:cs="Times New Roman"/>
            <w:noProof/>
            <w14:scene3d>
              <w14:camera w14:prst="orthographicFront"/>
              <w14:lightRig w14:rig="threePt" w14:dir="t">
                <w14:rot w14:lat="0" w14:lon="0" w14:rev="0"/>
              </w14:lightRig>
            </w14:scene3d>
          </w:rPr>
          <w:t>6.2</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Consultants</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_Toc517449816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57</w:t>
        </w:r>
        <w:r w:rsidR="000022F2" w:rsidRPr="00D509FE">
          <w:rPr>
            <w:rFonts w:ascii="Times New Roman" w:hAnsi="Times New Roman" w:cs="Times New Roman"/>
            <w:noProof/>
            <w:webHidden/>
          </w:rPr>
          <w:fldChar w:fldCharType="end"/>
        </w:r>
      </w:hyperlink>
    </w:p>
    <w:p w:rsidR="000022F2" w:rsidRPr="00D509FE" w:rsidRDefault="007C022C">
      <w:pPr>
        <w:pStyle w:val="TOC2"/>
        <w:tabs>
          <w:tab w:val="left" w:pos="1470"/>
          <w:tab w:val="right" w:leader="dot" w:pos="8296"/>
        </w:tabs>
        <w:ind w:firstLine="480"/>
        <w:rPr>
          <w:rFonts w:ascii="Times New Roman" w:eastAsiaTheme="minorEastAsia" w:hAnsi="Times New Roman" w:cs="Times New Roman"/>
          <w:noProof/>
          <w:sz w:val="21"/>
        </w:rPr>
      </w:pPr>
      <w:hyperlink w:anchor="_Toc517449817" w:history="1">
        <w:r w:rsidR="000022F2" w:rsidRPr="00D509FE">
          <w:rPr>
            <w:rStyle w:val="Hyperlink"/>
            <w:rFonts w:ascii="Times New Roman" w:hAnsi="Times New Roman" w:cs="Times New Roman"/>
            <w:noProof/>
            <w14:scene3d>
              <w14:camera w14:prst="orthographicFront"/>
              <w14:lightRig w14:rig="threePt" w14:dir="t">
                <w14:rot w14:lat="0" w14:lon="0" w14:rev="0"/>
              </w14:lightRig>
            </w14:scene3d>
          </w:rPr>
          <w:t>6.3</w:t>
        </w:r>
        <w:r w:rsidR="000022F2" w:rsidRPr="00D509FE">
          <w:rPr>
            <w:rFonts w:ascii="Times New Roman" w:eastAsiaTheme="minorEastAsia" w:hAnsi="Times New Roman" w:cs="Times New Roman"/>
            <w:noProof/>
            <w:sz w:val="21"/>
          </w:rPr>
          <w:tab/>
        </w:r>
        <w:r w:rsidR="000022F2" w:rsidRPr="00D509FE">
          <w:rPr>
            <w:rStyle w:val="Hyperlink"/>
            <w:rFonts w:ascii="Times New Roman" w:hAnsi="Times New Roman" w:cs="Times New Roman"/>
            <w:noProof/>
          </w:rPr>
          <w:t>Early Investor</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_Toc517449817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58</w:t>
        </w:r>
        <w:r w:rsidR="000022F2" w:rsidRPr="00D509FE">
          <w:rPr>
            <w:rFonts w:ascii="Times New Roman" w:hAnsi="Times New Roman" w:cs="Times New Roman"/>
            <w:noProof/>
            <w:webHidden/>
          </w:rPr>
          <w:fldChar w:fldCharType="end"/>
        </w:r>
      </w:hyperlink>
    </w:p>
    <w:p w:rsidR="000022F2" w:rsidRPr="00D509FE" w:rsidRDefault="007C022C" w:rsidP="004961B0">
      <w:pPr>
        <w:pStyle w:val="TOC1"/>
        <w:tabs>
          <w:tab w:val="right" w:leader="dot" w:pos="8296"/>
        </w:tabs>
        <w:ind w:firstLine="480"/>
        <w:rPr>
          <w:rFonts w:ascii="Times New Roman" w:eastAsiaTheme="minorEastAsia" w:hAnsi="Times New Roman" w:cs="Times New Roman"/>
          <w:noProof/>
          <w:sz w:val="21"/>
        </w:rPr>
      </w:pPr>
      <w:hyperlink w:anchor="_Toc517449818" w:history="1">
        <w:r w:rsidR="000022F2" w:rsidRPr="00D509FE">
          <w:rPr>
            <w:rStyle w:val="Hyperlink"/>
            <w:rFonts w:ascii="Times New Roman" w:hAnsi="Times New Roman" w:cs="Times New Roman"/>
            <w:noProof/>
          </w:rPr>
          <w:t xml:space="preserve">Chapter 7 </w:t>
        </w:r>
        <w:r w:rsidR="000626B2">
          <w:rPr>
            <w:rStyle w:val="Hyperlink"/>
            <w:rFonts w:ascii="Times New Roman" w:hAnsi="Times New Roman" w:cs="Times New Roman"/>
            <w:noProof/>
          </w:rPr>
          <w:t>Fair guessing chain</w:t>
        </w:r>
        <w:r w:rsidR="000022F2" w:rsidRPr="00D509FE">
          <w:rPr>
            <w:rStyle w:val="Hyperlink"/>
            <w:rFonts w:ascii="Times New Roman" w:hAnsi="Times New Roman" w:cs="Times New Roman"/>
            <w:noProof/>
          </w:rPr>
          <w:t xml:space="preserve"> Implementation Road Map</w:t>
        </w:r>
        <w:r w:rsidR="000022F2" w:rsidRPr="00D509FE">
          <w:rPr>
            <w:rFonts w:ascii="Times New Roman" w:hAnsi="Times New Roman" w:cs="Times New Roman"/>
            <w:noProof/>
            <w:webHidden/>
          </w:rPr>
          <w:tab/>
        </w:r>
        <w:r w:rsidR="000022F2" w:rsidRPr="00D509FE">
          <w:rPr>
            <w:rFonts w:ascii="Times New Roman" w:hAnsi="Times New Roman" w:cs="Times New Roman"/>
            <w:noProof/>
            <w:webHidden/>
          </w:rPr>
          <w:fldChar w:fldCharType="begin"/>
        </w:r>
        <w:r w:rsidR="000022F2" w:rsidRPr="00D509FE">
          <w:rPr>
            <w:rFonts w:ascii="Times New Roman" w:hAnsi="Times New Roman" w:cs="Times New Roman"/>
            <w:noProof/>
            <w:webHidden/>
          </w:rPr>
          <w:instrText xml:space="preserve"> PAGEREF _Toc517449818 \h </w:instrText>
        </w:r>
        <w:r w:rsidR="000022F2" w:rsidRPr="00D509FE">
          <w:rPr>
            <w:rFonts w:ascii="Times New Roman" w:hAnsi="Times New Roman" w:cs="Times New Roman"/>
            <w:noProof/>
            <w:webHidden/>
          </w:rPr>
        </w:r>
        <w:r w:rsidR="000022F2" w:rsidRPr="00D509FE">
          <w:rPr>
            <w:rFonts w:ascii="Times New Roman" w:hAnsi="Times New Roman" w:cs="Times New Roman"/>
            <w:noProof/>
            <w:webHidden/>
          </w:rPr>
          <w:fldChar w:fldCharType="separate"/>
        </w:r>
        <w:r w:rsidR="000022F2" w:rsidRPr="00D509FE">
          <w:rPr>
            <w:rFonts w:ascii="Times New Roman" w:hAnsi="Times New Roman" w:cs="Times New Roman"/>
            <w:noProof/>
            <w:webHidden/>
          </w:rPr>
          <w:t>59</w:t>
        </w:r>
        <w:r w:rsidR="000022F2" w:rsidRPr="00D509FE">
          <w:rPr>
            <w:rFonts w:ascii="Times New Roman" w:hAnsi="Times New Roman" w:cs="Times New Roman"/>
            <w:noProof/>
            <w:webHidden/>
          </w:rPr>
          <w:fldChar w:fldCharType="end"/>
        </w:r>
      </w:hyperlink>
    </w:p>
    <w:p w:rsidR="00F976C8" w:rsidRPr="00D509FE" w:rsidRDefault="0064279F">
      <w:pPr>
        <w:ind w:firstLine="480"/>
        <w:rPr>
          <w:rFonts w:ascii="Times New Roman" w:hAnsi="Times New Roman" w:cs="Times New Roman"/>
        </w:rPr>
      </w:pPr>
      <w:r w:rsidRPr="00D509FE">
        <w:rPr>
          <w:rFonts w:ascii="Times New Roman" w:hAnsi="Times New Roman" w:cs="Times New Roman"/>
        </w:rPr>
        <w:fldChar w:fldCharType="end"/>
      </w:r>
    </w:p>
    <w:p w:rsidR="00F976C8" w:rsidRPr="00D509FE" w:rsidRDefault="00F976C8">
      <w:pPr>
        <w:ind w:firstLineChars="0" w:firstLine="0"/>
        <w:rPr>
          <w:rFonts w:ascii="Times New Roman" w:hAnsi="Times New Roman" w:cs="Times New Roman"/>
          <w:color w:val="000000"/>
          <w:szCs w:val="24"/>
        </w:rPr>
      </w:pPr>
    </w:p>
    <w:p w:rsidR="00F976C8" w:rsidRPr="00D509FE" w:rsidRDefault="00F976C8">
      <w:pPr>
        <w:pStyle w:val="Heading1"/>
        <w:rPr>
          <w:rFonts w:ascii="Times New Roman" w:hAnsi="Times New Roman" w:cs="Times New Roman"/>
        </w:rPr>
        <w:sectPr w:rsidR="00F976C8" w:rsidRPr="00D509FE">
          <w:footerReference w:type="default" r:id="rId17"/>
          <w:footerReference w:type="first" r:id="rId18"/>
          <w:pgSz w:w="11906" w:h="16838"/>
          <w:pgMar w:top="1440" w:right="1800" w:bottom="1440" w:left="1800" w:header="851" w:footer="992" w:gutter="0"/>
          <w:pgNumType w:start="3"/>
          <w:cols w:space="425"/>
          <w:docGrid w:type="lines" w:linePitch="312"/>
        </w:sectPr>
      </w:pPr>
      <w:bookmarkStart w:id="4" w:name="_Toc15251"/>
      <w:bookmarkStart w:id="5" w:name="_Toc21318"/>
      <w:bookmarkStart w:id="6" w:name="_Toc512595485"/>
    </w:p>
    <w:bookmarkEnd w:id="4"/>
    <w:bookmarkEnd w:id="5"/>
    <w:p w:rsidR="004961B0" w:rsidRPr="00D509FE" w:rsidRDefault="004961B0" w:rsidP="004961B0">
      <w:pPr>
        <w:pStyle w:val="Heading1"/>
        <w:numPr>
          <w:ilvl w:val="0"/>
          <w:numId w:val="0"/>
        </w:numPr>
        <w:ind w:left="420"/>
        <w:jc w:val="both"/>
        <w:rPr>
          <w:rFonts w:ascii="Times New Roman" w:hAnsi="Times New Roman" w:cs="Times New Roman"/>
        </w:rPr>
      </w:pPr>
      <w:r w:rsidRPr="00D509FE">
        <w:rPr>
          <w:rFonts w:ascii="Times New Roman" w:hAnsi="Times New Roman" w:cs="Times New Roman"/>
        </w:rPr>
        <w:lastRenderedPageBreak/>
        <w:t xml:space="preserve">Chapter 1 </w:t>
      </w:r>
    </w:p>
    <w:p w:rsidR="004961B0" w:rsidRPr="00D509FE" w:rsidRDefault="004961B0" w:rsidP="004961B0">
      <w:pPr>
        <w:pStyle w:val="Heading1"/>
        <w:numPr>
          <w:ilvl w:val="0"/>
          <w:numId w:val="0"/>
        </w:numPr>
        <w:ind w:left="420"/>
        <w:jc w:val="both"/>
        <w:rPr>
          <w:rFonts w:ascii="Times New Roman" w:hAnsi="Times New Roman" w:cs="Times New Roman"/>
        </w:rPr>
      </w:pPr>
      <w:r w:rsidRPr="00D509FE">
        <w:rPr>
          <w:rFonts w:ascii="Times New Roman" w:hAnsi="Times New Roman" w:cs="Times New Roman"/>
        </w:rPr>
        <w:t>Project Background</w:t>
      </w:r>
    </w:p>
    <w:p w:rsidR="004961B0" w:rsidRPr="00D509FE" w:rsidRDefault="004961B0" w:rsidP="004961B0">
      <w:pPr>
        <w:pStyle w:val="Heading2"/>
        <w:ind w:leftChars="-3" w:left="1" w:hangingChars="3" w:hanging="8"/>
        <w:rPr>
          <w:rFonts w:ascii="Times New Roman" w:hAnsi="Times New Roman"/>
        </w:rPr>
      </w:pPr>
      <w:r w:rsidRPr="00D509FE">
        <w:rPr>
          <w:rFonts w:ascii="Times New Roman" w:hAnsi="Times New Roman"/>
        </w:rPr>
        <w:t>History Background</w:t>
      </w:r>
    </w:p>
    <w:p w:rsidR="004961B0" w:rsidRPr="00D509FE" w:rsidRDefault="004961B0" w:rsidP="004961B0">
      <w:pPr>
        <w:ind w:firstLine="480"/>
        <w:rPr>
          <w:rFonts w:ascii="Times New Roman" w:hAnsi="Times New Roman" w:cs="Times New Roman"/>
          <w:color w:val="000000"/>
        </w:rPr>
      </w:pPr>
      <w:r w:rsidRPr="00D509FE">
        <w:rPr>
          <w:rFonts w:ascii="Times New Roman" w:hAnsi="Times New Roman" w:cs="Times New Roman"/>
          <w:color w:val="000000"/>
        </w:rPr>
        <w:t xml:space="preserve">The “blockchain” has become the most popular concept nowadays. Traditional internet solves the transmission of information but cannot solve the problem of “Transitive Trust” at low cost. The multi-center, intermediary, self-organizing, data-sharing trusted network can be formed through the remold of the application of block chain and the block chain of traditional industries. Blockchain technology will drive the world </w:t>
      </w:r>
      <w:ins w:id="7" w:author="Gavin Zheng" w:date="2018-06-23T17:21:00Z">
        <w:r w:rsidR="00094DB2">
          <w:rPr>
            <w:rFonts w:ascii="Times New Roman" w:hAnsi="Times New Roman" w:cs="Times New Roman"/>
            <w:color w:val="000000"/>
          </w:rPr>
          <w:t>migrating</w:t>
        </w:r>
      </w:ins>
      <w:del w:id="8" w:author="Gavin Zheng" w:date="2018-06-23T17:21:00Z">
        <w:r w:rsidRPr="00D509FE" w:rsidDel="00094DB2">
          <w:rPr>
            <w:rFonts w:ascii="Times New Roman" w:hAnsi="Times New Roman" w:cs="Times New Roman"/>
            <w:color w:val="000000"/>
          </w:rPr>
          <w:delText>migrate</w:delText>
        </w:r>
      </w:del>
      <w:r w:rsidRPr="00D509FE">
        <w:rPr>
          <w:rFonts w:ascii="Times New Roman" w:hAnsi="Times New Roman" w:cs="Times New Roman"/>
          <w:color w:val="000000"/>
        </w:rPr>
        <w:t xml:space="preserve"> </w:t>
      </w:r>
      <w:del w:id="9" w:author="Gavin Zheng" w:date="2018-06-23T17:22:00Z">
        <w:r w:rsidRPr="00D509FE" w:rsidDel="00094DB2">
          <w:rPr>
            <w:rFonts w:ascii="Times New Roman" w:hAnsi="Times New Roman" w:cs="Times New Roman"/>
            <w:color w:val="000000"/>
          </w:rPr>
          <w:delText xml:space="preserve">to the value of the Internet </w:delText>
        </w:r>
      </w:del>
      <w:r w:rsidRPr="00D509FE">
        <w:rPr>
          <w:rFonts w:ascii="Times New Roman" w:hAnsi="Times New Roman" w:cs="Times New Roman"/>
          <w:color w:val="000000"/>
        </w:rPr>
        <w:t>from the information Internet</w:t>
      </w:r>
      <w:ins w:id="10" w:author="Gavin Zheng" w:date="2018-06-23T17:22:00Z">
        <w:r w:rsidR="00094DB2">
          <w:rPr>
            <w:rFonts w:ascii="Times New Roman" w:hAnsi="Times New Roman" w:cs="Times New Roman"/>
            <w:color w:val="000000"/>
          </w:rPr>
          <w:t xml:space="preserve"> </w:t>
        </w:r>
        <w:r w:rsidR="00094DB2" w:rsidRPr="00D509FE">
          <w:rPr>
            <w:rFonts w:ascii="Times New Roman" w:hAnsi="Times New Roman" w:cs="Times New Roman"/>
            <w:color w:val="000000"/>
          </w:rPr>
          <w:t>to the value of the Internet</w:t>
        </w:r>
      </w:ins>
      <w:r w:rsidRPr="00D509FE">
        <w:rPr>
          <w:rFonts w:ascii="Times New Roman" w:hAnsi="Times New Roman" w:cs="Times New Roman"/>
          <w:color w:val="000000"/>
        </w:rPr>
        <w:t xml:space="preserve">. </w:t>
      </w:r>
      <w:proofErr w:type="gramStart"/>
      <w:r w:rsidRPr="00D509FE">
        <w:rPr>
          <w:rFonts w:ascii="Times New Roman" w:hAnsi="Times New Roman" w:cs="Times New Roman"/>
          <w:color w:val="000000"/>
        </w:rPr>
        <w:t>Digitiz</w:t>
      </w:r>
      <w:ins w:id="11" w:author="Gavin Zheng" w:date="2018-06-23T17:23:00Z">
        <w:r w:rsidR="00094DB2">
          <w:rPr>
            <w:rFonts w:ascii="Times New Roman" w:hAnsi="Times New Roman" w:cs="Times New Roman"/>
            <w:color w:val="000000"/>
          </w:rPr>
          <w:t xml:space="preserve">ation of </w:t>
        </w:r>
      </w:ins>
      <w:del w:id="12" w:author="Gavin Zheng" w:date="2018-06-23T17:23:00Z">
        <w:r w:rsidRPr="00D509FE" w:rsidDel="00094DB2">
          <w:rPr>
            <w:rFonts w:ascii="Times New Roman" w:hAnsi="Times New Roman" w:cs="Times New Roman"/>
            <w:color w:val="000000"/>
          </w:rPr>
          <w:delText>e</w:delText>
        </w:r>
      </w:del>
      <w:r w:rsidRPr="00D509FE">
        <w:rPr>
          <w:rFonts w:ascii="Times New Roman" w:hAnsi="Times New Roman" w:cs="Times New Roman"/>
          <w:color w:val="000000"/>
        </w:rPr>
        <w:t xml:space="preserve"> the </w:t>
      </w:r>
      <w:ins w:id="13" w:author="Gavin Zheng" w:date="2018-06-23T17:24:00Z">
        <w:r w:rsidR="00094DB2">
          <w:rPr>
            <w:rFonts w:ascii="Times New Roman" w:hAnsi="Times New Roman" w:cs="Times New Roman"/>
            <w:color w:val="000000"/>
          </w:rPr>
          <w:t xml:space="preserve">real </w:t>
        </w:r>
      </w:ins>
      <w:r w:rsidRPr="00D509FE">
        <w:rPr>
          <w:rFonts w:ascii="Times New Roman" w:hAnsi="Times New Roman" w:cs="Times New Roman"/>
          <w:color w:val="000000"/>
        </w:rPr>
        <w:t>asset, break</w:t>
      </w:r>
      <w:proofErr w:type="gramEnd"/>
      <w:r w:rsidRPr="00D509FE">
        <w:rPr>
          <w:rFonts w:ascii="Times New Roman" w:hAnsi="Times New Roman" w:cs="Times New Roman"/>
          <w:color w:val="000000"/>
        </w:rPr>
        <w:t xml:space="preserve"> the industry barriers, release the liquidity of the real economy, promote the development of the economy through the excavation of the value of the real economy.</w:t>
      </w:r>
    </w:p>
    <w:p w:rsidR="004961B0" w:rsidRPr="00D509FE" w:rsidRDefault="004961B0" w:rsidP="004961B0">
      <w:pPr>
        <w:ind w:firstLine="480"/>
        <w:rPr>
          <w:rFonts w:ascii="Times New Roman" w:hAnsi="Times New Roman" w:cs="Times New Roman"/>
          <w:color w:val="000000"/>
        </w:rPr>
      </w:pPr>
      <w:r w:rsidRPr="00D509FE">
        <w:rPr>
          <w:rFonts w:ascii="Times New Roman" w:hAnsi="Times New Roman" w:cs="Times New Roman"/>
          <w:color w:val="000000"/>
        </w:rPr>
        <w:t xml:space="preserve">Guess is a daily entertainment pastime of human, initially </w:t>
      </w:r>
      <w:del w:id="14" w:author="Gavin Zheng" w:date="2018-06-23T17:58:00Z">
        <w:r w:rsidRPr="00D509FE" w:rsidDel="005A0FA7">
          <w:rPr>
            <w:rFonts w:ascii="Times New Roman" w:hAnsi="Times New Roman" w:cs="Times New Roman"/>
            <w:color w:val="000000"/>
          </w:rPr>
          <w:delText xml:space="preserve">using </w:delText>
        </w:r>
      </w:del>
      <w:ins w:id="15" w:author="Gavin Zheng" w:date="2018-06-23T17:58:00Z">
        <w:r w:rsidR="005A0FA7">
          <w:rPr>
            <w:rFonts w:ascii="Times New Roman" w:hAnsi="Times New Roman" w:cs="Times New Roman"/>
            <w:color w:val="000000"/>
          </w:rPr>
          <w:t>used</w:t>
        </w:r>
        <w:r w:rsidR="005A0FA7" w:rsidRPr="00D509FE">
          <w:rPr>
            <w:rFonts w:ascii="Times New Roman" w:hAnsi="Times New Roman" w:cs="Times New Roman"/>
            <w:color w:val="000000"/>
          </w:rPr>
          <w:t xml:space="preserve"> </w:t>
        </w:r>
      </w:ins>
      <w:r w:rsidRPr="00D509FE">
        <w:rPr>
          <w:rFonts w:ascii="Times New Roman" w:hAnsi="Times New Roman" w:cs="Times New Roman"/>
          <w:color w:val="000000"/>
        </w:rPr>
        <w:t xml:space="preserve">for the fair lottery draw, and finally gradually evolving into an industry of game guess, two-person game, welfare lottery, entertainment financing and so on. </w:t>
      </w:r>
      <w:commentRangeStart w:id="16"/>
      <w:r w:rsidR="000626B2">
        <w:rPr>
          <w:rFonts w:ascii="Times New Roman" w:hAnsi="Times New Roman" w:cs="Times New Roman"/>
          <w:color w:val="000000"/>
        </w:rPr>
        <w:t>Fair guessing chain</w:t>
      </w:r>
      <w:r w:rsidRPr="00D509FE">
        <w:rPr>
          <w:rFonts w:ascii="Times New Roman" w:hAnsi="Times New Roman" w:cs="Times New Roman"/>
          <w:color w:val="000000"/>
        </w:rPr>
        <w:t xml:space="preserve"> is a Fair guessing service platform serving for the Guess scene, taking the guess scene of the modern society as the </w:t>
      </w:r>
      <w:del w:id="17" w:author="Gavin Zheng" w:date="2018-06-23T18:00:00Z">
        <w:r w:rsidRPr="00D509FE" w:rsidDel="005A0FA7">
          <w:rPr>
            <w:rFonts w:ascii="Times New Roman" w:hAnsi="Times New Roman" w:cs="Times New Roman"/>
            <w:color w:val="000000"/>
          </w:rPr>
          <w:delText>pointcut</w:delText>
        </w:r>
      </w:del>
      <w:proofErr w:type="spellStart"/>
      <w:ins w:id="18" w:author="Gavin Zheng" w:date="2018-06-23T18:00:00Z">
        <w:r w:rsidR="005A0FA7">
          <w:rPr>
            <w:rFonts w:ascii="Times New Roman" w:hAnsi="Times New Roman" w:cs="Times New Roman"/>
            <w:color w:val="000000"/>
          </w:rPr>
          <w:t>cutpoint</w:t>
        </w:r>
      </w:ins>
      <w:proofErr w:type="spellEnd"/>
      <w:r w:rsidRPr="00D509FE">
        <w:rPr>
          <w:rFonts w:ascii="Times New Roman" w:hAnsi="Times New Roman" w:cs="Times New Roman"/>
          <w:color w:val="000000"/>
        </w:rPr>
        <w:t xml:space="preserve">, including sports guess, game guess, lottery draw </w:t>
      </w:r>
      <w:proofErr w:type="spellStart"/>
      <w:ins w:id="19" w:author="Gavin Zheng" w:date="2018-06-23T18:00:00Z">
        <w:r w:rsidR="005A0FA7">
          <w:rPr>
            <w:rFonts w:ascii="Times New Roman" w:hAnsi="Times New Roman" w:cs="Times New Roman"/>
            <w:color w:val="000000"/>
          </w:rPr>
          <w:t>etc</w:t>
        </w:r>
      </w:ins>
      <w:proofErr w:type="spellEnd"/>
      <w:del w:id="20" w:author="Gavin Zheng" w:date="2018-06-23T18:00:00Z">
        <w:r w:rsidRPr="00D509FE" w:rsidDel="005A0FA7">
          <w:rPr>
            <w:rFonts w:ascii="Times New Roman" w:hAnsi="Times New Roman" w:cs="Times New Roman"/>
            <w:color w:val="000000"/>
          </w:rPr>
          <w:delText>and so on</w:delText>
        </w:r>
      </w:del>
      <w:r w:rsidRPr="00D509FE">
        <w:rPr>
          <w:rFonts w:ascii="Times New Roman" w:hAnsi="Times New Roman" w:cs="Times New Roman"/>
          <w:color w:val="000000"/>
        </w:rPr>
        <w:t>, using block chain technology to serve the fair guess, public guess, which designed to solve the dispute issues of information easy to tamper, the middle channel is not credible dispute issues in the process of the traditional guessing scenes, increasing circulation efficiency, reducing transaction costs, protecting customer interests.</w:t>
      </w:r>
      <w:commentRangeEnd w:id="16"/>
      <w:r w:rsidR="005A0FA7">
        <w:rPr>
          <w:rStyle w:val="CommentReference"/>
        </w:rPr>
        <w:commentReference w:id="16"/>
      </w:r>
    </w:p>
    <w:p w:rsidR="004961B0" w:rsidRPr="00D509FE" w:rsidRDefault="004961B0" w:rsidP="004961B0">
      <w:pPr>
        <w:pStyle w:val="Heading2"/>
        <w:ind w:leftChars="-62" w:left="-1" w:hangingChars="53" w:hanging="148"/>
        <w:rPr>
          <w:rFonts w:ascii="Times New Roman" w:hAnsi="Times New Roman"/>
        </w:rPr>
      </w:pPr>
      <w:r w:rsidRPr="00D509FE">
        <w:rPr>
          <w:rFonts w:ascii="Times New Roman" w:hAnsi="Times New Roman"/>
        </w:rPr>
        <w:t>Industry Background</w:t>
      </w:r>
    </w:p>
    <w:p w:rsidR="007F063C" w:rsidRDefault="004961B0" w:rsidP="004961B0">
      <w:pPr>
        <w:ind w:firstLine="480"/>
        <w:rPr>
          <w:ins w:id="21" w:author="Gavin Zheng" w:date="2018-06-23T18:25:00Z"/>
          <w:rFonts w:ascii="Times New Roman" w:hAnsi="Times New Roman" w:cs="Times New Roman" w:hint="eastAsia"/>
          <w:color w:val="000000"/>
        </w:rPr>
      </w:pPr>
      <w:r w:rsidRPr="00D509FE">
        <w:rPr>
          <w:rFonts w:ascii="Times New Roman" w:hAnsi="Times New Roman" w:cs="Times New Roman"/>
          <w:color w:val="000000"/>
        </w:rPr>
        <w:t xml:space="preserve">Guess industry involves a wide range of areas, including traditional lottery, sports guess, game guess, also including legal gaming and entertainment market in some countries. According to statistics, the global guess industry market size reached </w:t>
      </w:r>
      <w:r w:rsidRPr="00D509FE">
        <w:rPr>
          <w:rFonts w:ascii="Times New Roman" w:hAnsi="Times New Roman" w:cs="Times New Roman"/>
          <w:color w:val="000000"/>
        </w:rPr>
        <w:lastRenderedPageBreak/>
        <w:t xml:space="preserve">536 billion U.S. dollars (some countries include gaming and entertainment market). As </w:t>
      </w:r>
      <w:del w:id="22" w:author="Gavin Zheng" w:date="2018-06-23T18:25:00Z">
        <w:r w:rsidRPr="00D509FE" w:rsidDel="007F063C">
          <w:rPr>
            <w:rFonts w:ascii="Times New Roman" w:hAnsi="Times New Roman" w:cs="Times New Roman"/>
            <w:color w:val="000000"/>
          </w:rPr>
          <w:delText>the third region of the global population</w:delText>
        </w:r>
      </w:del>
      <w:ins w:id="23" w:author="Gavin Zheng" w:date="2018-06-23T18:25:00Z">
        <w:r w:rsidR="007F063C">
          <w:rPr>
            <w:rFonts w:ascii="Times New Roman" w:hAnsi="Times New Roman" w:cs="Times New Roman" w:hint="eastAsia"/>
            <w:color w:val="000000"/>
          </w:rPr>
          <w:t>the third most population region on earth</w:t>
        </w:r>
      </w:ins>
    </w:p>
    <w:p w:rsidR="004961B0" w:rsidRPr="00D509FE" w:rsidRDefault="004961B0" w:rsidP="004961B0">
      <w:pPr>
        <w:ind w:firstLine="480"/>
        <w:rPr>
          <w:rFonts w:ascii="Times New Roman" w:hAnsi="Times New Roman" w:cs="Times New Roman"/>
          <w:color w:val="000000"/>
        </w:rPr>
      </w:pPr>
      <w:commentRangeStart w:id="24"/>
      <w:r w:rsidRPr="00D509FE">
        <w:rPr>
          <w:rFonts w:ascii="Times New Roman" w:hAnsi="Times New Roman" w:cs="Times New Roman"/>
          <w:color w:val="000000"/>
        </w:rPr>
        <w:t xml:space="preserve">, the development of the gaming industry of the Southeast Asian countries has been an important industry. </w:t>
      </w:r>
      <w:commentRangeEnd w:id="24"/>
      <w:r w:rsidR="00FB6378">
        <w:rPr>
          <w:rStyle w:val="CommentReference"/>
        </w:rPr>
        <w:commentReference w:id="24"/>
      </w:r>
      <w:r w:rsidRPr="00D509FE">
        <w:rPr>
          <w:rFonts w:ascii="Times New Roman" w:hAnsi="Times New Roman" w:cs="Times New Roman"/>
          <w:color w:val="000000"/>
        </w:rPr>
        <w:t xml:space="preserve">The Philippines is the largest gaming scale in Southeast Asia. And the 2018 Philippine market’s total gaming revenues are expected to grow by 9.4%, including online gaming, internet lottery and other emerging internet gaming segments, which play a key role in the country’s gaming industry. </w:t>
      </w:r>
      <w:commentRangeStart w:id="25"/>
      <w:r w:rsidRPr="00D509FE">
        <w:rPr>
          <w:rFonts w:ascii="Times New Roman" w:hAnsi="Times New Roman" w:cs="Times New Roman"/>
          <w:color w:val="000000"/>
        </w:rPr>
        <w:t xml:space="preserve">Gaming will be </w:t>
      </w:r>
      <w:del w:id="26" w:author="Gavin Zheng" w:date="2018-06-23T18:54:00Z">
        <w:r w:rsidRPr="00D509FE" w:rsidDel="00FB6378">
          <w:rPr>
            <w:rFonts w:ascii="Times New Roman" w:hAnsi="Times New Roman" w:cs="Times New Roman"/>
            <w:color w:val="000000"/>
          </w:rPr>
          <w:delText xml:space="preserve">an </w:delText>
        </w:r>
      </w:del>
      <w:r w:rsidRPr="00D509FE">
        <w:rPr>
          <w:rFonts w:ascii="Times New Roman" w:hAnsi="Times New Roman" w:cs="Times New Roman"/>
          <w:color w:val="000000"/>
        </w:rPr>
        <w:t xml:space="preserve">mainly </w:t>
      </w:r>
      <w:ins w:id="27" w:author="Gavin Zheng" w:date="2018-06-23T18:54:00Z">
        <w:r w:rsidR="00FB6378" w:rsidRPr="00D509FE">
          <w:rPr>
            <w:rFonts w:ascii="Times New Roman" w:hAnsi="Times New Roman" w:cs="Times New Roman"/>
            <w:color w:val="000000"/>
          </w:rPr>
          <w:t>an</w:t>
        </w:r>
        <w:r w:rsidR="00FB6378" w:rsidRPr="00D509FE">
          <w:rPr>
            <w:rFonts w:ascii="Times New Roman" w:hAnsi="Times New Roman" w:cs="Times New Roman"/>
            <w:color w:val="000000"/>
          </w:rPr>
          <w:t xml:space="preserve"> </w:t>
        </w:r>
      </w:ins>
      <w:r w:rsidRPr="00D509FE">
        <w:rPr>
          <w:rFonts w:ascii="Times New Roman" w:hAnsi="Times New Roman" w:cs="Times New Roman"/>
          <w:color w:val="000000"/>
        </w:rPr>
        <w:t>application scene of guessing chain, which will be building a full range of deep cooperative relations with the Philippines, Cambodia and other Southeast Asian countries gambling entertainment companies, to provide a new guess services.</w:t>
      </w:r>
      <w:commentRangeEnd w:id="25"/>
      <w:r w:rsidR="00FB6378">
        <w:rPr>
          <w:rStyle w:val="CommentReference"/>
        </w:rPr>
        <w:commentReference w:id="25"/>
      </w:r>
    </w:p>
    <w:p w:rsidR="004961B0" w:rsidRPr="00D509FE" w:rsidRDefault="004961B0" w:rsidP="004961B0">
      <w:pPr>
        <w:pStyle w:val="Heading2"/>
        <w:ind w:leftChars="-3" w:left="1" w:hangingChars="3" w:hanging="8"/>
        <w:rPr>
          <w:rFonts w:ascii="Times New Roman" w:hAnsi="Times New Roman"/>
        </w:rPr>
      </w:pPr>
      <w:r w:rsidRPr="00D509FE">
        <w:rPr>
          <w:rFonts w:ascii="Times New Roman" w:hAnsi="Times New Roman"/>
        </w:rPr>
        <w:t>Blockchain Background</w:t>
      </w:r>
    </w:p>
    <w:p w:rsidR="004961B0" w:rsidRPr="00D509FE" w:rsidRDefault="004961B0" w:rsidP="004961B0">
      <w:pPr>
        <w:ind w:firstLine="480"/>
        <w:rPr>
          <w:rFonts w:ascii="Times New Roman" w:hAnsi="Times New Roman" w:cs="Times New Roman"/>
          <w:color w:val="000000"/>
        </w:rPr>
      </w:pPr>
      <w:r w:rsidRPr="00D509FE">
        <w:rPr>
          <w:rFonts w:ascii="Times New Roman" w:hAnsi="Times New Roman" w:cs="Times New Roman"/>
          <w:color w:val="000000"/>
        </w:rPr>
        <w:t>The block chain is essentially a decentralized distributed ledger database, whose value is to generate a series of data blocks by constructing self-organizing network</w:t>
      </w:r>
      <w:del w:id="28" w:author="Gavin Zheng" w:date="2018-06-23T18:56:00Z">
        <w:r w:rsidRPr="00D509FE" w:rsidDel="00FB6378">
          <w:rPr>
            <w:rFonts w:ascii="Times New Roman" w:hAnsi="Times New Roman" w:cs="Times New Roman"/>
            <w:color w:val="000000"/>
          </w:rPr>
          <w:delText>s</w:delText>
        </w:r>
      </w:del>
      <w:r w:rsidRPr="00D509FE">
        <w:rPr>
          <w:rFonts w:ascii="Times New Roman" w:hAnsi="Times New Roman" w:cs="Times New Roman"/>
          <w:color w:val="000000"/>
        </w:rPr>
        <w:t xml:space="preserve"> and </w:t>
      </w:r>
      <w:ins w:id="29" w:author="Gavin Zheng" w:date="2018-06-23T18:56:00Z">
        <w:r w:rsidR="00FB6378">
          <w:rPr>
            <w:rFonts w:ascii="Times New Roman" w:hAnsi="Times New Roman" w:cs="Times New Roman" w:hint="eastAsia"/>
            <w:color w:val="000000"/>
          </w:rPr>
          <w:t xml:space="preserve">by </w:t>
        </w:r>
      </w:ins>
      <w:r w:rsidRPr="00D509FE">
        <w:rPr>
          <w:rFonts w:ascii="Times New Roman" w:hAnsi="Times New Roman" w:cs="Times New Roman"/>
          <w:color w:val="000000"/>
        </w:rPr>
        <w:t xml:space="preserve">using cryptographic correlation algorithm. Each </w:t>
      </w:r>
      <w:del w:id="30" w:author="Gavin Zheng" w:date="2018-06-23T18:57:00Z">
        <w:r w:rsidRPr="00D509FE" w:rsidDel="00FB6378">
          <w:rPr>
            <w:rFonts w:ascii="Times New Roman" w:hAnsi="Times New Roman" w:cs="Times New Roman"/>
            <w:color w:val="000000"/>
          </w:rPr>
          <w:delText xml:space="preserve">of </w:delText>
        </w:r>
      </w:del>
      <w:r w:rsidRPr="00D509FE">
        <w:rPr>
          <w:rFonts w:ascii="Times New Roman" w:hAnsi="Times New Roman" w:cs="Times New Roman"/>
          <w:color w:val="000000"/>
        </w:rPr>
        <w:t>data block</w:t>
      </w:r>
      <w:del w:id="31" w:author="Gavin Zheng" w:date="2018-06-23T18:57:00Z">
        <w:r w:rsidRPr="00D509FE" w:rsidDel="00FB6378">
          <w:rPr>
            <w:rFonts w:ascii="Times New Roman" w:hAnsi="Times New Roman" w:cs="Times New Roman"/>
            <w:color w:val="000000"/>
          </w:rPr>
          <w:delText>s</w:delText>
        </w:r>
      </w:del>
      <w:r w:rsidRPr="00D509FE">
        <w:rPr>
          <w:rFonts w:ascii="Times New Roman" w:hAnsi="Times New Roman" w:cs="Times New Roman"/>
          <w:color w:val="000000"/>
        </w:rPr>
        <w:t xml:space="preserve"> contain</w:t>
      </w:r>
      <w:ins w:id="32" w:author="Gavin Zheng" w:date="2018-06-23T18:57:00Z">
        <w:r w:rsidR="00FB6378">
          <w:rPr>
            <w:rFonts w:ascii="Times New Roman" w:hAnsi="Times New Roman" w:cs="Times New Roman" w:hint="eastAsia"/>
            <w:color w:val="000000"/>
          </w:rPr>
          <w:t>s</w:t>
        </w:r>
      </w:ins>
      <w:r w:rsidRPr="00D509FE">
        <w:rPr>
          <w:rFonts w:ascii="Times New Roman" w:hAnsi="Times New Roman" w:cs="Times New Roman"/>
          <w:color w:val="000000"/>
        </w:rPr>
        <w:t xml:space="preserve"> the information of valid confirmation of multiple tr</w:t>
      </w:r>
      <w:ins w:id="33" w:author="Gavin Zheng" w:date="2018-06-23T18:57:00Z">
        <w:r w:rsidR="00FB6378">
          <w:rPr>
            <w:rFonts w:ascii="Times New Roman" w:hAnsi="Times New Roman" w:cs="Times New Roman" w:hint="eastAsia"/>
            <w:color w:val="000000"/>
          </w:rPr>
          <w:t>ansactions</w:t>
        </w:r>
      </w:ins>
      <w:del w:id="34" w:author="Gavin Zheng" w:date="2018-06-23T18:57:00Z">
        <w:r w:rsidRPr="00D509FE" w:rsidDel="00FB6378">
          <w:rPr>
            <w:rFonts w:ascii="Times New Roman" w:hAnsi="Times New Roman" w:cs="Times New Roman"/>
            <w:color w:val="000000"/>
          </w:rPr>
          <w:delText>ades</w:delText>
        </w:r>
      </w:del>
      <w:r w:rsidRPr="00D509FE">
        <w:rPr>
          <w:rFonts w:ascii="Times New Roman" w:hAnsi="Times New Roman" w:cs="Times New Roman"/>
          <w:color w:val="000000"/>
        </w:rPr>
        <w:t xml:space="preserve">. And the time is orderly and cannot be tampered. Thus, a distributed consensus mechanism is established to realize the decentralized trust system. For example, Bitcoin, the underlying architecture technology is </w:t>
      </w:r>
      <w:proofErr w:type="spellStart"/>
      <w:r w:rsidRPr="00D509FE">
        <w:rPr>
          <w:rFonts w:ascii="Times New Roman" w:hAnsi="Times New Roman" w:cs="Times New Roman"/>
          <w:color w:val="000000"/>
        </w:rPr>
        <w:t>block</w:t>
      </w:r>
      <w:del w:id="35" w:author="Gavin Zheng" w:date="2018-06-23T18:58:00Z">
        <w:r w:rsidRPr="00D509FE" w:rsidDel="00FB6378">
          <w:rPr>
            <w:rFonts w:ascii="Times New Roman" w:hAnsi="Times New Roman" w:cs="Times New Roman"/>
            <w:color w:val="000000"/>
          </w:rPr>
          <w:delText xml:space="preserve"> </w:delText>
        </w:r>
      </w:del>
      <w:r w:rsidRPr="00D509FE">
        <w:rPr>
          <w:rFonts w:ascii="Times New Roman" w:hAnsi="Times New Roman" w:cs="Times New Roman"/>
          <w:color w:val="000000"/>
        </w:rPr>
        <w:t>chain</w:t>
      </w:r>
      <w:proofErr w:type="spellEnd"/>
      <w:r w:rsidRPr="00D509FE">
        <w:rPr>
          <w:rFonts w:ascii="Times New Roman" w:hAnsi="Times New Roman" w:cs="Times New Roman"/>
          <w:color w:val="000000"/>
        </w:rPr>
        <w:t xml:space="preserve"> technology, using the features of decentralized, unforgeable, open and transparent, distributed </w:t>
      </w:r>
      <w:proofErr w:type="gramStart"/>
      <w:r w:rsidRPr="00D509FE">
        <w:rPr>
          <w:rFonts w:ascii="Times New Roman" w:hAnsi="Times New Roman" w:cs="Times New Roman"/>
          <w:color w:val="000000"/>
        </w:rPr>
        <w:t>accounting,</w:t>
      </w:r>
      <w:proofErr w:type="gramEnd"/>
      <w:r w:rsidRPr="00D509FE">
        <w:rPr>
          <w:rFonts w:ascii="Times New Roman" w:hAnsi="Times New Roman" w:cs="Times New Roman"/>
          <w:color w:val="000000"/>
        </w:rPr>
        <w:t xml:space="preserve"> tamper-proofing, intelligent contract and so on, </w:t>
      </w:r>
      <w:commentRangeStart w:id="36"/>
      <w:r w:rsidRPr="00D509FE">
        <w:rPr>
          <w:rFonts w:ascii="Times New Roman" w:hAnsi="Times New Roman" w:cs="Times New Roman"/>
          <w:color w:val="000000"/>
        </w:rPr>
        <w:t>realizing that transferring the value to the world without intermediary</w:t>
      </w:r>
      <w:commentRangeEnd w:id="36"/>
      <w:r w:rsidR="00FB6378">
        <w:rPr>
          <w:rStyle w:val="CommentReference"/>
        </w:rPr>
        <w:commentReference w:id="36"/>
      </w:r>
      <w:r w:rsidRPr="00D509FE">
        <w:rPr>
          <w:rFonts w:ascii="Times New Roman" w:hAnsi="Times New Roman" w:cs="Times New Roman"/>
          <w:color w:val="000000"/>
        </w:rPr>
        <w:t>.</w:t>
      </w:r>
    </w:p>
    <w:p w:rsidR="004961B0" w:rsidRPr="00D509FE" w:rsidRDefault="004961B0" w:rsidP="004961B0">
      <w:pPr>
        <w:ind w:firstLine="480"/>
        <w:rPr>
          <w:rFonts w:ascii="Times New Roman" w:hAnsi="Times New Roman" w:cs="Times New Roman"/>
          <w:color w:val="000000"/>
        </w:rPr>
      </w:pPr>
      <w:r w:rsidRPr="00D509FE">
        <w:rPr>
          <w:rFonts w:ascii="Times New Roman" w:hAnsi="Times New Roman" w:cs="Times New Roman"/>
          <w:color w:val="000000"/>
        </w:rPr>
        <w:t xml:space="preserve">At the same time, as a kind of database, blockchain has several major characteristics. First, records can only be added to this database, and cannot be removed or changed. Second, the blockchain database is distributed across multiple computers, which have a partial or complete copy of the database. For example, the Bitcoin blockchain is stored on millions of machines. In addition, </w:t>
      </w:r>
      <w:del w:id="37" w:author="Gavin Zheng" w:date="2018-06-23T19:11:00Z">
        <w:r w:rsidRPr="00D509FE" w:rsidDel="00AE716F">
          <w:rPr>
            <w:rFonts w:ascii="Times New Roman" w:hAnsi="Times New Roman" w:cs="Times New Roman"/>
            <w:color w:val="000000"/>
          </w:rPr>
          <w:delText xml:space="preserve">there is </w:delText>
        </w:r>
      </w:del>
      <w:ins w:id="38" w:author="Gavin Zheng" w:date="2018-06-23T19:11:00Z">
        <w:r w:rsidR="00AE716F">
          <w:rPr>
            <w:rFonts w:ascii="Times New Roman" w:hAnsi="Times New Roman" w:cs="Times New Roman" w:hint="eastAsia"/>
            <w:color w:val="000000"/>
          </w:rPr>
          <w:t xml:space="preserve">it has </w:t>
        </w:r>
      </w:ins>
      <w:r w:rsidRPr="00D509FE">
        <w:rPr>
          <w:rFonts w:ascii="Times New Roman" w:hAnsi="Times New Roman" w:cs="Times New Roman"/>
          <w:color w:val="000000"/>
        </w:rPr>
        <w:t xml:space="preserve">an important feature that we can deploy computer code to the blockchain for permanent storage and wait to be executed. Therefore, the blockchain has the feature of </w:t>
      </w:r>
      <w:r w:rsidRPr="00D509FE">
        <w:rPr>
          <w:rFonts w:ascii="Times New Roman" w:hAnsi="Times New Roman" w:cs="Times New Roman"/>
          <w:color w:val="000000"/>
        </w:rPr>
        <w:lastRenderedPageBreak/>
        <w:t xml:space="preserve">immutability, coupled with its distribution on </w:t>
      </w:r>
      <w:ins w:id="39" w:author="Gavin Zheng" w:date="2018-06-23T19:13:00Z">
        <w:r w:rsidR="00AE716F">
          <w:rPr>
            <w:rFonts w:ascii="Times New Roman" w:hAnsi="Times New Roman" w:cs="Times New Roman" w:hint="eastAsia"/>
            <w:color w:val="000000"/>
          </w:rPr>
          <w:t xml:space="preserve">millions of </w:t>
        </w:r>
      </w:ins>
      <w:del w:id="40" w:author="Gavin Zheng" w:date="2018-06-23T19:13:00Z">
        <w:r w:rsidRPr="00D509FE" w:rsidDel="00AE716F">
          <w:rPr>
            <w:rFonts w:ascii="Times New Roman" w:hAnsi="Times New Roman" w:cs="Times New Roman"/>
            <w:color w:val="000000"/>
          </w:rPr>
          <w:delText>multiple</w:delText>
        </w:r>
      </w:del>
      <w:r w:rsidRPr="00D509FE">
        <w:rPr>
          <w:rFonts w:ascii="Times New Roman" w:hAnsi="Times New Roman" w:cs="Times New Roman"/>
          <w:color w:val="000000"/>
        </w:rPr>
        <w:t xml:space="preserve"> computers, which means that hackers are extremely difficult to tamper it</w:t>
      </w:r>
    </w:p>
    <w:p w:rsidR="004961B0" w:rsidRPr="00D509FE" w:rsidRDefault="004961B0" w:rsidP="004961B0">
      <w:pPr>
        <w:pStyle w:val="Heading2"/>
        <w:ind w:left="2" w:hanging="2"/>
        <w:rPr>
          <w:rFonts w:ascii="Times New Roman" w:hAnsi="Times New Roman"/>
        </w:rPr>
      </w:pPr>
      <w:r w:rsidRPr="00D509FE">
        <w:rPr>
          <w:rFonts w:ascii="Times New Roman" w:hAnsi="Times New Roman"/>
        </w:rPr>
        <w:t>Token Coin Background</w:t>
      </w:r>
    </w:p>
    <w:p w:rsidR="004961B0" w:rsidRPr="00D509FE" w:rsidRDefault="004961B0" w:rsidP="004961B0">
      <w:pPr>
        <w:ind w:firstLine="480"/>
        <w:rPr>
          <w:rFonts w:ascii="Times New Roman" w:hAnsi="Times New Roman" w:cs="Times New Roman"/>
          <w:color w:val="000000"/>
        </w:rPr>
      </w:pPr>
      <w:del w:id="41" w:author="Gavin Zheng" w:date="2018-06-23T19:14:00Z">
        <w:r w:rsidRPr="00D509FE" w:rsidDel="00AE716F">
          <w:rPr>
            <w:rFonts w:ascii="Times New Roman" w:hAnsi="Times New Roman" w:cs="Times New Roman"/>
            <w:color w:val="000000"/>
          </w:rPr>
          <w:delText>The</w:delText>
        </w:r>
      </w:del>
      <w:r w:rsidRPr="00D509FE">
        <w:rPr>
          <w:rFonts w:ascii="Times New Roman" w:hAnsi="Times New Roman" w:cs="Times New Roman"/>
          <w:color w:val="000000"/>
        </w:rPr>
        <w:t xml:space="preserve"> </w:t>
      </w:r>
      <w:proofErr w:type="gramStart"/>
      <w:r w:rsidRPr="00D509FE">
        <w:rPr>
          <w:rFonts w:ascii="Times New Roman" w:hAnsi="Times New Roman" w:cs="Times New Roman"/>
          <w:color w:val="000000"/>
        </w:rPr>
        <w:t>token</w:t>
      </w:r>
      <w:proofErr w:type="gramEnd"/>
      <w:r w:rsidRPr="00D509FE">
        <w:rPr>
          <w:rFonts w:ascii="Times New Roman" w:hAnsi="Times New Roman" w:cs="Times New Roman"/>
          <w:color w:val="000000"/>
        </w:rPr>
        <w:t xml:space="preserve"> </w:t>
      </w:r>
      <w:del w:id="42" w:author="Gavin Zheng" w:date="2018-06-23T19:14:00Z">
        <w:r w:rsidRPr="00D509FE" w:rsidDel="00AE716F">
          <w:rPr>
            <w:rFonts w:ascii="Times New Roman" w:hAnsi="Times New Roman" w:cs="Times New Roman"/>
            <w:color w:val="000000"/>
          </w:rPr>
          <w:delText>coin</w:delText>
        </w:r>
      </w:del>
      <w:r w:rsidRPr="00D509FE">
        <w:rPr>
          <w:rFonts w:ascii="Times New Roman" w:hAnsi="Times New Roman" w:cs="Times New Roman"/>
          <w:color w:val="000000"/>
        </w:rPr>
        <w:t xml:space="preserve"> is also called </w:t>
      </w:r>
      <w:del w:id="43" w:author="Gavin Zheng" w:date="2018-06-23T19:14:00Z">
        <w:r w:rsidRPr="00D509FE" w:rsidDel="00AE716F">
          <w:rPr>
            <w:rFonts w:ascii="Times New Roman" w:hAnsi="Times New Roman" w:cs="Times New Roman"/>
            <w:color w:val="000000"/>
          </w:rPr>
          <w:delText xml:space="preserve">the </w:delText>
        </w:r>
      </w:del>
      <w:r w:rsidRPr="00D509FE">
        <w:rPr>
          <w:rFonts w:ascii="Times New Roman" w:hAnsi="Times New Roman" w:cs="Times New Roman"/>
          <w:color w:val="000000"/>
        </w:rPr>
        <w:t xml:space="preserve">digital currency, </w:t>
      </w:r>
      <w:ins w:id="44" w:author="Gavin Zheng" w:date="2018-06-23T19:14:00Z">
        <w:r w:rsidR="00AE716F">
          <w:rPr>
            <w:rFonts w:ascii="Times New Roman" w:hAnsi="Times New Roman" w:cs="Times New Roman" w:hint="eastAsia"/>
            <w:color w:val="000000"/>
          </w:rPr>
          <w:t xml:space="preserve"> or </w:t>
        </w:r>
      </w:ins>
      <w:del w:id="45" w:author="Gavin Zheng" w:date="2018-06-23T19:14:00Z">
        <w:r w:rsidRPr="00D509FE" w:rsidDel="00AE716F">
          <w:rPr>
            <w:rFonts w:ascii="Times New Roman" w:hAnsi="Times New Roman" w:cs="Times New Roman"/>
            <w:color w:val="000000"/>
          </w:rPr>
          <w:delText xml:space="preserve">the </w:delText>
        </w:r>
      </w:del>
      <w:r w:rsidRPr="00D509FE">
        <w:rPr>
          <w:rFonts w:ascii="Times New Roman" w:hAnsi="Times New Roman" w:cs="Times New Roman"/>
          <w:color w:val="000000"/>
        </w:rPr>
        <w:t xml:space="preserve">virtual currency, which is a kind of cryptocurrency issued by non-bank, fiduciary institutions, electronic currency organizations. Cryptocurrency is a monetary system, </w:t>
      </w:r>
      <w:del w:id="46" w:author="Gavin Zheng" w:date="2018-06-23T19:15:00Z">
        <w:r w:rsidRPr="00D509FE" w:rsidDel="00AE716F">
          <w:rPr>
            <w:rFonts w:ascii="Times New Roman" w:hAnsi="Times New Roman" w:cs="Times New Roman"/>
            <w:color w:val="000000"/>
          </w:rPr>
          <w:delText>which its</w:delText>
        </w:r>
      </w:del>
      <w:ins w:id="47" w:author="Gavin Zheng" w:date="2018-06-23T19:15:00Z">
        <w:r w:rsidR="00AE716F">
          <w:rPr>
            <w:rFonts w:ascii="Times New Roman" w:hAnsi="Times New Roman" w:cs="Times New Roman" w:hint="eastAsia"/>
            <w:color w:val="000000"/>
          </w:rPr>
          <w:t>whose</w:t>
        </w:r>
      </w:ins>
      <w:r w:rsidRPr="00D509FE">
        <w:rPr>
          <w:rFonts w:ascii="Times New Roman" w:hAnsi="Times New Roman" w:cs="Times New Roman"/>
          <w:color w:val="000000"/>
        </w:rPr>
        <w:t xml:space="preserve"> value is not embodied in material and physical use, but in the degree of the public recognition. This recognition is an endorsement of scale , whether active or widely used or mandated as a legal tender, and can be used as a means of payment based on virtual or specific environmental circulation. </w:t>
      </w:r>
      <w:commentRangeStart w:id="48"/>
      <w:r w:rsidRPr="00D509FE">
        <w:rPr>
          <w:rFonts w:ascii="Times New Roman" w:hAnsi="Times New Roman" w:cs="Times New Roman"/>
          <w:color w:val="000000"/>
        </w:rPr>
        <w:t xml:space="preserve">The world's first digital currency is </w:t>
      </w:r>
      <w:proofErr w:type="spellStart"/>
      <w:r w:rsidRPr="00D509FE">
        <w:rPr>
          <w:rFonts w:ascii="Times New Roman" w:hAnsi="Times New Roman" w:cs="Times New Roman"/>
          <w:color w:val="000000"/>
        </w:rPr>
        <w:t>Bitcoin</w:t>
      </w:r>
      <w:commentRangeEnd w:id="48"/>
      <w:r w:rsidR="005F77D9">
        <w:rPr>
          <w:rStyle w:val="CommentReference"/>
        </w:rPr>
        <w:commentReference w:id="48"/>
      </w:r>
      <w:ins w:id="49" w:author="Gavin Zheng" w:date="2018-06-23T20:03:00Z">
        <w:r w:rsidR="005F77D9">
          <w:rPr>
            <w:rFonts w:ascii="Times New Roman" w:hAnsi="Times New Roman" w:cs="Times New Roman"/>
            <w:color w:val="000000"/>
          </w:rPr>
          <w:t>Bitcoin</w:t>
        </w:r>
        <w:proofErr w:type="spellEnd"/>
        <w:r w:rsidR="005F77D9">
          <w:rPr>
            <w:rFonts w:ascii="Times New Roman" w:hAnsi="Times New Roman" w:cs="Times New Roman" w:hint="eastAsia"/>
            <w:color w:val="000000"/>
          </w:rPr>
          <w:t xml:space="preserve"> is the most well-known digital currency</w:t>
        </w:r>
      </w:ins>
      <w:r w:rsidRPr="00D509FE">
        <w:rPr>
          <w:rFonts w:ascii="Times New Roman" w:hAnsi="Times New Roman" w:cs="Times New Roman"/>
          <w:color w:val="000000"/>
        </w:rPr>
        <w:t>. Today, Bitcoin is an ecosystem that encompasses a range of concepts</w:t>
      </w:r>
      <w:del w:id="50" w:author="Gavin Zheng" w:date="2018-06-23T20:04:00Z">
        <w:r w:rsidRPr="00D509FE" w:rsidDel="005F77D9">
          <w:rPr>
            <w:rFonts w:ascii="Times New Roman" w:hAnsi="Times New Roman" w:cs="Times New Roman"/>
            <w:color w:val="000000"/>
          </w:rPr>
          <w:delText>, including</w:delText>
        </w:r>
      </w:del>
      <w:ins w:id="51" w:author="Gavin Zheng" w:date="2018-06-23T20:04:00Z">
        <w:r w:rsidR="005F77D9">
          <w:rPr>
            <w:rFonts w:ascii="Times New Roman" w:hAnsi="Times New Roman" w:cs="Times New Roman" w:hint="eastAsia"/>
            <w:color w:val="000000"/>
          </w:rPr>
          <w:t>:</w:t>
        </w:r>
      </w:ins>
      <w:r w:rsidRPr="00D509FE">
        <w:rPr>
          <w:rFonts w:ascii="Times New Roman" w:hAnsi="Times New Roman" w:cs="Times New Roman"/>
          <w:color w:val="000000"/>
        </w:rPr>
        <w:t xml:space="preserve"> payment systems, cryptocurrency, digital assets, and the underlying blockchain technology. In addition to all these concepts, it is also a trust mechanism that establishes </w:t>
      </w:r>
      <w:del w:id="52" w:author="Gavin Zheng" w:date="2018-06-23T20:05:00Z">
        <w:r w:rsidRPr="00D509FE" w:rsidDel="005F77D9">
          <w:rPr>
            <w:rFonts w:ascii="Times New Roman" w:hAnsi="Times New Roman" w:cs="Times New Roman"/>
            <w:color w:val="000000"/>
          </w:rPr>
          <w:delText xml:space="preserve">peer-to-peer or distributed </w:delText>
        </w:r>
      </w:del>
      <w:r w:rsidRPr="00D509FE">
        <w:rPr>
          <w:rFonts w:ascii="Times New Roman" w:hAnsi="Times New Roman" w:cs="Times New Roman"/>
          <w:color w:val="000000"/>
        </w:rPr>
        <w:t>trust across the nodes of the network</w:t>
      </w:r>
      <w:ins w:id="53" w:author="Gavin Zheng" w:date="2018-06-23T20:05:00Z">
        <w:r w:rsidR="005F77D9">
          <w:rPr>
            <w:rFonts w:ascii="Times New Roman" w:hAnsi="Times New Roman" w:cs="Times New Roman" w:hint="eastAsia"/>
            <w:color w:val="000000"/>
          </w:rPr>
          <w:t xml:space="preserve"> in a P2P way</w:t>
        </w:r>
      </w:ins>
      <w:r w:rsidRPr="00D509FE">
        <w:rPr>
          <w:rFonts w:ascii="Times New Roman" w:hAnsi="Times New Roman" w:cs="Times New Roman"/>
          <w:color w:val="000000"/>
        </w:rPr>
        <w:t>.</w:t>
      </w:r>
    </w:p>
    <w:p w:rsidR="004961B0" w:rsidRPr="00D509FE" w:rsidRDefault="004961B0" w:rsidP="004961B0">
      <w:pPr>
        <w:ind w:firstLine="480"/>
        <w:rPr>
          <w:rFonts w:ascii="Times New Roman" w:hAnsi="Times New Roman" w:cs="Times New Roman"/>
          <w:color w:val="000000"/>
        </w:rPr>
      </w:pPr>
      <w:r w:rsidRPr="00D509FE">
        <w:rPr>
          <w:rFonts w:ascii="Times New Roman" w:hAnsi="Times New Roman" w:cs="Times New Roman"/>
          <w:color w:val="000000"/>
        </w:rPr>
        <w:t xml:space="preserve">The first token </w:t>
      </w:r>
      <w:del w:id="54" w:author="Gavin Zheng" w:date="2018-06-23T20:05:00Z">
        <w:r w:rsidRPr="00D509FE" w:rsidDel="005F77D9">
          <w:rPr>
            <w:rFonts w:ascii="Times New Roman" w:hAnsi="Times New Roman" w:cs="Times New Roman"/>
            <w:color w:val="000000"/>
          </w:rPr>
          <w:delText>coin</w:delText>
        </w:r>
      </w:del>
      <w:r w:rsidRPr="00D509FE">
        <w:rPr>
          <w:rFonts w:ascii="Times New Roman" w:hAnsi="Times New Roman" w:cs="Times New Roman"/>
          <w:color w:val="000000"/>
        </w:rPr>
        <w:t xml:space="preserve"> issuing is called ICO, a form of fund-raising for the project, which is </w:t>
      </w:r>
      <w:del w:id="55" w:author="Gavin Zheng" w:date="2018-06-23T20:05:00Z">
        <w:r w:rsidRPr="00D509FE" w:rsidDel="005F77D9">
          <w:rPr>
            <w:rFonts w:ascii="Times New Roman" w:hAnsi="Times New Roman" w:cs="Times New Roman"/>
            <w:color w:val="000000"/>
          </w:rPr>
          <w:delText>is</w:delText>
        </w:r>
      </w:del>
      <w:r w:rsidRPr="00D509FE">
        <w:rPr>
          <w:rFonts w:ascii="Times New Roman" w:hAnsi="Times New Roman" w:cs="Times New Roman"/>
          <w:color w:val="000000"/>
        </w:rPr>
        <w:t xml:space="preserve"> a proof of equity for investors</w:t>
      </w:r>
      <w:proofErr w:type="gramStart"/>
      <w:r w:rsidRPr="00D509FE">
        <w:rPr>
          <w:rFonts w:ascii="Times New Roman" w:hAnsi="Times New Roman" w:cs="Times New Roman"/>
          <w:color w:val="000000"/>
        </w:rPr>
        <w:t>,  a</w:t>
      </w:r>
      <w:proofErr w:type="gramEnd"/>
      <w:r w:rsidRPr="00D509FE">
        <w:rPr>
          <w:rFonts w:ascii="Times New Roman" w:hAnsi="Times New Roman" w:cs="Times New Roman"/>
          <w:color w:val="000000"/>
        </w:rPr>
        <w:t xml:space="preserve"> means of payment in platform to buy services. The issue of </w:t>
      </w:r>
      <w:proofErr w:type="gramStart"/>
      <w:r w:rsidRPr="00D509FE">
        <w:rPr>
          <w:rFonts w:ascii="Times New Roman" w:hAnsi="Times New Roman" w:cs="Times New Roman"/>
          <w:color w:val="000000"/>
        </w:rPr>
        <w:t>cryptocurrency,</w:t>
      </w:r>
      <w:proofErr w:type="gramEnd"/>
      <w:r w:rsidRPr="00D509FE">
        <w:rPr>
          <w:rFonts w:ascii="Times New Roman" w:hAnsi="Times New Roman" w:cs="Times New Roman"/>
          <w:color w:val="000000"/>
        </w:rPr>
        <w:t xml:space="preserve"> can </w:t>
      </w:r>
      <w:commentRangeStart w:id="56"/>
      <w:r w:rsidRPr="00D509FE">
        <w:rPr>
          <w:rFonts w:ascii="Times New Roman" w:hAnsi="Times New Roman" w:cs="Times New Roman"/>
          <w:color w:val="000000"/>
        </w:rPr>
        <w:t>run the assets</w:t>
      </w:r>
      <w:commentRangeEnd w:id="56"/>
      <w:r w:rsidR="005F77D9">
        <w:rPr>
          <w:rStyle w:val="CommentReference"/>
        </w:rPr>
        <w:commentReference w:id="56"/>
      </w:r>
      <w:r w:rsidRPr="00D509FE">
        <w:rPr>
          <w:rFonts w:ascii="Times New Roman" w:hAnsi="Times New Roman" w:cs="Times New Roman"/>
          <w:color w:val="000000"/>
        </w:rPr>
        <w:t xml:space="preserve"> in the </w:t>
      </w:r>
      <w:proofErr w:type="spellStart"/>
      <w:r w:rsidRPr="00D509FE">
        <w:rPr>
          <w:rFonts w:ascii="Times New Roman" w:hAnsi="Times New Roman" w:cs="Times New Roman"/>
          <w:color w:val="000000"/>
        </w:rPr>
        <w:t>blockchain</w:t>
      </w:r>
      <w:proofErr w:type="spellEnd"/>
      <w:r w:rsidRPr="00D509FE">
        <w:rPr>
          <w:rFonts w:ascii="Times New Roman" w:hAnsi="Times New Roman" w:cs="Times New Roman"/>
          <w:color w:val="000000"/>
        </w:rPr>
        <w:t xml:space="preserve"> so that the blockchain can </w:t>
      </w:r>
      <w:commentRangeStart w:id="57"/>
      <w:r w:rsidRPr="00D509FE">
        <w:rPr>
          <w:rFonts w:ascii="Times New Roman" w:hAnsi="Times New Roman" w:cs="Times New Roman"/>
          <w:color w:val="000000"/>
        </w:rPr>
        <w:t>protect property security,</w:t>
      </w:r>
      <w:commentRangeEnd w:id="57"/>
      <w:r w:rsidR="005F77D9">
        <w:rPr>
          <w:rStyle w:val="CommentReference"/>
        </w:rPr>
        <w:commentReference w:id="57"/>
      </w:r>
      <w:r w:rsidRPr="00D509FE">
        <w:rPr>
          <w:rFonts w:ascii="Times New Roman" w:hAnsi="Times New Roman" w:cs="Times New Roman"/>
          <w:color w:val="000000"/>
        </w:rPr>
        <w:t xml:space="preserve"> reducing the cost of circulation and other advantages. </w:t>
      </w:r>
      <w:commentRangeStart w:id="58"/>
      <w:r w:rsidRPr="00D509FE">
        <w:rPr>
          <w:rFonts w:ascii="Times New Roman" w:hAnsi="Times New Roman" w:cs="Times New Roman"/>
          <w:color w:val="000000"/>
        </w:rPr>
        <w:t>Everyone has the absolute control of their own private property through the preservation of the database,</w:t>
      </w:r>
      <w:commentRangeEnd w:id="58"/>
      <w:r w:rsidR="005F77D9">
        <w:rPr>
          <w:rStyle w:val="CommentReference"/>
        </w:rPr>
        <w:commentReference w:id="58"/>
      </w:r>
      <w:r w:rsidRPr="00D509FE">
        <w:rPr>
          <w:rFonts w:ascii="Times New Roman" w:hAnsi="Times New Roman" w:cs="Times New Roman"/>
          <w:color w:val="000000"/>
        </w:rPr>
        <w:t xml:space="preserve"> </w:t>
      </w:r>
      <w:ins w:id="59" w:author="Gavin Zheng" w:date="2018-06-23T20:08:00Z">
        <w:r w:rsidR="005F77D9">
          <w:rPr>
            <w:rFonts w:ascii="Times New Roman" w:hAnsi="Times New Roman" w:cs="Times New Roman" w:hint="eastAsia"/>
            <w:color w:val="000000"/>
          </w:rPr>
          <w:t xml:space="preserve">reducing the cost of circulation by </w:t>
        </w:r>
      </w:ins>
      <w:r w:rsidRPr="00D509FE">
        <w:rPr>
          <w:rFonts w:ascii="Times New Roman" w:hAnsi="Times New Roman" w:cs="Times New Roman"/>
          <w:color w:val="000000"/>
        </w:rPr>
        <w:t xml:space="preserve">eliminating intermediary agencies </w:t>
      </w:r>
      <w:del w:id="60" w:author="Gavin Zheng" w:date="2018-06-23T20:08:00Z">
        <w:r w:rsidRPr="00D509FE" w:rsidDel="005F77D9">
          <w:rPr>
            <w:rFonts w:ascii="Times New Roman" w:hAnsi="Times New Roman" w:cs="Times New Roman"/>
            <w:color w:val="000000"/>
          </w:rPr>
          <w:delText xml:space="preserve">to reduce the cost of circulation to </w:delText>
        </w:r>
      </w:del>
      <w:ins w:id="61" w:author="Gavin Zheng" w:date="2018-06-23T20:08:00Z">
        <w:r w:rsidR="005F77D9">
          <w:rPr>
            <w:rFonts w:ascii="Times New Roman" w:hAnsi="Times New Roman" w:cs="Times New Roman" w:hint="eastAsia"/>
            <w:color w:val="000000"/>
          </w:rPr>
          <w:t xml:space="preserve">which leads to </w:t>
        </w:r>
      </w:ins>
      <w:r w:rsidRPr="00D509FE">
        <w:rPr>
          <w:rFonts w:ascii="Times New Roman" w:hAnsi="Times New Roman" w:cs="Times New Roman"/>
          <w:color w:val="000000"/>
        </w:rPr>
        <w:t>improve</w:t>
      </w:r>
      <w:ins w:id="62" w:author="Gavin Zheng" w:date="2018-06-23T20:09:00Z">
        <w:r w:rsidR="005F77D9">
          <w:rPr>
            <w:rFonts w:ascii="Times New Roman" w:hAnsi="Times New Roman" w:cs="Times New Roman" w:hint="eastAsia"/>
            <w:color w:val="000000"/>
          </w:rPr>
          <w:t>ment of</w:t>
        </w:r>
      </w:ins>
      <w:r w:rsidRPr="00D509FE">
        <w:rPr>
          <w:rFonts w:ascii="Times New Roman" w:hAnsi="Times New Roman" w:cs="Times New Roman"/>
          <w:color w:val="000000"/>
        </w:rPr>
        <w:t xml:space="preserve"> efficiency. The issue of token </w:t>
      </w:r>
      <w:del w:id="63" w:author="Gavin Zheng" w:date="2018-06-23T20:09:00Z">
        <w:r w:rsidRPr="00D509FE" w:rsidDel="005F77D9">
          <w:rPr>
            <w:rFonts w:ascii="Times New Roman" w:hAnsi="Times New Roman" w:cs="Times New Roman"/>
            <w:color w:val="000000"/>
          </w:rPr>
          <w:delText>coin</w:delText>
        </w:r>
      </w:del>
      <w:r w:rsidRPr="00D509FE">
        <w:rPr>
          <w:rFonts w:ascii="Times New Roman" w:hAnsi="Times New Roman" w:cs="Times New Roman"/>
          <w:color w:val="000000"/>
        </w:rPr>
        <w:t xml:space="preserve"> must follow the basic law of market economy: The value of token coin should be derived from the market price of products or services, </w:t>
      </w:r>
      <w:ins w:id="64" w:author="Gavin Zheng" w:date="2018-06-23T20:09:00Z">
        <w:r w:rsidR="005F77D9">
          <w:rPr>
            <w:rFonts w:ascii="Times New Roman" w:hAnsi="Times New Roman" w:cs="Times New Roman" w:hint="eastAsia"/>
            <w:color w:val="000000"/>
          </w:rPr>
          <w:t xml:space="preserve">through </w:t>
        </w:r>
      </w:ins>
      <w:r w:rsidRPr="00D509FE">
        <w:rPr>
          <w:rFonts w:ascii="Times New Roman" w:hAnsi="Times New Roman" w:cs="Times New Roman"/>
          <w:color w:val="000000"/>
        </w:rPr>
        <w:t>reasonable pricing. The total amount of cryptocurrency issued should be strictly controlled.</w:t>
      </w:r>
    </w:p>
    <w:p w:rsidR="004961B0" w:rsidRPr="00D509FE" w:rsidRDefault="004961B0" w:rsidP="004961B0">
      <w:pPr>
        <w:ind w:firstLine="480"/>
        <w:rPr>
          <w:rFonts w:ascii="Times New Roman" w:hAnsi="Times New Roman" w:cs="Times New Roman"/>
          <w:color w:val="000000"/>
        </w:rPr>
      </w:pPr>
    </w:p>
    <w:p w:rsidR="004961B0" w:rsidRPr="00D509FE" w:rsidRDefault="004961B0" w:rsidP="004961B0">
      <w:pPr>
        <w:pStyle w:val="Heading1"/>
        <w:numPr>
          <w:ilvl w:val="0"/>
          <w:numId w:val="0"/>
        </w:numPr>
        <w:jc w:val="both"/>
        <w:rPr>
          <w:rFonts w:ascii="Times New Roman" w:hAnsi="Times New Roman" w:cs="Times New Roman"/>
        </w:rPr>
      </w:pPr>
      <w:r w:rsidRPr="00D509FE">
        <w:rPr>
          <w:rFonts w:ascii="Times New Roman" w:hAnsi="Times New Roman" w:cs="Times New Roman"/>
        </w:rPr>
        <w:lastRenderedPageBreak/>
        <w:t>Chapter 2</w:t>
      </w:r>
    </w:p>
    <w:p w:rsidR="004961B0" w:rsidRPr="00D509FE" w:rsidRDefault="000626B2" w:rsidP="004961B0">
      <w:pPr>
        <w:pStyle w:val="Heading1"/>
        <w:numPr>
          <w:ilvl w:val="0"/>
          <w:numId w:val="0"/>
        </w:numPr>
        <w:jc w:val="both"/>
        <w:rPr>
          <w:rFonts w:ascii="Times New Roman" w:hAnsi="Times New Roman" w:cs="Times New Roman"/>
        </w:rPr>
      </w:pPr>
      <w:r>
        <w:rPr>
          <w:rFonts w:ascii="Times New Roman" w:hAnsi="Times New Roman" w:cs="Times New Roman"/>
        </w:rPr>
        <w:t>Fair guessing chain</w:t>
      </w:r>
      <w:r w:rsidR="004961B0" w:rsidRPr="00D509FE">
        <w:rPr>
          <w:rFonts w:ascii="Times New Roman" w:hAnsi="Times New Roman" w:cs="Times New Roman"/>
        </w:rPr>
        <w:t xml:space="preserve"> Platform Introduction</w:t>
      </w:r>
    </w:p>
    <w:p w:rsidR="004961B0" w:rsidRPr="00D509FE" w:rsidRDefault="004961B0" w:rsidP="004961B0">
      <w:pPr>
        <w:pStyle w:val="ListParagraph"/>
        <w:keepNext/>
        <w:keepLines/>
        <w:numPr>
          <w:ilvl w:val="0"/>
          <w:numId w:val="2"/>
        </w:numPr>
        <w:ind w:firstLineChars="0"/>
        <w:contextualSpacing w:val="0"/>
        <w:jc w:val="left"/>
        <w:outlineLvl w:val="1"/>
        <w:rPr>
          <w:rFonts w:ascii="Times New Roman" w:hAnsi="Times New Roman" w:cs="Times New Roman"/>
          <w:b/>
          <w:vanish/>
          <w:color w:val="000000"/>
          <w:sz w:val="28"/>
          <w:szCs w:val="24"/>
        </w:rPr>
      </w:pPr>
      <w:bookmarkStart w:id="65" w:name="_Toc29034"/>
      <w:bookmarkEnd w:id="65"/>
    </w:p>
    <w:p w:rsidR="004961B0" w:rsidRPr="00D509FE" w:rsidRDefault="004961B0" w:rsidP="004961B0">
      <w:pPr>
        <w:pStyle w:val="Heading2"/>
        <w:rPr>
          <w:rFonts w:ascii="Times New Roman" w:hAnsi="Times New Roman"/>
        </w:rPr>
      </w:pPr>
      <w:r w:rsidRPr="00D509FE">
        <w:rPr>
          <w:rFonts w:ascii="Times New Roman" w:hAnsi="Times New Roman"/>
        </w:rPr>
        <w:t>Product Introduction</w:t>
      </w:r>
    </w:p>
    <w:p w:rsidR="004961B0" w:rsidRPr="00D509FE" w:rsidRDefault="004961B0" w:rsidP="004961B0">
      <w:pPr>
        <w:pStyle w:val="Heading3"/>
        <w:rPr>
          <w:rFonts w:ascii="Times New Roman" w:hAnsi="Times New Roman"/>
        </w:rPr>
      </w:pPr>
      <w:r w:rsidRPr="00D509FE">
        <w:rPr>
          <w:rFonts w:ascii="Times New Roman" w:hAnsi="Times New Roman"/>
        </w:rPr>
        <w:t xml:space="preserve">Description of </w:t>
      </w:r>
      <w:r w:rsidR="000626B2">
        <w:rPr>
          <w:rFonts w:ascii="Times New Roman" w:hAnsi="Times New Roman"/>
        </w:rPr>
        <w:t>Fair guessing chain</w:t>
      </w:r>
      <w:r w:rsidRPr="00D509FE">
        <w:rPr>
          <w:rFonts w:ascii="Times New Roman" w:hAnsi="Times New Roman"/>
        </w:rPr>
        <w:t xml:space="preserve"> Platform</w:t>
      </w:r>
    </w:p>
    <w:p w:rsidR="004961B0" w:rsidRPr="00D509FE" w:rsidRDefault="004961B0" w:rsidP="004961B0">
      <w:pPr>
        <w:ind w:firstLine="480"/>
        <w:rPr>
          <w:rFonts w:ascii="Times New Roman" w:hAnsi="Times New Roman" w:cs="Times New Roman"/>
          <w:color w:val="000000"/>
          <w:szCs w:val="24"/>
        </w:rPr>
      </w:pPr>
      <w:r w:rsidRPr="00D509FE">
        <w:rPr>
          <w:rFonts w:ascii="Times New Roman" w:hAnsi="Times New Roman" w:cs="Times New Roman"/>
          <w:color w:val="000000"/>
          <w:szCs w:val="24"/>
        </w:rPr>
        <w:t xml:space="preserve">The guessing chain using </w:t>
      </w:r>
      <w:r w:rsidRPr="00D509FE">
        <w:rPr>
          <w:rFonts w:ascii="Times New Roman" w:hAnsi="Times New Roman" w:cs="Times New Roman"/>
          <w:color w:val="000000"/>
        </w:rPr>
        <w:t>the features of decentralized, open and transparent, distributed accounting, tamper-proofing</w:t>
      </w:r>
      <w:r w:rsidRPr="00D509FE">
        <w:rPr>
          <w:rFonts w:ascii="Times New Roman" w:hAnsi="Times New Roman" w:cs="Times New Roman"/>
          <w:color w:val="000000"/>
          <w:szCs w:val="24"/>
        </w:rPr>
        <w:t xml:space="preserve"> of the blockchain technology, as well as a random number generator based on the Participatory Decision Making, has created a fair guessing service platform. The platform is a platform with traditional lottery, internet lottery, sports guess, personalized guess release, online social, designing to provide a safe, standardized, impartial, entertainment and diversity of channels for entertainment guess activities for customers.</w:t>
      </w:r>
    </w:p>
    <w:p w:rsidR="004961B0" w:rsidRPr="00D509FE" w:rsidRDefault="000626B2" w:rsidP="004961B0">
      <w:pPr>
        <w:ind w:firstLine="480"/>
        <w:rPr>
          <w:rFonts w:ascii="Times New Roman" w:hAnsi="Times New Roman" w:cs="Times New Roman"/>
          <w:color w:val="000000"/>
          <w:szCs w:val="24"/>
        </w:rPr>
      </w:pPr>
      <w:r>
        <w:rPr>
          <w:rFonts w:ascii="Times New Roman" w:hAnsi="Times New Roman" w:cs="Times New Roman"/>
          <w:color w:val="000000"/>
          <w:szCs w:val="24"/>
        </w:rPr>
        <w:t>Fair guessing chain</w:t>
      </w:r>
      <w:r w:rsidR="004961B0" w:rsidRPr="00D509FE">
        <w:rPr>
          <w:rFonts w:ascii="Times New Roman" w:hAnsi="Times New Roman" w:cs="Times New Roman"/>
          <w:color w:val="000000"/>
          <w:szCs w:val="24"/>
        </w:rPr>
        <w:t xml:space="preserve"> relies on the underlying technology of blockchain to construct application ecosystem. Based on the underlying intelligent contract of blockchain, using the decentralized features of the blockchain code open source, the transparent rule and the decentralization, the basic system of the Platform (FGSP) public chain and the governance framework of the autonomous Community are established, which can realize the intelligent contract on the bottom system of the blockchain. It defines a rule implementation of a token coin, issuing FGE through the double TOKEN economic model, FGC two kinds of token. The former used for ICO issue as a token of interest, which can be used to hold the interest of the </w:t>
      </w:r>
      <w:r>
        <w:rPr>
          <w:rFonts w:ascii="Times New Roman" w:hAnsi="Times New Roman" w:cs="Times New Roman"/>
          <w:color w:val="000000"/>
          <w:szCs w:val="24"/>
        </w:rPr>
        <w:t>fair guessing chain</w:t>
      </w:r>
      <w:r w:rsidR="004961B0" w:rsidRPr="00D509FE">
        <w:rPr>
          <w:rFonts w:ascii="Times New Roman" w:hAnsi="Times New Roman" w:cs="Times New Roman"/>
          <w:color w:val="000000"/>
          <w:szCs w:val="24"/>
        </w:rPr>
        <w:t xml:space="preserve"> platform, enjoying the income dividend and the vote right, etc. The latter spud with the legal currency to ensure price stability, reducing market volatility loss, being the main entertainment token on the platform. Based on the mature </w:t>
      </w:r>
      <w:r>
        <w:rPr>
          <w:rFonts w:ascii="Times New Roman" w:hAnsi="Times New Roman" w:cs="Times New Roman"/>
          <w:color w:val="000000"/>
          <w:szCs w:val="24"/>
        </w:rPr>
        <w:t>fair guessing chain</w:t>
      </w:r>
      <w:r w:rsidR="004961B0" w:rsidRPr="00D509FE">
        <w:rPr>
          <w:rFonts w:ascii="Times New Roman" w:hAnsi="Times New Roman" w:cs="Times New Roman"/>
          <w:color w:val="000000"/>
          <w:szCs w:val="24"/>
        </w:rPr>
        <w:t xml:space="preserve"> of the underlying protocol and infrastructure, it can quickly realize the issue of guess products and liquidation. Users can participate in the guess at any time. On the other </w:t>
      </w:r>
      <w:r w:rsidR="004961B0" w:rsidRPr="00D509FE">
        <w:rPr>
          <w:rFonts w:ascii="Times New Roman" w:hAnsi="Times New Roman" w:cs="Times New Roman"/>
          <w:color w:val="000000"/>
          <w:szCs w:val="24"/>
        </w:rPr>
        <w:lastRenderedPageBreak/>
        <w:t>hand, it can also use the API (Application Programming Interface) &amp;SDK (Software Development Toolkit) to achieve a variety of customization, creating the guess market for all the vertical field.</w:t>
      </w:r>
    </w:p>
    <w:p w:rsidR="004961B0" w:rsidRPr="00D509FE" w:rsidRDefault="004961B0" w:rsidP="004961B0">
      <w:pPr>
        <w:ind w:firstLine="480"/>
        <w:jc w:val="center"/>
        <w:rPr>
          <w:rFonts w:ascii="Times New Roman" w:hAnsi="Times New Roman" w:cs="Times New Roman"/>
          <w:color w:val="000000"/>
          <w:szCs w:val="24"/>
        </w:rPr>
      </w:pPr>
    </w:p>
    <w:p w:rsidR="004961B0" w:rsidRPr="00D509FE" w:rsidRDefault="004961B0" w:rsidP="004961B0">
      <w:pPr>
        <w:ind w:firstLine="480"/>
        <w:jc w:val="center"/>
        <w:rPr>
          <w:rFonts w:ascii="Times New Roman" w:hAnsi="Times New Roman" w:cs="Times New Roman"/>
          <w:color w:val="000000"/>
          <w:szCs w:val="24"/>
        </w:rPr>
      </w:pPr>
      <w:r w:rsidRPr="00D509FE">
        <w:rPr>
          <w:rFonts w:ascii="Times New Roman" w:hAnsi="Times New Roman" w:cs="Times New Roman"/>
          <w:noProof/>
          <w:color w:val="000000"/>
          <w:szCs w:val="24"/>
        </w:rPr>
        <w:drawing>
          <wp:inline distT="0" distB="0" distL="0" distR="0" wp14:anchorId="79095DCB" wp14:editId="7760200B">
            <wp:extent cx="5274310" cy="33648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3364865"/>
                    </a:xfrm>
                    <a:prstGeom prst="rect">
                      <a:avLst/>
                    </a:prstGeom>
                  </pic:spPr>
                </pic:pic>
              </a:graphicData>
            </a:graphic>
          </wp:inline>
        </w:drawing>
      </w:r>
    </w:p>
    <w:p w:rsidR="004961B0" w:rsidRPr="00D509FE" w:rsidRDefault="004961B0" w:rsidP="004961B0">
      <w:pPr>
        <w:ind w:firstLine="480"/>
        <w:jc w:val="center"/>
        <w:rPr>
          <w:rFonts w:ascii="Times New Roman" w:hAnsi="Times New Roman" w:cs="Times New Roman"/>
          <w:color w:val="000000"/>
          <w:szCs w:val="24"/>
        </w:rPr>
      </w:pPr>
      <w:r w:rsidRPr="00D509FE">
        <w:rPr>
          <w:rFonts w:ascii="Times New Roman" w:hAnsi="Times New Roman" w:cs="Times New Roman"/>
          <w:color w:val="000000"/>
          <w:szCs w:val="24"/>
        </w:rPr>
        <w:t xml:space="preserve">Picture 1.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 Fair Guess Service Platform</w:t>
      </w:r>
      <w:r w:rsidRPr="00D509FE">
        <w:rPr>
          <w:rFonts w:ascii="Times New Roman" w:hAnsi="Times New Roman" w:cs="Times New Roman"/>
          <w:color w:val="000000"/>
          <w:szCs w:val="24"/>
        </w:rPr>
        <w:t>（</w:t>
      </w:r>
      <w:r w:rsidRPr="00D509FE">
        <w:rPr>
          <w:rFonts w:ascii="Times New Roman" w:hAnsi="Times New Roman" w:cs="Times New Roman"/>
          <w:color w:val="000000"/>
          <w:szCs w:val="24"/>
        </w:rPr>
        <w:t>FGSP</w:t>
      </w:r>
      <w:r w:rsidRPr="00D509FE">
        <w:rPr>
          <w:rFonts w:ascii="Times New Roman" w:hAnsi="Times New Roman" w:cs="Times New Roman"/>
          <w:color w:val="000000"/>
          <w:szCs w:val="24"/>
        </w:rPr>
        <w:t>）</w:t>
      </w:r>
    </w:p>
    <w:p w:rsidR="004961B0" w:rsidRPr="00D509FE" w:rsidRDefault="004961B0" w:rsidP="004961B0">
      <w:pPr>
        <w:ind w:firstLineChars="1200" w:firstLine="2880"/>
        <w:rPr>
          <w:rFonts w:ascii="Times New Roman" w:hAnsi="Times New Roman" w:cs="Times New Roman"/>
          <w:color w:val="000000"/>
          <w:szCs w:val="24"/>
        </w:rPr>
      </w:pPr>
      <w:r w:rsidRPr="00D509FE">
        <w:rPr>
          <w:rFonts w:ascii="Times New Roman" w:hAnsi="Times New Roman" w:cs="Times New Roman"/>
          <w:color w:val="000000"/>
          <w:szCs w:val="24"/>
        </w:rPr>
        <w:t xml:space="preserve">Registration/Login   </w:t>
      </w:r>
    </w:p>
    <w:p w:rsidR="004961B0" w:rsidRPr="00D509FE" w:rsidRDefault="004961B0" w:rsidP="004961B0">
      <w:pPr>
        <w:ind w:firstLineChars="783" w:firstLine="1879"/>
        <w:rPr>
          <w:rFonts w:ascii="Times New Roman" w:hAnsi="Times New Roman" w:cs="Times New Roman"/>
          <w:color w:val="000000"/>
          <w:szCs w:val="24"/>
        </w:rPr>
      </w:pPr>
      <w:r w:rsidRPr="00D509FE">
        <w:rPr>
          <w:rFonts w:ascii="Times New Roman" w:hAnsi="Times New Roman" w:cs="Times New Roman"/>
          <w:color w:val="000000"/>
          <w:szCs w:val="24"/>
        </w:rPr>
        <w:t xml:space="preserve"> Oracle   FGC Token Coin   Browser </w:t>
      </w:r>
    </w:p>
    <w:p w:rsidR="004961B0" w:rsidRPr="00D509FE" w:rsidRDefault="004961B0" w:rsidP="004961B0">
      <w:pPr>
        <w:ind w:firstLineChars="500" w:firstLine="1200"/>
        <w:rPr>
          <w:rFonts w:ascii="Times New Roman" w:hAnsi="Times New Roman" w:cs="Times New Roman"/>
          <w:color w:val="000000"/>
          <w:szCs w:val="24"/>
        </w:rPr>
      </w:pPr>
      <w:r w:rsidRPr="00D509FE">
        <w:rPr>
          <w:rFonts w:ascii="Times New Roman" w:hAnsi="Times New Roman" w:cs="Times New Roman"/>
          <w:color w:val="000000"/>
          <w:szCs w:val="24"/>
        </w:rPr>
        <w:t xml:space="preserve">Smart Contract 1   Smart Contract 2   Smart Contract n  </w:t>
      </w:r>
    </w:p>
    <w:p w:rsidR="004961B0" w:rsidRPr="00D509FE" w:rsidRDefault="004961B0" w:rsidP="004961B0">
      <w:pPr>
        <w:ind w:firstLineChars="800" w:firstLine="1920"/>
        <w:rPr>
          <w:rFonts w:ascii="Times New Roman" w:hAnsi="Times New Roman" w:cs="Times New Roman"/>
          <w:color w:val="000000"/>
          <w:szCs w:val="24"/>
        </w:rPr>
      </w:pPr>
      <w:r w:rsidRPr="00D509FE">
        <w:rPr>
          <w:rFonts w:ascii="Times New Roman" w:hAnsi="Times New Roman" w:cs="Times New Roman"/>
          <w:color w:val="000000"/>
          <w:szCs w:val="24"/>
        </w:rPr>
        <w:t xml:space="preserve">RANDAO Random Number Generator  </w:t>
      </w:r>
    </w:p>
    <w:p w:rsidR="004961B0" w:rsidRPr="00D509FE" w:rsidRDefault="004961B0" w:rsidP="004961B0">
      <w:pPr>
        <w:ind w:firstLineChars="1300" w:firstLine="3120"/>
        <w:rPr>
          <w:rFonts w:ascii="Times New Roman" w:hAnsi="Times New Roman" w:cs="Times New Roman"/>
          <w:color w:val="000000"/>
          <w:szCs w:val="24"/>
        </w:rPr>
      </w:pPr>
      <w:r w:rsidRPr="00D509FE">
        <w:rPr>
          <w:rFonts w:ascii="Times New Roman" w:hAnsi="Times New Roman" w:cs="Times New Roman"/>
          <w:color w:val="000000"/>
          <w:szCs w:val="24"/>
        </w:rPr>
        <w:t xml:space="preserve">FGI Token Coin   </w:t>
      </w:r>
    </w:p>
    <w:p w:rsidR="004961B0" w:rsidRPr="00D509FE" w:rsidRDefault="000626B2" w:rsidP="004961B0">
      <w:pPr>
        <w:ind w:firstLineChars="883" w:firstLine="2119"/>
        <w:rPr>
          <w:rFonts w:ascii="Times New Roman" w:hAnsi="Times New Roman" w:cs="Times New Roman"/>
          <w:color w:val="000000"/>
          <w:szCs w:val="24"/>
        </w:rPr>
      </w:pPr>
      <w:r>
        <w:rPr>
          <w:rFonts w:ascii="Times New Roman" w:hAnsi="Times New Roman" w:cs="Times New Roman"/>
          <w:color w:val="000000"/>
          <w:szCs w:val="24"/>
        </w:rPr>
        <w:t>Fair guessing chain</w:t>
      </w:r>
      <w:r w:rsidR="004961B0" w:rsidRPr="00D509FE">
        <w:rPr>
          <w:rFonts w:ascii="Times New Roman" w:hAnsi="Times New Roman" w:cs="Times New Roman"/>
          <w:color w:val="000000"/>
          <w:szCs w:val="24"/>
        </w:rPr>
        <w:t xml:space="preserve"> Smart Contract Engine    </w:t>
      </w:r>
    </w:p>
    <w:p w:rsidR="004961B0" w:rsidRPr="00D509FE" w:rsidRDefault="004961B0" w:rsidP="004961B0">
      <w:pPr>
        <w:ind w:firstLineChars="1383" w:firstLine="3319"/>
        <w:rPr>
          <w:rFonts w:ascii="Times New Roman" w:hAnsi="Times New Roman" w:cs="Times New Roman"/>
          <w:color w:val="000000"/>
          <w:szCs w:val="24"/>
        </w:rPr>
      </w:pPr>
      <w:r w:rsidRPr="00D509FE">
        <w:rPr>
          <w:rFonts w:ascii="Times New Roman" w:hAnsi="Times New Roman" w:cs="Times New Roman"/>
          <w:color w:val="000000"/>
          <w:szCs w:val="24"/>
        </w:rPr>
        <w:t>Smart Chain</w:t>
      </w:r>
    </w:p>
    <w:p w:rsidR="004961B0" w:rsidRPr="00D509FE" w:rsidRDefault="004961B0" w:rsidP="004961B0">
      <w:pPr>
        <w:pStyle w:val="Heading3"/>
        <w:ind w:leftChars="-177" w:left="-425" w:firstLine="283"/>
        <w:rPr>
          <w:rFonts w:ascii="Times New Roman" w:hAnsi="Times New Roman"/>
        </w:rPr>
      </w:pPr>
      <w:r w:rsidRPr="00D509FE">
        <w:rPr>
          <w:rFonts w:ascii="Times New Roman" w:hAnsi="Times New Roman"/>
        </w:rPr>
        <w:t xml:space="preserve"> </w:t>
      </w:r>
      <w:r w:rsidR="000626B2">
        <w:rPr>
          <w:rFonts w:ascii="Times New Roman" w:hAnsi="Times New Roman"/>
        </w:rPr>
        <w:t>Fair guessing chain</w:t>
      </w:r>
      <w:r w:rsidRPr="00D509FE">
        <w:rPr>
          <w:rFonts w:ascii="Times New Roman" w:hAnsi="Times New Roman"/>
        </w:rPr>
        <w:t xml:space="preserve"> Concept</w:t>
      </w:r>
    </w:p>
    <w:p w:rsidR="004961B0" w:rsidRPr="00D509FE" w:rsidRDefault="000626B2" w:rsidP="004961B0">
      <w:pPr>
        <w:ind w:firstLine="480"/>
        <w:rPr>
          <w:rFonts w:ascii="Times New Roman" w:hAnsi="Times New Roman" w:cs="Times New Roman"/>
          <w:color w:val="000000"/>
        </w:rPr>
      </w:pPr>
      <w:r>
        <w:rPr>
          <w:rFonts w:ascii="Times New Roman" w:hAnsi="Times New Roman" w:cs="Times New Roman"/>
          <w:color w:val="000000"/>
        </w:rPr>
        <w:t>Fair guessing chain</w:t>
      </w:r>
      <w:r w:rsidR="004961B0" w:rsidRPr="00D509FE">
        <w:rPr>
          <w:rFonts w:ascii="Times New Roman" w:hAnsi="Times New Roman" w:cs="Times New Roman"/>
          <w:color w:val="000000"/>
        </w:rPr>
        <w:t xml:space="preserve"> aims to create a fair, safe and highly entertaining guess service platform, always upholding the full process of TCOC operating philosophy of public transparent, concise operation, code open, community autonomy.</w:t>
      </w:r>
    </w:p>
    <w:p w:rsidR="004961B0" w:rsidRPr="00D509FE" w:rsidRDefault="004961B0" w:rsidP="004961B0">
      <w:pPr>
        <w:ind w:firstLineChars="83" w:firstLine="199"/>
        <w:rPr>
          <w:rFonts w:ascii="Times New Roman" w:hAnsi="Times New Roman" w:cs="Times New Roman"/>
          <w:color w:val="000000"/>
        </w:rPr>
      </w:pPr>
      <w:r w:rsidRPr="00D509FE">
        <w:rPr>
          <w:rFonts w:ascii="Times New Roman" w:hAnsi="Times New Roman" w:cs="Times New Roman"/>
          <w:color w:val="000000"/>
        </w:rPr>
        <w:lastRenderedPageBreak/>
        <w:t xml:space="preserve">  Transparent</w:t>
      </w:r>
      <w:r w:rsidRPr="00D509FE">
        <w:rPr>
          <w:rFonts w:ascii="Times New Roman" w:hAnsi="Times New Roman" w:cs="Times New Roman"/>
          <w:color w:val="000000"/>
        </w:rPr>
        <w:t>：</w:t>
      </w:r>
      <w:r w:rsidRPr="00D509FE">
        <w:rPr>
          <w:rFonts w:ascii="Times New Roman" w:hAnsi="Times New Roman" w:cs="Times New Roman"/>
          <w:color w:val="000000"/>
        </w:rPr>
        <w:t>Focus on the whole process of product operation, to ensure that the process is open and transparent, fair and impartial no black box operation may, unlike the existing longest chain voting mechanism, the Guess is the most advanced based on public data generation of random number of participatory decision making  algorithm, to ensure openness, fairness and transparency.</w:t>
      </w:r>
    </w:p>
    <w:p w:rsidR="004961B0" w:rsidRPr="00D509FE" w:rsidRDefault="004961B0" w:rsidP="004961B0">
      <w:pPr>
        <w:ind w:firstLine="480"/>
        <w:rPr>
          <w:rFonts w:ascii="Times New Roman" w:hAnsi="Times New Roman" w:cs="Times New Roman"/>
          <w:color w:val="000000"/>
        </w:rPr>
      </w:pPr>
      <w:r w:rsidRPr="00D509FE">
        <w:rPr>
          <w:rFonts w:ascii="Times New Roman" w:hAnsi="Times New Roman" w:cs="Times New Roman"/>
          <w:color w:val="000000"/>
        </w:rPr>
        <w:t xml:space="preserve">Concise: The entire platform of </w:t>
      </w:r>
      <w:r w:rsidR="000626B2">
        <w:rPr>
          <w:rFonts w:ascii="Times New Roman" w:hAnsi="Times New Roman" w:cs="Times New Roman"/>
          <w:color w:val="000000"/>
        </w:rPr>
        <w:t>fair guessing chain</w:t>
      </w:r>
      <w:r w:rsidRPr="00D509FE">
        <w:rPr>
          <w:rFonts w:ascii="Times New Roman" w:hAnsi="Times New Roman" w:cs="Times New Roman"/>
          <w:color w:val="000000"/>
        </w:rPr>
        <w:t xml:space="preserve"> can be a tool of modular tools, and integrated a lot of open source modules, so that all customers regardless of their participation in the Guess project, or their own custom and release the Guess project, the whole process concise and smooth, do not waste time and energy.</w:t>
      </w:r>
    </w:p>
    <w:p w:rsidR="004961B0" w:rsidRPr="00D509FE" w:rsidRDefault="004961B0" w:rsidP="004961B0">
      <w:pPr>
        <w:ind w:firstLine="480"/>
        <w:rPr>
          <w:rFonts w:ascii="Times New Roman" w:hAnsi="Times New Roman" w:cs="Times New Roman"/>
          <w:color w:val="000000"/>
        </w:rPr>
      </w:pPr>
      <w:r w:rsidRPr="00D509FE">
        <w:rPr>
          <w:rFonts w:ascii="Times New Roman" w:hAnsi="Times New Roman" w:cs="Times New Roman"/>
          <w:color w:val="000000"/>
        </w:rPr>
        <w:t xml:space="preserve">Open: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platform will be the upper application of the functional components required to encapsulate, developers to achieve the corresponding functions, just register as a developer can get access to the interface (provide </w:t>
      </w:r>
      <w:proofErr w:type="gramStart"/>
      <w:r w:rsidRPr="00D509FE">
        <w:rPr>
          <w:rFonts w:ascii="Times New Roman" w:hAnsi="Times New Roman" w:cs="Times New Roman"/>
          <w:color w:val="000000"/>
        </w:rPr>
        <w:t>RESTFUL</w:t>
      </w:r>
      <w:r w:rsidRPr="00D509FE">
        <w:rPr>
          <w:rFonts w:ascii="Times New Roman" w:hAnsi="Times New Roman" w:cs="Times New Roman"/>
          <w:color w:val="000000"/>
          <w:szCs w:val="24"/>
        </w:rPr>
        <w:t xml:space="preserve"> ,</w:t>
      </w:r>
      <w:proofErr w:type="gramEnd"/>
      <w:r w:rsidRPr="00D509FE">
        <w:rPr>
          <w:rFonts w:ascii="Times New Roman" w:hAnsi="Times New Roman" w:cs="Times New Roman"/>
          <w:color w:val="000000"/>
          <w:szCs w:val="24"/>
        </w:rPr>
        <w:t xml:space="preserve"> </w:t>
      </w:r>
      <w:proofErr w:type="spellStart"/>
      <w:r w:rsidRPr="00D509FE">
        <w:rPr>
          <w:rFonts w:ascii="Times New Roman" w:hAnsi="Times New Roman" w:cs="Times New Roman"/>
          <w:color w:val="000000"/>
          <w:szCs w:val="24"/>
        </w:rPr>
        <w:t>Websocket</w:t>
      </w:r>
      <w:proofErr w:type="spellEnd"/>
      <w:r w:rsidRPr="00D509FE">
        <w:rPr>
          <w:rFonts w:ascii="Times New Roman" w:hAnsi="Times New Roman" w:cs="Times New Roman"/>
          <w:color w:val="000000"/>
          <w:szCs w:val="24"/>
        </w:rPr>
        <w:t xml:space="preserve"> RPC access interface, data analysis, deployment of intelligent contracts, etc.). The platform provides the visual management tools needed by the developer for operational maintenance. Developers can through the API&amp;SDK personalized Guess task customization and release, open each vertical field Guess market.</w:t>
      </w:r>
    </w:p>
    <w:p w:rsidR="004961B0" w:rsidRPr="00D509FE" w:rsidRDefault="004961B0" w:rsidP="004961B0">
      <w:pPr>
        <w:ind w:firstLine="480"/>
        <w:rPr>
          <w:rFonts w:ascii="Times New Roman" w:hAnsi="Times New Roman" w:cs="Times New Roman"/>
          <w:color w:val="000000"/>
        </w:rPr>
      </w:pPr>
      <w:r w:rsidRPr="00D509FE">
        <w:rPr>
          <w:rFonts w:ascii="Times New Roman" w:hAnsi="Times New Roman" w:cs="Times New Roman"/>
          <w:color w:val="000000"/>
        </w:rPr>
        <w:t>Community</w:t>
      </w:r>
      <w:r w:rsidRPr="00D509FE">
        <w:rPr>
          <w:rFonts w:ascii="Times New Roman" w:hAnsi="Times New Roman" w:cs="Times New Roman"/>
          <w:color w:val="000000"/>
        </w:rPr>
        <w:t>：</w:t>
      </w:r>
      <w:r w:rsidR="000626B2">
        <w:rPr>
          <w:rFonts w:ascii="Times New Roman" w:hAnsi="Times New Roman" w:cs="Times New Roman"/>
          <w:color w:val="000000"/>
        </w:rPr>
        <w:t>Fair guessing chain</w:t>
      </w:r>
      <w:r w:rsidRPr="00D509FE">
        <w:rPr>
          <w:rFonts w:ascii="Times New Roman" w:hAnsi="Times New Roman" w:cs="Times New Roman"/>
          <w:color w:val="000000"/>
        </w:rPr>
        <w:t xml:space="preserve"> is designed to create a fair Guess service platform for the clients who like to guess and become an exchange platform for enthusiasts and the task of publishing companies such as block chain technology enthusiast, traditional lottery, lottery, betting. To create a center for IM tools, customers to build their own community, but also through the community to form their own guessing friends circle, the release of personalized Guess task, set Guess task release, Guess project participation, online communication, online voting in one of the community platforms.</w:t>
      </w:r>
    </w:p>
    <w:p w:rsidR="004961B0" w:rsidRPr="00D509FE" w:rsidRDefault="004961B0" w:rsidP="004961B0">
      <w:pPr>
        <w:pStyle w:val="Heading3"/>
        <w:rPr>
          <w:rFonts w:ascii="Times New Roman" w:hAnsi="Times New Roman"/>
        </w:rPr>
      </w:pPr>
      <w:r w:rsidRPr="00D509FE">
        <w:rPr>
          <w:rFonts w:ascii="Times New Roman" w:hAnsi="Times New Roman"/>
        </w:rPr>
        <w:t xml:space="preserve">Double-chain System of </w:t>
      </w:r>
      <w:r w:rsidR="000626B2">
        <w:rPr>
          <w:rFonts w:ascii="Times New Roman" w:hAnsi="Times New Roman"/>
        </w:rPr>
        <w:t>Fair guessing chain</w:t>
      </w:r>
    </w:p>
    <w:p w:rsidR="004961B0" w:rsidRPr="00D509FE" w:rsidRDefault="004961B0" w:rsidP="004961B0">
      <w:pPr>
        <w:ind w:firstLine="480"/>
        <w:rPr>
          <w:rFonts w:ascii="Times New Roman" w:hAnsi="Times New Roman" w:cs="Times New Roman"/>
          <w:color w:val="C00000"/>
        </w:rPr>
      </w:pPr>
      <w:r w:rsidRPr="00D509FE">
        <w:rPr>
          <w:rFonts w:ascii="Times New Roman" w:hAnsi="Times New Roman" w:cs="Times New Roman"/>
          <w:color w:val="000000"/>
        </w:rPr>
        <w:t xml:space="preserve">Double-chain system is a very good way to realize fast transaction, which takes into account the central feature of block chain and the optimal efficiency. </w:t>
      </w:r>
      <w:r w:rsidR="000626B2">
        <w:rPr>
          <w:rFonts w:ascii="Times New Roman" w:hAnsi="Times New Roman" w:cs="Times New Roman"/>
          <w:color w:val="000000"/>
        </w:rPr>
        <w:t xml:space="preserve">Fair </w:t>
      </w:r>
      <w:r w:rsidR="000626B2">
        <w:rPr>
          <w:rFonts w:ascii="Times New Roman" w:hAnsi="Times New Roman" w:cs="Times New Roman"/>
          <w:color w:val="000000"/>
        </w:rPr>
        <w:lastRenderedPageBreak/>
        <w:t>guessing chain</w:t>
      </w:r>
      <w:r w:rsidRPr="00D509FE">
        <w:rPr>
          <w:rFonts w:ascii="Times New Roman" w:hAnsi="Times New Roman" w:cs="Times New Roman"/>
          <w:color w:val="000000"/>
        </w:rPr>
        <w:t xml:space="preserve"> plan to create a dual-chain mechanism (public chain + proprietary chain), in which the public chain as the basis of the election mechanism of the accounting person, using the open nature of the public chain, so that more people participate in the private chain of registration nodes and bookkeeping, and give certain returns. The proprietary chain is based on the open source technology of the ether square and also creates a relatively independent block chain environment on the basis of the joint public chain. In this environment, customers can deploy proprietary smart contracts to build exclusive autonomous communities. Relatively independent environment can help customers on the business of relatively closed Guess task release, but also can apply for the public chain registration node to obtain distributed accounting rights. The double chain system helps the Fair Guess Service Platform (FGSP) realize the center of interest, bookkeeping and transaction, while supporting the flow of assets on the chain of instantaneous and low fees, and improving the transaction efficiency.</w:t>
      </w:r>
    </w:p>
    <w:p w:rsidR="004961B0" w:rsidRPr="00D509FE" w:rsidRDefault="000626B2" w:rsidP="004961B0">
      <w:pPr>
        <w:ind w:firstLine="480"/>
        <w:rPr>
          <w:rFonts w:ascii="Times New Roman" w:hAnsi="Times New Roman" w:cs="Times New Roman"/>
          <w:color w:val="000000"/>
          <w:szCs w:val="24"/>
        </w:rPr>
      </w:pPr>
      <w:r>
        <w:rPr>
          <w:rFonts w:ascii="Times New Roman" w:hAnsi="Times New Roman" w:cs="Times New Roman"/>
          <w:color w:val="000000"/>
          <w:szCs w:val="24"/>
        </w:rPr>
        <w:t>Fair guessing chain</w:t>
      </w:r>
      <w:r w:rsidR="004961B0" w:rsidRPr="00D509FE">
        <w:rPr>
          <w:rFonts w:ascii="Times New Roman" w:hAnsi="Times New Roman" w:cs="Times New Roman"/>
          <w:color w:val="000000"/>
          <w:szCs w:val="24"/>
        </w:rPr>
        <w:t xml:space="preserve"> selected the Ethereum as a fair Guess service platform of the underlying technology.</w:t>
      </w:r>
    </w:p>
    <w:p w:rsidR="004961B0" w:rsidRPr="00D509FE" w:rsidRDefault="004961B0" w:rsidP="004961B0">
      <w:pPr>
        <w:ind w:firstLine="480"/>
        <w:rPr>
          <w:rFonts w:ascii="Times New Roman" w:hAnsi="Times New Roman" w:cs="Times New Roman"/>
          <w:color w:val="000000"/>
          <w:szCs w:val="24"/>
        </w:rPr>
      </w:pPr>
      <w:r w:rsidRPr="00D509FE">
        <w:rPr>
          <w:rFonts w:ascii="Times New Roman" w:hAnsi="Times New Roman" w:cs="Times New Roman"/>
          <w:color w:val="000000"/>
          <w:szCs w:val="24"/>
        </w:rPr>
        <w:t>The reasons are as follows:</w:t>
      </w:r>
    </w:p>
    <w:p w:rsidR="004961B0" w:rsidRPr="00D509FE" w:rsidRDefault="004961B0" w:rsidP="004961B0">
      <w:pPr>
        <w:ind w:firstLine="480"/>
        <w:rPr>
          <w:rFonts w:ascii="Times New Roman" w:hAnsi="Times New Roman" w:cs="Times New Roman"/>
          <w:color w:val="000000"/>
          <w:szCs w:val="24"/>
        </w:rPr>
      </w:pPr>
      <w:r w:rsidRPr="00D509FE">
        <w:rPr>
          <w:rFonts w:ascii="Times New Roman" w:hAnsi="Times New Roman" w:cs="Times New Roman"/>
          <w:color w:val="000000"/>
          <w:szCs w:val="24"/>
        </w:rPr>
        <w:t xml:space="preserve">1. Ethernet Square provides a complete programming language and programming interface; </w:t>
      </w:r>
    </w:p>
    <w:p w:rsidR="004961B0" w:rsidRPr="00D509FE" w:rsidRDefault="004961B0" w:rsidP="004961B0">
      <w:pPr>
        <w:ind w:firstLine="480"/>
        <w:rPr>
          <w:rFonts w:ascii="Times New Roman" w:hAnsi="Times New Roman" w:cs="Times New Roman"/>
          <w:color w:val="000000"/>
          <w:szCs w:val="24"/>
        </w:rPr>
      </w:pPr>
      <w:r w:rsidRPr="00D509FE">
        <w:rPr>
          <w:rFonts w:ascii="Times New Roman" w:hAnsi="Times New Roman" w:cs="Times New Roman"/>
          <w:color w:val="000000"/>
          <w:szCs w:val="24"/>
        </w:rPr>
        <w:t xml:space="preserve">2. The erc20 ERC721 of the ether square is a token. The etheric square can easily issue tokens, making it easy to establish an economic model based on tokens. Almost all wallets now support ERC20 tokens. The Ethernet cat, lights dog and so on, are used in the use of ERC721 tokens substitution token of the real object. </w:t>
      </w:r>
    </w:p>
    <w:p w:rsidR="004961B0" w:rsidRPr="00D509FE" w:rsidRDefault="004961B0" w:rsidP="004961B0">
      <w:pPr>
        <w:ind w:firstLine="480"/>
        <w:rPr>
          <w:rFonts w:ascii="Times New Roman" w:hAnsi="Times New Roman" w:cs="Times New Roman"/>
          <w:color w:val="000000"/>
          <w:szCs w:val="24"/>
        </w:rPr>
      </w:pPr>
      <w:r w:rsidRPr="00D509FE">
        <w:rPr>
          <w:rFonts w:ascii="Times New Roman" w:hAnsi="Times New Roman" w:cs="Times New Roman"/>
          <w:color w:val="000000"/>
          <w:szCs w:val="24"/>
        </w:rPr>
        <w:t>3. Code Open source.</w:t>
      </w:r>
    </w:p>
    <w:p w:rsidR="004961B0" w:rsidRPr="00D509FE" w:rsidRDefault="004961B0" w:rsidP="004961B0">
      <w:pPr>
        <w:ind w:firstLine="480"/>
        <w:rPr>
          <w:rFonts w:ascii="Times New Roman" w:hAnsi="Times New Roman" w:cs="Times New Roman"/>
          <w:color w:val="000000"/>
          <w:szCs w:val="24"/>
        </w:rPr>
      </w:pPr>
      <w:r w:rsidRPr="00D509FE">
        <w:rPr>
          <w:rFonts w:ascii="Times New Roman" w:hAnsi="Times New Roman" w:cs="Times New Roman"/>
          <w:color w:val="000000"/>
          <w:szCs w:val="24"/>
        </w:rPr>
        <w:t>All smart contract codes are located on the public chain of the etheric square, and anyone can view, understand and verify them at will.</w:t>
      </w:r>
    </w:p>
    <w:p w:rsidR="004961B0" w:rsidRPr="00D509FE" w:rsidRDefault="004961B0" w:rsidP="004961B0">
      <w:pPr>
        <w:ind w:firstLine="480"/>
        <w:rPr>
          <w:rFonts w:ascii="Times New Roman" w:hAnsi="Times New Roman" w:cs="Times New Roman"/>
          <w:color w:val="000000"/>
          <w:szCs w:val="24"/>
        </w:rPr>
      </w:pPr>
      <w:r w:rsidRPr="00D509FE">
        <w:rPr>
          <w:rFonts w:ascii="Times New Roman" w:hAnsi="Times New Roman" w:cs="Times New Roman"/>
          <w:color w:val="000000"/>
          <w:szCs w:val="24"/>
        </w:rPr>
        <w:t>4. The tools of the ether square are complete. The ether square currently has the most complete set of tools in the public chain circle.</w:t>
      </w:r>
    </w:p>
    <w:p w:rsidR="004961B0" w:rsidRPr="00D509FE" w:rsidRDefault="004961B0" w:rsidP="004961B0">
      <w:pPr>
        <w:ind w:firstLineChars="0" w:firstLine="480"/>
        <w:rPr>
          <w:rFonts w:ascii="Times New Roman" w:hAnsi="Times New Roman" w:cs="Times New Roman"/>
          <w:color w:val="000000"/>
          <w:szCs w:val="24"/>
        </w:rPr>
      </w:pPr>
      <w:r w:rsidRPr="00D509FE">
        <w:rPr>
          <w:rFonts w:ascii="Times New Roman" w:hAnsi="Times New Roman" w:cs="Times New Roman"/>
          <w:color w:val="000000"/>
          <w:szCs w:val="24"/>
        </w:rPr>
        <w:lastRenderedPageBreak/>
        <w:t>User training, you can master.</w:t>
      </w:r>
    </w:p>
    <w:p w:rsidR="004961B0" w:rsidRPr="00D509FE" w:rsidRDefault="004961B0" w:rsidP="004961B0">
      <w:pPr>
        <w:ind w:firstLine="480"/>
        <w:jc w:val="center"/>
        <w:rPr>
          <w:rFonts w:ascii="Times New Roman" w:hAnsi="Times New Roman" w:cs="Times New Roman"/>
          <w:color w:val="000000"/>
        </w:rPr>
      </w:pPr>
      <w:r w:rsidRPr="00D509FE">
        <w:rPr>
          <w:rFonts w:ascii="Times New Roman" w:hAnsi="Times New Roman" w:cs="Times New Roman"/>
          <w:noProof/>
          <w:color w:val="000000"/>
        </w:rPr>
        <w:drawing>
          <wp:inline distT="0" distB="0" distL="0" distR="0" wp14:anchorId="3DBA31D2" wp14:editId="2B160774">
            <wp:extent cx="4525645" cy="3474720"/>
            <wp:effectExtent l="0" t="0" r="8255" b="0"/>
            <wp:docPr id="18" name="图片 175"/>
            <wp:cNvGraphicFramePr/>
            <a:graphic xmlns:a="http://schemas.openxmlformats.org/drawingml/2006/main">
              <a:graphicData uri="http://schemas.openxmlformats.org/drawingml/2006/picture">
                <pic:pic xmlns:pic="http://schemas.openxmlformats.org/drawingml/2006/picture">
                  <pic:nvPicPr>
                    <pic:cNvPr id="1031" name="图片 175"/>
                    <pic:cNvPicPr/>
                  </pic:nvPicPr>
                  <pic:blipFill>
                    <a:blip r:embed="rId21" cstate="print"/>
                    <a:srcRect/>
                    <a:stretch>
                      <a:fillRect/>
                    </a:stretch>
                  </pic:blipFill>
                  <pic:spPr>
                    <a:xfrm>
                      <a:off x="0" y="0"/>
                      <a:ext cx="4525645" cy="3474720"/>
                    </a:xfrm>
                    <a:prstGeom prst="rect">
                      <a:avLst/>
                    </a:prstGeom>
                  </pic:spPr>
                </pic:pic>
              </a:graphicData>
            </a:graphic>
          </wp:inline>
        </w:drawing>
      </w:r>
    </w:p>
    <w:p w:rsidR="004961B0" w:rsidRPr="00D509FE" w:rsidRDefault="004961B0" w:rsidP="004961B0">
      <w:pPr>
        <w:ind w:firstLineChars="900" w:firstLine="2160"/>
        <w:rPr>
          <w:rFonts w:ascii="Times New Roman" w:hAnsi="Times New Roman" w:cs="Times New Roman"/>
          <w:color w:val="000000"/>
        </w:rPr>
      </w:pPr>
      <w:r w:rsidRPr="00D509FE">
        <w:rPr>
          <w:rFonts w:ascii="Times New Roman" w:hAnsi="Times New Roman" w:cs="Times New Roman"/>
          <w:color w:val="000000"/>
        </w:rPr>
        <w:t>Picture 2 Double Chain Technology Framework</w:t>
      </w:r>
    </w:p>
    <w:p w:rsidR="004961B0" w:rsidRPr="00D509FE" w:rsidRDefault="004961B0" w:rsidP="004961B0">
      <w:pPr>
        <w:ind w:firstLineChars="900" w:firstLine="2160"/>
        <w:rPr>
          <w:rFonts w:ascii="Times New Roman" w:hAnsi="Times New Roman" w:cs="Times New Roman"/>
          <w:color w:val="000000"/>
        </w:rPr>
      </w:pPr>
      <w:r w:rsidRPr="00D509FE">
        <w:rPr>
          <w:rFonts w:ascii="Times New Roman" w:hAnsi="Times New Roman" w:cs="Times New Roman"/>
          <w:color w:val="000000"/>
        </w:rPr>
        <w:t xml:space="preserve">Public Blockchains + Proprietary Blockchains </w:t>
      </w:r>
    </w:p>
    <w:p w:rsidR="004961B0" w:rsidRPr="00D509FE" w:rsidRDefault="004961B0" w:rsidP="004961B0">
      <w:pPr>
        <w:ind w:firstLine="480"/>
        <w:jc w:val="left"/>
        <w:rPr>
          <w:rFonts w:ascii="Times New Roman" w:hAnsi="Times New Roman" w:cs="Times New Roman"/>
          <w:color w:val="000000"/>
        </w:rPr>
      </w:pPr>
      <w:r w:rsidRPr="00D509FE">
        <w:rPr>
          <w:rFonts w:ascii="Times New Roman" w:hAnsi="Times New Roman" w:cs="Times New Roman"/>
          <w:color w:val="000000"/>
        </w:rPr>
        <w:t>Equity Award: Repurchase / Public Benefits</w:t>
      </w:r>
    </w:p>
    <w:p w:rsidR="004961B0" w:rsidRPr="00D509FE" w:rsidRDefault="004961B0" w:rsidP="004961B0">
      <w:pPr>
        <w:ind w:firstLine="480"/>
        <w:jc w:val="left"/>
        <w:rPr>
          <w:rFonts w:ascii="Times New Roman" w:hAnsi="Times New Roman" w:cs="Times New Roman"/>
          <w:color w:val="000000"/>
        </w:rPr>
      </w:pPr>
      <w:r w:rsidRPr="00D509FE">
        <w:rPr>
          <w:rFonts w:ascii="Times New Roman" w:hAnsi="Times New Roman" w:cs="Times New Roman"/>
          <w:color w:val="000000"/>
        </w:rPr>
        <w:t>Platform Certification: Settlement /Claim a Prize /Audit</w:t>
      </w:r>
    </w:p>
    <w:p w:rsidR="004961B0" w:rsidRPr="00D509FE" w:rsidRDefault="004961B0" w:rsidP="004961B0">
      <w:pPr>
        <w:ind w:firstLine="480"/>
        <w:jc w:val="left"/>
        <w:rPr>
          <w:rFonts w:ascii="Times New Roman" w:hAnsi="Times New Roman" w:cs="Times New Roman"/>
          <w:color w:val="000000"/>
        </w:rPr>
      </w:pPr>
      <w:r w:rsidRPr="00D509FE">
        <w:rPr>
          <w:rFonts w:ascii="Times New Roman" w:hAnsi="Times New Roman" w:cs="Times New Roman"/>
          <w:color w:val="000000"/>
        </w:rPr>
        <w:t>Application Ecology: Lottery/Sports Guess/Blockchain Games</w:t>
      </w:r>
    </w:p>
    <w:p w:rsidR="004961B0" w:rsidRPr="00D509FE" w:rsidRDefault="004961B0" w:rsidP="004961B0">
      <w:pPr>
        <w:ind w:firstLine="480"/>
        <w:jc w:val="left"/>
        <w:rPr>
          <w:rFonts w:ascii="Times New Roman" w:hAnsi="Times New Roman" w:cs="Times New Roman"/>
          <w:color w:val="000000"/>
        </w:rPr>
      </w:pPr>
      <w:r w:rsidRPr="00D509FE">
        <w:rPr>
          <w:rFonts w:ascii="Times New Roman" w:hAnsi="Times New Roman" w:cs="Times New Roman"/>
          <w:color w:val="000000"/>
        </w:rPr>
        <w:t>Billing Node: Bookkeeping Reward</w:t>
      </w:r>
    </w:p>
    <w:p w:rsidR="004961B0" w:rsidRPr="00D509FE" w:rsidRDefault="004961B0" w:rsidP="004961B0">
      <w:pPr>
        <w:ind w:firstLine="480"/>
        <w:jc w:val="left"/>
        <w:rPr>
          <w:rFonts w:ascii="Times New Roman" w:hAnsi="Times New Roman" w:cs="Times New Roman"/>
          <w:color w:val="000000"/>
        </w:rPr>
      </w:pPr>
      <w:r w:rsidRPr="00D509FE">
        <w:rPr>
          <w:rFonts w:ascii="Times New Roman" w:hAnsi="Times New Roman" w:cs="Times New Roman"/>
          <w:color w:val="000000"/>
        </w:rPr>
        <w:t>Token System: Equity Reward Airdrop /Application Entry Voucher</w:t>
      </w:r>
    </w:p>
    <w:p w:rsidR="004961B0" w:rsidRPr="00D509FE" w:rsidRDefault="004961B0" w:rsidP="004961B0">
      <w:pPr>
        <w:ind w:firstLine="480"/>
        <w:jc w:val="left"/>
        <w:rPr>
          <w:rFonts w:ascii="Times New Roman" w:hAnsi="Times New Roman" w:cs="Times New Roman"/>
          <w:color w:val="000000"/>
        </w:rPr>
      </w:pPr>
      <w:r w:rsidRPr="00D509FE">
        <w:rPr>
          <w:rFonts w:ascii="Times New Roman" w:hAnsi="Times New Roman" w:cs="Times New Roman"/>
          <w:color w:val="000000"/>
        </w:rPr>
        <w:t>Decentralized Voting: Accounting Node Selection</w:t>
      </w:r>
    </w:p>
    <w:p w:rsidR="004961B0" w:rsidRPr="00D509FE" w:rsidRDefault="004961B0" w:rsidP="004961B0">
      <w:pPr>
        <w:ind w:firstLine="480"/>
        <w:rPr>
          <w:rFonts w:ascii="Times New Roman" w:hAnsi="Times New Roman" w:cs="Times New Roman"/>
          <w:color w:val="000000"/>
        </w:rPr>
      </w:pPr>
    </w:p>
    <w:p w:rsidR="004961B0" w:rsidRPr="00D509FE" w:rsidRDefault="004961B0" w:rsidP="004961B0">
      <w:pPr>
        <w:pStyle w:val="Heading2"/>
        <w:rPr>
          <w:rFonts w:ascii="Times New Roman" w:hAnsi="Times New Roman"/>
        </w:rPr>
      </w:pPr>
      <w:r w:rsidRPr="00D509FE">
        <w:rPr>
          <w:rFonts w:ascii="Times New Roman" w:hAnsi="Times New Roman"/>
        </w:rPr>
        <w:t xml:space="preserve">The Significance of the </w:t>
      </w:r>
      <w:r w:rsidR="000626B2">
        <w:rPr>
          <w:rFonts w:ascii="Times New Roman" w:hAnsi="Times New Roman"/>
        </w:rPr>
        <w:t>Fair guessing chain</w:t>
      </w:r>
      <w:r w:rsidRPr="00D509FE">
        <w:rPr>
          <w:rFonts w:ascii="Times New Roman" w:hAnsi="Times New Roman"/>
        </w:rPr>
        <w:t xml:space="preserve"> Platform</w:t>
      </w:r>
    </w:p>
    <w:p w:rsidR="004961B0" w:rsidRPr="00D509FE" w:rsidRDefault="004961B0" w:rsidP="004961B0">
      <w:pPr>
        <w:pStyle w:val="Heading3"/>
        <w:rPr>
          <w:rFonts w:ascii="Times New Roman" w:hAnsi="Times New Roman"/>
        </w:rPr>
      </w:pPr>
      <w:r w:rsidRPr="00D509FE">
        <w:rPr>
          <w:rFonts w:ascii="Times New Roman" w:hAnsi="Times New Roman"/>
        </w:rPr>
        <w:t xml:space="preserve">Social Significance of the </w:t>
      </w:r>
      <w:r w:rsidR="000626B2">
        <w:rPr>
          <w:rFonts w:ascii="Times New Roman" w:hAnsi="Times New Roman"/>
        </w:rPr>
        <w:t>Fair guessing chain</w:t>
      </w:r>
    </w:p>
    <w:p w:rsidR="004961B0" w:rsidRPr="00D509FE" w:rsidRDefault="004961B0" w:rsidP="004961B0">
      <w:pPr>
        <w:ind w:firstLine="480"/>
        <w:rPr>
          <w:rFonts w:ascii="Times New Roman" w:hAnsi="Times New Roman" w:cs="Times New Roman"/>
          <w:color w:val="000000"/>
        </w:rPr>
      </w:pPr>
      <w:r w:rsidRPr="00D509FE">
        <w:rPr>
          <w:rFonts w:ascii="Times New Roman" w:hAnsi="Times New Roman" w:cs="Times New Roman"/>
          <w:color w:val="000000"/>
        </w:rPr>
        <w:t xml:space="preserve">The number of guess platform for the game rules and data sources are vague. Guessing the winning algorithm and guessing process is not transparent both difficult to get the data and difficult to ensure the authenticity of the data obtained, so it is difficult to ensure that Guess platform fair and impartial. In addition, the traditional </w:t>
      </w:r>
      <w:r w:rsidRPr="00D509FE">
        <w:rPr>
          <w:rFonts w:ascii="Times New Roman" w:hAnsi="Times New Roman" w:cs="Times New Roman"/>
          <w:color w:val="000000"/>
        </w:rPr>
        <w:lastRenderedPageBreak/>
        <w:t>Guess platform to participate in the process requires users to first recharge to the channel or according to the user's credit to open a certain amount of credit, and then the channel in their own account system for the user accounting. The ability of the channel to keep the assets and the risk of the operation supervision determine the security of the user's assets, which has a certain risk to the users.</w:t>
      </w:r>
    </w:p>
    <w:p w:rsidR="004961B0" w:rsidRPr="00D509FE" w:rsidRDefault="000626B2" w:rsidP="004961B0">
      <w:pPr>
        <w:ind w:firstLine="480"/>
        <w:rPr>
          <w:rFonts w:ascii="Times New Roman" w:hAnsi="Times New Roman" w:cs="Times New Roman"/>
        </w:rPr>
      </w:pPr>
      <w:r>
        <w:rPr>
          <w:rFonts w:ascii="Times New Roman" w:hAnsi="Times New Roman" w:cs="Times New Roman"/>
          <w:shd w:val="clear" w:color="auto" w:fill="FFFFFF"/>
        </w:rPr>
        <w:t>Fair guessing chain</w:t>
      </w:r>
      <w:r w:rsidR="004961B0" w:rsidRPr="00D509FE">
        <w:rPr>
          <w:rFonts w:ascii="Times New Roman" w:hAnsi="Times New Roman" w:cs="Times New Roman"/>
          <w:shd w:val="clear" w:color="auto" w:fill="FFFFFF"/>
        </w:rPr>
        <w:t xml:space="preserve"> can effectively protect the participants of the Guess information, the whole guessing process is open and transparent, tamper-proof against the shady. Guessing chain can reshape the trust system of the guessing industry, improve the contractual spirit of the participants and provide a good entertainment environment. By deploying the intelligent contract on the block chain, the atomic nature of the transaction can be realized, the mortgage token before the transaction and the payment tokens after the transaction are stored in the user's own block link address. The entire transaction process users do not have to transfer to the channel, the channel does not trust the user under a single fund, asset loss or channel run risk of zero, even if the channel closed, will not have any impact on users. Digital chips and other data block encryption function, can effectively protect all the guessing entertainment users of the information security, especially to meet high-end VIP customer privacy requirements. In addition, the default smart contract allows long-term betting, and once the long-term bets are triggered, the smart contract will execute or provide evidence directly.</w:t>
      </w:r>
    </w:p>
    <w:p w:rsidR="004961B0" w:rsidRPr="00D509FE" w:rsidRDefault="004961B0" w:rsidP="004961B0">
      <w:pPr>
        <w:pStyle w:val="Heading3"/>
        <w:rPr>
          <w:rFonts w:ascii="Times New Roman" w:hAnsi="Times New Roman"/>
          <w:shd w:val="clear" w:color="auto" w:fill="FFFFFF"/>
        </w:rPr>
      </w:pPr>
      <w:r w:rsidRPr="00D509FE">
        <w:rPr>
          <w:rFonts w:ascii="Times New Roman" w:hAnsi="Times New Roman"/>
          <w:shd w:val="clear" w:color="auto" w:fill="FFFFFF"/>
        </w:rPr>
        <w:t>Economic Benefit of the Blockchain Guess</w:t>
      </w:r>
    </w:p>
    <w:p w:rsidR="004961B0" w:rsidRPr="00D509FE" w:rsidRDefault="004961B0" w:rsidP="004961B0">
      <w:pPr>
        <w:ind w:firstLine="480"/>
        <w:rPr>
          <w:rFonts w:ascii="Times New Roman" w:eastAsia="楷体" w:hAnsi="Times New Roman" w:cs="Times New Roman"/>
          <w:shd w:val="clear" w:color="auto" w:fill="FFFFFF"/>
          <w:lang w:val="en-CA"/>
        </w:rPr>
      </w:pPr>
      <w:r w:rsidRPr="00D509FE">
        <w:rPr>
          <w:rFonts w:ascii="Times New Roman" w:eastAsia="楷体" w:hAnsi="Times New Roman" w:cs="Times New Roman"/>
          <w:shd w:val="clear" w:color="auto" w:fill="FFFFFF"/>
          <w:lang w:val="en-CA"/>
        </w:rPr>
        <w:t>Using of the digital currency based on the block chain can exceed the traditional lottery games, such as the disadvantages of geographical limitations, can be anywhere from any place any time to complete the lottery and other guessing products purchase and honour, even in the absence of banking infrastructure, as long as there is a network can be carried out. This will extend the coverage of the traditional Guess to a great extent and increase the potential stock of the Guess market.</w:t>
      </w:r>
    </w:p>
    <w:p w:rsidR="004961B0" w:rsidRPr="00D509FE" w:rsidRDefault="004961B0" w:rsidP="004961B0">
      <w:pPr>
        <w:ind w:firstLine="480"/>
        <w:rPr>
          <w:rFonts w:ascii="Times New Roman" w:eastAsia="楷体" w:hAnsi="Times New Roman" w:cs="Times New Roman"/>
          <w:shd w:val="clear" w:color="auto" w:fill="FFFFFF"/>
          <w:lang w:val="en-CA"/>
        </w:rPr>
      </w:pPr>
      <w:r w:rsidRPr="00D509FE">
        <w:rPr>
          <w:rFonts w:ascii="Times New Roman" w:eastAsia="楷体" w:hAnsi="Times New Roman" w:cs="Times New Roman"/>
          <w:shd w:val="clear" w:color="auto" w:fill="FFFFFF"/>
          <w:lang w:val="en-CA"/>
        </w:rPr>
        <w:t xml:space="preserve">Each Guess is based on the </w:t>
      </w:r>
      <w:r w:rsidR="000626B2">
        <w:rPr>
          <w:rFonts w:ascii="Times New Roman" w:eastAsia="楷体" w:hAnsi="Times New Roman" w:cs="Times New Roman"/>
          <w:shd w:val="clear" w:color="auto" w:fill="FFFFFF"/>
          <w:lang w:val="en-CA"/>
        </w:rPr>
        <w:t>Fair guessing chain</w:t>
      </w:r>
      <w:r w:rsidRPr="00D509FE">
        <w:rPr>
          <w:rFonts w:ascii="Times New Roman" w:eastAsia="楷体" w:hAnsi="Times New Roman" w:cs="Times New Roman"/>
          <w:shd w:val="clear" w:color="auto" w:fill="FFFFFF"/>
          <w:lang w:val="en-CA"/>
        </w:rPr>
        <w:t xml:space="preserve"> Platform of an intelligent </w:t>
      </w:r>
      <w:r w:rsidRPr="00D509FE">
        <w:rPr>
          <w:rFonts w:ascii="Times New Roman" w:eastAsia="楷体" w:hAnsi="Times New Roman" w:cs="Times New Roman"/>
          <w:shd w:val="clear" w:color="auto" w:fill="FFFFFF"/>
          <w:lang w:val="en-CA"/>
        </w:rPr>
        <w:lastRenderedPageBreak/>
        <w:t>contract, through the platform based on the ether, guessing chain technology will make guessing more efficient and convenient, in the fundamental completion of the guessing industry replacement. The global guessing entertainment platform based on block chain technology is not only the innovative block chain entertainment platform, but also accepts the payment of digital currency such as BTC and ETH, and will bring more than 20 million of the world's digital currency players into the Guess market.</w:t>
      </w:r>
    </w:p>
    <w:p w:rsidR="004961B0" w:rsidRPr="00D509FE" w:rsidRDefault="004961B0" w:rsidP="004961B0">
      <w:pPr>
        <w:pStyle w:val="Heading3"/>
        <w:rPr>
          <w:rFonts w:ascii="Times New Roman" w:hAnsi="Times New Roman"/>
          <w:shd w:val="clear" w:color="auto" w:fill="FFFFFF"/>
        </w:rPr>
      </w:pPr>
      <w:r w:rsidRPr="00D509FE">
        <w:rPr>
          <w:rFonts w:ascii="Times New Roman" w:hAnsi="Times New Roman"/>
          <w:shd w:val="clear" w:color="auto" w:fill="FFFFFF"/>
        </w:rPr>
        <w:t>Application of New Technologies such as AI and Big Data</w:t>
      </w:r>
    </w:p>
    <w:p w:rsidR="004961B0" w:rsidRPr="00D509FE" w:rsidRDefault="004961B0" w:rsidP="004961B0">
      <w:pPr>
        <w:ind w:firstLine="480"/>
        <w:rPr>
          <w:rFonts w:ascii="Times New Roman" w:hAnsi="Times New Roman" w:cs="Times New Roman"/>
          <w:shd w:val="clear" w:color="auto" w:fill="FFFFFF"/>
          <w:lang w:val="en-CA"/>
        </w:rPr>
      </w:pPr>
      <w:r w:rsidRPr="00D509FE">
        <w:rPr>
          <w:rFonts w:ascii="Times New Roman" w:hAnsi="Times New Roman" w:cs="Times New Roman"/>
          <w:shd w:val="clear" w:color="auto" w:fill="FFFFFF"/>
          <w:lang w:val="en-CA"/>
        </w:rPr>
        <w:t xml:space="preserve">The </w:t>
      </w:r>
      <w:r w:rsidR="000626B2">
        <w:rPr>
          <w:rFonts w:ascii="Times New Roman" w:hAnsi="Times New Roman" w:cs="Times New Roman"/>
          <w:shd w:val="clear" w:color="auto" w:fill="FFFFFF"/>
          <w:lang w:val="en-CA"/>
        </w:rPr>
        <w:t>Fair guessing chain</w:t>
      </w:r>
      <w:r w:rsidRPr="00D509FE">
        <w:rPr>
          <w:rFonts w:ascii="Times New Roman" w:hAnsi="Times New Roman" w:cs="Times New Roman"/>
          <w:shd w:val="clear" w:color="auto" w:fill="FFFFFF"/>
          <w:lang w:val="en-CA"/>
        </w:rPr>
        <w:t xml:space="preserve"> will introduce large data technology to improve the service quality and efficiency of the guessing entertainment industry. Large data can provide a comprehensive and accurate probability analysis. </w:t>
      </w:r>
      <w:r w:rsidR="000626B2">
        <w:rPr>
          <w:rFonts w:ascii="Times New Roman" w:hAnsi="Times New Roman" w:cs="Times New Roman"/>
          <w:shd w:val="clear" w:color="auto" w:fill="FFFFFF"/>
          <w:lang w:val="en-CA"/>
        </w:rPr>
        <w:t>Fair guessing chain</w:t>
      </w:r>
      <w:r w:rsidRPr="00D509FE">
        <w:rPr>
          <w:rFonts w:ascii="Times New Roman" w:hAnsi="Times New Roman" w:cs="Times New Roman"/>
          <w:shd w:val="clear" w:color="auto" w:fill="FFFFFF"/>
          <w:lang w:val="en-CA"/>
        </w:rPr>
        <w:t xml:space="preserve"> customers can be at any time according to the </w:t>
      </w:r>
      <w:r w:rsidR="000626B2">
        <w:rPr>
          <w:rFonts w:ascii="Times New Roman" w:hAnsi="Times New Roman" w:cs="Times New Roman"/>
          <w:shd w:val="clear" w:color="auto" w:fill="FFFFFF"/>
          <w:lang w:val="en-CA"/>
        </w:rPr>
        <w:t>Fair guessing chain</w:t>
      </w:r>
      <w:r w:rsidRPr="00D509FE">
        <w:rPr>
          <w:rFonts w:ascii="Times New Roman" w:hAnsi="Times New Roman" w:cs="Times New Roman"/>
          <w:shd w:val="clear" w:color="auto" w:fill="FFFFFF"/>
          <w:lang w:val="en-CA"/>
        </w:rPr>
        <w:t xml:space="preserve"> to provide large data services, dynamic adjustment of odds and betting amount, and to ensure that their interests maximize. On the other hand, the </w:t>
      </w:r>
      <w:r w:rsidR="000626B2">
        <w:rPr>
          <w:rFonts w:ascii="Times New Roman" w:hAnsi="Times New Roman" w:cs="Times New Roman"/>
          <w:shd w:val="clear" w:color="auto" w:fill="FFFFFF"/>
          <w:lang w:val="en-CA"/>
        </w:rPr>
        <w:t>Fair guessing chain</w:t>
      </w:r>
      <w:r w:rsidRPr="00D509FE">
        <w:rPr>
          <w:rFonts w:ascii="Times New Roman" w:hAnsi="Times New Roman" w:cs="Times New Roman"/>
          <w:shd w:val="clear" w:color="auto" w:fill="FFFFFF"/>
          <w:lang w:val="en-CA"/>
        </w:rPr>
        <w:t xml:space="preserve"> will also be on the Access platform user data analysis, such as based on user, custom and preference, personalized recommendation products, etc., can help optimize User Service strategy; On this basis, the </w:t>
      </w:r>
      <w:r w:rsidR="000626B2">
        <w:rPr>
          <w:rFonts w:ascii="Times New Roman" w:hAnsi="Times New Roman" w:cs="Times New Roman"/>
          <w:shd w:val="clear" w:color="auto" w:fill="FFFFFF"/>
          <w:lang w:val="en-CA"/>
        </w:rPr>
        <w:t>Fair guessing chain</w:t>
      </w:r>
      <w:r w:rsidRPr="00D509FE">
        <w:rPr>
          <w:rFonts w:ascii="Times New Roman" w:hAnsi="Times New Roman" w:cs="Times New Roman"/>
          <w:shd w:val="clear" w:color="auto" w:fill="FFFFFF"/>
          <w:lang w:val="en-CA"/>
        </w:rPr>
        <w:t xml:space="preserve"> can provide microfinance, credit cards, insurance and other digital financial services, so as to better provide services to users.</w:t>
      </w:r>
    </w:p>
    <w:p w:rsidR="004961B0" w:rsidRPr="00D509FE" w:rsidRDefault="000626B2" w:rsidP="004961B0">
      <w:pPr>
        <w:ind w:firstLine="480"/>
        <w:rPr>
          <w:rFonts w:ascii="Times New Roman" w:hAnsi="Times New Roman" w:cs="Times New Roman"/>
          <w:shd w:val="clear" w:color="auto" w:fill="FFFFFF"/>
          <w:lang w:val="en-CA"/>
        </w:rPr>
      </w:pPr>
      <w:r>
        <w:rPr>
          <w:rFonts w:ascii="Times New Roman" w:hAnsi="Times New Roman" w:cs="Times New Roman"/>
          <w:shd w:val="clear" w:color="auto" w:fill="FFFFFF"/>
          <w:lang w:val="en-CA"/>
        </w:rPr>
        <w:t>Fair guessing chain</w:t>
      </w:r>
      <w:r w:rsidR="004961B0" w:rsidRPr="00D509FE">
        <w:rPr>
          <w:rFonts w:ascii="Times New Roman" w:hAnsi="Times New Roman" w:cs="Times New Roman"/>
          <w:shd w:val="clear" w:color="auto" w:fill="FFFFFF"/>
          <w:lang w:val="en-CA"/>
        </w:rPr>
        <w:t xml:space="preserve"> will also use artificial intelligence technology to improve the quality of the Guess entertainment service level, combined with large data and machine learning platform to improve the efficiency of guessing entertainment and high-quality development. Artificial intelligence application in customer service can deeply analyze the user's habits and try to figure out the user's intention to more personalized customer service, save the platform of human costs.</w:t>
      </w:r>
    </w:p>
    <w:p w:rsidR="004961B0" w:rsidRPr="00D509FE" w:rsidRDefault="004961B0" w:rsidP="004961B0">
      <w:pPr>
        <w:ind w:firstLine="480"/>
        <w:rPr>
          <w:rFonts w:ascii="Times New Roman" w:hAnsi="Times New Roman" w:cs="Times New Roman"/>
          <w:shd w:val="clear" w:color="auto" w:fill="FFFFFF"/>
          <w:lang w:val="en-CA"/>
        </w:rPr>
      </w:pPr>
    </w:p>
    <w:p w:rsidR="004961B0" w:rsidRPr="00D509FE" w:rsidRDefault="004961B0" w:rsidP="004961B0">
      <w:pPr>
        <w:pStyle w:val="Heading1"/>
        <w:numPr>
          <w:ilvl w:val="0"/>
          <w:numId w:val="0"/>
        </w:numPr>
        <w:ind w:left="420"/>
        <w:jc w:val="both"/>
        <w:rPr>
          <w:rFonts w:ascii="Times New Roman" w:hAnsi="Times New Roman" w:cs="Times New Roman"/>
        </w:rPr>
      </w:pPr>
      <w:r w:rsidRPr="00D509FE">
        <w:rPr>
          <w:rFonts w:ascii="Times New Roman" w:hAnsi="Times New Roman" w:cs="Times New Roman"/>
        </w:rPr>
        <w:lastRenderedPageBreak/>
        <w:t xml:space="preserve">Chapter 3 </w:t>
      </w:r>
    </w:p>
    <w:p w:rsidR="004961B0" w:rsidRPr="00D509FE" w:rsidRDefault="004961B0" w:rsidP="004961B0">
      <w:pPr>
        <w:pStyle w:val="Heading1"/>
        <w:numPr>
          <w:ilvl w:val="0"/>
          <w:numId w:val="0"/>
        </w:numPr>
        <w:ind w:left="420"/>
        <w:jc w:val="both"/>
        <w:rPr>
          <w:rFonts w:ascii="Times New Roman" w:hAnsi="Times New Roman" w:cs="Times New Roman"/>
        </w:rPr>
      </w:pPr>
      <w:r w:rsidRPr="00D509FE">
        <w:rPr>
          <w:rFonts w:ascii="Times New Roman" w:hAnsi="Times New Roman" w:cs="Times New Roman"/>
        </w:rPr>
        <w:t>Introduction of Function Module</w:t>
      </w:r>
    </w:p>
    <w:p w:rsidR="004961B0" w:rsidRPr="00D509FE" w:rsidRDefault="004961B0" w:rsidP="004961B0">
      <w:pPr>
        <w:pStyle w:val="ListParagraph"/>
        <w:keepNext/>
        <w:keepLines/>
        <w:numPr>
          <w:ilvl w:val="0"/>
          <w:numId w:val="2"/>
        </w:numPr>
        <w:ind w:firstLineChars="0"/>
        <w:contextualSpacing w:val="0"/>
        <w:jc w:val="left"/>
        <w:outlineLvl w:val="1"/>
        <w:rPr>
          <w:rFonts w:ascii="Times New Roman" w:hAnsi="Times New Roman" w:cs="Times New Roman"/>
          <w:b/>
          <w:vanish/>
          <w:color w:val="000000"/>
          <w:sz w:val="28"/>
          <w:szCs w:val="24"/>
        </w:rPr>
      </w:pPr>
      <w:bookmarkStart w:id="66" w:name="_Toc27254"/>
      <w:bookmarkEnd w:id="66"/>
    </w:p>
    <w:p w:rsidR="004961B0" w:rsidRPr="00D509FE" w:rsidRDefault="000626B2" w:rsidP="004961B0">
      <w:pPr>
        <w:pStyle w:val="Heading2"/>
        <w:rPr>
          <w:rFonts w:ascii="Times New Roman" w:hAnsi="Times New Roman"/>
        </w:rPr>
      </w:pPr>
      <w:r>
        <w:rPr>
          <w:rFonts w:ascii="Times New Roman" w:hAnsi="Times New Roman"/>
        </w:rPr>
        <w:t>Fair guessing chain</w:t>
      </w:r>
      <w:r w:rsidR="004961B0" w:rsidRPr="00D509FE">
        <w:rPr>
          <w:rFonts w:ascii="Times New Roman" w:hAnsi="Times New Roman"/>
        </w:rPr>
        <w:t xml:space="preserve"> Basic Technical Framework</w:t>
      </w:r>
    </w:p>
    <w:p w:rsidR="004961B0" w:rsidRPr="00D509FE" w:rsidRDefault="004961B0" w:rsidP="004961B0">
      <w:pPr>
        <w:ind w:firstLine="480"/>
        <w:rPr>
          <w:rFonts w:ascii="Times New Roman" w:hAnsi="Times New Roman" w:cs="Times New Roman"/>
          <w:color w:val="000000"/>
        </w:rPr>
      </w:pPr>
      <w:r w:rsidRPr="00D509FE">
        <w:rPr>
          <w:rFonts w:ascii="Times New Roman" w:hAnsi="Times New Roman" w:cs="Times New Roman"/>
          <w:color w:val="000000"/>
        </w:rPr>
        <w:t xml:space="preserve">Guessing chain based on </w:t>
      </w:r>
      <w:del w:id="67" w:author="Gavin Zheng" w:date="2018-06-23T20:10:00Z">
        <w:r w:rsidRPr="00D509FE" w:rsidDel="00444079">
          <w:rPr>
            <w:rFonts w:ascii="Times New Roman" w:hAnsi="Times New Roman" w:cs="Times New Roman"/>
            <w:color w:val="000000"/>
          </w:rPr>
          <w:delText>the bottom of the block chain Intelligent</w:delText>
        </w:r>
      </w:del>
      <w:ins w:id="68" w:author="Gavin Zheng" w:date="2018-06-23T20:10:00Z">
        <w:r w:rsidR="00444079">
          <w:rPr>
            <w:rFonts w:ascii="Times New Roman" w:hAnsi="Times New Roman" w:cs="Times New Roman" w:hint="eastAsia"/>
            <w:color w:val="000000"/>
          </w:rPr>
          <w:t>smart</w:t>
        </w:r>
      </w:ins>
      <w:r w:rsidRPr="00D509FE">
        <w:rPr>
          <w:rFonts w:ascii="Times New Roman" w:hAnsi="Times New Roman" w:cs="Times New Roman"/>
          <w:color w:val="000000"/>
        </w:rPr>
        <w:t xml:space="preserve"> contract mechanism to establish a basic technical framework, </w:t>
      </w:r>
      <w:ins w:id="69" w:author="Gavin Zheng" w:date="2018-06-23T20:10:00Z">
        <w:r w:rsidR="00444079">
          <w:rPr>
            <w:rFonts w:ascii="Times New Roman" w:hAnsi="Times New Roman" w:cs="Times New Roman" w:hint="eastAsia"/>
            <w:color w:val="000000"/>
          </w:rPr>
          <w:t xml:space="preserve">consisting of </w:t>
        </w:r>
      </w:ins>
      <w:r w:rsidRPr="00D509FE">
        <w:rPr>
          <w:rFonts w:ascii="Times New Roman" w:hAnsi="Times New Roman" w:cs="Times New Roman"/>
          <w:color w:val="000000"/>
        </w:rPr>
        <w:t>a total of four layers: the public chain bottom token, large data and AI layer, smart contract layer and service expansion layer. The first layer is the public chain of the</w:t>
      </w:r>
      <w:commentRangeStart w:id="70"/>
      <w:r w:rsidRPr="00D509FE">
        <w:rPr>
          <w:rFonts w:ascii="Times New Roman" w:hAnsi="Times New Roman" w:cs="Times New Roman"/>
          <w:color w:val="000000"/>
        </w:rPr>
        <w:t xml:space="preserve"> bottom token</w:t>
      </w:r>
      <w:commentRangeEnd w:id="70"/>
      <w:r w:rsidR="00444079">
        <w:rPr>
          <w:rStyle w:val="CommentReference"/>
        </w:rPr>
        <w:commentReference w:id="70"/>
      </w:r>
      <w:r w:rsidRPr="00D509FE">
        <w:rPr>
          <w:rFonts w:ascii="Times New Roman" w:hAnsi="Times New Roman" w:cs="Times New Roman"/>
          <w:color w:val="000000"/>
        </w:rPr>
        <w:t xml:space="preserve">, which is used to issue the withdrawal of the encrypted currency FGE, as a certificate of equity and platform-approved trading methods; The second layer is large data and AI layer, large data base for the top of the entertainment activities of the application provides a variety of data support, AI layer in which the AI technology can also provide a series of auxiliary functions, including intelligent betting, intelligent identification and so on. The third layer is the Intelligent contract layer (smart Contract), which is based on the public chain of guessing intelligent contract layer, you can customize a variety of entertainment Guess scene of the intelligent contract template, in addition to provide the packaging of Intelligent contract API, as a toolkit to provide customers, to facilitate the custom development Guess project, Open the vertical field Guess market; the fourth floor is the service development layer, </w:t>
      </w:r>
      <w:r w:rsidR="000626B2">
        <w:rPr>
          <w:rFonts w:ascii="Times New Roman" w:hAnsi="Times New Roman" w:cs="Times New Roman"/>
          <w:color w:val="000000"/>
        </w:rPr>
        <w:t>Fair guessing chain</w:t>
      </w:r>
      <w:r w:rsidRPr="00D509FE">
        <w:rPr>
          <w:rFonts w:ascii="Times New Roman" w:hAnsi="Times New Roman" w:cs="Times New Roman"/>
          <w:color w:val="000000"/>
        </w:rPr>
        <w:t xml:space="preserve"> platform (FGSP) will assist customers to graft their own distributed applications, customers can build their own private chain on the basis of the public chain, to create closed and specific scale of the exclusive entertainment Guess community, using the platform to provide the center of the IM tool Set Guess entertainment, Intimate social integration. </w:t>
      </w:r>
      <w:r w:rsidR="000626B2">
        <w:rPr>
          <w:rFonts w:ascii="Times New Roman" w:hAnsi="Times New Roman" w:cs="Times New Roman"/>
          <w:color w:val="000000"/>
        </w:rPr>
        <w:t>Fair guessing chain</w:t>
      </w:r>
      <w:r w:rsidRPr="00D509FE">
        <w:rPr>
          <w:rFonts w:ascii="Times New Roman" w:hAnsi="Times New Roman" w:cs="Times New Roman"/>
          <w:color w:val="000000"/>
        </w:rPr>
        <w:t xml:space="preserve"> Platform will provide a series of low-level data access and interface based on multiple languages, providing a series of services including registration, transaction record, ownership certificate, data </w:t>
      </w:r>
      <w:r w:rsidRPr="00D509FE">
        <w:rPr>
          <w:rFonts w:ascii="Times New Roman" w:hAnsi="Times New Roman" w:cs="Times New Roman"/>
          <w:color w:val="000000"/>
        </w:rPr>
        <w:lastRenderedPageBreak/>
        <w:t>query engine and so on.</w:t>
      </w:r>
    </w:p>
    <w:p w:rsidR="004961B0" w:rsidRPr="00D509FE" w:rsidRDefault="004961B0" w:rsidP="004961B0">
      <w:pPr>
        <w:ind w:firstLine="480"/>
        <w:jc w:val="center"/>
        <w:rPr>
          <w:rFonts w:ascii="Times New Roman" w:hAnsi="Times New Roman" w:cs="Times New Roman"/>
          <w:color w:val="000000"/>
        </w:rPr>
      </w:pPr>
      <w:r w:rsidRPr="00D509FE">
        <w:rPr>
          <w:rFonts w:ascii="Times New Roman" w:hAnsi="Times New Roman" w:cs="Times New Roman"/>
          <w:noProof/>
          <w:color w:val="000000"/>
        </w:rPr>
        <w:drawing>
          <wp:inline distT="0" distB="0" distL="0" distR="0" wp14:anchorId="0728AF88" wp14:editId="3EE2A556">
            <wp:extent cx="3634740" cy="2636520"/>
            <wp:effectExtent l="0" t="0" r="3810" b="0"/>
            <wp:docPr id="19" name="图片 132"/>
            <wp:cNvGraphicFramePr/>
            <a:graphic xmlns:a="http://schemas.openxmlformats.org/drawingml/2006/main">
              <a:graphicData uri="http://schemas.openxmlformats.org/drawingml/2006/picture">
                <pic:pic xmlns:pic="http://schemas.openxmlformats.org/drawingml/2006/picture">
                  <pic:nvPicPr>
                    <pic:cNvPr id="1032" name="图片 132"/>
                    <pic:cNvPicPr/>
                  </pic:nvPicPr>
                  <pic:blipFill>
                    <a:blip r:embed="rId22" cstate="print"/>
                    <a:srcRect/>
                    <a:stretch>
                      <a:fillRect/>
                    </a:stretch>
                  </pic:blipFill>
                  <pic:spPr>
                    <a:xfrm>
                      <a:off x="0" y="0"/>
                      <a:ext cx="3635286" cy="2636916"/>
                    </a:xfrm>
                    <a:prstGeom prst="rect">
                      <a:avLst/>
                    </a:prstGeom>
                  </pic:spPr>
                </pic:pic>
              </a:graphicData>
            </a:graphic>
          </wp:inline>
        </w:drawing>
      </w:r>
    </w:p>
    <w:p w:rsidR="004961B0" w:rsidRPr="00D509FE" w:rsidRDefault="00061AB5" w:rsidP="00061AB5">
      <w:pPr>
        <w:ind w:firstLineChars="883" w:firstLine="2119"/>
        <w:rPr>
          <w:rFonts w:ascii="Times New Roman" w:hAnsi="Times New Roman" w:cs="Times New Roman"/>
          <w:color w:val="000000"/>
        </w:rPr>
      </w:pPr>
      <w:r>
        <w:rPr>
          <w:rFonts w:ascii="Times New Roman" w:hAnsi="Times New Roman" w:cs="Times New Roman"/>
          <w:color w:val="000000"/>
        </w:rPr>
        <w:t>P</w:t>
      </w:r>
      <w:r>
        <w:rPr>
          <w:rFonts w:ascii="Times New Roman" w:hAnsi="Times New Roman" w:cs="Times New Roman" w:hint="eastAsia"/>
          <w:color w:val="000000"/>
        </w:rPr>
        <w:t>icture</w:t>
      </w:r>
      <w:r>
        <w:rPr>
          <w:rFonts w:ascii="Times New Roman" w:hAnsi="Times New Roman" w:cs="Times New Roman"/>
          <w:color w:val="000000"/>
        </w:rPr>
        <w:t>3</w:t>
      </w:r>
      <w:r>
        <w:rPr>
          <w:rFonts w:ascii="Times New Roman" w:hAnsi="Times New Roman" w:cs="Times New Roman" w:hint="eastAsia"/>
          <w:color w:val="000000"/>
        </w:rPr>
        <w:t>.</w:t>
      </w:r>
      <w:r>
        <w:rPr>
          <w:rFonts w:ascii="Times New Roman" w:hAnsi="Times New Roman" w:cs="Times New Roman"/>
          <w:color w:val="000000"/>
        </w:rPr>
        <w:t xml:space="preserve"> </w:t>
      </w:r>
      <w:r w:rsidR="000626B2">
        <w:rPr>
          <w:rFonts w:ascii="Times New Roman" w:hAnsi="Times New Roman" w:cs="Times New Roman"/>
          <w:color w:val="000000"/>
        </w:rPr>
        <w:t>Fair guessing chain</w:t>
      </w:r>
      <w:r>
        <w:rPr>
          <w:rFonts w:ascii="Times New Roman" w:hAnsi="Times New Roman" w:cs="Times New Roman"/>
          <w:color w:val="000000"/>
        </w:rPr>
        <w:t xml:space="preserve"> B</w:t>
      </w:r>
      <w:r w:rsidR="004961B0" w:rsidRPr="00D509FE">
        <w:rPr>
          <w:rFonts w:ascii="Times New Roman" w:hAnsi="Times New Roman" w:cs="Times New Roman"/>
          <w:color w:val="000000"/>
        </w:rPr>
        <w:t>asic Frame Diagram</w:t>
      </w:r>
    </w:p>
    <w:p w:rsidR="004961B0" w:rsidRPr="00D509FE" w:rsidRDefault="004961B0" w:rsidP="004961B0">
      <w:pPr>
        <w:pStyle w:val="Heading2"/>
        <w:rPr>
          <w:rFonts w:ascii="Times New Roman" w:hAnsi="Times New Roman"/>
        </w:rPr>
      </w:pPr>
      <w:r w:rsidRPr="00D509FE">
        <w:rPr>
          <w:rFonts w:ascii="Times New Roman" w:hAnsi="Times New Roman"/>
        </w:rPr>
        <w:t xml:space="preserve">Key Techniques of </w:t>
      </w:r>
      <w:r w:rsidR="000626B2">
        <w:rPr>
          <w:rFonts w:ascii="Times New Roman" w:hAnsi="Times New Roman"/>
        </w:rPr>
        <w:t>Fair guessing chain</w:t>
      </w:r>
    </w:p>
    <w:p w:rsidR="004961B0" w:rsidRPr="00D509FE" w:rsidRDefault="004961B0" w:rsidP="004961B0">
      <w:pPr>
        <w:ind w:firstLine="480"/>
        <w:rPr>
          <w:rFonts w:ascii="Times New Roman" w:hAnsi="Times New Roman" w:cs="Times New Roman"/>
          <w:color w:val="000000"/>
        </w:rPr>
      </w:pPr>
      <w:r w:rsidRPr="00D509FE">
        <w:rPr>
          <w:rFonts w:ascii="Times New Roman" w:hAnsi="Times New Roman" w:cs="Times New Roman"/>
          <w:color w:val="000000"/>
        </w:rPr>
        <w:t xml:space="preserve">The </w:t>
      </w:r>
      <w:r w:rsidR="000626B2">
        <w:rPr>
          <w:rFonts w:ascii="Times New Roman" w:hAnsi="Times New Roman" w:cs="Times New Roman"/>
          <w:color w:val="000000"/>
        </w:rPr>
        <w:t>Fair guessing chain</w:t>
      </w:r>
      <w:r w:rsidRPr="00D509FE">
        <w:rPr>
          <w:rFonts w:ascii="Times New Roman" w:hAnsi="Times New Roman" w:cs="Times New Roman"/>
          <w:color w:val="000000"/>
        </w:rPr>
        <w:t xml:space="preserve"> allows developers to create any scalable, standardized, and easily developed collaborative applications. </w:t>
      </w:r>
      <w:r w:rsidR="000626B2">
        <w:rPr>
          <w:rFonts w:ascii="Times New Roman" w:hAnsi="Times New Roman" w:cs="Times New Roman"/>
          <w:color w:val="000000"/>
        </w:rPr>
        <w:t>Fair guessing chain</w:t>
      </w:r>
      <w:r w:rsidRPr="00D509FE">
        <w:rPr>
          <w:rFonts w:ascii="Times New Roman" w:hAnsi="Times New Roman" w:cs="Times New Roman"/>
          <w:color w:val="000000"/>
        </w:rPr>
        <w:t xml:space="preserve"> will be a global common block chain. Based on the bottom of the public chain, a new type of software application is formed, and is a true decentralized betting application embedded in the program running Trust logic chain. At the bottom, the </w:t>
      </w:r>
      <w:r w:rsidR="000626B2">
        <w:rPr>
          <w:rFonts w:ascii="Times New Roman" w:hAnsi="Times New Roman" w:cs="Times New Roman"/>
          <w:color w:val="000000"/>
        </w:rPr>
        <w:t>Fair guessing chain</w:t>
      </w:r>
      <w:r w:rsidRPr="00D509FE">
        <w:rPr>
          <w:rFonts w:ascii="Times New Roman" w:hAnsi="Times New Roman" w:cs="Times New Roman"/>
          <w:color w:val="000000"/>
        </w:rPr>
        <w:t xml:space="preserve"> is a multi-level, based on the open source Technology agreement of each function module fully integrated packaging package, as a whole, it is used for the creation and deployment of distributed guessing entertainment application of the integrated platform, the realization of the public chain and Peer-to-peer network docking. At the same time, the </w:t>
      </w:r>
      <w:r w:rsidR="000626B2">
        <w:rPr>
          <w:rFonts w:ascii="Times New Roman" w:hAnsi="Times New Roman" w:cs="Times New Roman"/>
          <w:color w:val="000000"/>
        </w:rPr>
        <w:t>Fair guessing chain</w:t>
      </w:r>
      <w:r w:rsidRPr="00D509FE">
        <w:rPr>
          <w:rFonts w:ascii="Times New Roman" w:hAnsi="Times New Roman" w:cs="Times New Roman"/>
          <w:color w:val="000000"/>
        </w:rPr>
        <w:t xml:space="preserve"> also has a complete intelligent contract engine, users can automatically generate templates through graphical interface and deployment, greatly reduce the user's learning curve and the development of intelligent contract burden, thus greatly reducing the use of guessing chain of the use of the threshold, and has a complete set of tools, can expand the application of intelligent contract scenarios.</w:t>
      </w:r>
    </w:p>
    <w:p w:rsidR="004961B0" w:rsidRPr="00D509FE" w:rsidRDefault="000626B2" w:rsidP="004961B0">
      <w:pPr>
        <w:ind w:firstLine="480"/>
        <w:rPr>
          <w:rFonts w:ascii="Times New Roman" w:hAnsi="Times New Roman" w:cs="Times New Roman"/>
          <w:color w:val="000000"/>
        </w:rPr>
      </w:pPr>
      <w:r>
        <w:rPr>
          <w:rFonts w:ascii="Times New Roman" w:hAnsi="Times New Roman" w:cs="Times New Roman"/>
          <w:color w:val="000000"/>
        </w:rPr>
        <w:t>Fair guessing chain</w:t>
      </w:r>
      <w:r w:rsidR="004961B0" w:rsidRPr="00D509FE">
        <w:rPr>
          <w:rFonts w:ascii="Times New Roman" w:hAnsi="Times New Roman" w:cs="Times New Roman"/>
          <w:color w:val="000000"/>
        </w:rPr>
        <w:t xml:space="preserve"> to be issued based on the Ethernet square intelligent contract, </w:t>
      </w:r>
      <w:r w:rsidR="004961B0" w:rsidRPr="00D509FE">
        <w:rPr>
          <w:rFonts w:ascii="Times New Roman" w:hAnsi="Times New Roman" w:cs="Times New Roman"/>
          <w:color w:val="000000"/>
        </w:rPr>
        <w:lastRenderedPageBreak/>
        <w:t xml:space="preserve">in line with the ERC20 token (Ethernet square token: Allow wallets, exchanges and other intelligent contracts in a common way to butt various tokens) Standard double token FGE, to develop the intelligent contract engine, is a certificate of equity, will be on the line of large mainstream exchange trading flow. In addition, </w:t>
      </w:r>
      <w:proofErr w:type="gramStart"/>
      <w:r w:rsidR="004961B0" w:rsidRPr="00D509FE">
        <w:rPr>
          <w:rFonts w:ascii="Times New Roman" w:hAnsi="Times New Roman" w:cs="Times New Roman"/>
          <w:color w:val="000000"/>
        </w:rPr>
        <w:t>a</w:t>
      </w:r>
      <w:proofErr w:type="gramEnd"/>
      <w:r w:rsidR="004961B0" w:rsidRPr="00D509FE">
        <w:rPr>
          <w:rFonts w:ascii="Times New Roman" w:hAnsi="Times New Roman" w:cs="Times New Roman"/>
          <w:color w:val="000000"/>
        </w:rPr>
        <w:t xml:space="preserve"> ERC20-compliant token FGC (Fair guessing Coin) is issued based on the Ethernet square intelligent contract. FGC is the </w:t>
      </w:r>
      <w:r>
        <w:rPr>
          <w:rFonts w:ascii="Times New Roman" w:hAnsi="Times New Roman" w:cs="Times New Roman"/>
          <w:color w:val="000000"/>
        </w:rPr>
        <w:t>Fair guessing chain</w:t>
      </w:r>
      <w:r w:rsidR="004961B0" w:rsidRPr="00D509FE">
        <w:rPr>
          <w:rFonts w:ascii="Times New Roman" w:hAnsi="Times New Roman" w:cs="Times New Roman"/>
          <w:color w:val="000000"/>
        </w:rPr>
        <w:t xml:space="preserve"> in the official online run by the intelligent contract generated. </w:t>
      </w:r>
      <w:r>
        <w:rPr>
          <w:rFonts w:ascii="Times New Roman" w:hAnsi="Times New Roman" w:cs="Times New Roman"/>
          <w:color w:val="000000"/>
        </w:rPr>
        <w:t>Fair guessing chain</w:t>
      </w:r>
      <w:r w:rsidR="004961B0" w:rsidRPr="00D509FE">
        <w:rPr>
          <w:rFonts w:ascii="Times New Roman" w:hAnsi="Times New Roman" w:cs="Times New Roman"/>
          <w:color w:val="000000"/>
        </w:rPr>
        <w:t xml:space="preserve"> users to publish in the </w:t>
      </w:r>
      <w:r>
        <w:rPr>
          <w:rFonts w:ascii="Times New Roman" w:hAnsi="Times New Roman" w:cs="Times New Roman"/>
          <w:color w:val="000000"/>
        </w:rPr>
        <w:t>Fair guessing chain</w:t>
      </w:r>
      <w:r w:rsidR="004961B0" w:rsidRPr="00D509FE">
        <w:rPr>
          <w:rFonts w:ascii="Times New Roman" w:hAnsi="Times New Roman" w:cs="Times New Roman"/>
          <w:color w:val="000000"/>
        </w:rPr>
        <w:t xml:space="preserve"> on any one project to make predictions, only and must use FGC to operate: Launch project, Guess project and Validation project.</w:t>
      </w:r>
    </w:p>
    <w:p w:rsidR="004961B0" w:rsidRPr="00D509FE" w:rsidRDefault="004961B0" w:rsidP="004961B0">
      <w:pPr>
        <w:ind w:firstLine="480"/>
        <w:rPr>
          <w:rFonts w:ascii="Times New Roman" w:hAnsi="Times New Roman" w:cs="Times New Roman"/>
          <w:color w:val="000000"/>
        </w:rPr>
      </w:pPr>
      <w:r w:rsidRPr="00D509FE">
        <w:rPr>
          <w:rFonts w:ascii="Times New Roman" w:hAnsi="Times New Roman" w:cs="Times New Roman"/>
          <w:color w:val="000000"/>
        </w:rPr>
        <w:t xml:space="preserve">The random number generation algorithm of guessing chain is a participatory decision algorithm based on </w:t>
      </w:r>
      <w:proofErr w:type="spellStart"/>
      <w:r w:rsidRPr="00D509FE">
        <w:rPr>
          <w:rFonts w:ascii="Times New Roman" w:hAnsi="Times New Roman" w:cs="Times New Roman"/>
          <w:color w:val="000000"/>
        </w:rPr>
        <w:t>Randao</w:t>
      </w:r>
      <w:proofErr w:type="spellEnd"/>
      <w:r w:rsidRPr="00D509FE">
        <w:rPr>
          <w:rFonts w:ascii="Times New Roman" w:hAnsi="Times New Roman" w:cs="Times New Roman"/>
          <w:color w:val="000000"/>
        </w:rPr>
        <w:t xml:space="preserve"> idea, which takes participants as random sources. Based on the strong robustness and centrality of the Block chain network, a transparent </w:t>
      </w:r>
      <w:proofErr w:type="spellStart"/>
      <w:r w:rsidRPr="00D509FE">
        <w:rPr>
          <w:rFonts w:ascii="Times New Roman" w:hAnsi="Times New Roman" w:cs="Times New Roman"/>
          <w:color w:val="000000"/>
        </w:rPr>
        <w:t>Randao</w:t>
      </w:r>
      <w:proofErr w:type="spellEnd"/>
      <w:r w:rsidRPr="00D509FE">
        <w:rPr>
          <w:rFonts w:ascii="Times New Roman" w:hAnsi="Times New Roman" w:cs="Times New Roman"/>
          <w:color w:val="000000"/>
        </w:rPr>
        <w:t xml:space="preserve"> algorithm is calculated based on the random number provided by the participant, thus obtaining the absolute random number based on the participant random source, and is safe and reliable. and to all kinds of guessing games to provide absolute random factors, through the random factors to get a variety of play needs of the transparent random number, to ensure the absolute fairness of lottery and transparency.</w:t>
      </w:r>
    </w:p>
    <w:p w:rsidR="004961B0" w:rsidRPr="00D509FE" w:rsidRDefault="004961B0" w:rsidP="004961B0">
      <w:pPr>
        <w:ind w:firstLine="480"/>
        <w:rPr>
          <w:rFonts w:ascii="Times New Roman" w:hAnsi="Times New Roman" w:cs="Times New Roman"/>
          <w:color w:val="000000"/>
        </w:rPr>
      </w:pPr>
      <w:r w:rsidRPr="00D509FE">
        <w:rPr>
          <w:rFonts w:ascii="Times New Roman" w:hAnsi="Times New Roman" w:cs="Times New Roman"/>
          <w:color w:val="000000"/>
        </w:rPr>
        <w:t xml:space="preserve">The decentration of the </w:t>
      </w:r>
      <w:r w:rsidR="000626B2">
        <w:rPr>
          <w:rFonts w:ascii="Times New Roman" w:hAnsi="Times New Roman" w:cs="Times New Roman"/>
          <w:color w:val="000000"/>
        </w:rPr>
        <w:t>fair guessing chain</w:t>
      </w:r>
      <w:r w:rsidRPr="00D509FE">
        <w:rPr>
          <w:rFonts w:ascii="Times New Roman" w:hAnsi="Times New Roman" w:cs="Times New Roman"/>
          <w:color w:val="000000"/>
        </w:rPr>
        <w:t xml:space="preserve"> IM tool can help customers point to point of communication, with real-time, efficient, secretive characteristics. Customers can use this tool to build their own social circle, as a friend to participate in the Guess task, publishing offline party information and other private social tools. A proprietary chain of erection agencies can also maintain their own community network through the IM tool.</w:t>
      </w:r>
    </w:p>
    <w:p w:rsidR="004961B0" w:rsidRPr="00D509FE" w:rsidRDefault="004961B0" w:rsidP="004961B0">
      <w:pPr>
        <w:ind w:firstLine="480"/>
        <w:rPr>
          <w:rFonts w:ascii="Times New Roman" w:hAnsi="Times New Roman" w:cs="Times New Roman"/>
          <w:color w:val="000000"/>
        </w:rPr>
      </w:pPr>
      <w:r w:rsidRPr="00D509FE">
        <w:rPr>
          <w:rFonts w:ascii="Times New Roman" w:hAnsi="Times New Roman" w:cs="Times New Roman"/>
          <w:color w:val="000000"/>
        </w:rPr>
        <w:t xml:space="preserve">In addition to the block chain of the underlying technology support, </w:t>
      </w:r>
      <w:r w:rsidR="000626B2">
        <w:rPr>
          <w:rFonts w:ascii="Times New Roman" w:hAnsi="Times New Roman" w:cs="Times New Roman"/>
          <w:color w:val="000000"/>
        </w:rPr>
        <w:t>Fair guessing chain</w:t>
      </w:r>
      <w:r w:rsidRPr="00D509FE">
        <w:rPr>
          <w:rFonts w:ascii="Times New Roman" w:hAnsi="Times New Roman" w:cs="Times New Roman"/>
          <w:color w:val="000000"/>
        </w:rPr>
        <w:t xml:space="preserve"> will also introduce new High-tech technology, including large data and AI. </w:t>
      </w:r>
      <w:r w:rsidR="000626B2">
        <w:rPr>
          <w:rFonts w:ascii="Times New Roman" w:hAnsi="Times New Roman" w:cs="Times New Roman"/>
          <w:color w:val="000000"/>
        </w:rPr>
        <w:t>Fair guessing chain</w:t>
      </w:r>
      <w:r w:rsidRPr="00D509FE">
        <w:rPr>
          <w:rFonts w:ascii="Times New Roman" w:hAnsi="Times New Roman" w:cs="Times New Roman"/>
          <w:color w:val="000000"/>
        </w:rPr>
        <w:t xml:space="preserve"> will be based on block chain and large data, combined with artificial intelligence AI development depth of application, including but not limited </w:t>
      </w:r>
      <w:r w:rsidRPr="00D509FE">
        <w:rPr>
          <w:rFonts w:ascii="Times New Roman" w:hAnsi="Times New Roman" w:cs="Times New Roman"/>
          <w:color w:val="000000"/>
        </w:rPr>
        <w:lastRenderedPageBreak/>
        <w:t>to Oracle prophecy, intelligent Customer service, intelligent assistant, Guess Entertainment products personalized recommendations, etc., so that the guessing chain more intelligent, safer, more effective service gaming entertainment market and global users.</w:t>
      </w:r>
    </w:p>
    <w:p w:rsidR="004961B0" w:rsidRPr="00D509FE" w:rsidRDefault="004961B0" w:rsidP="004961B0">
      <w:pPr>
        <w:pStyle w:val="Heading2"/>
        <w:rPr>
          <w:rFonts w:ascii="Times New Roman" w:hAnsi="Times New Roman"/>
        </w:rPr>
      </w:pPr>
      <w:r w:rsidRPr="00D509FE">
        <w:rPr>
          <w:rFonts w:ascii="Times New Roman" w:hAnsi="Times New Roman"/>
        </w:rPr>
        <w:t>Platform Participants</w:t>
      </w:r>
    </w:p>
    <w:p w:rsidR="004961B0" w:rsidRPr="00D509FE" w:rsidRDefault="000626B2" w:rsidP="004961B0">
      <w:pPr>
        <w:ind w:firstLine="480"/>
        <w:rPr>
          <w:rFonts w:ascii="Times New Roman" w:hAnsi="Times New Roman" w:cs="Times New Roman"/>
          <w:color w:val="000000"/>
        </w:rPr>
      </w:pPr>
      <w:r>
        <w:rPr>
          <w:rFonts w:ascii="Times New Roman" w:hAnsi="Times New Roman" w:cs="Times New Roman"/>
          <w:color w:val="000000"/>
        </w:rPr>
        <w:t>Fair guessing chain</w:t>
      </w:r>
      <w:r w:rsidR="004961B0" w:rsidRPr="00D509FE">
        <w:rPr>
          <w:rFonts w:ascii="Times New Roman" w:hAnsi="Times New Roman" w:cs="Times New Roman"/>
          <w:color w:val="000000"/>
        </w:rPr>
        <w:t xml:space="preserve"> Public Guess service Platform (FGSP) Participants according to the Intelligent Contract Process function classification, can be divided into three kinds: Project sponsors, project Guess Party and Project Verifier. The project exists in the form of an intelligent contract. The life cycle of the contract is as follows: When a Guess party publishes an intelligent contract, in which the smart contract rules the form of guessing, lottery, etc., in the full chain platform to accept bets, you can also choose to publish in the private chain platform, when the preset lottery conditions to meet the lottery and automatically realize value transfer, if not the jackpot is stream.</w:t>
      </w:r>
    </w:p>
    <w:p w:rsidR="004961B0" w:rsidRPr="00D509FE" w:rsidRDefault="004961B0" w:rsidP="004961B0">
      <w:pPr>
        <w:ind w:firstLine="480"/>
        <w:jc w:val="center"/>
        <w:rPr>
          <w:rFonts w:ascii="Times New Roman" w:hAnsi="Times New Roman" w:cs="Times New Roman"/>
          <w:szCs w:val="24"/>
        </w:rPr>
      </w:pPr>
      <w:r w:rsidRPr="00D509FE">
        <w:rPr>
          <w:rFonts w:ascii="Times New Roman" w:hAnsi="Times New Roman" w:cs="Times New Roman"/>
          <w:noProof/>
          <w:szCs w:val="24"/>
        </w:rPr>
        <w:drawing>
          <wp:inline distT="0" distB="0" distL="0" distR="0" wp14:anchorId="17ED9F2C" wp14:editId="1200270A">
            <wp:extent cx="3275330" cy="2407285"/>
            <wp:effectExtent l="0" t="0" r="0" b="0"/>
            <wp:docPr id="20"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_x0000_t75"/>
                    <pic:cNvPicPr>
                      <a:picLocks noChangeAspect="1"/>
                    </pic:cNvPicPr>
                  </pic:nvPicPr>
                  <pic:blipFill>
                    <a:blip r:embed="rId23" cstate="print"/>
                    <a:srcRect/>
                    <a:stretch>
                      <a:fillRect/>
                    </a:stretch>
                  </pic:blipFill>
                  <pic:spPr>
                    <a:xfrm>
                      <a:off x="0" y="0"/>
                      <a:ext cx="3275330" cy="2407285"/>
                    </a:xfrm>
                    <a:prstGeom prst="rect">
                      <a:avLst/>
                    </a:prstGeom>
                    <a:ln>
                      <a:noFill/>
                    </a:ln>
                  </pic:spPr>
                </pic:pic>
              </a:graphicData>
            </a:graphic>
          </wp:inline>
        </w:drawing>
      </w:r>
    </w:p>
    <w:p w:rsidR="00061AB5" w:rsidRDefault="00061AB5" w:rsidP="00061AB5">
      <w:pPr>
        <w:ind w:firstLineChars="783" w:firstLine="1879"/>
        <w:rPr>
          <w:rFonts w:ascii="Times New Roman" w:hAnsi="Times New Roman" w:cs="Times New Roman"/>
          <w:color w:val="000000"/>
        </w:rPr>
      </w:pPr>
      <w:r>
        <w:rPr>
          <w:rFonts w:ascii="Times New Roman" w:hAnsi="Times New Roman" w:cs="Times New Roman" w:hint="eastAsia"/>
          <w:color w:val="000000"/>
        </w:rPr>
        <w:t>Picture</w:t>
      </w:r>
      <w:r>
        <w:rPr>
          <w:rFonts w:ascii="Times New Roman" w:hAnsi="Times New Roman" w:cs="Times New Roman"/>
          <w:color w:val="000000"/>
        </w:rPr>
        <w:t xml:space="preserve"> 4</w:t>
      </w:r>
      <w:r>
        <w:rPr>
          <w:rFonts w:ascii="Times New Roman" w:hAnsi="Times New Roman" w:cs="Times New Roman" w:hint="eastAsia"/>
          <w:color w:val="000000"/>
        </w:rPr>
        <w:t>.</w:t>
      </w:r>
      <w:r>
        <w:rPr>
          <w:rFonts w:ascii="Times New Roman" w:hAnsi="Times New Roman" w:cs="Times New Roman"/>
          <w:color w:val="000000"/>
        </w:rPr>
        <w:t xml:space="preserve"> Lottery </w:t>
      </w:r>
      <w:r w:rsidRPr="00D509FE">
        <w:rPr>
          <w:rFonts w:ascii="Times New Roman" w:hAnsi="Times New Roman" w:cs="Times New Roman"/>
          <w:color w:val="000000"/>
        </w:rPr>
        <w:t>Frame Diagram</w:t>
      </w:r>
    </w:p>
    <w:p w:rsidR="004961B0" w:rsidRPr="00D509FE" w:rsidRDefault="004961B0" w:rsidP="004961B0">
      <w:pPr>
        <w:ind w:firstLineChars="1100" w:firstLine="2640"/>
        <w:rPr>
          <w:rFonts w:ascii="Times New Roman" w:hAnsi="Times New Roman" w:cs="Times New Roman"/>
          <w:color w:val="000000"/>
        </w:rPr>
      </w:pPr>
      <w:r w:rsidRPr="00D509FE">
        <w:rPr>
          <w:rFonts w:ascii="Times New Roman" w:hAnsi="Times New Roman" w:cs="Times New Roman"/>
          <w:color w:val="000000"/>
        </w:rPr>
        <w:t>Contract Release</w:t>
      </w:r>
    </w:p>
    <w:p w:rsidR="004961B0" w:rsidRPr="00D509FE" w:rsidRDefault="004961B0" w:rsidP="004961B0">
      <w:pPr>
        <w:ind w:firstLineChars="1200" w:firstLine="2880"/>
        <w:rPr>
          <w:rFonts w:ascii="Times New Roman" w:hAnsi="Times New Roman" w:cs="Times New Roman"/>
          <w:color w:val="000000"/>
        </w:rPr>
      </w:pPr>
      <w:r w:rsidRPr="00D509FE">
        <w:rPr>
          <w:rFonts w:ascii="Times New Roman" w:hAnsi="Times New Roman" w:cs="Times New Roman"/>
          <w:color w:val="000000"/>
        </w:rPr>
        <w:t>Accept Bid</w:t>
      </w:r>
    </w:p>
    <w:p w:rsidR="004961B0" w:rsidRPr="00D509FE" w:rsidRDefault="004961B0" w:rsidP="004961B0">
      <w:pPr>
        <w:ind w:firstLineChars="483" w:firstLine="1159"/>
        <w:rPr>
          <w:rFonts w:ascii="Times New Roman" w:hAnsi="Times New Roman" w:cs="Times New Roman"/>
          <w:color w:val="000000"/>
        </w:rPr>
      </w:pPr>
      <w:r w:rsidRPr="00D509FE">
        <w:rPr>
          <w:rFonts w:ascii="Times New Roman" w:hAnsi="Times New Roman" w:cs="Times New Roman"/>
          <w:color w:val="000000"/>
        </w:rPr>
        <w:t>Is the preset bid opening condition satisfied or not?</w:t>
      </w:r>
    </w:p>
    <w:p w:rsidR="004961B0" w:rsidRPr="00D509FE" w:rsidRDefault="004961B0" w:rsidP="004961B0">
      <w:pPr>
        <w:ind w:firstLineChars="983" w:firstLine="2359"/>
        <w:rPr>
          <w:rFonts w:ascii="Times New Roman" w:hAnsi="Times New Roman" w:cs="Times New Roman"/>
          <w:color w:val="000000"/>
        </w:rPr>
      </w:pPr>
      <w:r w:rsidRPr="00D509FE">
        <w:rPr>
          <w:rFonts w:ascii="Times New Roman" w:hAnsi="Times New Roman" w:cs="Times New Roman"/>
          <w:color w:val="000000"/>
        </w:rPr>
        <w:t>If not: Failure of Bid</w:t>
      </w:r>
    </w:p>
    <w:p w:rsidR="004961B0" w:rsidRPr="00D509FE" w:rsidRDefault="004961B0" w:rsidP="004961B0">
      <w:pPr>
        <w:ind w:firstLineChars="583" w:firstLine="1399"/>
        <w:rPr>
          <w:rFonts w:ascii="Times New Roman" w:hAnsi="Times New Roman" w:cs="Times New Roman"/>
          <w:color w:val="000000"/>
        </w:rPr>
      </w:pPr>
      <w:r w:rsidRPr="00D509FE">
        <w:rPr>
          <w:rFonts w:ascii="Times New Roman" w:hAnsi="Times New Roman" w:cs="Times New Roman"/>
          <w:color w:val="000000"/>
        </w:rPr>
        <w:t>If satisfied: Open bids and realize value transfer</w:t>
      </w:r>
    </w:p>
    <w:p w:rsidR="004961B0" w:rsidRPr="00D509FE" w:rsidRDefault="004961B0" w:rsidP="004961B0">
      <w:pPr>
        <w:ind w:firstLineChars="783" w:firstLine="1879"/>
        <w:rPr>
          <w:rFonts w:ascii="Times New Roman" w:hAnsi="Times New Roman" w:cs="Times New Roman"/>
          <w:color w:val="000000"/>
        </w:rPr>
      </w:pPr>
      <w:r w:rsidRPr="00D509FE">
        <w:rPr>
          <w:rFonts w:ascii="Times New Roman" w:hAnsi="Times New Roman" w:cs="Times New Roman"/>
          <w:color w:val="000000"/>
        </w:rPr>
        <w:lastRenderedPageBreak/>
        <w:t>Contract destruction, offline archiving</w:t>
      </w:r>
    </w:p>
    <w:p w:rsidR="004961B0" w:rsidRPr="00D509FE" w:rsidRDefault="004961B0" w:rsidP="004961B0">
      <w:pPr>
        <w:pStyle w:val="Heading3"/>
        <w:rPr>
          <w:rFonts w:ascii="Times New Roman" w:hAnsi="Times New Roman"/>
        </w:rPr>
      </w:pPr>
      <w:r w:rsidRPr="00D509FE">
        <w:rPr>
          <w:rFonts w:ascii="Times New Roman" w:hAnsi="Times New Roman"/>
        </w:rPr>
        <w:t>Sponsor of the Project</w:t>
      </w:r>
    </w:p>
    <w:p w:rsidR="004961B0" w:rsidRPr="00D509FE" w:rsidRDefault="004961B0" w:rsidP="004961B0">
      <w:pPr>
        <w:ind w:firstLine="480"/>
        <w:rPr>
          <w:rFonts w:ascii="Times New Roman" w:hAnsi="Times New Roman" w:cs="Times New Roman"/>
          <w:szCs w:val="24"/>
        </w:rPr>
      </w:pPr>
      <w:r w:rsidRPr="00D509FE">
        <w:rPr>
          <w:rFonts w:ascii="Times New Roman" w:hAnsi="Times New Roman" w:cs="Times New Roman"/>
          <w:szCs w:val="24"/>
        </w:rPr>
        <w:t xml:space="preserve">The project sponsor can be the public chain user of the guessing chain, or it can be the organization and company of the private chain platform built by the service interface provided by the guessing chain. Project Initiator on the </w:t>
      </w:r>
      <w:r w:rsidR="000626B2">
        <w:rPr>
          <w:rFonts w:ascii="Times New Roman" w:hAnsi="Times New Roman" w:cs="Times New Roman"/>
          <w:szCs w:val="24"/>
        </w:rPr>
        <w:t>Fair guessing chain</w:t>
      </w:r>
      <w:r w:rsidRPr="00D509FE">
        <w:rPr>
          <w:rFonts w:ascii="Times New Roman" w:hAnsi="Times New Roman" w:cs="Times New Roman"/>
          <w:szCs w:val="24"/>
        </w:rPr>
        <w:t xml:space="preserve"> platform to enter the release page, fill in the project details, amount and lottery conditions. </w:t>
      </w:r>
      <w:r w:rsidR="000626B2">
        <w:rPr>
          <w:rFonts w:ascii="Times New Roman" w:hAnsi="Times New Roman" w:cs="Times New Roman"/>
          <w:szCs w:val="24"/>
        </w:rPr>
        <w:t>Fair guessing chain</w:t>
      </w:r>
      <w:r w:rsidRPr="00D509FE">
        <w:rPr>
          <w:rFonts w:ascii="Times New Roman" w:hAnsi="Times New Roman" w:cs="Times New Roman"/>
          <w:szCs w:val="24"/>
        </w:rPr>
        <w:t xml:space="preserve"> platform in the network platform will provide common fixed play contract template, users can choose to use the Smart contract template, can also use the API and other software development tools to develop new Guess project. Smart contract template to be completed after verification, the system will automatically generate intelligent contract code, and deployed to the </w:t>
      </w:r>
      <w:r w:rsidR="000626B2">
        <w:rPr>
          <w:rFonts w:ascii="Times New Roman" w:hAnsi="Times New Roman" w:cs="Times New Roman"/>
          <w:szCs w:val="24"/>
        </w:rPr>
        <w:t>Fair guessing chain</w:t>
      </w:r>
      <w:r w:rsidRPr="00D509FE">
        <w:rPr>
          <w:rFonts w:ascii="Times New Roman" w:hAnsi="Times New Roman" w:cs="Times New Roman"/>
          <w:szCs w:val="24"/>
        </w:rPr>
        <w:t>, the following figure:</w:t>
      </w:r>
    </w:p>
    <w:p w:rsidR="004961B0" w:rsidRPr="00D509FE" w:rsidRDefault="004961B0" w:rsidP="004961B0">
      <w:pPr>
        <w:ind w:firstLine="480"/>
        <w:jc w:val="center"/>
        <w:rPr>
          <w:rFonts w:ascii="Times New Roman" w:hAnsi="Times New Roman" w:cs="Times New Roman"/>
          <w:szCs w:val="24"/>
        </w:rPr>
      </w:pPr>
      <w:r w:rsidRPr="00D509FE">
        <w:rPr>
          <w:rFonts w:ascii="Times New Roman" w:hAnsi="Times New Roman" w:cs="Times New Roman"/>
          <w:noProof/>
          <w:szCs w:val="24"/>
        </w:rPr>
        <w:drawing>
          <wp:inline distT="0" distB="0" distL="0" distR="0" wp14:anchorId="2AE66C1F" wp14:editId="64CEB1A8">
            <wp:extent cx="2195195" cy="2408555"/>
            <wp:effectExtent l="0" t="0" r="0" b="0"/>
            <wp:docPr id="21"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_x0000_t75"/>
                    <pic:cNvPicPr>
                      <a:picLocks noChangeAspect="1"/>
                    </pic:cNvPicPr>
                  </pic:nvPicPr>
                  <pic:blipFill>
                    <a:blip r:embed="rId24" cstate="print"/>
                    <a:srcRect/>
                    <a:stretch>
                      <a:fillRect/>
                    </a:stretch>
                  </pic:blipFill>
                  <pic:spPr>
                    <a:xfrm>
                      <a:off x="0" y="0"/>
                      <a:ext cx="2195195" cy="2408555"/>
                    </a:xfrm>
                    <a:prstGeom prst="rect">
                      <a:avLst/>
                    </a:prstGeom>
                    <a:ln>
                      <a:noFill/>
                    </a:ln>
                  </pic:spPr>
                </pic:pic>
              </a:graphicData>
            </a:graphic>
          </wp:inline>
        </w:drawing>
      </w:r>
    </w:p>
    <w:p w:rsidR="00061AB5" w:rsidRDefault="00061AB5" w:rsidP="00061AB5">
      <w:pPr>
        <w:ind w:firstLineChars="783" w:firstLine="1879"/>
        <w:rPr>
          <w:rFonts w:ascii="Times New Roman" w:hAnsi="Times New Roman" w:cs="Times New Roman"/>
          <w:szCs w:val="24"/>
        </w:rPr>
      </w:pPr>
      <w:r>
        <w:rPr>
          <w:rFonts w:ascii="Times New Roman" w:hAnsi="Times New Roman" w:cs="Times New Roman" w:hint="eastAsia"/>
          <w:szCs w:val="24"/>
        </w:rPr>
        <w:t>P</w:t>
      </w:r>
      <w:r>
        <w:rPr>
          <w:rFonts w:ascii="Times New Roman" w:hAnsi="Times New Roman" w:cs="Times New Roman"/>
          <w:szCs w:val="24"/>
        </w:rPr>
        <w:t xml:space="preserve">icture 5. Release </w:t>
      </w:r>
      <w:r w:rsidRPr="00D509FE">
        <w:rPr>
          <w:rFonts w:ascii="Times New Roman" w:hAnsi="Times New Roman" w:cs="Times New Roman"/>
          <w:color w:val="000000"/>
        </w:rPr>
        <w:t>Frame Diagram</w:t>
      </w:r>
      <w:r>
        <w:rPr>
          <w:rFonts w:ascii="Times New Roman" w:hAnsi="Times New Roman" w:cs="Times New Roman"/>
          <w:color w:val="000000"/>
        </w:rPr>
        <w:t xml:space="preserve"> of Guess Program</w:t>
      </w:r>
    </w:p>
    <w:p w:rsidR="004961B0" w:rsidRPr="00D509FE" w:rsidRDefault="004961B0" w:rsidP="004961B0">
      <w:pPr>
        <w:ind w:firstLineChars="1300" w:firstLine="3120"/>
        <w:rPr>
          <w:rFonts w:ascii="Times New Roman" w:hAnsi="Times New Roman" w:cs="Times New Roman"/>
          <w:szCs w:val="24"/>
        </w:rPr>
      </w:pPr>
      <w:r w:rsidRPr="00D509FE">
        <w:rPr>
          <w:rFonts w:ascii="Times New Roman" w:hAnsi="Times New Roman" w:cs="Times New Roman"/>
          <w:szCs w:val="24"/>
        </w:rPr>
        <w:t>Login project release page</w:t>
      </w:r>
    </w:p>
    <w:p w:rsidR="004961B0" w:rsidRPr="00D509FE" w:rsidRDefault="004961B0" w:rsidP="004961B0">
      <w:pPr>
        <w:ind w:firstLine="480"/>
        <w:jc w:val="center"/>
        <w:rPr>
          <w:rFonts w:ascii="Times New Roman" w:hAnsi="Times New Roman" w:cs="Times New Roman"/>
          <w:szCs w:val="24"/>
        </w:rPr>
      </w:pPr>
      <w:r w:rsidRPr="00D509FE">
        <w:rPr>
          <w:rFonts w:ascii="Times New Roman" w:hAnsi="Times New Roman" w:cs="Times New Roman"/>
          <w:szCs w:val="24"/>
        </w:rPr>
        <w:t>Select a contract template</w:t>
      </w:r>
    </w:p>
    <w:p w:rsidR="004961B0" w:rsidRPr="00D509FE" w:rsidRDefault="004961B0" w:rsidP="004961B0">
      <w:pPr>
        <w:ind w:firstLine="480"/>
        <w:jc w:val="center"/>
        <w:rPr>
          <w:rFonts w:ascii="Times New Roman" w:hAnsi="Times New Roman" w:cs="Times New Roman"/>
          <w:szCs w:val="24"/>
        </w:rPr>
      </w:pPr>
      <w:r w:rsidRPr="00D509FE">
        <w:rPr>
          <w:rFonts w:ascii="Times New Roman" w:hAnsi="Times New Roman" w:cs="Times New Roman"/>
          <w:szCs w:val="24"/>
        </w:rPr>
        <w:t>Fill in the project details and set the conditions</w:t>
      </w:r>
    </w:p>
    <w:p w:rsidR="004961B0" w:rsidRPr="00D509FE" w:rsidRDefault="004961B0" w:rsidP="004961B0">
      <w:pPr>
        <w:ind w:firstLine="480"/>
        <w:jc w:val="center"/>
        <w:rPr>
          <w:rFonts w:ascii="Times New Roman" w:hAnsi="Times New Roman" w:cs="Times New Roman"/>
          <w:szCs w:val="24"/>
        </w:rPr>
      </w:pPr>
      <w:r w:rsidRPr="00D509FE">
        <w:rPr>
          <w:rFonts w:ascii="Times New Roman" w:hAnsi="Times New Roman" w:cs="Times New Roman"/>
          <w:szCs w:val="24"/>
        </w:rPr>
        <w:t>Test, security verification</w:t>
      </w:r>
    </w:p>
    <w:p w:rsidR="004961B0" w:rsidRPr="00D509FE" w:rsidRDefault="004961B0" w:rsidP="004961B0">
      <w:pPr>
        <w:ind w:firstLine="480"/>
        <w:jc w:val="center"/>
        <w:rPr>
          <w:rFonts w:ascii="Times New Roman" w:hAnsi="Times New Roman" w:cs="Times New Roman"/>
          <w:szCs w:val="24"/>
        </w:rPr>
      </w:pPr>
      <w:r w:rsidRPr="00D509FE">
        <w:rPr>
          <w:rFonts w:ascii="Times New Roman" w:hAnsi="Times New Roman" w:cs="Times New Roman"/>
          <w:szCs w:val="24"/>
        </w:rPr>
        <w:t>Release project</w:t>
      </w:r>
    </w:p>
    <w:p w:rsidR="004961B0" w:rsidRPr="00D509FE" w:rsidRDefault="004961B0" w:rsidP="004961B0">
      <w:pPr>
        <w:ind w:firstLine="480"/>
        <w:jc w:val="center"/>
        <w:rPr>
          <w:rFonts w:ascii="Times New Roman" w:hAnsi="Times New Roman" w:cs="Times New Roman"/>
          <w:szCs w:val="24"/>
        </w:rPr>
      </w:pPr>
      <w:r w:rsidRPr="00D509FE">
        <w:rPr>
          <w:rFonts w:ascii="Times New Roman" w:hAnsi="Times New Roman" w:cs="Times New Roman"/>
          <w:szCs w:val="24"/>
        </w:rPr>
        <w:t>Blockchain Browser Verification</w:t>
      </w:r>
    </w:p>
    <w:p w:rsidR="004961B0" w:rsidRPr="00D509FE" w:rsidRDefault="004961B0" w:rsidP="004961B0">
      <w:pPr>
        <w:ind w:firstLine="480"/>
        <w:rPr>
          <w:rFonts w:ascii="Times New Roman" w:hAnsi="Times New Roman" w:cs="Times New Roman"/>
          <w:szCs w:val="24"/>
        </w:rPr>
      </w:pPr>
      <w:r w:rsidRPr="00D509FE">
        <w:rPr>
          <w:rFonts w:ascii="Times New Roman" w:hAnsi="Times New Roman" w:cs="Times New Roman"/>
          <w:szCs w:val="24"/>
        </w:rPr>
        <w:t xml:space="preserve">Some smart contract templates are preset, and the platform provides custom </w:t>
      </w:r>
      <w:r w:rsidRPr="00D509FE">
        <w:rPr>
          <w:rFonts w:ascii="Times New Roman" w:hAnsi="Times New Roman" w:cs="Times New Roman"/>
          <w:szCs w:val="24"/>
        </w:rPr>
        <w:lastRenderedPageBreak/>
        <w:t>template functionality if the project initiator cannot find a shared template. When a successful contract is issued, the project initiator obtains the contract address and, of course, can check the status of the contract through a system search or a list of items.</w:t>
      </w:r>
    </w:p>
    <w:p w:rsidR="004961B0" w:rsidRPr="00D509FE" w:rsidRDefault="004961B0" w:rsidP="004961B0">
      <w:pPr>
        <w:pStyle w:val="Heading3"/>
        <w:rPr>
          <w:rFonts w:ascii="Times New Roman" w:hAnsi="Times New Roman"/>
        </w:rPr>
      </w:pPr>
      <w:r w:rsidRPr="00D509FE">
        <w:rPr>
          <w:rFonts w:ascii="Times New Roman" w:hAnsi="Times New Roman"/>
        </w:rPr>
        <w:t>Guess Part of the Project</w:t>
      </w:r>
    </w:p>
    <w:p w:rsidR="004961B0" w:rsidRPr="00D509FE" w:rsidRDefault="004961B0" w:rsidP="004961B0">
      <w:pPr>
        <w:ind w:firstLine="480"/>
        <w:rPr>
          <w:rFonts w:ascii="Times New Roman" w:hAnsi="Times New Roman" w:cs="Times New Roman"/>
          <w:color w:val="FF0000"/>
          <w:szCs w:val="24"/>
        </w:rPr>
      </w:pPr>
      <w:r w:rsidRPr="00D509FE">
        <w:rPr>
          <w:rFonts w:ascii="Times New Roman" w:hAnsi="Times New Roman" w:cs="Times New Roman"/>
          <w:szCs w:val="24"/>
        </w:rPr>
        <w:t>Project Guess side for the guessing chain customers, can also be set up a private chain of institutional customers. In addition, the platform provides to the center of IM tools, the project initiator in the release of a Guess task, through IM tools to invite their friends, companions to participate in the Guess project, so these people are also one of the project Guess party. At the same time, the platform will give a certain token of token reward. Project Guess party can be published through the main chain of the Guess project list or search function directly search the project name or intelligent contract address, choose their own interest in the project to participate.</w:t>
      </w:r>
    </w:p>
    <w:p w:rsidR="004961B0" w:rsidRPr="00D509FE" w:rsidRDefault="004961B0" w:rsidP="004961B0">
      <w:pPr>
        <w:ind w:firstLine="480"/>
        <w:jc w:val="center"/>
        <w:rPr>
          <w:rFonts w:ascii="Times New Roman" w:hAnsi="Times New Roman" w:cs="Times New Roman"/>
          <w:szCs w:val="24"/>
        </w:rPr>
      </w:pPr>
      <w:r w:rsidRPr="00D509FE">
        <w:rPr>
          <w:rFonts w:ascii="Times New Roman" w:hAnsi="Times New Roman" w:cs="Times New Roman"/>
          <w:noProof/>
          <w:szCs w:val="24"/>
        </w:rPr>
        <w:drawing>
          <wp:inline distT="0" distB="0" distL="0" distR="0" wp14:anchorId="68827669" wp14:editId="70058810">
            <wp:extent cx="2195195" cy="1548130"/>
            <wp:effectExtent l="0" t="0" r="0" b="0"/>
            <wp:docPr id="22"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_x0000_t75"/>
                    <pic:cNvPicPr>
                      <a:picLocks noChangeAspect="1"/>
                    </pic:cNvPicPr>
                  </pic:nvPicPr>
                  <pic:blipFill>
                    <a:blip r:embed="rId25" cstate="print"/>
                    <a:srcRect/>
                    <a:stretch>
                      <a:fillRect/>
                    </a:stretch>
                  </pic:blipFill>
                  <pic:spPr>
                    <a:xfrm>
                      <a:off x="0" y="0"/>
                      <a:ext cx="2195195" cy="1548130"/>
                    </a:xfrm>
                    <a:prstGeom prst="rect">
                      <a:avLst/>
                    </a:prstGeom>
                    <a:ln>
                      <a:noFill/>
                    </a:ln>
                  </pic:spPr>
                </pic:pic>
              </a:graphicData>
            </a:graphic>
          </wp:inline>
        </w:drawing>
      </w:r>
    </w:p>
    <w:p w:rsidR="00061AB5" w:rsidRDefault="00061AB5" w:rsidP="004961B0">
      <w:pPr>
        <w:ind w:firstLine="480"/>
        <w:jc w:val="center"/>
        <w:rPr>
          <w:rFonts w:ascii="Times New Roman" w:hAnsi="Times New Roman" w:cs="Times New Roman"/>
          <w:szCs w:val="24"/>
        </w:rPr>
      </w:pPr>
      <w:r>
        <w:rPr>
          <w:rFonts w:ascii="Times New Roman" w:hAnsi="Times New Roman" w:cs="Times New Roman" w:hint="eastAsia"/>
          <w:szCs w:val="24"/>
        </w:rPr>
        <w:t>Picture</w:t>
      </w:r>
      <w:r>
        <w:rPr>
          <w:rFonts w:ascii="Times New Roman" w:hAnsi="Times New Roman" w:cs="Times New Roman"/>
          <w:szCs w:val="24"/>
        </w:rPr>
        <w:t xml:space="preserve"> 6</w:t>
      </w:r>
      <w:r>
        <w:rPr>
          <w:rFonts w:ascii="Times New Roman" w:hAnsi="Times New Roman" w:cs="Times New Roman" w:hint="eastAsia"/>
          <w:szCs w:val="24"/>
        </w:rPr>
        <w:t>.</w:t>
      </w:r>
      <w:r>
        <w:rPr>
          <w:rFonts w:ascii="Times New Roman" w:hAnsi="Times New Roman" w:cs="Times New Roman"/>
          <w:szCs w:val="24"/>
        </w:rPr>
        <w:t xml:space="preserve"> B</w:t>
      </w:r>
      <w:r>
        <w:rPr>
          <w:rFonts w:ascii="Times New Roman" w:hAnsi="Times New Roman" w:cs="Times New Roman" w:hint="eastAsia"/>
          <w:szCs w:val="24"/>
        </w:rPr>
        <w:t>etting</w:t>
      </w:r>
      <w:r>
        <w:rPr>
          <w:rFonts w:ascii="Times New Roman" w:hAnsi="Times New Roman" w:cs="Times New Roman"/>
          <w:szCs w:val="24"/>
        </w:rPr>
        <w:t xml:space="preserve"> </w:t>
      </w:r>
      <w:r w:rsidRPr="00D509FE">
        <w:rPr>
          <w:rFonts w:ascii="Times New Roman" w:hAnsi="Times New Roman" w:cs="Times New Roman"/>
          <w:color w:val="000000"/>
        </w:rPr>
        <w:t>Frame Diagram</w:t>
      </w:r>
      <w:r>
        <w:rPr>
          <w:rFonts w:ascii="Times New Roman" w:hAnsi="Times New Roman" w:cs="Times New Roman"/>
          <w:color w:val="000000"/>
        </w:rPr>
        <w:t xml:space="preserve"> </w:t>
      </w:r>
      <w:r>
        <w:rPr>
          <w:rFonts w:ascii="Times New Roman" w:hAnsi="Times New Roman" w:cs="Times New Roman" w:hint="eastAsia"/>
          <w:color w:val="000000"/>
        </w:rPr>
        <w:t>of</w:t>
      </w:r>
      <w:r>
        <w:rPr>
          <w:rFonts w:ascii="Times New Roman" w:hAnsi="Times New Roman" w:cs="Times New Roman"/>
          <w:color w:val="000000"/>
        </w:rPr>
        <w:t xml:space="preserve"> G</w:t>
      </w:r>
      <w:r>
        <w:rPr>
          <w:rFonts w:ascii="Times New Roman" w:hAnsi="Times New Roman" w:cs="Times New Roman" w:hint="eastAsia"/>
          <w:color w:val="000000"/>
        </w:rPr>
        <w:t>uess</w:t>
      </w:r>
      <w:r>
        <w:rPr>
          <w:rFonts w:ascii="Times New Roman" w:hAnsi="Times New Roman" w:cs="Times New Roman"/>
          <w:color w:val="000000"/>
        </w:rPr>
        <w:t xml:space="preserve"> P</w:t>
      </w:r>
      <w:r>
        <w:rPr>
          <w:rFonts w:ascii="Times New Roman" w:hAnsi="Times New Roman" w:cs="Times New Roman" w:hint="eastAsia"/>
          <w:color w:val="000000"/>
        </w:rPr>
        <w:t>rogram</w:t>
      </w:r>
    </w:p>
    <w:p w:rsidR="004961B0" w:rsidRPr="00D509FE" w:rsidRDefault="004961B0" w:rsidP="004961B0">
      <w:pPr>
        <w:ind w:firstLine="480"/>
        <w:jc w:val="center"/>
        <w:rPr>
          <w:rFonts w:ascii="Times New Roman" w:hAnsi="Times New Roman" w:cs="Times New Roman"/>
          <w:szCs w:val="24"/>
        </w:rPr>
      </w:pPr>
      <w:r w:rsidRPr="00D509FE">
        <w:rPr>
          <w:rFonts w:ascii="Times New Roman" w:hAnsi="Times New Roman" w:cs="Times New Roman"/>
          <w:szCs w:val="24"/>
        </w:rPr>
        <w:t>Read project details</w:t>
      </w:r>
    </w:p>
    <w:p w:rsidR="004961B0" w:rsidRPr="00D509FE" w:rsidRDefault="004961B0" w:rsidP="004961B0">
      <w:pPr>
        <w:ind w:firstLine="480"/>
        <w:jc w:val="center"/>
        <w:rPr>
          <w:rFonts w:ascii="Times New Roman" w:hAnsi="Times New Roman" w:cs="Times New Roman"/>
          <w:szCs w:val="24"/>
        </w:rPr>
      </w:pPr>
      <w:r w:rsidRPr="00D509FE">
        <w:rPr>
          <w:rFonts w:ascii="Times New Roman" w:hAnsi="Times New Roman" w:cs="Times New Roman"/>
          <w:szCs w:val="24"/>
        </w:rPr>
        <w:t>Fill in the bid amount</w:t>
      </w:r>
    </w:p>
    <w:p w:rsidR="004961B0" w:rsidRPr="00D509FE" w:rsidRDefault="004961B0" w:rsidP="004961B0">
      <w:pPr>
        <w:ind w:firstLine="480"/>
        <w:jc w:val="center"/>
        <w:rPr>
          <w:rFonts w:ascii="Times New Roman" w:hAnsi="Times New Roman" w:cs="Times New Roman"/>
          <w:szCs w:val="24"/>
        </w:rPr>
      </w:pPr>
      <w:r w:rsidRPr="00D509FE">
        <w:rPr>
          <w:rFonts w:ascii="Times New Roman" w:hAnsi="Times New Roman" w:cs="Times New Roman"/>
          <w:szCs w:val="24"/>
        </w:rPr>
        <w:t>Participate in bidding</w:t>
      </w:r>
    </w:p>
    <w:p w:rsidR="00C925E2" w:rsidRPr="00D509FE" w:rsidRDefault="004961B0" w:rsidP="00D509FE">
      <w:pPr>
        <w:ind w:firstLine="480"/>
        <w:jc w:val="center"/>
        <w:rPr>
          <w:rFonts w:ascii="Times New Roman" w:hAnsi="Times New Roman" w:cs="Times New Roman"/>
          <w:szCs w:val="24"/>
        </w:rPr>
      </w:pPr>
      <w:r w:rsidRPr="00D509FE">
        <w:rPr>
          <w:rFonts w:ascii="Times New Roman" w:hAnsi="Times New Roman" w:cs="Times New Roman"/>
          <w:szCs w:val="24"/>
        </w:rPr>
        <w:t>Blockchain Browser Verification</w:t>
      </w:r>
      <w:bookmarkEnd w:id="6"/>
    </w:p>
    <w:p w:rsidR="00F976C8" w:rsidRPr="00D509FE" w:rsidRDefault="0064279F">
      <w:pPr>
        <w:pStyle w:val="Heading3"/>
        <w:rPr>
          <w:rFonts w:ascii="Times New Roman" w:hAnsi="Times New Roman"/>
        </w:rPr>
      </w:pPr>
      <w:bookmarkStart w:id="72" w:name="_Toc516490139"/>
      <w:bookmarkStart w:id="73" w:name="_Toc17826"/>
      <w:bookmarkStart w:id="74" w:name="_Toc8919"/>
      <w:bookmarkStart w:id="75" w:name="_Toc517449785"/>
      <w:r w:rsidRPr="00D509FE">
        <w:rPr>
          <w:rFonts w:ascii="Times New Roman" w:hAnsi="Times New Roman"/>
        </w:rPr>
        <w:t>项目验证方</w:t>
      </w:r>
      <w:bookmarkEnd w:id="72"/>
      <w:bookmarkEnd w:id="73"/>
      <w:bookmarkEnd w:id="74"/>
      <w:r w:rsidR="00A536B9" w:rsidRPr="00D509FE">
        <w:rPr>
          <w:rFonts w:ascii="Times New Roman" w:hAnsi="Times New Roman"/>
        </w:rPr>
        <w:t>Project Verifier</w:t>
      </w:r>
      <w:bookmarkEnd w:id="75"/>
    </w:p>
    <w:p w:rsidR="00F976C8" w:rsidRPr="00D509FE" w:rsidRDefault="00B70C42">
      <w:pPr>
        <w:ind w:firstLine="480"/>
        <w:rPr>
          <w:rFonts w:ascii="Times New Roman" w:hAnsi="Times New Roman" w:cs="Times New Roman"/>
          <w:szCs w:val="24"/>
        </w:rPr>
      </w:pPr>
      <w:bookmarkStart w:id="76" w:name="OLE_LINK65"/>
      <w:bookmarkStart w:id="77" w:name="OLE_LINK66"/>
      <w:r w:rsidRPr="00D509FE">
        <w:rPr>
          <w:rFonts w:ascii="Times New Roman" w:hAnsi="Times New Roman" w:cs="Times New Roman"/>
          <w:szCs w:val="24"/>
        </w:rPr>
        <w:t xml:space="preserve">Based on the </w:t>
      </w:r>
      <w:r w:rsidR="000626B2">
        <w:rPr>
          <w:rFonts w:ascii="Times New Roman" w:hAnsi="Times New Roman" w:cs="Times New Roman"/>
          <w:szCs w:val="24"/>
        </w:rPr>
        <w:t>fair guessing chain</w:t>
      </w:r>
      <w:r w:rsidRPr="00D509FE">
        <w:rPr>
          <w:rFonts w:ascii="Times New Roman" w:hAnsi="Times New Roman" w:cs="Times New Roman"/>
          <w:szCs w:val="24"/>
        </w:rPr>
        <w:t xml:space="preserve"> </w:t>
      </w:r>
      <w:r w:rsidR="00A536B9" w:rsidRPr="00D509FE">
        <w:rPr>
          <w:rFonts w:ascii="Times New Roman" w:hAnsi="Times New Roman" w:cs="Times New Roman"/>
          <w:szCs w:val="24"/>
        </w:rPr>
        <w:t xml:space="preserve">principles of </w:t>
      </w:r>
      <w:r w:rsidRPr="00D509FE">
        <w:rPr>
          <w:rFonts w:ascii="Times New Roman" w:hAnsi="Times New Roman" w:cs="Times New Roman"/>
          <w:szCs w:val="24"/>
        </w:rPr>
        <w:t xml:space="preserve">fairness, open, fair and transparent, the </w:t>
      </w:r>
      <w:r w:rsidR="003862EE" w:rsidRPr="00D509FE">
        <w:rPr>
          <w:rFonts w:ascii="Times New Roman" w:hAnsi="Times New Roman" w:cs="Times New Roman"/>
          <w:szCs w:val="24"/>
        </w:rPr>
        <w:t>guess</w:t>
      </w:r>
      <w:r w:rsidRPr="00D509FE">
        <w:rPr>
          <w:rFonts w:ascii="Times New Roman" w:hAnsi="Times New Roman" w:cs="Times New Roman"/>
          <w:szCs w:val="24"/>
        </w:rPr>
        <w:t xml:space="preserve"> results have objections to the participants can be provided by the system </w:t>
      </w:r>
      <w:r w:rsidR="00A536B9" w:rsidRPr="00D509FE">
        <w:rPr>
          <w:rFonts w:ascii="Times New Roman" w:hAnsi="Times New Roman" w:cs="Times New Roman"/>
          <w:szCs w:val="24"/>
        </w:rPr>
        <w:t>blockchain</w:t>
      </w:r>
      <w:r w:rsidRPr="00D509FE">
        <w:rPr>
          <w:rFonts w:ascii="Times New Roman" w:hAnsi="Times New Roman" w:cs="Times New Roman"/>
          <w:szCs w:val="24"/>
        </w:rPr>
        <w:t xml:space="preserve"> browser, with the project's contract address to view the contract content, the </w:t>
      </w:r>
      <w:r w:rsidR="003862EE" w:rsidRPr="00D509FE">
        <w:rPr>
          <w:rFonts w:ascii="Times New Roman" w:hAnsi="Times New Roman" w:cs="Times New Roman"/>
          <w:szCs w:val="24"/>
        </w:rPr>
        <w:t>Guess</w:t>
      </w:r>
      <w:r w:rsidRPr="00D509FE">
        <w:rPr>
          <w:rFonts w:ascii="Times New Roman" w:hAnsi="Times New Roman" w:cs="Times New Roman"/>
          <w:szCs w:val="24"/>
        </w:rPr>
        <w:t xml:space="preserve"> results are confirmed, and invite the authority of the relevant qualification of the third party to conduct fair and impartial verification.</w:t>
      </w:r>
    </w:p>
    <w:p w:rsidR="00F976C8" w:rsidRPr="00D509FE" w:rsidRDefault="00A536B9">
      <w:pPr>
        <w:pStyle w:val="Heading2"/>
        <w:rPr>
          <w:rFonts w:ascii="Times New Roman" w:hAnsi="Times New Roman"/>
        </w:rPr>
      </w:pPr>
      <w:bookmarkStart w:id="78" w:name="_Toc517449786"/>
      <w:bookmarkEnd w:id="76"/>
      <w:bookmarkEnd w:id="77"/>
      <w:r w:rsidRPr="00D509FE">
        <w:rPr>
          <w:rFonts w:ascii="Times New Roman" w:hAnsi="Times New Roman"/>
        </w:rPr>
        <w:lastRenderedPageBreak/>
        <w:t xml:space="preserve">The Public Service System of the </w:t>
      </w:r>
      <w:r w:rsidR="000626B2">
        <w:rPr>
          <w:rFonts w:ascii="Times New Roman" w:hAnsi="Times New Roman"/>
        </w:rPr>
        <w:t>Fair guessing chain</w:t>
      </w:r>
      <w:bookmarkEnd w:id="78"/>
    </w:p>
    <w:p w:rsidR="00F976C8" w:rsidRPr="00D509FE" w:rsidRDefault="00A536B9">
      <w:pPr>
        <w:ind w:firstLine="480"/>
        <w:rPr>
          <w:rFonts w:ascii="Times New Roman" w:hAnsi="Times New Roman" w:cs="Times New Roman"/>
        </w:rPr>
      </w:pPr>
      <w:bookmarkStart w:id="79" w:name="OLE_LINK67"/>
      <w:bookmarkStart w:id="80" w:name="OLE_LINK68"/>
      <w:r w:rsidRPr="00D509FE">
        <w:rPr>
          <w:rFonts w:ascii="Times New Roman" w:hAnsi="Times New Roman" w:cs="Times New Roman"/>
        </w:rPr>
        <w:t>A</w:t>
      </w:r>
      <w:r w:rsidR="00B70C42" w:rsidRPr="00D509FE">
        <w:rPr>
          <w:rFonts w:ascii="Times New Roman" w:hAnsi="Times New Roman" w:cs="Times New Roman"/>
        </w:rPr>
        <w:t xml:space="preserve">s a fair </w:t>
      </w:r>
      <w:r w:rsidR="003862EE" w:rsidRPr="00D509FE">
        <w:rPr>
          <w:rFonts w:ascii="Times New Roman" w:hAnsi="Times New Roman" w:cs="Times New Roman"/>
        </w:rPr>
        <w:t>Guess</w:t>
      </w:r>
      <w:r w:rsidR="00B70C42" w:rsidRPr="00D509FE">
        <w:rPr>
          <w:rFonts w:ascii="Times New Roman" w:hAnsi="Times New Roman" w:cs="Times New Roman"/>
        </w:rPr>
        <w:t xml:space="preserve"> service platform, the purpose </w:t>
      </w:r>
      <w:r w:rsidRPr="00D509FE">
        <w:rPr>
          <w:rFonts w:ascii="Times New Roman" w:hAnsi="Times New Roman" w:cs="Times New Roman"/>
        </w:rPr>
        <w:t xml:space="preserve">of the </w:t>
      </w:r>
      <w:r w:rsidR="000626B2">
        <w:rPr>
          <w:rFonts w:ascii="Times New Roman" w:hAnsi="Times New Roman" w:cs="Times New Roman"/>
        </w:rPr>
        <w:t>fair guessing chain</w:t>
      </w:r>
      <w:r w:rsidRPr="00D509FE">
        <w:rPr>
          <w:rFonts w:ascii="Times New Roman" w:hAnsi="Times New Roman" w:cs="Times New Roman"/>
        </w:rPr>
        <w:t xml:space="preserve"> </w:t>
      </w:r>
      <w:r w:rsidR="00B70C42" w:rsidRPr="00D509FE">
        <w:rPr>
          <w:rFonts w:ascii="Times New Roman" w:hAnsi="Times New Roman" w:cs="Times New Roman"/>
        </w:rPr>
        <w:t xml:space="preserve">is to use blockchain technology for project sponsors, project </w:t>
      </w:r>
      <w:r w:rsidR="003862EE" w:rsidRPr="00D509FE">
        <w:rPr>
          <w:rFonts w:ascii="Times New Roman" w:hAnsi="Times New Roman" w:cs="Times New Roman"/>
        </w:rPr>
        <w:t>guess</w:t>
      </w:r>
      <w:r w:rsidR="00B70C42" w:rsidRPr="00D509FE">
        <w:rPr>
          <w:rFonts w:ascii="Times New Roman" w:hAnsi="Times New Roman" w:cs="Times New Roman"/>
        </w:rPr>
        <w:t xml:space="preserve"> party, </w:t>
      </w:r>
      <w:r w:rsidRPr="00D509FE">
        <w:rPr>
          <w:rFonts w:ascii="Times New Roman" w:hAnsi="Times New Roman" w:cs="Times New Roman"/>
        </w:rPr>
        <w:t>p</w:t>
      </w:r>
      <w:r w:rsidR="00B70C42" w:rsidRPr="00D509FE">
        <w:rPr>
          <w:rFonts w:ascii="Times New Roman" w:hAnsi="Times New Roman" w:cs="Times New Roman"/>
        </w:rPr>
        <w:t xml:space="preserve">roject </w:t>
      </w:r>
      <w:r w:rsidRPr="00D509FE">
        <w:rPr>
          <w:rFonts w:ascii="Times New Roman" w:hAnsi="Times New Roman" w:cs="Times New Roman"/>
        </w:rPr>
        <w:t>v</w:t>
      </w:r>
      <w:r w:rsidR="00B70C42" w:rsidRPr="00D509FE">
        <w:rPr>
          <w:rFonts w:ascii="Times New Roman" w:hAnsi="Times New Roman" w:cs="Times New Roman"/>
        </w:rPr>
        <w:t>erifier to provide a safe, reliable, convenient and intimate full-service content.</w:t>
      </w:r>
    </w:p>
    <w:p w:rsidR="00F976C8" w:rsidRPr="00D509FE" w:rsidRDefault="00A536B9" w:rsidP="00A536B9">
      <w:pPr>
        <w:pStyle w:val="Heading3"/>
        <w:rPr>
          <w:rFonts w:ascii="Times New Roman" w:hAnsi="Times New Roman"/>
        </w:rPr>
      </w:pPr>
      <w:bookmarkStart w:id="81" w:name="_Toc517449787"/>
      <w:bookmarkStart w:id="82" w:name="OLE_LINK150"/>
      <w:bookmarkStart w:id="83" w:name="OLE_LINK151"/>
      <w:bookmarkEnd w:id="79"/>
      <w:bookmarkEnd w:id="80"/>
      <w:r w:rsidRPr="00D509FE">
        <w:rPr>
          <w:rFonts w:ascii="Times New Roman" w:hAnsi="Times New Roman"/>
        </w:rPr>
        <w:t>Network Platform Service</w:t>
      </w:r>
      <w:bookmarkEnd w:id="81"/>
    </w:p>
    <w:p w:rsidR="00F976C8" w:rsidRPr="00D509FE" w:rsidRDefault="000626B2">
      <w:pPr>
        <w:ind w:firstLine="480"/>
        <w:rPr>
          <w:rFonts w:ascii="Times New Roman" w:hAnsi="Times New Roman" w:cs="Times New Roman"/>
        </w:rPr>
      </w:pPr>
      <w:bookmarkStart w:id="84" w:name="OLE_LINK69"/>
      <w:bookmarkStart w:id="85" w:name="OLE_LINK70"/>
      <w:bookmarkEnd w:id="82"/>
      <w:bookmarkEnd w:id="83"/>
      <w:r>
        <w:rPr>
          <w:rFonts w:ascii="Times New Roman" w:hAnsi="Times New Roman" w:cs="Times New Roman"/>
        </w:rPr>
        <w:t>Fair guessing chain</w:t>
      </w:r>
      <w:r w:rsidR="00B70C42" w:rsidRPr="00D509FE">
        <w:rPr>
          <w:rFonts w:ascii="Times New Roman" w:hAnsi="Times New Roman" w:cs="Times New Roman"/>
        </w:rPr>
        <w:t xml:space="preserve"> headquarters will be </w:t>
      </w:r>
      <w:r w:rsidR="00A536B9" w:rsidRPr="00D509FE">
        <w:rPr>
          <w:rFonts w:ascii="Times New Roman" w:hAnsi="Times New Roman" w:cs="Times New Roman"/>
        </w:rPr>
        <w:t>located</w:t>
      </w:r>
      <w:r w:rsidR="00B70C42" w:rsidRPr="00D509FE">
        <w:rPr>
          <w:rFonts w:ascii="Times New Roman" w:hAnsi="Times New Roman" w:cs="Times New Roman"/>
        </w:rPr>
        <w:t xml:space="preserve"> in Manila, the Philippines, focusing on the global online </w:t>
      </w:r>
      <w:r w:rsidR="003862EE" w:rsidRPr="00D509FE">
        <w:rPr>
          <w:rFonts w:ascii="Times New Roman" w:hAnsi="Times New Roman" w:cs="Times New Roman"/>
        </w:rPr>
        <w:t>guess</w:t>
      </w:r>
      <w:r w:rsidR="00B70C42" w:rsidRPr="00D509FE">
        <w:rPr>
          <w:rFonts w:ascii="Times New Roman" w:hAnsi="Times New Roman" w:cs="Times New Roman"/>
        </w:rPr>
        <w:t xml:space="preserve"> market, and actively explor</w:t>
      </w:r>
      <w:r w:rsidR="00A536B9" w:rsidRPr="00D509FE">
        <w:rPr>
          <w:rFonts w:ascii="Times New Roman" w:hAnsi="Times New Roman" w:cs="Times New Roman"/>
        </w:rPr>
        <w:t>ing</w:t>
      </w:r>
      <w:r w:rsidR="00B70C42" w:rsidRPr="00D509FE">
        <w:rPr>
          <w:rFonts w:ascii="Times New Roman" w:hAnsi="Times New Roman" w:cs="Times New Roman"/>
        </w:rPr>
        <w:t xml:space="preserve"> other forms of entertainment, to create an open, three-dimensional set of traditional lottery, internet lottery, sports </w:t>
      </w:r>
      <w:r w:rsidR="003862EE" w:rsidRPr="00D509FE">
        <w:rPr>
          <w:rFonts w:ascii="Times New Roman" w:hAnsi="Times New Roman" w:cs="Times New Roman"/>
        </w:rPr>
        <w:t>Guess</w:t>
      </w:r>
      <w:r w:rsidR="00B70C42" w:rsidRPr="00D509FE">
        <w:rPr>
          <w:rFonts w:ascii="Times New Roman" w:hAnsi="Times New Roman" w:cs="Times New Roman"/>
        </w:rPr>
        <w:t xml:space="preserve">, personality </w:t>
      </w:r>
      <w:r w:rsidR="003862EE" w:rsidRPr="00D509FE">
        <w:rPr>
          <w:rFonts w:ascii="Times New Roman" w:hAnsi="Times New Roman" w:cs="Times New Roman"/>
        </w:rPr>
        <w:t>Guess</w:t>
      </w:r>
      <w:r w:rsidR="00B70C42" w:rsidRPr="00D509FE">
        <w:rPr>
          <w:rFonts w:ascii="Times New Roman" w:hAnsi="Times New Roman" w:cs="Times New Roman"/>
        </w:rPr>
        <w:t xml:space="preserve"> in one of the fair service platform. In addition to building the underlying SDK based on the public chain, customized client applications will be provided, including but not limited to PC-side, WAP station, APP (IOS &amp; Android), PAD end, H5 applet, etc.</w:t>
      </w:r>
    </w:p>
    <w:p w:rsidR="00F976C8" w:rsidRPr="00D509FE" w:rsidRDefault="003862EE">
      <w:pPr>
        <w:pStyle w:val="Heading3"/>
        <w:rPr>
          <w:rFonts w:ascii="Times New Roman" w:hAnsi="Times New Roman"/>
        </w:rPr>
      </w:pPr>
      <w:bookmarkStart w:id="86" w:name="_Toc517449788"/>
      <w:bookmarkStart w:id="87" w:name="OLE_LINK152"/>
      <w:bookmarkStart w:id="88" w:name="OLE_LINK153"/>
      <w:bookmarkEnd w:id="84"/>
      <w:bookmarkEnd w:id="85"/>
      <w:r w:rsidRPr="00D509FE">
        <w:rPr>
          <w:rFonts w:ascii="Times New Roman" w:hAnsi="Times New Roman"/>
        </w:rPr>
        <w:t>The Access of Third Party Access</w:t>
      </w:r>
      <w:bookmarkEnd w:id="86"/>
    </w:p>
    <w:p w:rsidR="00F976C8" w:rsidRPr="00D509FE" w:rsidRDefault="000626B2">
      <w:pPr>
        <w:ind w:firstLine="480"/>
        <w:rPr>
          <w:rFonts w:ascii="Times New Roman" w:hAnsi="Times New Roman" w:cs="Times New Roman"/>
        </w:rPr>
      </w:pPr>
      <w:bookmarkStart w:id="89" w:name="OLE_LINK71"/>
      <w:bookmarkStart w:id="90" w:name="OLE_LINK72"/>
      <w:bookmarkEnd w:id="87"/>
      <w:bookmarkEnd w:id="88"/>
      <w:r>
        <w:rPr>
          <w:rFonts w:ascii="Times New Roman" w:hAnsi="Times New Roman" w:cs="Times New Roman"/>
        </w:rPr>
        <w:t>Fair guessing chain</w:t>
      </w:r>
      <w:r w:rsidR="00B70C42" w:rsidRPr="00D509FE">
        <w:rPr>
          <w:rFonts w:ascii="Times New Roman" w:hAnsi="Times New Roman" w:cs="Times New Roman"/>
        </w:rPr>
        <w:t xml:space="preserve"> will provide intelligent contract templates and frameworks, application components, as well as customized APIs and SDK to provide entertainment </w:t>
      </w:r>
      <w:r w:rsidR="003862EE" w:rsidRPr="00D509FE">
        <w:rPr>
          <w:rFonts w:ascii="Times New Roman" w:hAnsi="Times New Roman" w:cs="Times New Roman"/>
        </w:rPr>
        <w:t>Guess</w:t>
      </w:r>
      <w:r w:rsidR="00B70C42" w:rsidRPr="00D509FE">
        <w:rPr>
          <w:rFonts w:ascii="Times New Roman" w:hAnsi="Times New Roman" w:cs="Times New Roman"/>
        </w:rPr>
        <w:t xml:space="preserve"> services to third party organizations or individuals, reduce the online development of entertainment </w:t>
      </w:r>
      <w:r w:rsidR="003862EE" w:rsidRPr="00D509FE">
        <w:rPr>
          <w:rFonts w:ascii="Times New Roman" w:hAnsi="Times New Roman" w:cs="Times New Roman"/>
        </w:rPr>
        <w:t>guess</w:t>
      </w:r>
      <w:r w:rsidR="00B70C42" w:rsidRPr="00D509FE">
        <w:rPr>
          <w:rFonts w:ascii="Times New Roman" w:hAnsi="Times New Roman" w:cs="Times New Roman"/>
        </w:rPr>
        <w:t xml:space="preserve"> threshold, open the exclusive Community network access channels.</w:t>
      </w:r>
    </w:p>
    <w:p w:rsidR="00F976C8" w:rsidRPr="00D509FE" w:rsidRDefault="0064279F">
      <w:pPr>
        <w:pStyle w:val="Heading3"/>
        <w:rPr>
          <w:rFonts w:ascii="Times New Roman" w:hAnsi="Times New Roman"/>
        </w:rPr>
      </w:pPr>
      <w:bookmarkStart w:id="91" w:name="_Toc516490143"/>
      <w:bookmarkStart w:id="92" w:name="_Toc1612"/>
      <w:bookmarkStart w:id="93" w:name="_Toc3635"/>
      <w:bookmarkStart w:id="94" w:name="_Toc517449789"/>
      <w:bookmarkEnd w:id="89"/>
      <w:bookmarkEnd w:id="90"/>
      <w:r w:rsidRPr="00D509FE">
        <w:rPr>
          <w:rFonts w:ascii="Times New Roman" w:hAnsi="Times New Roman"/>
        </w:rPr>
        <w:t>竞猜项目综合管理</w:t>
      </w:r>
      <w:bookmarkEnd w:id="91"/>
      <w:bookmarkEnd w:id="92"/>
      <w:bookmarkEnd w:id="93"/>
      <w:bookmarkEnd w:id="94"/>
      <w:r w:rsidR="004961B0" w:rsidRPr="00D509FE">
        <w:rPr>
          <w:rFonts w:ascii="Times New Roman" w:hAnsi="Times New Roman"/>
        </w:rPr>
        <w:t xml:space="preserve"> General management of guess program</w:t>
      </w:r>
    </w:p>
    <w:p w:rsidR="00F976C8" w:rsidRPr="00D509FE" w:rsidRDefault="000626B2">
      <w:pPr>
        <w:ind w:firstLine="480"/>
        <w:rPr>
          <w:rFonts w:ascii="Times New Roman" w:hAnsi="Times New Roman" w:cs="Times New Roman"/>
        </w:rPr>
      </w:pPr>
      <w:bookmarkStart w:id="95" w:name="OLE_LINK73"/>
      <w:bookmarkStart w:id="96" w:name="OLE_LINK74"/>
      <w:r>
        <w:rPr>
          <w:rFonts w:ascii="Times New Roman" w:hAnsi="Times New Roman" w:cs="Times New Roman"/>
        </w:rPr>
        <w:t>Fair guessing chain</w:t>
      </w:r>
      <w:r w:rsidR="00B70C42" w:rsidRPr="00D509FE">
        <w:rPr>
          <w:rFonts w:ascii="Times New Roman" w:hAnsi="Times New Roman" w:cs="Times New Roman"/>
        </w:rPr>
        <w:t xml:space="preserve"> Fair </w:t>
      </w:r>
      <w:r w:rsidR="003862EE" w:rsidRPr="00D509FE">
        <w:rPr>
          <w:rFonts w:ascii="Times New Roman" w:hAnsi="Times New Roman" w:cs="Times New Roman"/>
        </w:rPr>
        <w:t>Guess</w:t>
      </w:r>
      <w:r w:rsidR="00B70C42" w:rsidRPr="00D509FE">
        <w:rPr>
          <w:rFonts w:ascii="Times New Roman" w:hAnsi="Times New Roman" w:cs="Times New Roman"/>
        </w:rPr>
        <w:t xml:space="preserve"> Service Platform (FGSP) will provide for online </w:t>
      </w:r>
      <w:r w:rsidR="003862EE" w:rsidRPr="00D509FE">
        <w:rPr>
          <w:rFonts w:ascii="Times New Roman" w:hAnsi="Times New Roman" w:cs="Times New Roman"/>
        </w:rPr>
        <w:t>Guess</w:t>
      </w:r>
      <w:r w:rsidR="00B70C42" w:rsidRPr="00D509FE">
        <w:rPr>
          <w:rFonts w:ascii="Times New Roman" w:hAnsi="Times New Roman" w:cs="Times New Roman"/>
        </w:rPr>
        <w:t xml:space="preserve"> project set up an integrated management system, will provide in line with the laws and regulations of the </w:t>
      </w:r>
      <w:r w:rsidR="003862EE" w:rsidRPr="00D509FE">
        <w:rPr>
          <w:rFonts w:ascii="Times New Roman" w:hAnsi="Times New Roman" w:cs="Times New Roman"/>
        </w:rPr>
        <w:t>guess</w:t>
      </w:r>
      <w:r w:rsidR="00B70C42" w:rsidRPr="00D509FE">
        <w:rPr>
          <w:rFonts w:ascii="Times New Roman" w:hAnsi="Times New Roman" w:cs="Times New Roman"/>
        </w:rPr>
        <w:t xml:space="preserve"> Project release, lottery, withdrawal full flow management services, including user profiles, commission settings, financial and other functions.</w:t>
      </w:r>
    </w:p>
    <w:p w:rsidR="00F976C8" w:rsidRPr="00D509FE" w:rsidRDefault="003862EE">
      <w:pPr>
        <w:pStyle w:val="Heading3"/>
        <w:rPr>
          <w:rFonts w:ascii="Times New Roman" w:hAnsi="Times New Roman"/>
        </w:rPr>
      </w:pPr>
      <w:bookmarkStart w:id="97" w:name="_Toc517449790"/>
      <w:bookmarkEnd w:id="95"/>
      <w:bookmarkEnd w:id="96"/>
      <w:r w:rsidRPr="00D509FE">
        <w:rPr>
          <w:rFonts w:ascii="Times New Roman" w:hAnsi="Times New Roman"/>
        </w:rPr>
        <w:t>Cooperation of Online and Offline</w:t>
      </w:r>
      <w:bookmarkEnd w:id="97"/>
    </w:p>
    <w:p w:rsidR="00F976C8" w:rsidRPr="00D509FE" w:rsidRDefault="00B70C42">
      <w:pPr>
        <w:ind w:firstLine="480"/>
        <w:rPr>
          <w:rFonts w:ascii="Times New Roman" w:hAnsi="Times New Roman" w:cs="Times New Roman"/>
        </w:rPr>
      </w:pPr>
      <w:bookmarkStart w:id="98" w:name="OLE_LINK75"/>
      <w:r w:rsidRPr="00D509FE">
        <w:rPr>
          <w:rFonts w:ascii="Times New Roman" w:hAnsi="Times New Roman" w:cs="Times New Roman"/>
        </w:rPr>
        <w:t xml:space="preserve">In addition to providing online </w:t>
      </w:r>
      <w:r w:rsidR="003862EE" w:rsidRPr="00D509FE">
        <w:rPr>
          <w:rFonts w:ascii="Times New Roman" w:hAnsi="Times New Roman" w:cs="Times New Roman"/>
        </w:rPr>
        <w:t>guess</w:t>
      </w:r>
      <w:r w:rsidRPr="00D509FE">
        <w:rPr>
          <w:rFonts w:ascii="Times New Roman" w:hAnsi="Times New Roman" w:cs="Times New Roman"/>
        </w:rPr>
        <w:t xml:space="preserve"> entertainment services, the same will be the world's other entertainment companies open the public chain interface, so that the offline trading mode of digitization, and gradually build </w:t>
      </w:r>
      <w:r w:rsidR="003862EE" w:rsidRPr="00D509FE">
        <w:rPr>
          <w:rFonts w:ascii="Times New Roman" w:hAnsi="Times New Roman" w:cs="Times New Roman"/>
        </w:rPr>
        <w:t>Guess</w:t>
      </w:r>
      <w:r w:rsidRPr="00D509FE">
        <w:rPr>
          <w:rFonts w:ascii="Times New Roman" w:hAnsi="Times New Roman" w:cs="Times New Roman"/>
        </w:rPr>
        <w:t xml:space="preserve"> customers, </w:t>
      </w:r>
      <w:r w:rsidR="003862EE" w:rsidRPr="00D509FE">
        <w:rPr>
          <w:rFonts w:ascii="Times New Roman" w:hAnsi="Times New Roman" w:cs="Times New Roman"/>
        </w:rPr>
        <w:t>guess</w:t>
      </w:r>
      <w:r w:rsidRPr="00D509FE">
        <w:rPr>
          <w:rFonts w:ascii="Times New Roman" w:hAnsi="Times New Roman" w:cs="Times New Roman"/>
        </w:rPr>
        <w:t xml:space="preserve"> </w:t>
      </w:r>
      <w:r w:rsidRPr="00D509FE">
        <w:rPr>
          <w:rFonts w:ascii="Times New Roman" w:hAnsi="Times New Roman" w:cs="Times New Roman"/>
        </w:rPr>
        <w:lastRenderedPageBreak/>
        <w:t xml:space="preserve">organizations and other entertainment project </w:t>
      </w:r>
      <w:r w:rsidR="003862EE" w:rsidRPr="00D509FE">
        <w:rPr>
          <w:rFonts w:ascii="Times New Roman" w:hAnsi="Times New Roman" w:cs="Times New Roman"/>
        </w:rPr>
        <w:t>fans</w:t>
      </w:r>
      <w:r w:rsidRPr="00D509FE">
        <w:rPr>
          <w:rFonts w:ascii="Times New Roman" w:hAnsi="Times New Roman" w:cs="Times New Roman"/>
        </w:rPr>
        <w:t xml:space="preserve"> online services to provide a platform.</w:t>
      </w:r>
    </w:p>
    <w:p w:rsidR="00F976C8" w:rsidRPr="00D509FE" w:rsidRDefault="003862EE">
      <w:pPr>
        <w:pStyle w:val="Heading3"/>
        <w:rPr>
          <w:rFonts w:ascii="Times New Roman" w:hAnsi="Times New Roman"/>
        </w:rPr>
      </w:pPr>
      <w:bookmarkStart w:id="99" w:name="_Toc517449791"/>
      <w:bookmarkStart w:id="100" w:name="OLE_LINK154"/>
      <w:bookmarkEnd w:id="98"/>
      <w:r w:rsidRPr="00D509FE">
        <w:rPr>
          <w:rFonts w:ascii="Times New Roman" w:hAnsi="Times New Roman"/>
        </w:rPr>
        <w:t>Asset Exchange</w:t>
      </w:r>
      <w:bookmarkEnd w:id="99"/>
    </w:p>
    <w:p w:rsidR="00F976C8" w:rsidRPr="00D509FE" w:rsidRDefault="00B70C42">
      <w:pPr>
        <w:ind w:firstLine="480"/>
        <w:rPr>
          <w:rFonts w:ascii="Times New Roman" w:hAnsi="Times New Roman" w:cs="Times New Roman"/>
        </w:rPr>
      </w:pPr>
      <w:bookmarkStart w:id="101" w:name="OLE_LINK76"/>
      <w:bookmarkStart w:id="102" w:name="OLE_LINK77"/>
      <w:bookmarkEnd w:id="100"/>
      <w:r w:rsidRPr="00D509FE">
        <w:rPr>
          <w:rFonts w:ascii="Times New Roman" w:hAnsi="Times New Roman" w:cs="Times New Roman"/>
        </w:rPr>
        <w:t>Many users hold other mainstream digital assets (</w:t>
      </w:r>
      <w:r w:rsidR="003862EE" w:rsidRPr="00D509FE">
        <w:rPr>
          <w:rFonts w:ascii="Times New Roman" w:hAnsi="Times New Roman" w:cs="Times New Roman"/>
        </w:rPr>
        <w:t>BTC</w:t>
      </w:r>
      <w:r w:rsidR="003862EE" w:rsidRPr="00D509FE">
        <w:rPr>
          <w:rFonts w:ascii="Times New Roman" w:hAnsi="Times New Roman" w:cs="Times New Roman"/>
        </w:rPr>
        <w:t>，</w:t>
      </w:r>
      <w:r w:rsidR="003862EE" w:rsidRPr="00D509FE">
        <w:rPr>
          <w:rFonts w:ascii="Times New Roman" w:hAnsi="Times New Roman" w:cs="Times New Roman"/>
        </w:rPr>
        <w:t>ETH</w:t>
      </w:r>
      <w:r w:rsidRPr="00D509FE">
        <w:rPr>
          <w:rFonts w:ascii="Times New Roman" w:hAnsi="Times New Roman" w:cs="Times New Roman"/>
        </w:rPr>
        <w:t xml:space="preserve">, etc.). </w:t>
      </w:r>
      <w:r w:rsidR="000626B2">
        <w:rPr>
          <w:rFonts w:ascii="Times New Roman" w:hAnsi="Times New Roman" w:cs="Times New Roman"/>
        </w:rPr>
        <w:t>Fair guessing chain</w:t>
      </w:r>
      <w:r w:rsidRPr="00D509FE">
        <w:rPr>
          <w:rFonts w:ascii="Times New Roman" w:hAnsi="Times New Roman" w:cs="Times New Roman"/>
        </w:rPr>
        <w:t xml:space="preserve"> on this basis to build a trans-chain wallet, can accept the mainstream assets into and storage, and platform circulation of the FGE currency free convertibility, even with its mainstream digital assets as a chip directly involved in the </w:t>
      </w:r>
      <w:r w:rsidR="003862EE" w:rsidRPr="00D509FE">
        <w:rPr>
          <w:rFonts w:ascii="Times New Roman" w:hAnsi="Times New Roman" w:cs="Times New Roman"/>
        </w:rPr>
        <w:t>Guess</w:t>
      </w:r>
      <w:r w:rsidRPr="00D509FE">
        <w:rPr>
          <w:rFonts w:ascii="Times New Roman" w:hAnsi="Times New Roman" w:cs="Times New Roman"/>
        </w:rPr>
        <w:t xml:space="preserve">. At the same time, the double </w:t>
      </w:r>
      <w:r w:rsidR="003862EE" w:rsidRPr="00D509FE">
        <w:rPr>
          <w:rFonts w:ascii="Times New Roman" w:hAnsi="Times New Roman" w:cs="Times New Roman"/>
        </w:rPr>
        <w:t>TOKEN</w:t>
      </w:r>
      <w:r w:rsidRPr="00D509FE">
        <w:rPr>
          <w:rFonts w:ascii="Times New Roman" w:hAnsi="Times New Roman" w:cs="Times New Roman"/>
        </w:rPr>
        <w:t xml:space="preserve"> mechanism of the </w:t>
      </w:r>
      <w:r w:rsidR="000626B2">
        <w:rPr>
          <w:rFonts w:ascii="Times New Roman" w:hAnsi="Times New Roman" w:cs="Times New Roman"/>
        </w:rPr>
        <w:t>Fair guessing chain</w:t>
      </w:r>
      <w:r w:rsidRPr="00D509FE">
        <w:rPr>
          <w:rFonts w:ascii="Times New Roman" w:hAnsi="Times New Roman" w:cs="Times New Roman"/>
        </w:rPr>
        <w:t xml:space="preserve"> also </w:t>
      </w:r>
      <w:r w:rsidR="003862EE" w:rsidRPr="00D509FE">
        <w:rPr>
          <w:rFonts w:ascii="Times New Roman" w:hAnsi="Times New Roman" w:cs="Times New Roman"/>
        </w:rPr>
        <w:t>issues</w:t>
      </w:r>
      <w:r w:rsidRPr="00D509FE">
        <w:rPr>
          <w:rFonts w:ascii="Times New Roman" w:hAnsi="Times New Roman" w:cs="Times New Roman"/>
        </w:rPr>
        <w:t xml:space="preserve"> FGC tokens and legal currency anchor, to ensure that the betting and holding of chips to achieve asset value, to avoid fluctuations in the currency caused by the instability of values.</w:t>
      </w:r>
    </w:p>
    <w:p w:rsidR="00F976C8" w:rsidRPr="00D509FE" w:rsidRDefault="003862EE">
      <w:pPr>
        <w:pStyle w:val="Heading2"/>
        <w:rPr>
          <w:rFonts w:ascii="Times New Roman" w:hAnsi="Times New Roman"/>
        </w:rPr>
      </w:pPr>
      <w:bookmarkStart w:id="103" w:name="_Toc517449792"/>
      <w:bookmarkEnd w:id="101"/>
      <w:bookmarkEnd w:id="102"/>
      <w:r w:rsidRPr="00D509FE">
        <w:rPr>
          <w:rFonts w:ascii="Times New Roman" w:hAnsi="Times New Roman"/>
        </w:rPr>
        <w:t>System Module</w:t>
      </w:r>
      <w:bookmarkEnd w:id="103"/>
    </w:p>
    <w:p w:rsidR="00F976C8" w:rsidRPr="00D509FE" w:rsidRDefault="00B70C42">
      <w:pPr>
        <w:ind w:firstLine="480"/>
        <w:rPr>
          <w:rFonts w:ascii="Times New Roman" w:hAnsi="Times New Roman" w:cs="Times New Roman"/>
        </w:rPr>
      </w:pPr>
      <w:bookmarkStart w:id="104" w:name="OLE_LINK78"/>
      <w:bookmarkStart w:id="105" w:name="OLE_LINK79"/>
      <w:r w:rsidRPr="00D509FE">
        <w:rPr>
          <w:rFonts w:ascii="Times New Roman" w:hAnsi="Times New Roman" w:cs="Times New Roman"/>
        </w:rPr>
        <w:t>The architecture of this system is based on the Ethernet square technology: EVM mechanism and intelligent contract mechanism. To facilitate EVM debugging and contract security verification, the Zeppelin library will be used. The system is mainly composed of the following parts</w:t>
      </w:r>
    </w:p>
    <w:p w:rsidR="00F976C8" w:rsidRPr="00D509FE" w:rsidRDefault="003862EE">
      <w:pPr>
        <w:pStyle w:val="Heading3"/>
        <w:ind w:firstLine="480"/>
        <w:rPr>
          <w:rFonts w:ascii="Times New Roman" w:hAnsi="Times New Roman"/>
        </w:rPr>
      </w:pPr>
      <w:bookmarkStart w:id="106" w:name="_Toc517449793"/>
      <w:bookmarkEnd w:id="104"/>
      <w:bookmarkEnd w:id="105"/>
      <w:r w:rsidRPr="00D509FE">
        <w:rPr>
          <w:rFonts w:ascii="Times New Roman" w:hAnsi="Times New Roman"/>
        </w:rPr>
        <w:t xml:space="preserve">Management System of </w:t>
      </w:r>
      <w:r w:rsidR="000626B2">
        <w:rPr>
          <w:rFonts w:ascii="Times New Roman" w:hAnsi="Times New Roman"/>
        </w:rPr>
        <w:t>Fair guessing chain</w:t>
      </w:r>
      <w:r w:rsidRPr="00D509FE">
        <w:rPr>
          <w:rFonts w:ascii="Times New Roman" w:hAnsi="Times New Roman"/>
        </w:rPr>
        <w:t xml:space="preserve"> Account</w:t>
      </w:r>
      <w:bookmarkEnd w:id="106"/>
    </w:p>
    <w:p w:rsidR="00F976C8" w:rsidRPr="00D509FE" w:rsidRDefault="003862EE" w:rsidP="003862EE">
      <w:pPr>
        <w:pStyle w:val="Heading4"/>
        <w:ind w:firstLine="480"/>
        <w:rPr>
          <w:rFonts w:ascii="Times New Roman" w:hAnsi="Times New Roman"/>
        </w:rPr>
      </w:pPr>
      <w:bookmarkStart w:id="107" w:name="OLE_LINK157"/>
      <w:bookmarkStart w:id="108" w:name="OLE_LINK158"/>
      <w:r w:rsidRPr="00D509FE">
        <w:rPr>
          <w:rFonts w:ascii="Times New Roman" w:hAnsi="Times New Roman"/>
        </w:rPr>
        <w:t>Register Login Module and Trusted Authentication</w:t>
      </w:r>
    </w:p>
    <w:bookmarkEnd w:id="107"/>
    <w:bookmarkEnd w:id="108"/>
    <w:p w:rsidR="00F976C8" w:rsidRPr="00D509FE" w:rsidRDefault="003862EE">
      <w:pPr>
        <w:ind w:firstLine="480"/>
        <w:rPr>
          <w:rFonts w:ascii="Times New Roman" w:hAnsi="Times New Roman" w:cs="Times New Roman"/>
          <w:color w:val="000000"/>
          <w:szCs w:val="24"/>
        </w:rPr>
      </w:pPr>
      <w:r w:rsidRPr="00D509FE">
        <w:rPr>
          <w:rFonts w:ascii="Times New Roman" w:hAnsi="Times New Roman" w:cs="Times New Roman"/>
          <w:color w:val="000000"/>
          <w:szCs w:val="24"/>
        </w:rPr>
        <w:t>The main function of registering the login module is to assign the wallet address to each user who participates in the quiz activity. The purpose of this function is to provide users with a fool-like service, get involved in the quiz activity ID. The entire login process includes:</w:t>
      </w:r>
    </w:p>
    <w:p w:rsidR="00F976C8" w:rsidRPr="00D509FE" w:rsidRDefault="00B45FB1" w:rsidP="00B45FB1">
      <w:pPr>
        <w:pStyle w:val="ListParagraph"/>
        <w:numPr>
          <w:ilvl w:val="0"/>
          <w:numId w:val="3"/>
        </w:numPr>
        <w:ind w:firstLineChars="0"/>
        <w:rPr>
          <w:rFonts w:ascii="Times New Roman" w:hAnsi="Times New Roman" w:cs="Times New Roman"/>
          <w:color w:val="000000"/>
          <w:szCs w:val="24"/>
        </w:rPr>
      </w:pPr>
      <w:bookmarkStart w:id="109" w:name="OLE_LINK159"/>
      <w:bookmarkStart w:id="110" w:name="OLE_LINK160"/>
      <w:bookmarkStart w:id="111" w:name="OLE_LINK80"/>
      <w:r w:rsidRPr="00D509FE">
        <w:rPr>
          <w:rFonts w:ascii="Times New Roman" w:hAnsi="Times New Roman" w:cs="Times New Roman"/>
          <w:color w:val="000000"/>
          <w:szCs w:val="24"/>
        </w:rPr>
        <w:t>Assign a Public/Private Key Pair to Each Registered User</w:t>
      </w:r>
    </w:p>
    <w:bookmarkEnd w:id="109"/>
    <w:bookmarkEnd w:id="110"/>
    <w:p w:rsidR="00F976C8" w:rsidRPr="00D509FE" w:rsidRDefault="008B7BEB" w:rsidP="007B1D3E">
      <w:pPr>
        <w:ind w:firstLine="480"/>
        <w:jc w:val="left"/>
        <w:rPr>
          <w:rFonts w:ascii="Times New Roman" w:hAnsi="Times New Roman" w:cs="Times New Roman"/>
          <w:color w:val="000000"/>
          <w:szCs w:val="24"/>
        </w:rPr>
      </w:pPr>
      <w:r w:rsidRPr="00D509FE">
        <w:rPr>
          <w:rFonts w:ascii="Times New Roman" w:hAnsi="Times New Roman" w:cs="Times New Roman"/>
          <w:color w:val="000000"/>
          <w:szCs w:val="24"/>
        </w:rPr>
        <w:t xml:space="preserve">Assign a public/private key pair to each registered user </w:t>
      </w:r>
      <w:r w:rsidR="00B45FB1" w:rsidRPr="00D509FE">
        <w:rPr>
          <w:rFonts w:ascii="Times New Roman" w:hAnsi="Times New Roman" w:cs="Times New Roman"/>
          <w:color w:val="000000"/>
          <w:szCs w:val="24"/>
        </w:rPr>
        <w:t>a</w:t>
      </w:r>
      <w:r w:rsidRPr="00D509FE">
        <w:rPr>
          <w:rFonts w:ascii="Times New Roman" w:hAnsi="Times New Roman" w:cs="Times New Roman"/>
          <w:color w:val="000000"/>
          <w:szCs w:val="24"/>
        </w:rPr>
        <w:t>s the unique ID of the user identity</w:t>
      </w:r>
      <w:r w:rsidR="00B45FB1" w:rsidRPr="00D509FE">
        <w:rPr>
          <w:rFonts w:ascii="Times New Roman" w:hAnsi="Times New Roman" w:cs="Times New Roman"/>
          <w:color w:val="000000"/>
          <w:szCs w:val="24"/>
        </w:rPr>
        <w:t>. T</w:t>
      </w:r>
      <w:r w:rsidRPr="00D509FE">
        <w:rPr>
          <w:rFonts w:ascii="Times New Roman" w:hAnsi="Times New Roman" w:cs="Times New Roman"/>
          <w:color w:val="000000"/>
          <w:szCs w:val="24"/>
        </w:rPr>
        <w:t xml:space="preserve">he public key is used to send and receive the FGC tokens of the </w:t>
      </w:r>
      <w:r w:rsidR="003862EE" w:rsidRPr="00D509FE">
        <w:rPr>
          <w:rFonts w:ascii="Times New Roman" w:hAnsi="Times New Roman" w:cs="Times New Roman"/>
          <w:color w:val="000000"/>
          <w:szCs w:val="24"/>
        </w:rPr>
        <w:t>Guess</w:t>
      </w:r>
      <w:r w:rsidRPr="00D509FE">
        <w:rPr>
          <w:rFonts w:ascii="Times New Roman" w:hAnsi="Times New Roman" w:cs="Times New Roman"/>
          <w:color w:val="000000"/>
          <w:szCs w:val="24"/>
        </w:rPr>
        <w:t xml:space="preserve"> platform.</w:t>
      </w:r>
      <w:r w:rsidR="007B1D3E" w:rsidRPr="00D509FE">
        <w:rPr>
          <w:rFonts w:ascii="Times New Roman" w:hAnsi="Times New Roman" w:cs="Times New Roman"/>
          <w:color w:val="000000"/>
          <w:szCs w:val="24"/>
        </w:rPr>
        <w:t xml:space="preserve"> </w:t>
      </w:r>
      <w:r w:rsidRPr="00D509FE">
        <w:rPr>
          <w:rFonts w:ascii="Times New Roman" w:hAnsi="Times New Roman" w:cs="Times New Roman"/>
          <w:color w:val="000000"/>
          <w:szCs w:val="24"/>
        </w:rPr>
        <w:t>The private key has two options:</w:t>
      </w:r>
    </w:p>
    <w:bookmarkEnd w:id="111"/>
    <w:p w:rsidR="00F976C8" w:rsidRPr="00D509FE" w:rsidRDefault="0064279F">
      <w:pPr>
        <w:ind w:firstLineChars="183" w:firstLine="439"/>
        <w:rPr>
          <w:rFonts w:ascii="Times New Roman" w:hAnsi="Times New Roman" w:cs="Times New Roman"/>
          <w:color w:val="000000"/>
          <w:szCs w:val="24"/>
        </w:rPr>
      </w:pPr>
      <w:r w:rsidRPr="00D509FE">
        <w:rPr>
          <w:rFonts w:ascii="Times New Roman" w:hAnsi="Times New Roman" w:cs="Times New Roman"/>
          <w:color w:val="000000"/>
          <w:szCs w:val="24"/>
        </w:rPr>
        <w:t>（</w:t>
      </w:r>
      <w:r w:rsidRPr="00D509FE">
        <w:rPr>
          <w:rFonts w:ascii="Times New Roman" w:hAnsi="Times New Roman" w:cs="Times New Roman"/>
          <w:color w:val="000000"/>
          <w:szCs w:val="24"/>
        </w:rPr>
        <w:t>1</w:t>
      </w:r>
      <w:r w:rsidRPr="00D509FE">
        <w:rPr>
          <w:rFonts w:ascii="Times New Roman" w:hAnsi="Times New Roman" w:cs="Times New Roman"/>
          <w:color w:val="000000"/>
          <w:szCs w:val="24"/>
        </w:rPr>
        <w:t>）</w:t>
      </w:r>
      <w:r w:rsidR="007B1D3E" w:rsidRPr="00D509FE">
        <w:rPr>
          <w:rFonts w:ascii="Times New Roman" w:hAnsi="Times New Roman" w:cs="Times New Roman"/>
          <w:color w:val="000000"/>
          <w:szCs w:val="24"/>
        </w:rPr>
        <w:t>Private key stored on server side</w:t>
      </w:r>
    </w:p>
    <w:p w:rsidR="00F976C8" w:rsidRPr="00D509FE" w:rsidRDefault="008B7BEB">
      <w:pPr>
        <w:ind w:firstLine="480"/>
        <w:rPr>
          <w:rFonts w:ascii="Times New Roman" w:hAnsi="Times New Roman" w:cs="Times New Roman"/>
        </w:rPr>
      </w:pPr>
      <w:bookmarkStart w:id="112" w:name="OLE_LINK81"/>
      <w:bookmarkStart w:id="113" w:name="OLE_LINK82"/>
      <w:r w:rsidRPr="00D509FE">
        <w:rPr>
          <w:rFonts w:ascii="Times New Roman" w:hAnsi="Times New Roman" w:cs="Times New Roman"/>
        </w:rPr>
        <w:lastRenderedPageBreak/>
        <w:t>The advantage of this is that the private key can be retrieved by the server when the user forgets the private key. The price to pay for this is that the server is centralized, the information vulnerable to attack, and easy to be deliberately leaked.</w:t>
      </w:r>
    </w:p>
    <w:bookmarkEnd w:id="112"/>
    <w:bookmarkEnd w:id="113"/>
    <w:p w:rsidR="00F976C8" w:rsidRPr="00D509FE" w:rsidRDefault="0064279F">
      <w:pPr>
        <w:ind w:firstLineChars="0" w:firstLine="480"/>
        <w:rPr>
          <w:rFonts w:ascii="Times New Roman" w:hAnsi="Times New Roman" w:cs="Times New Roman"/>
          <w:color w:val="000000"/>
          <w:szCs w:val="24"/>
        </w:rPr>
      </w:pPr>
      <w:r w:rsidRPr="00D509FE">
        <w:rPr>
          <w:rFonts w:ascii="Times New Roman" w:hAnsi="Times New Roman" w:cs="Times New Roman"/>
          <w:color w:val="000000"/>
          <w:szCs w:val="24"/>
        </w:rPr>
        <w:t>（</w:t>
      </w:r>
      <w:r w:rsidRPr="00D509FE">
        <w:rPr>
          <w:rFonts w:ascii="Times New Roman" w:hAnsi="Times New Roman" w:cs="Times New Roman"/>
          <w:color w:val="000000"/>
          <w:szCs w:val="24"/>
        </w:rPr>
        <w:t>2</w:t>
      </w:r>
      <w:r w:rsidRPr="00D509FE">
        <w:rPr>
          <w:rFonts w:ascii="Times New Roman" w:hAnsi="Times New Roman" w:cs="Times New Roman"/>
          <w:color w:val="000000"/>
          <w:szCs w:val="24"/>
        </w:rPr>
        <w:t>）</w:t>
      </w:r>
      <w:bookmarkStart w:id="114" w:name="OLE_LINK165"/>
      <w:bookmarkStart w:id="115" w:name="OLE_LINK166"/>
      <w:r w:rsidR="007B1D3E" w:rsidRPr="00D509FE">
        <w:rPr>
          <w:rFonts w:ascii="Times New Roman" w:hAnsi="Times New Roman" w:cs="Times New Roman"/>
          <w:color w:val="000000"/>
          <w:szCs w:val="24"/>
        </w:rPr>
        <w:t>The private key is saved and managed by the user himself, and the server does not save the copy</w:t>
      </w:r>
    </w:p>
    <w:bookmarkEnd w:id="114"/>
    <w:bookmarkEnd w:id="115"/>
    <w:p w:rsidR="00F976C8" w:rsidRPr="00D509FE" w:rsidRDefault="008B7BEB">
      <w:pPr>
        <w:ind w:firstLine="480"/>
        <w:rPr>
          <w:rFonts w:ascii="Times New Roman" w:hAnsi="Times New Roman" w:cs="Times New Roman"/>
        </w:rPr>
      </w:pPr>
      <w:r w:rsidRPr="00D509FE">
        <w:rPr>
          <w:rFonts w:ascii="Times New Roman" w:hAnsi="Times New Roman" w:cs="Times New Roman"/>
        </w:rPr>
        <w:t>The advantage is high security. The potential risk is that if the user is poorly managed and loses the private key, the corresponding digital assets are lost and cannot be recovered.</w:t>
      </w:r>
    </w:p>
    <w:p w:rsidR="00F976C8" w:rsidRPr="00D509FE" w:rsidRDefault="008B7BEB" w:rsidP="008B7BEB">
      <w:pPr>
        <w:pStyle w:val="ListParagraph"/>
        <w:numPr>
          <w:ilvl w:val="0"/>
          <w:numId w:val="3"/>
        </w:numPr>
        <w:ind w:firstLineChars="0"/>
        <w:rPr>
          <w:rFonts w:ascii="Times New Roman" w:hAnsi="Times New Roman" w:cs="Times New Roman"/>
          <w:color w:val="000000"/>
          <w:szCs w:val="24"/>
        </w:rPr>
      </w:pPr>
      <w:bookmarkStart w:id="116" w:name="OLE_LINK83"/>
      <w:bookmarkStart w:id="117" w:name="OLE_LINK84"/>
      <w:r w:rsidRPr="00D509FE">
        <w:rPr>
          <w:rFonts w:ascii="Times New Roman" w:hAnsi="Times New Roman" w:cs="Times New Roman"/>
          <w:color w:val="000000"/>
          <w:szCs w:val="24"/>
        </w:rPr>
        <w:t>Each user registers the process to provide the mnemonic word. The key is to restore the user's private key through mnemonic words</w:t>
      </w:r>
    </w:p>
    <w:bookmarkEnd w:id="116"/>
    <w:bookmarkEnd w:id="117"/>
    <w:p w:rsidR="00F976C8" w:rsidRPr="00D509FE" w:rsidRDefault="000626B2">
      <w:pPr>
        <w:ind w:firstLine="480"/>
        <w:rPr>
          <w:rFonts w:ascii="Times New Roman" w:hAnsi="Times New Roman" w:cs="Times New Roman"/>
        </w:rPr>
      </w:pPr>
      <w:r>
        <w:rPr>
          <w:rFonts w:ascii="Times New Roman" w:hAnsi="Times New Roman" w:cs="Times New Roman"/>
        </w:rPr>
        <w:t>Fair guessing chain</w:t>
      </w:r>
      <w:r w:rsidR="008B7BEB" w:rsidRPr="00D509FE">
        <w:rPr>
          <w:rFonts w:ascii="Times New Roman" w:hAnsi="Times New Roman" w:cs="Times New Roman"/>
        </w:rPr>
        <w:t xml:space="preserve"> user authentication on the chain, with token address as the user's unique identity and asset identification, and based on artificial intelligence face recognition detection technology to ensure the authenticity and consistency between digital identity and real person. The authentication of user authentication and asset transfer without intermediary participation is realized under the control of intelligent contract, and the authentication of user identity in whole </w:t>
      </w:r>
      <w:r w:rsidR="003862EE" w:rsidRPr="00D509FE">
        <w:rPr>
          <w:rFonts w:ascii="Times New Roman" w:hAnsi="Times New Roman" w:cs="Times New Roman"/>
        </w:rPr>
        <w:t>guess</w:t>
      </w:r>
      <w:r w:rsidR="008B7BEB" w:rsidRPr="00D509FE">
        <w:rPr>
          <w:rFonts w:ascii="Times New Roman" w:hAnsi="Times New Roman" w:cs="Times New Roman"/>
        </w:rPr>
        <w:t xml:space="preserve"> life cycle is realized.</w:t>
      </w:r>
    </w:p>
    <w:p w:rsidR="00F976C8" w:rsidRPr="00D509FE" w:rsidRDefault="00546533">
      <w:pPr>
        <w:pStyle w:val="Heading4"/>
        <w:ind w:firstLine="480"/>
        <w:rPr>
          <w:rFonts w:ascii="Times New Roman" w:hAnsi="Times New Roman"/>
        </w:rPr>
      </w:pPr>
      <w:bookmarkStart w:id="118" w:name="OLE_LINK167"/>
      <w:bookmarkStart w:id="119" w:name="OLE_LINK168"/>
      <w:r w:rsidRPr="00D509FE">
        <w:rPr>
          <w:rFonts w:ascii="Times New Roman" w:hAnsi="Times New Roman"/>
        </w:rPr>
        <w:t>Decentralized</w:t>
      </w:r>
      <w:r w:rsidR="007B1D3E" w:rsidRPr="00D509FE">
        <w:rPr>
          <w:rFonts w:ascii="Times New Roman" w:hAnsi="Times New Roman"/>
        </w:rPr>
        <w:t xml:space="preserve"> Account Management</w:t>
      </w:r>
    </w:p>
    <w:bookmarkEnd w:id="118"/>
    <w:bookmarkEnd w:id="119"/>
    <w:p w:rsidR="00F976C8" w:rsidRPr="00D509FE" w:rsidRDefault="008B7BEB">
      <w:pPr>
        <w:ind w:firstLine="480"/>
        <w:rPr>
          <w:rFonts w:ascii="Times New Roman" w:hAnsi="Times New Roman" w:cs="Times New Roman"/>
        </w:rPr>
      </w:pPr>
      <w:r w:rsidRPr="00D509FE">
        <w:rPr>
          <w:rFonts w:ascii="Times New Roman" w:hAnsi="Times New Roman" w:cs="Times New Roman"/>
        </w:rPr>
        <w:t xml:space="preserve">Account is the user's passport in the Internet world and is the identity of the user. Traditional user identity stored in the center of the Web server, </w:t>
      </w:r>
      <w:r w:rsidR="000626B2">
        <w:rPr>
          <w:rFonts w:ascii="Times New Roman" w:hAnsi="Times New Roman" w:cs="Times New Roman"/>
        </w:rPr>
        <w:t>fair guessing chain</w:t>
      </w:r>
      <w:r w:rsidRPr="00D509FE">
        <w:rPr>
          <w:rFonts w:ascii="Times New Roman" w:hAnsi="Times New Roman" w:cs="Times New Roman"/>
        </w:rPr>
        <w:t xml:space="preserve"> account management system to use the central authentication system, the user's identity information and credentials do not belong to any body all, really fully in the user's own hands To the centralized account system, the user's identity information and authentication process are carried out in the </w:t>
      </w:r>
      <w:r w:rsidR="00A536B9" w:rsidRPr="00D509FE">
        <w:rPr>
          <w:rFonts w:ascii="Times New Roman" w:hAnsi="Times New Roman" w:cs="Times New Roman"/>
        </w:rPr>
        <w:t>Blockchain</w:t>
      </w:r>
      <w:r w:rsidRPr="00D509FE">
        <w:rPr>
          <w:rFonts w:ascii="Times New Roman" w:hAnsi="Times New Roman" w:cs="Times New Roman"/>
        </w:rPr>
        <w:t xml:space="preserve"> network, which is dispersed in the whole global equivalent </w:t>
      </w:r>
      <w:r w:rsidR="00A536B9" w:rsidRPr="00D509FE">
        <w:rPr>
          <w:rFonts w:ascii="Times New Roman" w:hAnsi="Times New Roman" w:cs="Times New Roman"/>
        </w:rPr>
        <w:t>blockchain</w:t>
      </w:r>
      <w:r w:rsidRPr="00D509FE">
        <w:rPr>
          <w:rFonts w:ascii="Times New Roman" w:hAnsi="Times New Roman" w:cs="Times New Roman"/>
        </w:rPr>
        <w:t xml:space="preserve"> node, and there is no authoritative node, which guarantees the security of the system. As an impartial "centralized service provider", intelligent contracts instead of the traditional central service provider, it realizes the open and fair "autonomy" to the central organization, and avoids the central account management system, and the risk of the user </w:t>
      </w:r>
      <w:r w:rsidRPr="00D509FE">
        <w:rPr>
          <w:rFonts w:ascii="Times New Roman" w:hAnsi="Times New Roman" w:cs="Times New Roman"/>
        </w:rPr>
        <w:lastRenderedPageBreak/>
        <w:t>information being leaked and tampered with, if the server is attacked, or the interests drive, politics and other man-made reasons.</w:t>
      </w:r>
    </w:p>
    <w:p w:rsidR="00F976C8" w:rsidRPr="00D509FE" w:rsidRDefault="007B1D3E">
      <w:pPr>
        <w:pStyle w:val="Heading3"/>
        <w:rPr>
          <w:rFonts w:ascii="Times New Roman" w:hAnsi="Times New Roman"/>
        </w:rPr>
      </w:pPr>
      <w:bookmarkStart w:id="120" w:name="_Toc517449794"/>
      <w:r w:rsidRPr="00D509FE">
        <w:rPr>
          <w:rFonts w:ascii="Times New Roman" w:hAnsi="Times New Roman"/>
        </w:rPr>
        <w:t>Management System of Guess Data</w:t>
      </w:r>
      <w:bookmarkEnd w:id="120"/>
    </w:p>
    <w:p w:rsidR="00061AB5" w:rsidRDefault="0064279F" w:rsidP="00061AB5">
      <w:pPr>
        <w:ind w:firstLineChars="83" w:firstLine="199"/>
        <w:jc w:val="center"/>
        <w:rPr>
          <w:rFonts w:ascii="Times New Roman" w:hAnsi="Times New Roman" w:cs="Times New Roman"/>
        </w:rPr>
      </w:pPr>
      <w:r w:rsidRPr="00D509FE">
        <w:rPr>
          <w:rFonts w:ascii="Times New Roman" w:hAnsi="Times New Roman" w:cs="Times New Roman"/>
          <w:noProof/>
        </w:rPr>
        <w:drawing>
          <wp:inline distT="0" distB="0" distL="0" distR="0" wp14:editId="169E72F1">
            <wp:extent cx="4191000" cy="2566988"/>
            <wp:effectExtent l="0" t="0" r="0" b="5080"/>
            <wp:docPr id="1038" name="图片 23"/>
            <wp:cNvGraphicFramePr/>
            <a:graphic xmlns:a="http://schemas.openxmlformats.org/drawingml/2006/main">
              <a:graphicData uri="http://schemas.openxmlformats.org/drawingml/2006/picture">
                <pic:pic xmlns:pic="http://schemas.openxmlformats.org/drawingml/2006/picture">
                  <pic:nvPicPr>
                    <pic:cNvPr id="1038" name="图片 23"/>
                    <pic:cNvPicPr/>
                  </pic:nvPicPr>
                  <pic:blipFill rotWithShape="1">
                    <a:blip r:embed="rId26" cstate="print"/>
                    <a:srcRect r="1596" b="7692"/>
                    <a:stretch/>
                  </pic:blipFill>
                  <pic:spPr bwMode="auto">
                    <a:xfrm>
                      <a:off x="0" y="0"/>
                      <a:ext cx="4198893" cy="2571822"/>
                    </a:xfrm>
                    <a:prstGeom prst="rect">
                      <a:avLst/>
                    </a:prstGeom>
                    <a:ln>
                      <a:noFill/>
                    </a:ln>
                    <a:extLst>
                      <a:ext uri="{53640926-AAD7-44D8-BBD7-CCE9431645EC}">
                        <a14:shadowObscured xmlns:a14="http://schemas.microsoft.com/office/drawing/2010/main"/>
                      </a:ext>
                    </a:extLst>
                  </pic:spPr>
                </pic:pic>
              </a:graphicData>
            </a:graphic>
          </wp:inline>
        </w:drawing>
      </w:r>
    </w:p>
    <w:p w:rsidR="00061AB5" w:rsidRPr="00D509FE" w:rsidRDefault="00061AB5" w:rsidP="00061AB5">
      <w:pPr>
        <w:ind w:firstLineChars="0" w:firstLine="0"/>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000A657F">
        <w:rPr>
          <w:rFonts w:ascii="Times New Roman" w:hAnsi="Times New Roman" w:cs="Times New Roman"/>
        </w:rPr>
        <w:t>P</w:t>
      </w:r>
      <w:r>
        <w:rPr>
          <w:rFonts w:ascii="Times New Roman" w:hAnsi="Times New Roman" w:cs="Times New Roman" w:hint="eastAsia"/>
        </w:rPr>
        <w:t>icture</w:t>
      </w:r>
      <w:r>
        <w:rPr>
          <w:rFonts w:ascii="Times New Roman" w:hAnsi="Times New Roman" w:cs="Times New Roman"/>
        </w:rPr>
        <w:t xml:space="preserve"> 7</w:t>
      </w:r>
      <w:r>
        <w:rPr>
          <w:rFonts w:ascii="Times New Roman" w:hAnsi="Times New Roman" w:cs="Times New Roman" w:hint="eastAsia"/>
        </w:rPr>
        <w:t>.</w:t>
      </w:r>
      <w:r>
        <w:rPr>
          <w:rFonts w:ascii="Times New Roman" w:hAnsi="Times New Roman" w:cs="Times New Roman"/>
        </w:rPr>
        <w:t xml:space="preserve"> </w:t>
      </w:r>
      <w:r w:rsidR="000A657F">
        <w:rPr>
          <w:rFonts w:ascii="Times New Roman" w:hAnsi="Times New Roman" w:cs="Times New Roman"/>
        </w:rPr>
        <w:t>T</w:t>
      </w:r>
      <w:r w:rsidR="000A657F">
        <w:rPr>
          <w:rFonts w:ascii="Times New Roman" w:hAnsi="Times New Roman" w:cs="Times New Roman" w:hint="eastAsia"/>
        </w:rPr>
        <w:t>echnical</w:t>
      </w:r>
      <w:r w:rsidR="000A657F">
        <w:rPr>
          <w:rFonts w:ascii="Times New Roman" w:hAnsi="Times New Roman" w:cs="Times New Roman"/>
        </w:rPr>
        <w:t xml:space="preserve"> M</w:t>
      </w:r>
      <w:r w:rsidR="000A657F">
        <w:rPr>
          <w:rFonts w:ascii="Times New Roman" w:hAnsi="Times New Roman" w:cs="Times New Roman" w:hint="eastAsia"/>
        </w:rPr>
        <w:t>odel</w:t>
      </w:r>
      <w:r w:rsidR="000A657F">
        <w:rPr>
          <w:rFonts w:ascii="Times New Roman" w:hAnsi="Times New Roman" w:cs="Times New Roman"/>
        </w:rPr>
        <w:t xml:space="preserve"> </w:t>
      </w:r>
      <w:r w:rsidR="000A657F">
        <w:rPr>
          <w:rFonts w:ascii="Times New Roman" w:hAnsi="Times New Roman" w:cs="Times New Roman" w:hint="eastAsia"/>
        </w:rPr>
        <w:t>of</w:t>
      </w:r>
      <w:r w:rsidR="000A657F">
        <w:rPr>
          <w:rFonts w:ascii="Times New Roman" w:hAnsi="Times New Roman" w:cs="Times New Roman"/>
        </w:rPr>
        <w:t xml:space="preserve"> G</w:t>
      </w:r>
      <w:r w:rsidR="000A657F">
        <w:rPr>
          <w:rFonts w:ascii="Times New Roman" w:hAnsi="Times New Roman" w:cs="Times New Roman" w:hint="eastAsia"/>
        </w:rPr>
        <w:t>uess</w:t>
      </w:r>
      <w:r w:rsidR="000A657F">
        <w:rPr>
          <w:rFonts w:ascii="Times New Roman" w:hAnsi="Times New Roman" w:cs="Times New Roman"/>
        </w:rPr>
        <w:t xml:space="preserve"> D</w:t>
      </w:r>
      <w:r w:rsidR="000A657F">
        <w:rPr>
          <w:rFonts w:ascii="Times New Roman" w:hAnsi="Times New Roman" w:cs="Times New Roman" w:hint="eastAsia"/>
        </w:rPr>
        <w:t>ata</w:t>
      </w:r>
      <w:r w:rsidR="000A657F">
        <w:rPr>
          <w:rFonts w:ascii="Times New Roman" w:hAnsi="Times New Roman" w:cs="Times New Roman"/>
        </w:rPr>
        <w:t xml:space="preserve"> M</w:t>
      </w:r>
      <w:r w:rsidR="000A657F">
        <w:rPr>
          <w:rFonts w:ascii="Times New Roman" w:hAnsi="Times New Roman" w:cs="Times New Roman" w:hint="eastAsia"/>
        </w:rPr>
        <w:t>anagement</w:t>
      </w:r>
      <w:r w:rsidR="000A657F">
        <w:rPr>
          <w:rFonts w:ascii="Times New Roman" w:hAnsi="Times New Roman" w:cs="Times New Roman"/>
        </w:rPr>
        <w:t xml:space="preserve"> S</w:t>
      </w:r>
      <w:r w:rsidR="000A657F">
        <w:rPr>
          <w:rFonts w:ascii="Times New Roman" w:hAnsi="Times New Roman" w:cs="Times New Roman" w:hint="eastAsia"/>
        </w:rPr>
        <w:t>ystem</w:t>
      </w:r>
    </w:p>
    <w:p w:rsidR="00F976C8" w:rsidRPr="00D509FE" w:rsidRDefault="00546533">
      <w:pPr>
        <w:ind w:firstLine="480"/>
        <w:rPr>
          <w:rFonts w:ascii="Times New Roman" w:hAnsi="Times New Roman" w:cs="Times New Roman"/>
        </w:rPr>
      </w:pPr>
      <w:bookmarkStart w:id="121" w:name="OLE_LINK88"/>
      <w:bookmarkStart w:id="122" w:name="OLE_LINK89"/>
      <w:r w:rsidRPr="00D509FE">
        <w:rPr>
          <w:rFonts w:ascii="Times New Roman" w:hAnsi="Times New Roman" w:cs="Times New Roman"/>
        </w:rPr>
        <w:t>The s</w:t>
      </w:r>
      <w:r w:rsidR="008B7BEB" w:rsidRPr="00D509FE">
        <w:rPr>
          <w:rFonts w:ascii="Times New Roman" w:hAnsi="Times New Roman" w:cs="Times New Roman"/>
        </w:rPr>
        <w:t xml:space="preserve">et up the </w:t>
      </w:r>
      <w:r w:rsidR="00A536B9" w:rsidRPr="00D509FE">
        <w:rPr>
          <w:rFonts w:ascii="Times New Roman" w:hAnsi="Times New Roman" w:cs="Times New Roman"/>
        </w:rPr>
        <w:t>blockchain</w:t>
      </w:r>
      <w:r w:rsidR="008B7BEB" w:rsidRPr="00D509FE">
        <w:rPr>
          <w:rFonts w:ascii="Times New Roman" w:hAnsi="Times New Roman" w:cs="Times New Roman"/>
        </w:rPr>
        <w:t xml:space="preserve"> </w:t>
      </w:r>
      <w:r w:rsidR="003862EE" w:rsidRPr="00D509FE">
        <w:rPr>
          <w:rFonts w:ascii="Times New Roman" w:hAnsi="Times New Roman" w:cs="Times New Roman"/>
        </w:rPr>
        <w:t>guess</w:t>
      </w:r>
      <w:r w:rsidR="008B7BEB" w:rsidRPr="00D509FE">
        <w:rPr>
          <w:rFonts w:ascii="Times New Roman" w:hAnsi="Times New Roman" w:cs="Times New Roman"/>
        </w:rPr>
        <w:t xml:space="preserve"> system</w:t>
      </w:r>
      <w:r w:rsidRPr="00D509FE">
        <w:rPr>
          <w:rFonts w:ascii="Times New Roman" w:hAnsi="Times New Roman" w:cs="Times New Roman"/>
        </w:rPr>
        <w:t xml:space="preserve"> of the </w:t>
      </w:r>
      <w:r w:rsidR="000626B2">
        <w:rPr>
          <w:rFonts w:ascii="Times New Roman" w:hAnsi="Times New Roman" w:cs="Times New Roman"/>
        </w:rPr>
        <w:t>fair guessing chain</w:t>
      </w:r>
      <w:r w:rsidR="008B7BEB" w:rsidRPr="00D509FE">
        <w:rPr>
          <w:rFonts w:ascii="Times New Roman" w:hAnsi="Times New Roman" w:cs="Times New Roman"/>
        </w:rPr>
        <w:t xml:space="preserve">, users participate in the </w:t>
      </w:r>
      <w:r w:rsidRPr="00D509FE">
        <w:rPr>
          <w:rFonts w:ascii="Times New Roman" w:hAnsi="Times New Roman" w:cs="Times New Roman"/>
        </w:rPr>
        <w:t>g</w:t>
      </w:r>
      <w:r w:rsidR="003862EE" w:rsidRPr="00D509FE">
        <w:rPr>
          <w:rFonts w:ascii="Times New Roman" w:hAnsi="Times New Roman" w:cs="Times New Roman"/>
        </w:rPr>
        <w:t>uess</w:t>
      </w:r>
      <w:r w:rsidR="008B7BEB" w:rsidRPr="00D509FE">
        <w:rPr>
          <w:rFonts w:ascii="Times New Roman" w:hAnsi="Times New Roman" w:cs="Times New Roman"/>
        </w:rPr>
        <w:t xml:space="preserve"> project, </w:t>
      </w:r>
      <w:r w:rsidRPr="00D509FE">
        <w:rPr>
          <w:rFonts w:ascii="Times New Roman" w:hAnsi="Times New Roman" w:cs="Times New Roman"/>
        </w:rPr>
        <w:t>which</w:t>
      </w:r>
      <w:r w:rsidR="008B7BEB" w:rsidRPr="00D509FE">
        <w:rPr>
          <w:rFonts w:ascii="Times New Roman" w:hAnsi="Times New Roman" w:cs="Times New Roman"/>
        </w:rPr>
        <w:t xml:space="preserve"> can immediately in the </w:t>
      </w:r>
      <w:r w:rsidR="00A536B9" w:rsidRPr="00D509FE">
        <w:rPr>
          <w:rFonts w:ascii="Times New Roman" w:hAnsi="Times New Roman" w:cs="Times New Roman"/>
        </w:rPr>
        <w:t>blockchain</w:t>
      </w:r>
      <w:r w:rsidR="008B7BEB" w:rsidRPr="00D509FE">
        <w:rPr>
          <w:rFonts w:ascii="Times New Roman" w:hAnsi="Times New Roman" w:cs="Times New Roman"/>
        </w:rPr>
        <w:t xml:space="preserve"> network to find their own participation in the project list, </w:t>
      </w:r>
      <w:r w:rsidRPr="00D509FE">
        <w:rPr>
          <w:rFonts w:ascii="Times New Roman" w:hAnsi="Times New Roman" w:cs="Times New Roman"/>
        </w:rPr>
        <w:t>g</w:t>
      </w:r>
      <w:r w:rsidR="003862EE" w:rsidRPr="00D509FE">
        <w:rPr>
          <w:rFonts w:ascii="Times New Roman" w:hAnsi="Times New Roman" w:cs="Times New Roman"/>
        </w:rPr>
        <w:t>uess</w:t>
      </w:r>
      <w:r w:rsidR="008B7BEB" w:rsidRPr="00D509FE">
        <w:rPr>
          <w:rFonts w:ascii="Times New Roman" w:hAnsi="Times New Roman" w:cs="Times New Roman"/>
        </w:rPr>
        <w:t xml:space="preserve"> records and processes stored in the </w:t>
      </w:r>
      <w:proofErr w:type="spellStart"/>
      <w:r w:rsidR="00A536B9" w:rsidRPr="00D509FE">
        <w:rPr>
          <w:rFonts w:ascii="Times New Roman" w:hAnsi="Times New Roman" w:cs="Times New Roman"/>
        </w:rPr>
        <w:t>blockchain</w:t>
      </w:r>
      <w:proofErr w:type="spellEnd"/>
      <w:r w:rsidR="008B7BEB" w:rsidRPr="00D509FE">
        <w:rPr>
          <w:rFonts w:ascii="Times New Roman" w:hAnsi="Times New Roman" w:cs="Times New Roman"/>
        </w:rPr>
        <w:t xml:space="preserve"> network, </w:t>
      </w:r>
      <w:proofErr w:type="spellStart"/>
      <w:r w:rsidR="008B7BEB" w:rsidRPr="00D509FE">
        <w:rPr>
          <w:rFonts w:ascii="Times New Roman" w:hAnsi="Times New Roman" w:cs="Times New Roman"/>
        </w:rPr>
        <w:t>can not</w:t>
      </w:r>
      <w:proofErr w:type="spellEnd"/>
      <w:r w:rsidR="008B7BEB" w:rsidRPr="00D509FE">
        <w:rPr>
          <w:rFonts w:ascii="Times New Roman" w:hAnsi="Times New Roman" w:cs="Times New Roman"/>
        </w:rPr>
        <w:t xml:space="preserve"> be tampered with and denied. </w:t>
      </w:r>
      <w:r w:rsidR="000626B2">
        <w:rPr>
          <w:rFonts w:ascii="Times New Roman" w:hAnsi="Times New Roman" w:cs="Times New Roman"/>
        </w:rPr>
        <w:t>Fair guessing chain</w:t>
      </w:r>
      <w:r w:rsidR="008B7BEB" w:rsidRPr="00D509FE">
        <w:rPr>
          <w:rFonts w:ascii="Times New Roman" w:hAnsi="Times New Roman" w:cs="Times New Roman"/>
        </w:rPr>
        <w:t xml:space="preserve"> official platform to provide data query function on the chain, users can through the platform or direct chain transactions, to ensure the whole </w:t>
      </w:r>
      <w:r w:rsidR="003862EE" w:rsidRPr="00D509FE">
        <w:rPr>
          <w:rFonts w:ascii="Times New Roman" w:hAnsi="Times New Roman" w:cs="Times New Roman"/>
        </w:rPr>
        <w:t>guess</w:t>
      </w:r>
      <w:r w:rsidR="008B7BEB" w:rsidRPr="00D509FE">
        <w:rPr>
          <w:rFonts w:ascii="Times New Roman" w:hAnsi="Times New Roman" w:cs="Times New Roman"/>
        </w:rPr>
        <w:t xml:space="preserve"> process of fairness and security.</w:t>
      </w:r>
    </w:p>
    <w:p w:rsidR="008B7BEB" w:rsidRPr="00D509FE" w:rsidRDefault="008B7BEB">
      <w:pPr>
        <w:ind w:firstLine="480"/>
        <w:rPr>
          <w:rFonts w:ascii="Times New Roman" w:hAnsi="Times New Roman" w:cs="Times New Roman"/>
        </w:rPr>
      </w:pPr>
      <w:bookmarkStart w:id="123" w:name="OLE_LINK90"/>
      <w:bookmarkStart w:id="124" w:name="OLE_LINK91"/>
      <w:bookmarkEnd w:id="121"/>
      <w:bookmarkEnd w:id="122"/>
      <w:r w:rsidRPr="00D509FE">
        <w:rPr>
          <w:rFonts w:ascii="Times New Roman" w:hAnsi="Times New Roman" w:cs="Times New Roman"/>
        </w:rPr>
        <w:t xml:space="preserve">On the </w:t>
      </w:r>
      <w:r w:rsidR="00546533" w:rsidRPr="00D509FE">
        <w:rPr>
          <w:rFonts w:ascii="Times New Roman" w:hAnsi="Times New Roman" w:cs="Times New Roman"/>
        </w:rPr>
        <w:t>claim a prize</w:t>
      </w:r>
      <w:r w:rsidRPr="00D509FE">
        <w:rPr>
          <w:rFonts w:ascii="Times New Roman" w:hAnsi="Times New Roman" w:cs="Times New Roman"/>
        </w:rPr>
        <w:t xml:space="preserve"> settlement system, the </w:t>
      </w:r>
      <w:r w:rsidR="000626B2">
        <w:rPr>
          <w:rFonts w:ascii="Times New Roman" w:hAnsi="Times New Roman" w:cs="Times New Roman"/>
        </w:rPr>
        <w:t>fair guessing chain</w:t>
      </w:r>
      <w:r w:rsidRPr="00D509FE">
        <w:rPr>
          <w:rFonts w:ascii="Times New Roman" w:hAnsi="Times New Roman" w:cs="Times New Roman"/>
        </w:rPr>
        <w:t xml:space="preserve"> will be the final </w:t>
      </w:r>
      <w:r w:rsidR="003862EE" w:rsidRPr="00D509FE">
        <w:rPr>
          <w:rFonts w:ascii="Times New Roman" w:hAnsi="Times New Roman" w:cs="Times New Roman"/>
        </w:rPr>
        <w:t>Guess</w:t>
      </w:r>
      <w:r w:rsidRPr="00D509FE">
        <w:rPr>
          <w:rFonts w:ascii="Times New Roman" w:hAnsi="Times New Roman" w:cs="Times New Roman"/>
        </w:rPr>
        <w:t xml:space="preserve"> records linked to other systems of the distributed ledger, including user identity information and link Oracle (and based on participatory decision-making (participatory Decision making) of the random number generator, </w:t>
      </w:r>
      <w:r w:rsidR="000626B2">
        <w:rPr>
          <w:rFonts w:ascii="Times New Roman" w:hAnsi="Times New Roman" w:cs="Times New Roman"/>
        </w:rPr>
        <w:t>fair guessing chain</w:t>
      </w:r>
      <w:r w:rsidRPr="00D509FE">
        <w:rPr>
          <w:rFonts w:ascii="Times New Roman" w:hAnsi="Times New Roman" w:cs="Times New Roman"/>
        </w:rPr>
        <w:t xml:space="preserve"> will be based on intelligent contract automatic settlement bonus tokens</w:t>
      </w:r>
      <w:r w:rsidR="00546533" w:rsidRPr="00D509FE">
        <w:rPr>
          <w:rFonts w:ascii="Times New Roman" w:hAnsi="Times New Roman" w:cs="Times New Roman"/>
        </w:rPr>
        <w:t xml:space="preserve"> after receiving the guess results</w:t>
      </w:r>
      <w:r w:rsidRPr="00D509FE">
        <w:rPr>
          <w:rFonts w:ascii="Times New Roman" w:hAnsi="Times New Roman" w:cs="Times New Roman"/>
        </w:rPr>
        <w:t xml:space="preserve">, not subject to any central institutions or third-party institutions control, immediate bonus token distributed to the </w:t>
      </w:r>
      <w:r w:rsidR="00A536B9" w:rsidRPr="00D509FE">
        <w:rPr>
          <w:rFonts w:ascii="Times New Roman" w:hAnsi="Times New Roman" w:cs="Times New Roman"/>
        </w:rPr>
        <w:t>blockchain</w:t>
      </w:r>
      <w:r w:rsidRPr="00D509FE">
        <w:rPr>
          <w:rFonts w:ascii="Times New Roman" w:hAnsi="Times New Roman" w:cs="Times New Roman"/>
        </w:rPr>
        <w:t xml:space="preserve"> network users on the identity of the address, to ensure the redemption process of absolute openness, fairness and transparency.</w:t>
      </w:r>
    </w:p>
    <w:p w:rsidR="00F976C8" w:rsidRPr="00D509FE" w:rsidRDefault="000626B2">
      <w:pPr>
        <w:pStyle w:val="Heading3"/>
        <w:rPr>
          <w:rFonts w:ascii="Times New Roman" w:hAnsi="Times New Roman"/>
        </w:rPr>
      </w:pPr>
      <w:bookmarkStart w:id="125" w:name="_Toc517449795"/>
      <w:bookmarkStart w:id="126" w:name="OLE_LINK169"/>
      <w:bookmarkEnd w:id="123"/>
      <w:bookmarkEnd w:id="124"/>
      <w:r>
        <w:rPr>
          <w:rFonts w:ascii="Times New Roman" w:hAnsi="Times New Roman"/>
        </w:rPr>
        <w:lastRenderedPageBreak/>
        <w:t>Fair guessing chain</w:t>
      </w:r>
      <w:r w:rsidR="00546533" w:rsidRPr="00D509FE">
        <w:rPr>
          <w:rFonts w:ascii="Times New Roman" w:hAnsi="Times New Roman"/>
        </w:rPr>
        <w:t xml:space="preserve"> Intelligent Contract Engine</w:t>
      </w:r>
      <w:bookmarkEnd w:id="125"/>
    </w:p>
    <w:bookmarkEnd w:id="126"/>
    <w:p w:rsidR="00F976C8" w:rsidRPr="00D509FE" w:rsidRDefault="0064279F">
      <w:pPr>
        <w:ind w:firstLineChars="83" w:firstLine="199"/>
        <w:jc w:val="center"/>
        <w:rPr>
          <w:rFonts w:ascii="Times New Roman" w:hAnsi="Times New Roman" w:cs="Times New Roman"/>
        </w:rPr>
      </w:pPr>
      <w:r w:rsidRPr="00D509FE">
        <w:rPr>
          <w:rFonts w:ascii="Times New Roman" w:hAnsi="Times New Roman" w:cs="Times New Roman"/>
          <w:noProof/>
        </w:rPr>
        <w:drawing>
          <wp:inline distT="0" distB="0" distL="0" distR="0">
            <wp:extent cx="4528185" cy="2005330"/>
            <wp:effectExtent l="0" t="0" r="0" b="0"/>
            <wp:docPr id="1039" name="图片 24"/>
            <wp:cNvGraphicFramePr/>
            <a:graphic xmlns:a="http://schemas.openxmlformats.org/drawingml/2006/main">
              <a:graphicData uri="http://schemas.openxmlformats.org/drawingml/2006/picture">
                <pic:pic xmlns:pic="http://schemas.openxmlformats.org/drawingml/2006/picture">
                  <pic:nvPicPr>
                    <pic:cNvPr id="1039" name="图片 24"/>
                    <pic:cNvPicPr/>
                  </pic:nvPicPr>
                  <pic:blipFill>
                    <a:blip r:embed="rId27" cstate="print"/>
                    <a:srcRect/>
                    <a:stretch>
                      <a:fillRect/>
                    </a:stretch>
                  </pic:blipFill>
                  <pic:spPr>
                    <a:xfrm>
                      <a:off x="0" y="0"/>
                      <a:ext cx="4528287" cy="2005843"/>
                    </a:xfrm>
                    <a:prstGeom prst="rect">
                      <a:avLst/>
                    </a:prstGeom>
                  </pic:spPr>
                </pic:pic>
              </a:graphicData>
            </a:graphic>
          </wp:inline>
        </w:drawing>
      </w:r>
    </w:p>
    <w:p w:rsidR="00546533" w:rsidRPr="00D509FE" w:rsidRDefault="00546533">
      <w:pPr>
        <w:ind w:firstLine="480"/>
        <w:jc w:val="center"/>
        <w:rPr>
          <w:rFonts w:ascii="Times New Roman" w:hAnsi="Times New Roman" w:cs="Times New Roman"/>
        </w:rPr>
      </w:pPr>
      <w:r w:rsidRPr="00D509FE">
        <w:rPr>
          <w:rFonts w:ascii="Times New Roman" w:hAnsi="Times New Roman" w:cs="Times New Roman"/>
        </w:rPr>
        <w:t xml:space="preserve">Picture </w:t>
      </w:r>
      <w:r w:rsidR="000A657F">
        <w:rPr>
          <w:rFonts w:ascii="Times New Roman" w:hAnsi="Times New Roman" w:cs="Times New Roman"/>
        </w:rPr>
        <w:t>8</w:t>
      </w:r>
      <w:r w:rsidR="000A657F">
        <w:rPr>
          <w:rFonts w:ascii="Times New Roman" w:hAnsi="Times New Roman" w:cs="Times New Roman" w:hint="eastAsia"/>
        </w:rPr>
        <w:t>.</w:t>
      </w:r>
      <w:r w:rsidRPr="00D509FE">
        <w:rPr>
          <w:rFonts w:ascii="Times New Roman" w:hAnsi="Times New Roman" w:cs="Times New Roman"/>
        </w:rPr>
        <w:t xml:space="preserve"> </w:t>
      </w:r>
      <w:r w:rsidR="000626B2">
        <w:rPr>
          <w:rFonts w:ascii="Times New Roman" w:hAnsi="Times New Roman" w:cs="Times New Roman"/>
        </w:rPr>
        <w:t>Fair guessing chain</w:t>
      </w:r>
      <w:r w:rsidRPr="00D509FE">
        <w:rPr>
          <w:rFonts w:ascii="Times New Roman" w:hAnsi="Times New Roman" w:cs="Times New Roman"/>
        </w:rPr>
        <w:t xml:space="preserve"> Intelligent Contract Engine</w:t>
      </w:r>
    </w:p>
    <w:p w:rsidR="00F976C8" w:rsidRPr="00D509FE" w:rsidRDefault="000626B2">
      <w:pPr>
        <w:ind w:firstLine="480"/>
        <w:jc w:val="left"/>
        <w:rPr>
          <w:rFonts w:ascii="Times New Roman" w:hAnsi="Times New Roman" w:cs="Times New Roman"/>
        </w:rPr>
      </w:pPr>
      <w:r>
        <w:rPr>
          <w:rFonts w:ascii="Times New Roman" w:hAnsi="Times New Roman" w:cs="Times New Roman"/>
        </w:rPr>
        <w:t>Fair guessing chain</w:t>
      </w:r>
      <w:r w:rsidR="008B7BEB" w:rsidRPr="00D509FE">
        <w:rPr>
          <w:rFonts w:ascii="Times New Roman" w:hAnsi="Times New Roman" w:cs="Times New Roman"/>
        </w:rPr>
        <w:t xml:space="preserve"> user needs are diverse, for the winner of the lottery logic, some users have very definite winning conditions, and some users are randomly selected. For the winning conditions, some users are set to be fixed, for example, hiring contracts for the requirements of the graduation institutions, and relatively, some users of the winning conditions may be dependent on the changes in external conditions, such as the recruitment of certain posts, if it is female, then 40 years old, if it is male, then under 50 years old. The </w:t>
      </w:r>
      <w:r>
        <w:rPr>
          <w:rFonts w:ascii="Times New Roman" w:hAnsi="Times New Roman" w:cs="Times New Roman"/>
        </w:rPr>
        <w:t>Fair guessing chain</w:t>
      </w:r>
      <w:r w:rsidR="008B7BEB" w:rsidRPr="00D509FE">
        <w:rPr>
          <w:rFonts w:ascii="Times New Roman" w:hAnsi="Times New Roman" w:cs="Times New Roman"/>
        </w:rPr>
        <w:t xml:space="preserve"> platform provides some of the most common logic for smart contract templates, and the integration of intelligent contract automation generation engine technology, users can be graphical interface to automatically generate templates and deployment, greatly reduce the user's learning curve and the development of intelligent contract burden, thus greatly reducing the use of </w:t>
      </w:r>
      <w:r>
        <w:rPr>
          <w:rFonts w:ascii="Times New Roman" w:hAnsi="Times New Roman" w:cs="Times New Roman"/>
        </w:rPr>
        <w:t>fair guessing chain</w:t>
      </w:r>
      <w:r w:rsidR="008B7BEB" w:rsidRPr="00D509FE">
        <w:rPr>
          <w:rFonts w:ascii="Times New Roman" w:hAnsi="Times New Roman" w:cs="Times New Roman"/>
        </w:rPr>
        <w:t xml:space="preserve"> of the use of the threshold. For </w:t>
      </w:r>
      <w:r w:rsidR="00546533" w:rsidRPr="00D509FE">
        <w:rPr>
          <w:rFonts w:ascii="Times New Roman" w:hAnsi="Times New Roman" w:cs="Times New Roman"/>
        </w:rPr>
        <w:t>those business logics</w:t>
      </w:r>
      <w:r w:rsidR="008B7BEB" w:rsidRPr="00D509FE">
        <w:rPr>
          <w:rFonts w:ascii="Times New Roman" w:hAnsi="Times New Roman" w:cs="Times New Roman"/>
        </w:rPr>
        <w:t xml:space="preserve"> without presets, users can choose to develop themselves and provide guidance from the platform. Or you can have a platform for direct customization development.</w:t>
      </w:r>
    </w:p>
    <w:p w:rsidR="00F976C8" w:rsidRPr="00D509FE" w:rsidRDefault="00546533" w:rsidP="00546533">
      <w:pPr>
        <w:pStyle w:val="Heading3"/>
        <w:rPr>
          <w:rFonts w:ascii="Times New Roman" w:hAnsi="Times New Roman"/>
        </w:rPr>
      </w:pPr>
      <w:bookmarkStart w:id="127" w:name="_Toc517449796"/>
      <w:bookmarkStart w:id="128" w:name="OLE_LINK170"/>
      <w:bookmarkStart w:id="129" w:name="OLE_LINK171"/>
      <w:r w:rsidRPr="00D509FE">
        <w:rPr>
          <w:rFonts w:ascii="Times New Roman" w:hAnsi="Times New Roman"/>
        </w:rPr>
        <w:t xml:space="preserve">Random Number Generation System of </w:t>
      </w:r>
      <w:r w:rsidR="000626B2">
        <w:rPr>
          <w:rFonts w:ascii="Times New Roman" w:hAnsi="Times New Roman"/>
        </w:rPr>
        <w:t>Fair guessing chain</w:t>
      </w:r>
      <w:bookmarkEnd w:id="127"/>
    </w:p>
    <w:p w:rsidR="00F976C8" w:rsidRPr="00D509FE" w:rsidRDefault="008B7BEB">
      <w:pPr>
        <w:ind w:firstLine="480"/>
        <w:rPr>
          <w:rFonts w:ascii="Times New Roman" w:hAnsi="Times New Roman" w:cs="Times New Roman"/>
        </w:rPr>
      </w:pPr>
      <w:bookmarkStart w:id="130" w:name="OLE_LINK92"/>
      <w:bookmarkStart w:id="131" w:name="OLE_LINK93"/>
      <w:bookmarkEnd w:id="128"/>
      <w:bookmarkEnd w:id="129"/>
      <w:r w:rsidRPr="00D509FE">
        <w:rPr>
          <w:rFonts w:ascii="Times New Roman" w:hAnsi="Times New Roman" w:cs="Times New Roman"/>
        </w:rPr>
        <w:t xml:space="preserve">The generation of absolute random numbers is the key technology to guarantee the fair and impartial results of the </w:t>
      </w:r>
      <w:r w:rsidR="003862EE" w:rsidRPr="00D509FE">
        <w:rPr>
          <w:rFonts w:ascii="Times New Roman" w:hAnsi="Times New Roman" w:cs="Times New Roman"/>
        </w:rPr>
        <w:t>Guess</w:t>
      </w:r>
      <w:r w:rsidRPr="00D509FE">
        <w:rPr>
          <w:rFonts w:ascii="Times New Roman" w:hAnsi="Times New Roman" w:cs="Times New Roman"/>
        </w:rPr>
        <w:t xml:space="preserve">, and it can be regarded as the core competence of the service provider. The industry provides a lot of pseudo random number of schemes, and the original solutions because all are based on the central </w:t>
      </w:r>
      <w:r w:rsidRPr="00D509FE">
        <w:rPr>
          <w:rFonts w:ascii="Times New Roman" w:hAnsi="Times New Roman" w:cs="Times New Roman"/>
        </w:rPr>
        <w:lastRenderedPageBreak/>
        <w:t xml:space="preserve">solution, theoretically can be through a variety of ways to break or modify, especially in a variety of online </w:t>
      </w:r>
      <w:r w:rsidR="003862EE" w:rsidRPr="00D509FE">
        <w:rPr>
          <w:rFonts w:ascii="Times New Roman" w:hAnsi="Times New Roman" w:cs="Times New Roman"/>
        </w:rPr>
        <w:t>Guess</w:t>
      </w:r>
      <w:r w:rsidRPr="00D509FE">
        <w:rPr>
          <w:rFonts w:ascii="Times New Roman" w:hAnsi="Times New Roman" w:cs="Times New Roman"/>
        </w:rPr>
        <w:t xml:space="preserve"> platform, random number generation of security and reliability has been questioned.</w:t>
      </w:r>
    </w:p>
    <w:p w:rsidR="00F976C8" w:rsidRPr="00D509FE" w:rsidRDefault="008B7BEB">
      <w:pPr>
        <w:ind w:firstLine="480"/>
        <w:rPr>
          <w:rFonts w:ascii="Times New Roman" w:hAnsi="Times New Roman" w:cs="Times New Roman"/>
        </w:rPr>
      </w:pPr>
      <w:bookmarkStart w:id="132" w:name="OLE_LINK94"/>
      <w:bookmarkStart w:id="133" w:name="OLE_LINK95"/>
      <w:bookmarkEnd w:id="130"/>
      <w:bookmarkEnd w:id="131"/>
      <w:r w:rsidRPr="00D509FE">
        <w:rPr>
          <w:rFonts w:ascii="Times New Roman" w:hAnsi="Times New Roman" w:cs="Times New Roman"/>
        </w:rPr>
        <w:t xml:space="preserve">The </w:t>
      </w:r>
      <w:r w:rsidR="000626B2">
        <w:rPr>
          <w:rFonts w:ascii="Times New Roman" w:hAnsi="Times New Roman" w:cs="Times New Roman"/>
        </w:rPr>
        <w:t>fair guessing chain</w:t>
      </w:r>
      <w:r w:rsidRPr="00D509FE">
        <w:rPr>
          <w:rFonts w:ascii="Times New Roman" w:hAnsi="Times New Roman" w:cs="Times New Roman"/>
        </w:rPr>
        <w:t xml:space="preserve"> designs a set of random number generators based on the </w:t>
      </w:r>
      <w:proofErr w:type="spellStart"/>
      <w:r w:rsidRPr="00D509FE">
        <w:rPr>
          <w:rFonts w:ascii="Times New Roman" w:hAnsi="Times New Roman" w:cs="Times New Roman"/>
        </w:rPr>
        <w:t>Randao</w:t>
      </w:r>
      <w:proofErr w:type="spellEnd"/>
      <w:r w:rsidRPr="00D509FE">
        <w:rPr>
          <w:rFonts w:ascii="Times New Roman" w:hAnsi="Times New Roman" w:cs="Times New Roman"/>
        </w:rPr>
        <w:t xml:space="preserve"> idea to take participants as random sources to ensure the fairness of the algorithm. Among them, </w:t>
      </w:r>
      <w:proofErr w:type="spellStart"/>
      <w:r w:rsidRPr="00D509FE">
        <w:rPr>
          <w:rFonts w:ascii="Times New Roman" w:hAnsi="Times New Roman" w:cs="Times New Roman"/>
        </w:rPr>
        <w:t>Randao</w:t>
      </w:r>
      <w:proofErr w:type="spellEnd"/>
      <w:r w:rsidRPr="00D509FE">
        <w:rPr>
          <w:rFonts w:ascii="Times New Roman" w:hAnsi="Times New Roman" w:cs="Times New Roman"/>
        </w:rPr>
        <w:t xml:space="preserve"> algorithm by the ether Founder V God as the current most fair and random </w:t>
      </w:r>
      <w:proofErr w:type="spellStart"/>
      <w:r w:rsidRPr="00D509FE">
        <w:rPr>
          <w:rFonts w:ascii="Times New Roman" w:hAnsi="Times New Roman" w:cs="Times New Roman"/>
        </w:rPr>
        <w:t>random</w:t>
      </w:r>
      <w:proofErr w:type="spellEnd"/>
      <w:r w:rsidRPr="00D509FE">
        <w:rPr>
          <w:rFonts w:ascii="Times New Roman" w:hAnsi="Times New Roman" w:cs="Times New Roman"/>
        </w:rPr>
        <w:t xml:space="preserve"> number generation algorithm, </w:t>
      </w:r>
      <w:r w:rsidR="000626B2">
        <w:rPr>
          <w:rFonts w:ascii="Times New Roman" w:hAnsi="Times New Roman" w:cs="Times New Roman"/>
        </w:rPr>
        <w:t>fair guessing chain</w:t>
      </w:r>
      <w:r w:rsidRPr="00D509FE">
        <w:rPr>
          <w:rFonts w:ascii="Times New Roman" w:hAnsi="Times New Roman" w:cs="Times New Roman"/>
        </w:rPr>
        <w:t xml:space="preserve"> algorithm is to </w:t>
      </w:r>
      <w:proofErr w:type="spellStart"/>
      <w:r w:rsidRPr="00D509FE">
        <w:rPr>
          <w:rFonts w:ascii="Times New Roman" w:hAnsi="Times New Roman" w:cs="Times New Roman"/>
        </w:rPr>
        <w:t>Randao</w:t>
      </w:r>
      <w:proofErr w:type="spellEnd"/>
      <w:r w:rsidRPr="00D509FE">
        <w:rPr>
          <w:rFonts w:ascii="Times New Roman" w:hAnsi="Times New Roman" w:cs="Times New Roman"/>
        </w:rPr>
        <w:t xml:space="preserve"> random number generation algorithm simplification and promotion, and further avoid the last one betting compared to other sequential winning probability slightly higher.</w:t>
      </w:r>
    </w:p>
    <w:p w:rsidR="00F976C8" w:rsidRPr="00D509FE" w:rsidRDefault="008B7BEB">
      <w:pPr>
        <w:ind w:firstLine="480"/>
        <w:rPr>
          <w:rFonts w:ascii="Times New Roman" w:hAnsi="Times New Roman" w:cs="Times New Roman"/>
          <w:color w:val="000000"/>
          <w:szCs w:val="24"/>
        </w:rPr>
      </w:pPr>
      <w:bookmarkStart w:id="134" w:name="OLE_LINK96"/>
      <w:bookmarkStart w:id="135" w:name="OLE_LINK97"/>
      <w:bookmarkEnd w:id="132"/>
      <w:bookmarkEnd w:id="133"/>
      <w:r w:rsidRPr="00D509FE">
        <w:rPr>
          <w:rFonts w:ascii="Times New Roman" w:hAnsi="Times New Roman" w:cs="Times New Roman"/>
          <w:color w:val="000000"/>
          <w:szCs w:val="24"/>
        </w:rPr>
        <w:t xml:space="preserve">The </w:t>
      </w:r>
      <w:proofErr w:type="spellStart"/>
      <w:r w:rsidRPr="00D509FE">
        <w:rPr>
          <w:rFonts w:ascii="Times New Roman" w:hAnsi="Times New Roman" w:cs="Times New Roman"/>
          <w:color w:val="000000"/>
          <w:szCs w:val="24"/>
        </w:rPr>
        <w:t>Randao</w:t>
      </w:r>
      <w:proofErr w:type="spellEnd"/>
      <w:r w:rsidRPr="00D509FE">
        <w:rPr>
          <w:rFonts w:ascii="Times New Roman" w:hAnsi="Times New Roman" w:cs="Times New Roman"/>
          <w:color w:val="000000"/>
          <w:szCs w:val="24"/>
        </w:rPr>
        <w:t xml:space="preserve"> protocol layer encapsulates intelligent contracts on one or more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s into random numbers to form algorithms that correspond to different business requirements. So it can guarantee the diversity of the random number service, and make the protocol cover a wide range of applications to meet more application requirements. With the advance and development of the </w:t>
      </w:r>
      <w:proofErr w:type="spellStart"/>
      <w:r w:rsidR="00A536B9" w:rsidRPr="00D509FE">
        <w:rPr>
          <w:rFonts w:ascii="Times New Roman" w:hAnsi="Times New Roman" w:cs="Times New Roman"/>
          <w:color w:val="000000"/>
          <w:szCs w:val="24"/>
        </w:rPr>
        <w:t>blockchain</w:t>
      </w:r>
      <w:proofErr w:type="spellEnd"/>
      <w:r w:rsidRPr="00D509FE">
        <w:rPr>
          <w:rFonts w:ascii="Times New Roman" w:hAnsi="Times New Roman" w:cs="Times New Roman"/>
          <w:color w:val="000000"/>
          <w:szCs w:val="24"/>
        </w:rPr>
        <w:t xml:space="preserve"> platform, </w:t>
      </w:r>
      <w:proofErr w:type="spellStart"/>
      <w:r w:rsidRPr="00D509FE">
        <w:rPr>
          <w:rFonts w:ascii="Times New Roman" w:hAnsi="Times New Roman" w:cs="Times New Roman"/>
          <w:color w:val="000000"/>
          <w:szCs w:val="24"/>
        </w:rPr>
        <w:t>Randao</w:t>
      </w:r>
      <w:proofErr w:type="spellEnd"/>
      <w:r w:rsidRPr="00D509FE">
        <w:rPr>
          <w:rFonts w:ascii="Times New Roman" w:hAnsi="Times New Roman" w:cs="Times New Roman"/>
          <w:color w:val="000000"/>
          <w:szCs w:val="24"/>
        </w:rPr>
        <w:t xml:space="preserve"> will encapsulate more random number generation mode with market demand, in order to </w:t>
      </w:r>
      <w:proofErr w:type="spellStart"/>
      <w:r w:rsidRPr="00D509FE">
        <w:rPr>
          <w:rFonts w:ascii="Times New Roman" w:hAnsi="Times New Roman" w:cs="Times New Roman"/>
          <w:color w:val="000000"/>
          <w:szCs w:val="24"/>
        </w:rPr>
        <w:t>randao</w:t>
      </w:r>
      <w:proofErr w:type="spellEnd"/>
      <w:r w:rsidRPr="00D509FE">
        <w:rPr>
          <w:rFonts w:ascii="Times New Roman" w:hAnsi="Times New Roman" w:cs="Times New Roman"/>
          <w:color w:val="000000"/>
          <w:szCs w:val="24"/>
        </w:rPr>
        <w:t xml:space="preserve"> the standard random number service on the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the random number service will undergo rigorous testing and safety audit to ensure the quality of the service on-line.</w:t>
      </w:r>
    </w:p>
    <w:p w:rsidR="00F976C8" w:rsidRPr="00D509FE" w:rsidRDefault="008B7BEB">
      <w:pPr>
        <w:ind w:firstLine="480"/>
        <w:rPr>
          <w:rFonts w:ascii="Times New Roman" w:hAnsi="Times New Roman" w:cs="Times New Roman"/>
          <w:color w:val="000000"/>
          <w:szCs w:val="24"/>
          <w:lang w:val="en-CA"/>
        </w:rPr>
      </w:pPr>
      <w:bookmarkStart w:id="136" w:name="OLE_LINK98"/>
      <w:bookmarkStart w:id="137" w:name="OLE_LINK99"/>
      <w:bookmarkEnd w:id="134"/>
      <w:bookmarkEnd w:id="135"/>
      <w:r w:rsidRPr="00D509FE">
        <w:rPr>
          <w:rFonts w:ascii="Times New Roman" w:hAnsi="Times New Roman" w:cs="Times New Roman"/>
          <w:color w:val="000000"/>
          <w:szCs w:val="24"/>
          <w:lang w:val="en-CA"/>
        </w:rPr>
        <w:t xml:space="preserve">The random number generation algorithm of </w:t>
      </w:r>
      <w:r w:rsidR="000626B2">
        <w:rPr>
          <w:rFonts w:ascii="Times New Roman" w:hAnsi="Times New Roman" w:cs="Times New Roman"/>
          <w:color w:val="000000"/>
          <w:szCs w:val="24"/>
          <w:lang w:val="en-CA"/>
        </w:rPr>
        <w:t>fair guessing chain</w:t>
      </w:r>
      <w:r w:rsidRPr="00D509FE">
        <w:rPr>
          <w:rFonts w:ascii="Times New Roman" w:hAnsi="Times New Roman" w:cs="Times New Roman"/>
          <w:color w:val="000000"/>
          <w:szCs w:val="24"/>
          <w:lang w:val="en-CA"/>
        </w:rPr>
        <w:t xml:space="preserve"> has 2 characteristics: duplicate hash (Repeat hashing) and contributor contribution (Participator contribution). A duplicate hash is a data source that is hashed multiple times, and the result output of the last hash is the input to the next hash operation. Here is the schematic:</w:t>
      </w:r>
    </w:p>
    <w:bookmarkEnd w:id="136"/>
    <w:bookmarkEnd w:id="137"/>
    <w:p w:rsidR="00F976C8" w:rsidRPr="00D509FE" w:rsidRDefault="00F976C8">
      <w:pPr>
        <w:ind w:firstLine="480"/>
        <w:rPr>
          <w:rFonts w:ascii="Times New Roman" w:hAnsi="Times New Roman" w:cs="Times New Roman"/>
          <w:color w:val="000000"/>
          <w:szCs w:val="24"/>
          <w:lang w:val="en-CA"/>
        </w:rPr>
      </w:pPr>
    </w:p>
    <w:p w:rsidR="00F976C8" w:rsidRPr="00D509FE" w:rsidRDefault="0064279F">
      <w:pPr>
        <w:ind w:firstLine="480"/>
        <w:jc w:val="center"/>
        <w:rPr>
          <w:rFonts w:ascii="Times New Roman" w:hAnsi="Times New Roman" w:cs="Times New Roman"/>
          <w:color w:val="000000"/>
          <w:szCs w:val="24"/>
          <w:lang w:val="en-CA"/>
        </w:rPr>
      </w:pPr>
      <w:r w:rsidRPr="00D509FE">
        <w:rPr>
          <w:rFonts w:ascii="Times New Roman" w:hAnsi="Times New Roman" w:cs="Times New Roman"/>
          <w:noProof/>
          <w:color w:val="000000"/>
        </w:rPr>
        <w:lastRenderedPageBreak/>
        <w:drawing>
          <wp:inline distT="0" distB="0" distL="0" distR="0">
            <wp:extent cx="3657600" cy="3390900"/>
            <wp:effectExtent l="0" t="0" r="0" b="0"/>
            <wp:docPr id="1040" name="Picture 3"/>
            <wp:cNvGraphicFramePr/>
            <a:graphic xmlns:a="http://schemas.openxmlformats.org/drawingml/2006/main">
              <a:graphicData uri="http://schemas.openxmlformats.org/drawingml/2006/picture">
                <pic:pic xmlns:pic="http://schemas.openxmlformats.org/drawingml/2006/picture">
                  <pic:nvPicPr>
                    <pic:cNvPr id="1040" name="Picture 3"/>
                    <pic:cNvPicPr/>
                  </pic:nvPicPr>
                  <pic:blipFill>
                    <a:blip r:embed="rId28" cstate="print"/>
                    <a:srcRect/>
                    <a:stretch>
                      <a:fillRect/>
                    </a:stretch>
                  </pic:blipFill>
                  <pic:spPr>
                    <a:xfrm>
                      <a:off x="0" y="0"/>
                      <a:ext cx="3657600" cy="3390900"/>
                    </a:xfrm>
                    <a:prstGeom prst="rect">
                      <a:avLst/>
                    </a:prstGeom>
                  </pic:spPr>
                </pic:pic>
              </a:graphicData>
            </a:graphic>
          </wp:inline>
        </w:drawing>
      </w:r>
    </w:p>
    <w:p w:rsidR="00F976C8" w:rsidRPr="00D509FE" w:rsidRDefault="008B7BEB">
      <w:pPr>
        <w:ind w:firstLine="480"/>
        <w:rPr>
          <w:rFonts w:ascii="Times New Roman" w:hAnsi="Times New Roman" w:cs="Times New Roman"/>
          <w:color w:val="000000"/>
          <w:szCs w:val="24"/>
          <w:lang w:val="en-CA"/>
        </w:rPr>
      </w:pPr>
      <w:r w:rsidRPr="00D509FE">
        <w:rPr>
          <w:rFonts w:ascii="Times New Roman" w:hAnsi="Times New Roman" w:cs="Times New Roman"/>
          <w:color w:val="000000"/>
          <w:szCs w:val="24"/>
          <w:lang w:val="en-CA"/>
        </w:rPr>
        <w:t>Contributor contribution refers to the system can obtain a final value from the contribution of multiple participants, the contribution of the participants to different values will lead to the difference in the final value. At the same time, any participant is at the same starting point as the rest of the participants in the final value formation. A valuable feature of the contributor's contribution is that as long as one of the participants is trustworthy, the final value is guaranteed to be trustworthy. There is only one case where the results are not credible: all participants conspire.</w:t>
      </w:r>
    </w:p>
    <w:p w:rsidR="00F976C8" w:rsidRPr="00D509FE" w:rsidRDefault="0064279F">
      <w:pPr>
        <w:ind w:firstLine="480"/>
        <w:jc w:val="center"/>
        <w:rPr>
          <w:rFonts w:ascii="Times New Roman" w:hAnsi="Times New Roman" w:cs="Times New Roman"/>
          <w:color w:val="000000"/>
          <w:szCs w:val="24"/>
          <w:lang w:val="en-CA"/>
        </w:rPr>
      </w:pPr>
      <w:r w:rsidRPr="00D509FE">
        <w:rPr>
          <w:rFonts w:ascii="Times New Roman" w:hAnsi="Times New Roman" w:cs="Times New Roman"/>
          <w:noProof/>
          <w:color w:val="000000"/>
        </w:rPr>
        <w:drawing>
          <wp:inline distT="0" distB="0" distL="0" distR="0">
            <wp:extent cx="4552315" cy="2209800"/>
            <wp:effectExtent l="0" t="0" r="635" b="0"/>
            <wp:docPr id="1041" name="Picture 4"/>
            <wp:cNvGraphicFramePr/>
            <a:graphic xmlns:a="http://schemas.openxmlformats.org/drawingml/2006/main">
              <a:graphicData uri="http://schemas.openxmlformats.org/drawingml/2006/picture">
                <pic:pic xmlns:pic="http://schemas.openxmlformats.org/drawingml/2006/picture">
                  <pic:nvPicPr>
                    <pic:cNvPr id="1041" name="Picture 4"/>
                    <pic:cNvPicPr/>
                  </pic:nvPicPr>
                  <pic:blipFill>
                    <a:blip r:embed="rId29" cstate="print"/>
                    <a:srcRect/>
                    <a:stretch>
                      <a:fillRect/>
                    </a:stretch>
                  </pic:blipFill>
                  <pic:spPr>
                    <a:xfrm>
                      <a:off x="0" y="0"/>
                      <a:ext cx="4552315" cy="2209800"/>
                    </a:xfrm>
                    <a:prstGeom prst="rect">
                      <a:avLst/>
                    </a:prstGeom>
                  </pic:spPr>
                </pic:pic>
              </a:graphicData>
            </a:graphic>
          </wp:inline>
        </w:drawing>
      </w:r>
    </w:p>
    <w:p w:rsidR="00F976C8" w:rsidRPr="00D509FE" w:rsidRDefault="00F976C8">
      <w:pPr>
        <w:ind w:firstLine="480"/>
        <w:rPr>
          <w:rFonts w:ascii="Times New Roman" w:hAnsi="Times New Roman" w:cs="Times New Roman"/>
          <w:color w:val="000000"/>
          <w:szCs w:val="24"/>
          <w:lang w:val="en-CA"/>
        </w:rPr>
      </w:pPr>
    </w:p>
    <w:p w:rsidR="00F976C8" w:rsidRPr="00D509FE" w:rsidRDefault="00546533">
      <w:pPr>
        <w:ind w:firstLine="480"/>
        <w:rPr>
          <w:rFonts w:ascii="Times New Roman" w:hAnsi="Times New Roman" w:cs="Times New Roman"/>
          <w:color w:val="000000"/>
          <w:szCs w:val="24"/>
          <w:lang w:val="en-CA"/>
        </w:rPr>
      </w:pPr>
      <w:bookmarkStart w:id="138" w:name="OLE_LINK172"/>
      <w:bookmarkStart w:id="139" w:name="OLE_LINK173"/>
      <w:r w:rsidRPr="00D509FE">
        <w:rPr>
          <w:rFonts w:ascii="Times New Roman" w:hAnsi="Times New Roman" w:cs="Times New Roman"/>
          <w:color w:val="000000"/>
          <w:szCs w:val="24"/>
          <w:lang w:val="en-CA"/>
        </w:rPr>
        <w:lastRenderedPageBreak/>
        <w:t>The specific random number generation process is as follows:</w:t>
      </w:r>
      <w:r w:rsidR="0064279F" w:rsidRPr="00D509FE">
        <w:rPr>
          <w:rFonts w:ascii="Times New Roman" w:hAnsi="Times New Roman" w:cs="Times New Roman"/>
          <w:color w:val="000000"/>
          <w:szCs w:val="24"/>
          <w:lang w:val="en-CA"/>
        </w:rPr>
        <w:t>：</w:t>
      </w:r>
    </w:p>
    <w:bookmarkEnd w:id="138"/>
    <w:bookmarkEnd w:id="139"/>
    <w:p w:rsidR="00F976C8" w:rsidRDefault="0064279F">
      <w:pPr>
        <w:ind w:firstLine="480"/>
        <w:rPr>
          <w:rFonts w:ascii="Times New Roman" w:hAnsi="Times New Roman" w:cs="Times New Roman"/>
          <w:lang w:val="en-CA"/>
        </w:rPr>
      </w:pPr>
      <w:r w:rsidRPr="00D509FE">
        <w:rPr>
          <w:rFonts w:ascii="Times New Roman" w:hAnsi="Times New Roman" w:cs="Times New Roman"/>
          <w:noProof/>
        </w:rPr>
        <w:drawing>
          <wp:inline distT="0" distB="0" distL="0" distR="0">
            <wp:extent cx="4725035" cy="3389630"/>
            <wp:effectExtent l="0" t="0" r="0" b="1270"/>
            <wp:docPr id="1042" name="图片 1"/>
            <wp:cNvGraphicFramePr/>
            <a:graphic xmlns:a="http://schemas.openxmlformats.org/drawingml/2006/main">
              <a:graphicData uri="http://schemas.openxmlformats.org/drawingml/2006/picture">
                <pic:pic xmlns:pic="http://schemas.openxmlformats.org/drawingml/2006/picture">
                  <pic:nvPicPr>
                    <pic:cNvPr id="1042" name="图片 1"/>
                    <pic:cNvPicPr/>
                  </pic:nvPicPr>
                  <pic:blipFill>
                    <a:blip r:embed="rId30" cstate="print"/>
                    <a:srcRect/>
                    <a:stretch>
                      <a:fillRect/>
                    </a:stretch>
                  </pic:blipFill>
                  <pic:spPr>
                    <a:xfrm>
                      <a:off x="0" y="0"/>
                      <a:ext cx="4725035" cy="3389630"/>
                    </a:xfrm>
                    <a:prstGeom prst="rect">
                      <a:avLst/>
                    </a:prstGeom>
                  </pic:spPr>
                </pic:pic>
              </a:graphicData>
            </a:graphic>
          </wp:inline>
        </w:drawing>
      </w:r>
    </w:p>
    <w:p w:rsidR="000A657F" w:rsidRPr="00D509FE" w:rsidRDefault="000A657F" w:rsidP="000A657F">
      <w:pPr>
        <w:ind w:firstLineChars="0" w:firstLine="0"/>
        <w:rPr>
          <w:rFonts w:ascii="Times New Roman" w:hAnsi="Times New Roman" w:cs="Times New Roman"/>
          <w:lang w:val="en-CA"/>
        </w:rPr>
      </w:pPr>
      <w:r>
        <w:rPr>
          <w:rFonts w:ascii="Times New Roman" w:hAnsi="Times New Roman" w:cs="Times New Roman" w:hint="eastAsia"/>
          <w:lang w:val="en-CA"/>
        </w:rPr>
        <w:t>Picture</w:t>
      </w:r>
      <w:r>
        <w:rPr>
          <w:rFonts w:ascii="Times New Roman" w:hAnsi="Times New Roman" w:cs="Times New Roman"/>
          <w:lang w:val="en-CA"/>
        </w:rPr>
        <w:t xml:space="preserve"> 9</w:t>
      </w:r>
      <w:r>
        <w:rPr>
          <w:rFonts w:ascii="Times New Roman" w:hAnsi="Times New Roman" w:cs="Times New Roman" w:hint="eastAsia"/>
          <w:lang w:val="en-CA"/>
        </w:rPr>
        <w:t>.</w:t>
      </w:r>
      <w:r>
        <w:rPr>
          <w:rFonts w:ascii="Times New Roman" w:hAnsi="Times New Roman" w:cs="Times New Roman"/>
          <w:lang w:val="en-CA"/>
        </w:rPr>
        <w:t xml:space="preserve"> T</w:t>
      </w:r>
      <w:r>
        <w:rPr>
          <w:rFonts w:ascii="Times New Roman" w:hAnsi="Times New Roman" w:cs="Times New Roman" w:hint="eastAsia"/>
          <w:lang w:val="en-CA"/>
        </w:rPr>
        <w:t>he</w:t>
      </w:r>
      <w:r>
        <w:rPr>
          <w:rFonts w:ascii="Times New Roman" w:hAnsi="Times New Roman" w:cs="Times New Roman"/>
          <w:lang w:val="en-CA"/>
        </w:rPr>
        <w:t xml:space="preserve"> </w:t>
      </w:r>
      <w:proofErr w:type="spellStart"/>
      <w:r>
        <w:rPr>
          <w:rFonts w:ascii="Times New Roman" w:hAnsi="Times New Roman" w:cs="Times New Roman"/>
          <w:lang w:val="en-CA"/>
        </w:rPr>
        <w:t>R</w:t>
      </w:r>
      <w:r>
        <w:rPr>
          <w:rFonts w:ascii="Times New Roman" w:hAnsi="Times New Roman" w:cs="Times New Roman" w:hint="eastAsia"/>
          <w:lang w:val="en-CA"/>
        </w:rPr>
        <w:t>andao</w:t>
      </w:r>
      <w:proofErr w:type="spellEnd"/>
      <w:r>
        <w:rPr>
          <w:rFonts w:ascii="Times New Roman" w:hAnsi="Times New Roman" w:cs="Times New Roman"/>
          <w:lang w:val="en-CA"/>
        </w:rPr>
        <w:t xml:space="preserve"> M</w:t>
      </w:r>
      <w:r>
        <w:rPr>
          <w:rFonts w:ascii="Times New Roman" w:hAnsi="Times New Roman" w:cs="Times New Roman" w:hint="eastAsia"/>
          <w:lang w:val="en-CA"/>
        </w:rPr>
        <w:t>odel</w:t>
      </w:r>
      <w:r>
        <w:rPr>
          <w:rFonts w:ascii="Times New Roman" w:hAnsi="Times New Roman" w:cs="Times New Roman"/>
          <w:lang w:val="en-CA"/>
        </w:rPr>
        <w:t xml:space="preserve"> </w:t>
      </w:r>
      <w:r>
        <w:rPr>
          <w:rFonts w:ascii="Times New Roman" w:hAnsi="Times New Roman" w:cs="Times New Roman" w:hint="eastAsia"/>
          <w:lang w:val="en-CA"/>
        </w:rPr>
        <w:t>of</w:t>
      </w:r>
      <w:r>
        <w:rPr>
          <w:rFonts w:ascii="Times New Roman" w:hAnsi="Times New Roman" w:cs="Times New Roman"/>
          <w:lang w:val="en-CA"/>
        </w:rPr>
        <w:t xml:space="preserve"> P</w:t>
      </w:r>
      <w:r>
        <w:rPr>
          <w:rFonts w:ascii="Times New Roman" w:hAnsi="Times New Roman" w:cs="Times New Roman" w:hint="eastAsia"/>
          <w:lang w:val="en-CA"/>
        </w:rPr>
        <w:t>articipatory</w:t>
      </w:r>
      <w:r>
        <w:rPr>
          <w:rFonts w:ascii="Times New Roman" w:hAnsi="Times New Roman" w:cs="Times New Roman"/>
          <w:lang w:val="en-CA"/>
        </w:rPr>
        <w:t xml:space="preserve"> </w:t>
      </w:r>
      <w:r>
        <w:rPr>
          <w:rFonts w:ascii="Times New Roman" w:hAnsi="Times New Roman" w:cs="Times New Roman"/>
          <w:color w:val="000000"/>
          <w:szCs w:val="24"/>
          <w:lang w:val="en-CA"/>
        </w:rPr>
        <w:t>R</w:t>
      </w:r>
      <w:r w:rsidRPr="00D509FE">
        <w:rPr>
          <w:rFonts w:ascii="Times New Roman" w:hAnsi="Times New Roman" w:cs="Times New Roman"/>
          <w:color w:val="000000"/>
          <w:szCs w:val="24"/>
          <w:lang w:val="en-CA"/>
        </w:rPr>
        <w:t xml:space="preserve">andom </w:t>
      </w:r>
      <w:r>
        <w:rPr>
          <w:rFonts w:ascii="Times New Roman" w:hAnsi="Times New Roman" w:cs="Times New Roman"/>
          <w:color w:val="000000"/>
          <w:szCs w:val="24"/>
          <w:lang w:val="en-CA"/>
        </w:rPr>
        <w:t>N</w:t>
      </w:r>
      <w:r w:rsidRPr="00D509FE">
        <w:rPr>
          <w:rFonts w:ascii="Times New Roman" w:hAnsi="Times New Roman" w:cs="Times New Roman"/>
          <w:color w:val="000000"/>
          <w:szCs w:val="24"/>
          <w:lang w:val="en-CA"/>
        </w:rPr>
        <w:t xml:space="preserve">umber </w:t>
      </w:r>
      <w:r>
        <w:rPr>
          <w:rFonts w:ascii="Times New Roman" w:hAnsi="Times New Roman" w:cs="Times New Roman"/>
          <w:color w:val="000000"/>
          <w:szCs w:val="24"/>
          <w:lang w:val="en-CA"/>
        </w:rPr>
        <w:t>G</w:t>
      </w:r>
      <w:r w:rsidRPr="00D509FE">
        <w:rPr>
          <w:rFonts w:ascii="Times New Roman" w:hAnsi="Times New Roman" w:cs="Times New Roman"/>
          <w:color w:val="000000"/>
          <w:szCs w:val="24"/>
          <w:lang w:val="en-CA"/>
        </w:rPr>
        <w:t xml:space="preserve">eneration </w:t>
      </w:r>
      <w:r>
        <w:rPr>
          <w:rFonts w:ascii="Times New Roman" w:hAnsi="Times New Roman" w:cs="Times New Roman"/>
          <w:color w:val="000000"/>
          <w:szCs w:val="24"/>
          <w:lang w:val="en-CA"/>
        </w:rPr>
        <w:t>A</w:t>
      </w:r>
      <w:r w:rsidRPr="00D509FE">
        <w:rPr>
          <w:rFonts w:ascii="Times New Roman" w:hAnsi="Times New Roman" w:cs="Times New Roman"/>
          <w:color w:val="000000"/>
          <w:szCs w:val="24"/>
          <w:lang w:val="en-CA"/>
        </w:rPr>
        <w:t xml:space="preserve">lgorithm </w:t>
      </w:r>
    </w:p>
    <w:p w:rsidR="00546533" w:rsidRPr="00D509FE" w:rsidRDefault="00546533">
      <w:pPr>
        <w:ind w:firstLine="480"/>
        <w:rPr>
          <w:rFonts w:ascii="Times New Roman" w:hAnsi="Times New Roman" w:cs="Times New Roman"/>
          <w:lang w:val="en-CA"/>
        </w:rPr>
      </w:pPr>
      <w:r w:rsidRPr="00D509FE">
        <w:rPr>
          <w:rFonts w:ascii="Times New Roman" w:hAnsi="Times New Roman" w:cs="Times New Roman"/>
          <w:lang w:val="en-CA"/>
        </w:rPr>
        <w:t>Sets the number of repeated Hash n</w:t>
      </w:r>
    </w:p>
    <w:p w:rsidR="00546533" w:rsidRPr="00D509FE" w:rsidRDefault="004F37D8">
      <w:pPr>
        <w:ind w:firstLine="480"/>
        <w:rPr>
          <w:rFonts w:ascii="Times New Roman" w:hAnsi="Times New Roman" w:cs="Times New Roman"/>
          <w:lang w:val="en-CA"/>
        </w:rPr>
      </w:pPr>
      <w:r w:rsidRPr="00D509FE">
        <w:rPr>
          <w:rFonts w:ascii="Times New Roman" w:hAnsi="Times New Roman" w:cs="Times New Roman"/>
          <w:lang w:val="en-CA"/>
        </w:rPr>
        <w:t>Value (</w:t>
      </w:r>
      <w:proofErr w:type="gramStart"/>
      <w:r w:rsidRPr="00D509FE">
        <w:rPr>
          <w:rFonts w:ascii="Times New Roman" w:hAnsi="Times New Roman" w:cs="Times New Roman"/>
          <w:lang w:val="en-CA"/>
        </w:rPr>
        <w:t>H(</w:t>
      </w:r>
      <w:proofErr w:type="gramEnd"/>
      <w:r w:rsidRPr="00D509FE">
        <w:rPr>
          <w:rFonts w:ascii="Times New Roman" w:hAnsi="Times New Roman" w:cs="Times New Roman"/>
          <w:lang w:val="en-CA"/>
        </w:rPr>
        <w:t>0),H(1)…H(n)) for each participant to compute N-time Hash</w:t>
      </w:r>
    </w:p>
    <w:p w:rsidR="004F37D8" w:rsidRPr="00D509FE" w:rsidRDefault="004F37D8">
      <w:pPr>
        <w:ind w:firstLine="480"/>
        <w:rPr>
          <w:rFonts w:ascii="Times New Roman" w:hAnsi="Times New Roman" w:cs="Times New Roman"/>
          <w:lang w:val="en-CA"/>
        </w:rPr>
      </w:pPr>
      <w:r w:rsidRPr="00D509FE">
        <w:rPr>
          <w:rFonts w:ascii="Times New Roman" w:hAnsi="Times New Roman" w:cs="Times New Roman"/>
          <w:lang w:val="en-CA"/>
        </w:rPr>
        <w:t>Each participant guesses a result</w:t>
      </w:r>
    </w:p>
    <w:p w:rsidR="004F37D8" w:rsidRPr="00D509FE" w:rsidRDefault="004F37D8">
      <w:pPr>
        <w:ind w:firstLine="480"/>
        <w:rPr>
          <w:rFonts w:ascii="Times New Roman" w:hAnsi="Times New Roman" w:cs="Times New Roman"/>
          <w:lang w:val="en-CA"/>
        </w:rPr>
      </w:pPr>
      <w:r w:rsidRPr="00D509FE">
        <w:rPr>
          <w:rFonts w:ascii="Times New Roman" w:hAnsi="Times New Roman" w:cs="Times New Roman"/>
          <w:lang w:val="en-CA"/>
        </w:rPr>
        <w:t>Yes No</w:t>
      </w:r>
    </w:p>
    <w:p w:rsidR="004F37D8" w:rsidRPr="00D509FE" w:rsidRDefault="004F37D8">
      <w:pPr>
        <w:ind w:firstLine="480"/>
        <w:rPr>
          <w:rFonts w:ascii="Times New Roman" w:hAnsi="Times New Roman" w:cs="Times New Roman"/>
          <w:lang w:val="en-CA"/>
        </w:rPr>
      </w:pPr>
      <w:r w:rsidRPr="00D509FE">
        <w:rPr>
          <w:rFonts w:ascii="Times New Roman" w:hAnsi="Times New Roman" w:cs="Times New Roman"/>
          <w:lang w:val="en-CA"/>
        </w:rPr>
        <w:t>Each participant exposes the results of H(I)</w:t>
      </w:r>
    </w:p>
    <w:p w:rsidR="004F37D8" w:rsidRPr="00D509FE" w:rsidRDefault="004F37D8">
      <w:pPr>
        <w:ind w:firstLine="480"/>
        <w:rPr>
          <w:rFonts w:ascii="Times New Roman" w:hAnsi="Times New Roman" w:cs="Times New Roman"/>
          <w:lang w:val="en-CA"/>
        </w:rPr>
      </w:pPr>
      <w:r w:rsidRPr="00D509FE">
        <w:rPr>
          <w:rFonts w:ascii="Times New Roman" w:hAnsi="Times New Roman" w:cs="Times New Roman"/>
          <w:lang w:val="en-CA"/>
        </w:rPr>
        <w:t>Generate a new random number round(i-1) with H(I) and round(</w:t>
      </w:r>
      <w:proofErr w:type="spellStart"/>
      <w:r w:rsidRPr="00D509FE">
        <w:rPr>
          <w:rFonts w:ascii="Times New Roman" w:hAnsi="Times New Roman" w:cs="Times New Roman"/>
          <w:lang w:val="en-CA"/>
        </w:rPr>
        <w:t>i</w:t>
      </w:r>
      <w:proofErr w:type="spellEnd"/>
      <w:r w:rsidRPr="00D509FE">
        <w:rPr>
          <w:rFonts w:ascii="Times New Roman" w:hAnsi="Times New Roman" w:cs="Times New Roman"/>
          <w:lang w:val="en-CA"/>
        </w:rPr>
        <w:t>)</w:t>
      </w:r>
    </w:p>
    <w:p w:rsidR="004F37D8" w:rsidRPr="00D509FE" w:rsidRDefault="004F37D8">
      <w:pPr>
        <w:ind w:firstLine="480"/>
        <w:rPr>
          <w:rFonts w:ascii="Times New Roman" w:hAnsi="Times New Roman" w:cs="Times New Roman"/>
          <w:lang w:val="en-CA"/>
        </w:rPr>
      </w:pPr>
      <w:r w:rsidRPr="00D509FE">
        <w:rPr>
          <w:rFonts w:ascii="Times New Roman" w:hAnsi="Times New Roman" w:cs="Times New Roman"/>
          <w:lang w:val="en-CA"/>
        </w:rPr>
        <w:t>Get the final value</w:t>
      </w:r>
    </w:p>
    <w:p w:rsidR="00F976C8" w:rsidRPr="00D509FE" w:rsidRDefault="004F37D8">
      <w:pPr>
        <w:pStyle w:val="Heading3"/>
        <w:rPr>
          <w:rFonts w:ascii="Times New Roman" w:hAnsi="Times New Roman"/>
        </w:rPr>
      </w:pPr>
      <w:bookmarkStart w:id="140" w:name="_Toc517449797"/>
      <w:bookmarkStart w:id="141" w:name="_Toc516490150"/>
      <w:r w:rsidRPr="00D509FE">
        <w:rPr>
          <w:rFonts w:ascii="Times New Roman" w:hAnsi="Times New Roman"/>
        </w:rPr>
        <w:t>Decentralized Information Communication Tool</w:t>
      </w:r>
      <w:bookmarkEnd w:id="140"/>
    </w:p>
    <w:p w:rsidR="00F976C8" w:rsidRPr="00D509FE" w:rsidRDefault="008B7BEB">
      <w:pPr>
        <w:ind w:firstLine="480"/>
        <w:rPr>
          <w:rFonts w:ascii="Times New Roman" w:hAnsi="Times New Roman" w:cs="Times New Roman"/>
          <w:color w:val="000000"/>
          <w:szCs w:val="24"/>
        </w:rPr>
      </w:pPr>
      <w:r w:rsidRPr="00D509FE">
        <w:rPr>
          <w:rFonts w:ascii="Times New Roman" w:hAnsi="Times New Roman" w:cs="Times New Roman"/>
          <w:color w:val="000000"/>
          <w:szCs w:val="24"/>
        </w:rPr>
        <w:t xml:space="preserve">In order to enlarge the participation of 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platform, we set up a centralized information communication tool based on Point-to-Point protocol in the initial stage, so that we can publish the project information through this information exchange tool for 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customers. The centralized communication tool based on Point-to-Point protocol can ensure information security, prevent leakage and prevent detection, and because of its centralized storage mode, </w:t>
      </w:r>
      <w:r w:rsidRPr="00D509FE">
        <w:rPr>
          <w:rFonts w:ascii="Times New Roman" w:hAnsi="Times New Roman" w:cs="Times New Roman"/>
          <w:color w:val="000000"/>
          <w:szCs w:val="24"/>
        </w:rPr>
        <w:lastRenderedPageBreak/>
        <w:t>the information does not need to be temporarily stored by the central server, thus preventing the data backup of the centralized storage organization. The information transmitted in the communication tool is end-to-end encrypted, which makes the user more intimate and pure than the Exchange transaction and personal communication of the project.</w:t>
      </w:r>
    </w:p>
    <w:p w:rsidR="00F976C8" w:rsidRDefault="0064279F">
      <w:pPr>
        <w:ind w:firstLine="480"/>
        <w:rPr>
          <w:rFonts w:ascii="Times New Roman" w:hAnsi="Times New Roman" w:cs="Times New Roman"/>
          <w:color w:val="000000"/>
          <w:szCs w:val="24"/>
        </w:rPr>
      </w:pPr>
      <w:r w:rsidRPr="00D509FE">
        <w:rPr>
          <w:rFonts w:ascii="Times New Roman" w:hAnsi="Times New Roman" w:cs="Times New Roman"/>
          <w:color w:val="000000"/>
          <w:szCs w:val="24"/>
        </w:rPr>
        <w:t xml:space="preserve">      </w:t>
      </w:r>
      <w:r w:rsidRPr="00D509FE">
        <w:rPr>
          <w:rFonts w:ascii="Times New Roman" w:hAnsi="Times New Roman" w:cs="Times New Roman"/>
          <w:noProof/>
          <w:color w:val="000000"/>
          <w:szCs w:val="24"/>
        </w:rPr>
        <w:drawing>
          <wp:inline distT="0" distB="0" distL="114300" distR="114300">
            <wp:extent cx="2990215" cy="2375535"/>
            <wp:effectExtent l="0" t="0" r="635" b="5715"/>
            <wp:docPr id="8" name="图片 8" descr="a586f7418868de86df9ec26a2af290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586f7418868de86df9ec26a2af2903f"/>
                    <pic:cNvPicPr>
                      <a:picLocks noChangeAspect="1"/>
                    </pic:cNvPicPr>
                  </pic:nvPicPr>
                  <pic:blipFill>
                    <a:blip r:embed="rId31"/>
                    <a:stretch>
                      <a:fillRect/>
                    </a:stretch>
                  </pic:blipFill>
                  <pic:spPr>
                    <a:xfrm>
                      <a:off x="0" y="0"/>
                      <a:ext cx="2990215" cy="2375535"/>
                    </a:xfrm>
                    <a:prstGeom prst="rect">
                      <a:avLst/>
                    </a:prstGeom>
                  </pic:spPr>
                </pic:pic>
              </a:graphicData>
            </a:graphic>
          </wp:inline>
        </w:drawing>
      </w:r>
    </w:p>
    <w:p w:rsidR="000A657F" w:rsidRPr="00D509FE" w:rsidRDefault="000A657F">
      <w:pPr>
        <w:ind w:firstLine="480"/>
        <w:rPr>
          <w:rFonts w:ascii="Times New Roman" w:hAnsi="Times New Roman" w:cs="Times New Roman"/>
          <w:color w:val="000000"/>
          <w:szCs w:val="24"/>
        </w:rPr>
      </w:pPr>
      <w:r>
        <w:rPr>
          <w:rFonts w:ascii="Times New Roman" w:hAnsi="Times New Roman" w:cs="Times New Roman" w:hint="eastAsia"/>
          <w:color w:val="000000"/>
          <w:szCs w:val="24"/>
        </w:rPr>
        <w:t xml:space="preserve"> </w:t>
      </w:r>
      <w:r>
        <w:rPr>
          <w:rFonts w:ascii="Times New Roman" w:hAnsi="Times New Roman" w:cs="Times New Roman"/>
          <w:color w:val="000000"/>
          <w:szCs w:val="24"/>
        </w:rPr>
        <w:t xml:space="preserve">            P</w:t>
      </w:r>
      <w:r>
        <w:rPr>
          <w:rFonts w:ascii="Times New Roman" w:hAnsi="Times New Roman" w:cs="Times New Roman" w:hint="eastAsia"/>
          <w:color w:val="000000"/>
          <w:szCs w:val="24"/>
        </w:rPr>
        <w:t>icture</w:t>
      </w:r>
      <w:r>
        <w:rPr>
          <w:rFonts w:ascii="Times New Roman" w:hAnsi="Times New Roman" w:cs="Times New Roman"/>
          <w:color w:val="000000"/>
          <w:szCs w:val="24"/>
        </w:rPr>
        <w:t xml:space="preserve"> 10</w:t>
      </w:r>
      <w:r>
        <w:rPr>
          <w:rFonts w:ascii="Times New Roman" w:hAnsi="Times New Roman" w:cs="Times New Roman" w:hint="eastAsia"/>
          <w:color w:val="000000"/>
          <w:szCs w:val="24"/>
        </w:rPr>
        <w:t>.</w:t>
      </w:r>
      <w:r>
        <w:rPr>
          <w:rFonts w:ascii="Times New Roman" w:hAnsi="Times New Roman" w:cs="Times New Roman"/>
          <w:color w:val="000000"/>
          <w:szCs w:val="24"/>
        </w:rPr>
        <w:t xml:space="preserve"> P2P I</w:t>
      </w:r>
      <w:r>
        <w:rPr>
          <w:rFonts w:ascii="Times New Roman" w:hAnsi="Times New Roman" w:cs="Times New Roman" w:hint="eastAsia"/>
          <w:color w:val="000000"/>
          <w:szCs w:val="24"/>
        </w:rPr>
        <w:t>nstant</w:t>
      </w:r>
      <w:r>
        <w:rPr>
          <w:rFonts w:ascii="Times New Roman" w:hAnsi="Times New Roman" w:cs="Times New Roman"/>
          <w:color w:val="000000"/>
          <w:szCs w:val="24"/>
        </w:rPr>
        <w:t xml:space="preserve"> M</w:t>
      </w:r>
      <w:r>
        <w:rPr>
          <w:rFonts w:ascii="Times New Roman" w:hAnsi="Times New Roman" w:cs="Times New Roman" w:hint="eastAsia"/>
          <w:color w:val="000000"/>
          <w:szCs w:val="24"/>
        </w:rPr>
        <w:t>essaging</w:t>
      </w:r>
      <w:r>
        <w:rPr>
          <w:rFonts w:ascii="Times New Roman" w:hAnsi="Times New Roman" w:cs="Times New Roman"/>
          <w:color w:val="000000"/>
          <w:szCs w:val="24"/>
        </w:rPr>
        <w:t xml:space="preserve"> M</w:t>
      </w:r>
      <w:r>
        <w:rPr>
          <w:rFonts w:ascii="Times New Roman" w:hAnsi="Times New Roman" w:cs="Times New Roman" w:hint="eastAsia"/>
          <w:color w:val="000000"/>
          <w:szCs w:val="24"/>
        </w:rPr>
        <w:t>odel</w:t>
      </w:r>
      <w:r>
        <w:rPr>
          <w:rFonts w:ascii="Times New Roman" w:hAnsi="Times New Roman" w:cs="Times New Roman"/>
          <w:color w:val="000000"/>
          <w:szCs w:val="24"/>
        </w:rPr>
        <w:t xml:space="preserve"> </w:t>
      </w:r>
    </w:p>
    <w:p w:rsidR="00F976C8" w:rsidRPr="00D509FE" w:rsidRDefault="004F37D8">
      <w:pPr>
        <w:pStyle w:val="Heading3"/>
        <w:rPr>
          <w:rFonts w:ascii="Times New Roman" w:hAnsi="Times New Roman"/>
        </w:rPr>
      </w:pPr>
      <w:bookmarkStart w:id="142" w:name="_Toc517449798"/>
      <w:bookmarkStart w:id="143" w:name="OLE_LINK174"/>
      <w:bookmarkStart w:id="144" w:name="OLE_LINK175"/>
      <w:bookmarkEnd w:id="141"/>
      <w:r w:rsidRPr="00D509FE">
        <w:rPr>
          <w:rFonts w:ascii="Times New Roman" w:hAnsi="Times New Roman"/>
        </w:rPr>
        <w:t xml:space="preserve">Other Auxiliary Tools of </w:t>
      </w:r>
      <w:r w:rsidR="000626B2">
        <w:rPr>
          <w:rFonts w:ascii="Times New Roman" w:hAnsi="Times New Roman"/>
        </w:rPr>
        <w:t>Fair guessing chain</w:t>
      </w:r>
      <w:bookmarkEnd w:id="142"/>
    </w:p>
    <w:bookmarkEnd w:id="143"/>
    <w:bookmarkEnd w:id="144"/>
    <w:p w:rsidR="00F976C8" w:rsidRPr="00D509FE" w:rsidRDefault="004F37D8">
      <w:pPr>
        <w:pStyle w:val="Heading4"/>
        <w:ind w:firstLine="480"/>
        <w:rPr>
          <w:rFonts w:ascii="Times New Roman" w:hAnsi="Times New Roman"/>
        </w:rPr>
      </w:pPr>
      <w:r w:rsidRPr="00D509FE">
        <w:rPr>
          <w:rFonts w:ascii="Times New Roman" w:hAnsi="Times New Roman"/>
        </w:rPr>
        <w:t>Blockchain Browser</w:t>
      </w:r>
    </w:p>
    <w:p w:rsidR="00F976C8" w:rsidRPr="00D509FE" w:rsidRDefault="000626B2">
      <w:pPr>
        <w:ind w:firstLine="480"/>
        <w:rPr>
          <w:rFonts w:ascii="Times New Roman" w:hAnsi="Times New Roman" w:cs="Times New Roman"/>
          <w:color w:val="000000"/>
          <w:szCs w:val="24"/>
        </w:rPr>
      </w:pPr>
      <w:r>
        <w:rPr>
          <w:rFonts w:ascii="Times New Roman" w:hAnsi="Times New Roman" w:cs="Times New Roman"/>
          <w:color w:val="000000"/>
          <w:szCs w:val="24"/>
        </w:rPr>
        <w:t>Fair guessing chain</w:t>
      </w:r>
      <w:r w:rsidR="008B7BEB" w:rsidRPr="00D509FE">
        <w:rPr>
          <w:rFonts w:ascii="Times New Roman" w:hAnsi="Times New Roman" w:cs="Times New Roman"/>
          <w:color w:val="000000"/>
          <w:szCs w:val="24"/>
        </w:rPr>
        <w:t xml:space="preserve"> is based on the Ethernet square technology. For each project activity, code that contains the business logic of the activity is deployed on the chain in a smart contract manner. All the smart contract codes on the ether are transparent and can be viewed through the </w:t>
      </w:r>
      <w:r w:rsidR="00A536B9" w:rsidRPr="00D509FE">
        <w:rPr>
          <w:rFonts w:ascii="Times New Roman" w:hAnsi="Times New Roman" w:cs="Times New Roman"/>
          <w:color w:val="000000"/>
          <w:szCs w:val="24"/>
        </w:rPr>
        <w:t>Blockchain</w:t>
      </w:r>
      <w:r w:rsidR="008B7BEB" w:rsidRPr="00D509FE">
        <w:rPr>
          <w:rFonts w:ascii="Times New Roman" w:hAnsi="Times New Roman" w:cs="Times New Roman"/>
          <w:color w:val="000000"/>
          <w:szCs w:val="24"/>
        </w:rPr>
        <w:t xml:space="preserve"> browser tool</w:t>
      </w:r>
    </w:p>
    <w:p w:rsidR="00F976C8" w:rsidRPr="00D509FE" w:rsidRDefault="007C022C">
      <w:pPr>
        <w:pStyle w:val="ListParagraph"/>
        <w:numPr>
          <w:ilvl w:val="0"/>
          <w:numId w:val="4"/>
        </w:numPr>
        <w:ind w:firstLine="480"/>
        <w:rPr>
          <w:rFonts w:ascii="Times New Roman" w:hAnsi="Times New Roman" w:cs="Times New Roman"/>
          <w:color w:val="000000"/>
          <w:szCs w:val="24"/>
        </w:rPr>
      </w:pPr>
      <w:hyperlink r:id="rId32" w:history="1">
        <w:r w:rsidR="0064279F" w:rsidRPr="00D509FE">
          <w:rPr>
            <w:rStyle w:val="Hyperlink"/>
            <w:rFonts w:ascii="Times New Roman" w:hAnsi="Times New Roman" w:cs="Times New Roman"/>
            <w:color w:val="000000"/>
            <w:szCs w:val="24"/>
          </w:rPr>
          <w:t>https://www.etherchain.org/</w:t>
        </w:r>
      </w:hyperlink>
    </w:p>
    <w:p w:rsidR="00F976C8" w:rsidRPr="00D509FE" w:rsidRDefault="007C022C">
      <w:pPr>
        <w:pStyle w:val="ListParagraph"/>
        <w:numPr>
          <w:ilvl w:val="0"/>
          <w:numId w:val="4"/>
        </w:numPr>
        <w:ind w:firstLine="480"/>
        <w:rPr>
          <w:rStyle w:val="Hyperlink"/>
          <w:rFonts w:ascii="Times New Roman" w:hAnsi="Times New Roman" w:cs="Times New Roman"/>
          <w:color w:val="000000"/>
          <w:szCs w:val="24"/>
        </w:rPr>
      </w:pPr>
      <w:hyperlink r:id="rId33" w:history="1">
        <w:r w:rsidR="0064279F" w:rsidRPr="00D509FE">
          <w:rPr>
            <w:rStyle w:val="Hyperlink"/>
            <w:rFonts w:ascii="Times New Roman" w:hAnsi="Times New Roman" w:cs="Times New Roman"/>
            <w:color w:val="000000"/>
            <w:szCs w:val="24"/>
          </w:rPr>
          <w:t>https://etherscan.io</w:t>
        </w:r>
      </w:hyperlink>
    </w:p>
    <w:p w:rsidR="00F976C8" w:rsidRPr="00D509FE" w:rsidRDefault="004F37D8">
      <w:pPr>
        <w:pStyle w:val="ListParagraph"/>
        <w:numPr>
          <w:ilvl w:val="0"/>
          <w:numId w:val="4"/>
        </w:numPr>
        <w:ind w:firstLine="480"/>
        <w:rPr>
          <w:rFonts w:ascii="Times New Roman" w:hAnsi="Times New Roman" w:cs="Times New Roman"/>
          <w:color w:val="000000"/>
          <w:szCs w:val="24"/>
        </w:rPr>
      </w:pPr>
      <w:bookmarkStart w:id="145" w:name="OLE_LINK176"/>
      <w:bookmarkStart w:id="146" w:name="OLE_LINK177"/>
      <w:r w:rsidRPr="00D509FE">
        <w:rPr>
          <w:rFonts w:ascii="Times New Roman" w:hAnsi="Times New Roman" w:cs="Times New Roman"/>
          <w:color w:val="000000"/>
          <w:szCs w:val="24"/>
        </w:rPr>
        <w:t>There are lots of similar tools</w:t>
      </w:r>
    </w:p>
    <w:bookmarkEnd w:id="145"/>
    <w:bookmarkEnd w:id="146"/>
    <w:p w:rsidR="00F976C8" w:rsidRPr="00D509FE" w:rsidRDefault="000626B2">
      <w:pPr>
        <w:ind w:firstLine="480"/>
        <w:rPr>
          <w:rFonts w:ascii="Times New Roman" w:hAnsi="Times New Roman" w:cs="Times New Roman"/>
          <w:color w:val="000000"/>
          <w:szCs w:val="24"/>
        </w:rPr>
      </w:pPr>
      <w:r>
        <w:rPr>
          <w:rFonts w:ascii="Times New Roman" w:hAnsi="Times New Roman" w:cs="Times New Roman"/>
          <w:color w:val="000000"/>
          <w:szCs w:val="24"/>
        </w:rPr>
        <w:t>Fair guessing chain</w:t>
      </w:r>
      <w:r w:rsidR="008B7BEB" w:rsidRPr="00D509FE">
        <w:rPr>
          <w:rFonts w:ascii="Times New Roman" w:hAnsi="Times New Roman" w:cs="Times New Roman"/>
          <w:color w:val="000000"/>
          <w:szCs w:val="24"/>
        </w:rPr>
        <w:t xml:space="preserve"> also provides a similar Ethernet square </w:t>
      </w:r>
      <w:r w:rsidR="00A536B9" w:rsidRPr="00D509FE">
        <w:rPr>
          <w:rFonts w:ascii="Times New Roman" w:hAnsi="Times New Roman" w:cs="Times New Roman"/>
          <w:color w:val="000000"/>
          <w:szCs w:val="24"/>
        </w:rPr>
        <w:t>blockchain</w:t>
      </w:r>
      <w:r w:rsidR="008B7BEB" w:rsidRPr="00D509FE">
        <w:rPr>
          <w:rFonts w:ascii="Times New Roman" w:hAnsi="Times New Roman" w:cs="Times New Roman"/>
          <w:color w:val="000000"/>
          <w:szCs w:val="24"/>
        </w:rPr>
        <w:t xml:space="preserve"> browser, user-friendly query the corresponding contract code</w:t>
      </w:r>
    </w:p>
    <w:p w:rsidR="00F976C8" w:rsidRPr="00D509FE" w:rsidRDefault="004F37D8">
      <w:pPr>
        <w:pStyle w:val="Heading4"/>
        <w:ind w:firstLine="480"/>
        <w:rPr>
          <w:rFonts w:ascii="Times New Roman" w:hAnsi="Times New Roman"/>
        </w:rPr>
      </w:pPr>
      <w:bookmarkStart w:id="147" w:name="OLE_LINK178"/>
      <w:bookmarkStart w:id="148" w:name="OLE_LINK179"/>
      <w:r w:rsidRPr="00D509FE">
        <w:rPr>
          <w:rFonts w:ascii="Times New Roman" w:hAnsi="Times New Roman"/>
        </w:rPr>
        <w:t>Contract Template Assistant</w:t>
      </w:r>
    </w:p>
    <w:p w:rsidR="00F976C8" w:rsidRPr="00D509FE" w:rsidRDefault="008B7BEB">
      <w:pPr>
        <w:ind w:firstLine="480"/>
        <w:rPr>
          <w:rFonts w:ascii="Times New Roman" w:hAnsi="Times New Roman" w:cs="Times New Roman"/>
          <w:color w:val="000000"/>
          <w:szCs w:val="24"/>
        </w:rPr>
      </w:pPr>
      <w:bookmarkStart w:id="149" w:name="OLE_LINK107"/>
      <w:bookmarkStart w:id="150" w:name="OLE_LINK108"/>
      <w:bookmarkEnd w:id="147"/>
      <w:bookmarkEnd w:id="148"/>
      <w:r w:rsidRPr="00D509FE">
        <w:rPr>
          <w:rFonts w:ascii="Times New Roman" w:hAnsi="Times New Roman" w:cs="Times New Roman"/>
          <w:color w:val="000000"/>
          <w:szCs w:val="24"/>
        </w:rPr>
        <w:t xml:space="preserve">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Presets A number of commonly used project templates </w:t>
      </w:r>
      <w:r w:rsidRPr="00D509FE">
        <w:rPr>
          <w:rFonts w:ascii="Times New Roman" w:hAnsi="Times New Roman" w:cs="Times New Roman"/>
          <w:color w:val="000000"/>
          <w:szCs w:val="24"/>
        </w:rPr>
        <w:lastRenderedPageBreak/>
        <w:t xml:space="preserve">to cope with daily high-frequency needs. But there are always some unique needs in the market, and these needs are real. Based on the market-king, user-King belief, given the complexity of the current intelligent contract programming,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will introduce a ranking mechanism, allowing the platform of registered users to propose the need for intelligent contract, by the user regularly vote to generate rankings. 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platform will develop templates for top-ranked requirements, or provide guidance and security checks. After the actual operation of the market test, the standard template will enter the preset template list for the general User Service.</w:t>
      </w:r>
    </w:p>
    <w:p w:rsidR="00F976C8" w:rsidRPr="00D509FE" w:rsidRDefault="000022F2" w:rsidP="00D509FE">
      <w:pPr>
        <w:pStyle w:val="Heading1"/>
        <w:numPr>
          <w:ilvl w:val="0"/>
          <w:numId w:val="0"/>
        </w:numPr>
        <w:jc w:val="both"/>
        <w:rPr>
          <w:rFonts w:ascii="Times New Roman" w:hAnsi="Times New Roman" w:cs="Times New Roman"/>
        </w:rPr>
      </w:pPr>
      <w:bookmarkStart w:id="151" w:name="_Toc517449799"/>
      <w:bookmarkEnd w:id="149"/>
      <w:bookmarkEnd w:id="150"/>
      <w:r w:rsidRPr="00D509FE">
        <w:rPr>
          <w:rFonts w:ascii="Times New Roman" w:hAnsi="Times New Roman" w:cs="Times New Roman"/>
        </w:rPr>
        <w:t xml:space="preserve">Chapter 4 </w:t>
      </w:r>
      <w:r w:rsidR="004F37D8" w:rsidRPr="00D509FE">
        <w:rPr>
          <w:rFonts w:ascii="Times New Roman" w:hAnsi="Times New Roman" w:cs="Times New Roman"/>
        </w:rPr>
        <w:t>Expansibility</w:t>
      </w:r>
      <w:bookmarkEnd w:id="151"/>
    </w:p>
    <w:p w:rsidR="00F976C8" w:rsidRPr="00D509FE" w:rsidRDefault="00F976C8">
      <w:pPr>
        <w:pStyle w:val="ListParagraph"/>
        <w:keepNext/>
        <w:keepLines/>
        <w:numPr>
          <w:ilvl w:val="0"/>
          <w:numId w:val="2"/>
        </w:numPr>
        <w:ind w:firstLineChars="0"/>
        <w:contextualSpacing w:val="0"/>
        <w:jc w:val="left"/>
        <w:outlineLvl w:val="1"/>
        <w:rPr>
          <w:rFonts w:ascii="Times New Roman" w:hAnsi="Times New Roman" w:cs="Times New Roman"/>
          <w:b/>
          <w:vanish/>
          <w:color w:val="000000"/>
          <w:sz w:val="28"/>
          <w:szCs w:val="24"/>
        </w:rPr>
      </w:pPr>
      <w:bookmarkStart w:id="152" w:name="_Toc516490165"/>
      <w:bookmarkStart w:id="153" w:name="_Toc22276"/>
      <w:bookmarkStart w:id="154" w:name="_Toc11569"/>
      <w:bookmarkStart w:id="155" w:name="_Toc517449680"/>
      <w:bookmarkStart w:id="156" w:name="_Toc517449800"/>
      <w:bookmarkEnd w:id="152"/>
      <w:bookmarkEnd w:id="153"/>
      <w:bookmarkEnd w:id="154"/>
      <w:bookmarkEnd w:id="155"/>
      <w:bookmarkEnd w:id="156"/>
    </w:p>
    <w:p w:rsidR="00F976C8" w:rsidRPr="00D509FE" w:rsidRDefault="004F37D8">
      <w:pPr>
        <w:pStyle w:val="Heading2"/>
        <w:rPr>
          <w:rFonts w:ascii="Times New Roman" w:hAnsi="Times New Roman"/>
        </w:rPr>
      </w:pPr>
      <w:bookmarkStart w:id="157" w:name="_Toc517449801"/>
      <w:r w:rsidRPr="00D509FE">
        <w:rPr>
          <w:rFonts w:ascii="Times New Roman" w:hAnsi="Times New Roman"/>
        </w:rPr>
        <w:t>Oracle</w:t>
      </w:r>
      <w:bookmarkEnd w:id="157"/>
    </w:p>
    <w:p w:rsidR="00F976C8" w:rsidRPr="00D509FE" w:rsidRDefault="008B7BEB">
      <w:pPr>
        <w:ind w:firstLine="480"/>
        <w:rPr>
          <w:rFonts w:ascii="Times New Roman" w:hAnsi="Times New Roman" w:cs="Times New Roman"/>
          <w:color w:val="000000"/>
          <w:szCs w:val="24"/>
        </w:rPr>
      </w:pPr>
      <w:r w:rsidRPr="00D509FE">
        <w:rPr>
          <w:rFonts w:ascii="Times New Roman" w:hAnsi="Times New Roman" w:cs="Times New Roman"/>
          <w:color w:val="000000"/>
          <w:szCs w:val="24"/>
        </w:rPr>
        <w:t>A</w:t>
      </w:r>
      <w:r w:rsidR="004F37D8" w:rsidRPr="00D509FE">
        <w:rPr>
          <w:rFonts w:ascii="Times New Roman" w:hAnsi="Times New Roman" w:cs="Times New Roman"/>
          <w:color w:val="000000"/>
          <w:szCs w:val="24"/>
        </w:rPr>
        <w:t>n</w:t>
      </w:r>
      <w:r w:rsidRPr="00D509FE">
        <w:rPr>
          <w:rFonts w:ascii="Times New Roman" w:hAnsi="Times New Roman" w:cs="Times New Roman"/>
          <w:color w:val="000000"/>
          <w:szCs w:val="24"/>
        </w:rPr>
        <w:t xml:space="preserve"> </w:t>
      </w:r>
      <w:r w:rsidR="004F37D8" w:rsidRPr="00D509FE">
        <w:rPr>
          <w:rFonts w:ascii="Times New Roman" w:hAnsi="Times New Roman" w:cs="Times New Roman"/>
          <w:color w:val="000000"/>
          <w:szCs w:val="24"/>
        </w:rPr>
        <w:t>oracle</w:t>
      </w:r>
      <w:r w:rsidRPr="00D509FE">
        <w:rPr>
          <w:rFonts w:ascii="Times New Roman" w:hAnsi="Times New Roman" w:cs="Times New Roman"/>
          <w:color w:val="000000"/>
          <w:szCs w:val="24"/>
        </w:rPr>
        <w:t xml:space="preserve"> is a trustworthy entity that introduces information about the state of the external world by signing, allowing a determined intelligent contract to react to an uncertain outside world, such as a World Cup </w:t>
      </w:r>
      <w:r w:rsidR="003862EE" w:rsidRPr="00D509FE">
        <w:rPr>
          <w:rFonts w:ascii="Times New Roman" w:hAnsi="Times New Roman" w:cs="Times New Roman"/>
          <w:color w:val="000000"/>
          <w:szCs w:val="24"/>
        </w:rPr>
        <w:t>Guess</w:t>
      </w:r>
      <w:r w:rsidRPr="00D509FE">
        <w:rPr>
          <w:rFonts w:ascii="Times New Roman" w:hAnsi="Times New Roman" w:cs="Times New Roman"/>
          <w:color w:val="000000"/>
          <w:szCs w:val="24"/>
        </w:rPr>
        <w:t xml:space="preserve">, in which smart contracts need to get results before they can execute the contract. Prophetic machine has the characteristics of tamper-proofing, stable service and auditing, and it can ensure the normal operation of intelligent contract by providing data chain. However, in order to ensure the correctness and reliability of the source data, we propose a mechanism of going to the central prediction machine under the multi point situation. The prophetic machine source data will come from multiple trusted nodes. At the same time, through the token reward mechanism of </w:t>
      </w:r>
      <w:r w:rsidR="003862EE" w:rsidRPr="00D509FE">
        <w:rPr>
          <w:rFonts w:ascii="Times New Roman" w:hAnsi="Times New Roman" w:cs="Times New Roman"/>
          <w:color w:val="000000"/>
          <w:szCs w:val="24"/>
        </w:rPr>
        <w:t>guess</w:t>
      </w:r>
      <w:r w:rsidRPr="00D509FE">
        <w:rPr>
          <w:rFonts w:ascii="Times New Roman" w:hAnsi="Times New Roman" w:cs="Times New Roman"/>
          <w:color w:val="000000"/>
          <w:szCs w:val="24"/>
        </w:rPr>
        <w:t xml:space="preserve"> the user selected volunteers to participate in the decision, and when the results of multiple trusted nodes are not at the same time, the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network participants will be the results of multi-party verification, through the multi-point data + multi-point verification method, To ensure the security and reliability of the data of the prediction, and then to ensure the whole </w:t>
      </w:r>
      <w:r w:rsidR="003862EE" w:rsidRPr="00D509FE">
        <w:rPr>
          <w:rFonts w:ascii="Times New Roman" w:hAnsi="Times New Roman" w:cs="Times New Roman"/>
          <w:color w:val="000000"/>
          <w:szCs w:val="24"/>
        </w:rPr>
        <w:t>Guess</w:t>
      </w:r>
      <w:r w:rsidRPr="00D509FE">
        <w:rPr>
          <w:rFonts w:ascii="Times New Roman" w:hAnsi="Times New Roman" w:cs="Times New Roman"/>
          <w:color w:val="000000"/>
          <w:szCs w:val="24"/>
        </w:rPr>
        <w:t xml:space="preserve"> system open and transparent.</w:t>
      </w:r>
    </w:p>
    <w:p w:rsidR="00F976C8" w:rsidRPr="00D509FE" w:rsidRDefault="008B7BEB">
      <w:pPr>
        <w:ind w:firstLine="480"/>
        <w:rPr>
          <w:rFonts w:ascii="Times New Roman" w:hAnsi="Times New Roman" w:cs="Times New Roman"/>
          <w:color w:val="000000"/>
          <w:szCs w:val="24"/>
        </w:rPr>
      </w:pPr>
      <w:bookmarkStart w:id="158" w:name="OLE_LINK111"/>
      <w:r w:rsidRPr="00D509FE">
        <w:rPr>
          <w:rFonts w:ascii="Times New Roman" w:hAnsi="Times New Roman" w:cs="Times New Roman"/>
          <w:color w:val="000000"/>
          <w:szCs w:val="24"/>
        </w:rPr>
        <w:lastRenderedPageBreak/>
        <w:t xml:space="preserve">In addition, 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can also access the Third-party Information Intermediary (Oracle), the results of the project by Oracle to decide. These Oracle provide a series of APIs, 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by invoking these Oracle APIs to determine the project's winning party. Oracle can be centralized, or it can be more centralized.</w:t>
      </w:r>
    </w:p>
    <w:p w:rsidR="00F976C8" w:rsidRPr="00D509FE" w:rsidRDefault="008B7BEB">
      <w:pPr>
        <w:ind w:firstLine="480"/>
        <w:rPr>
          <w:rFonts w:ascii="Times New Roman" w:hAnsi="Times New Roman" w:cs="Times New Roman"/>
          <w:color w:val="000000"/>
          <w:szCs w:val="24"/>
        </w:rPr>
      </w:pPr>
      <w:bookmarkStart w:id="159" w:name="OLE_LINK112"/>
      <w:bookmarkEnd w:id="158"/>
      <w:r w:rsidRPr="00D509FE">
        <w:rPr>
          <w:rFonts w:ascii="Times New Roman" w:hAnsi="Times New Roman" w:cs="Times New Roman"/>
          <w:color w:val="000000"/>
          <w:szCs w:val="24"/>
        </w:rPr>
        <w:t xml:space="preserve">To inquire the price of MIX2 For example, suppose there is now a third-party system (Oracle) can provide authoritative accurate, tamper-assured, stable, and acceptable audit price query interface, the Prophet first from the millet to obtain the price of Millet mix2, and then to a specific block link to the address of the transfer, And the price information into the transaction notes, so that the smart contract only need to see the specific address of the transaction, you can get the price of millet mix2. Because the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automatically synchronizes the blocks that contain the transactions, the smart contract almost requires access to the local price information. Not only the access efficiency is ensured, but also the price consistency is ensured. In general, the Oracle (third party) pushes the data to the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without the need for a smart contract to pull data from the third party on its own initiative.</w:t>
      </w:r>
    </w:p>
    <w:p w:rsidR="00F976C8" w:rsidRPr="00D509FE" w:rsidRDefault="008B7BEB">
      <w:pPr>
        <w:ind w:firstLine="480"/>
        <w:rPr>
          <w:rFonts w:ascii="Times New Roman" w:hAnsi="Times New Roman" w:cs="Times New Roman"/>
          <w:color w:val="000000"/>
          <w:szCs w:val="24"/>
        </w:rPr>
      </w:pPr>
      <w:bookmarkStart w:id="160" w:name="OLE_LINK113"/>
      <w:bookmarkEnd w:id="159"/>
      <w:r w:rsidRPr="00D509FE">
        <w:rPr>
          <w:rFonts w:ascii="Times New Roman" w:hAnsi="Times New Roman" w:cs="Times New Roman"/>
          <w:color w:val="000000"/>
          <w:szCs w:val="24"/>
        </w:rPr>
        <w:t>In most cases, a</w:t>
      </w:r>
      <w:r w:rsidR="00DA2221" w:rsidRPr="00D509FE">
        <w:rPr>
          <w:rFonts w:ascii="Times New Roman" w:hAnsi="Times New Roman" w:cs="Times New Roman"/>
          <w:color w:val="000000"/>
          <w:szCs w:val="24"/>
        </w:rPr>
        <w:t>n Oracle</w:t>
      </w:r>
      <w:r w:rsidRPr="00D509FE">
        <w:rPr>
          <w:rFonts w:ascii="Times New Roman" w:hAnsi="Times New Roman" w:cs="Times New Roman"/>
          <w:color w:val="000000"/>
          <w:szCs w:val="24"/>
        </w:rPr>
        <w:t xml:space="preserve"> is enough, but in the process of dealing with significant assets, often a prophecy is not guaranteed to be completely reliable, 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set up a number of prophetic machines to provide accurate data interface network, that is, multiple prediction machine model is called the Oracle Network.</w:t>
      </w:r>
    </w:p>
    <w:p w:rsidR="00F976C8" w:rsidRPr="00D509FE" w:rsidRDefault="00D54E11" w:rsidP="00D54E11">
      <w:pPr>
        <w:pStyle w:val="Heading2"/>
        <w:rPr>
          <w:rFonts w:ascii="Times New Roman" w:hAnsi="Times New Roman"/>
        </w:rPr>
      </w:pPr>
      <w:bookmarkStart w:id="161" w:name="_Toc517449802"/>
      <w:bookmarkStart w:id="162" w:name="OLE_LINK180"/>
      <w:bookmarkStart w:id="163" w:name="OLE_LINK181"/>
      <w:bookmarkEnd w:id="160"/>
      <w:r w:rsidRPr="00D509FE">
        <w:rPr>
          <w:rFonts w:ascii="Times New Roman" w:hAnsi="Times New Roman"/>
        </w:rPr>
        <w:t>Future Extendibility of the Ethereum Technology</w:t>
      </w:r>
      <w:bookmarkEnd w:id="161"/>
    </w:p>
    <w:bookmarkEnd w:id="162"/>
    <w:bookmarkEnd w:id="163"/>
    <w:p w:rsidR="00F976C8" w:rsidRPr="00D509FE" w:rsidRDefault="008B7BEB">
      <w:pPr>
        <w:ind w:firstLine="480"/>
        <w:jc w:val="left"/>
        <w:rPr>
          <w:rFonts w:ascii="Times New Roman" w:hAnsi="Times New Roman" w:cs="Times New Roman"/>
          <w:color w:val="000000"/>
          <w:szCs w:val="24"/>
        </w:rPr>
      </w:pPr>
      <w:proofErr w:type="spellStart"/>
      <w:r w:rsidRPr="00D509FE">
        <w:rPr>
          <w:rFonts w:ascii="Times New Roman" w:hAnsi="Times New Roman" w:cs="Times New Roman"/>
          <w:color w:val="000000"/>
          <w:szCs w:val="24"/>
        </w:rPr>
        <w:t>Vitalik</w:t>
      </w:r>
      <w:proofErr w:type="spellEnd"/>
      <w:r w:rsidRPr="00D509FE">
        <w:rPr>
          <w:rFonts w:ascii="Times New Roman" w:hAnsi="Times New Roman" w:cs="Times New Roman"/>
          <w:color w:val="000000"/>
          <w:szCs w:val="24"/>
        </w:rPr>
        <w:t xml:space="preserve">, founder of the </w:t>
      </w:r>
      <w:bookmarkStart w:id="164" w:name="OLE_LINK182"/>
      <w:bookmarkStart w:id="165" w:name="OLE_LINK183"/>
      <w:r w:rsidR="00D54E11" w:rsidRPr="00D509FE">
        <w:rPr>
          <w:rFonts w:ascii="Times New Roman" w:hAnsi="Times New Roman" w:cs="Times New Roman"/>
          <w:color w:val="000000"/>
          <w:szCs w:val="24"/>
        </w:rPr>
        <w:t>Ethereum</w:t>
      </w:r>
      <w:bookmarkEnd w:id="164"/>
      <w:bookmarkEnd w:id="165"/>
      <w:r w:rsidRPr="00D509FE">
        <w:rPr>
          <w:rFonts w:ascii="Times New Roman" w:hAnsi="Times New Roman" w:cs="Times New Roman"/>
          <w:color w:val="000000"/>
          <w:szCs w:val="24"/>
        </w:rPr>
        <w:t xml:space="preserve">, unveiled the latest developments in its leading </w:t>
      </w:r>
      <w:r w:rsidR="00D54E11" w:rsidRPr="00D509FE">
        <w:rPr>
          <w:rFonts w:ascii="Times New Roman" w:hAnsi="Times New Roman" w:cs="Times New Roman"/>
          <w:color w:val="000000"/>
          <w:szCs w:val="24"/>
        </w:rPr>
        <w:t>fragmentation</w:t>
      </w:r>
      <w:r w:rsidRPr="00D509FE">
        <w:rPr>
          <w:rFonts w:ascii="Times New Roman" w:hAnsi="Times New Roman" w:cs="Times New Roman"/>
          <w:color w:val="000000"/>
          <w:szCs w:val="24"/>
        </w:rPr>
        <w:t xml:space="preserve"> (</w:t>
      </w:r>
      <w:proofErr w:type="spellStart"/>
      <w:r w:rsidRPr="00D509FE">
        <w:rPr>
          <w:rFonts w:ascii="Times New Roman" w:hAnsi="Times New Roman" w:cs="Times New Roman"/>
          <w:color w:val="000000"/>
          <w:szCs w:val="24"/>
        </w:rPr>
        <w:t>Sharding</w:t>
      </w:r>
      <w:proofErr w:type="spellEnd"/>
      <w:r w:rsidRPr="00D509FE">
        <w:rPr>
          <w:rFonts w:ascii="Times New Roman" w:hAnsi="Times New Roman" w:cs="Times New Roman"/>
          <w:color w:val="000000"/>
          <w:szCs w:val="24"/>
        </w:rPr>
        <w:t xml:space="preserve">) technology. Fragmentation (sharing) is actually a traditional database technology that divides large databases into smaller, faster, and more manageable parts. In a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network, fragmentation transforms each chunk of a network into a chain of sub blocks (100), which can hold transaction data and eventually form a block on the main chain. In this way, the transaction capacity of each block will be expanded by about 100 times. The launch of the new </w:t>
      </w:r>
      <w:r w:rsidR="00D54E11" w:rsidRPr="00D509FE">
        <w:rPr>
          <w:rFonts w:ascii="Times New Roman" w:hAnsi="Times New Roman" w:cs="Times New Roman"/>
          <w:color w:val="000000"/>
          <w:szCs w:val="24"/>
        </w:rPr>
        <w:t>Ethereum</w:t>
      </w:r>
      <w:r w:rsidRPr="00D509FE">
        <w:rPr>
          <w:rFonts w:ascii="Times New Roman" w:hAnsi="Times New Roman" w:cs="Times New Roman"/>
          <w:color w:val="000000"/>
          <w:szCs w:val="24"/>
        </w:rPr>
        <w:t xml:space="preserve"> </w:t>
      </w:r>
      <w:r w:rsidRPr="00D509FE">
        <w:rPr>
          <w:rFonts w:ascii="Times New Roman" w:hAnsi="Times New Roman" w:cs="Times New Roman"/>
          <w:color w:val="000000"/>
          <w:szCs w:val="24"/>
        </w:rPr>
        <w:lastRenderedPageBreak/>
        <w:t xml:space="preserve">technology has become a big probability event.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based on the </w:t>
      </w:r>
      <w:r w:rsidR="00D54E11" w:rsidRPr="00D509FE">
        <w:rPr>
          <w:rFonts w:ascii="Times New Roman" w:hAnsi="Times New Roman" w:cs="Times New Roman"/>
          <w:color w:val="000000"/>
          <w:szCs w:val="24"/>
        </w:rPr>
        <w:t>Ethereum t</w:t>
      </w:r>
      <w:r w:rsidRPr="00D509FE">
        <w:rPr>
          <w:rFonts w:ascii="Times New Roman" w:hAnsi="Times New Roman" w:cs="Times New Roman"/>
          <w:color w:val="000000"/>
          <w:szCs w:val="24"/>
        </w:rPr>
        <w:t xml:space="preserve">echnology can enjoy the benefits of its own evolution, greatly enhance their trading capacity and data storage efficiency, further optimize 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service platform user experience.</w:t>
      </w:r>
    </w:p>
    <w:p w:rsidR="00F976C8" w:rsidRDefault="0064279F">
      <w:pPr>
        <w:ind w:firstLine="480"/>
        <w:jc w:val="center"/>
        <w:rPr>
          <w:rFonts w:ascii="Times New Roman" w:hAnsi="Times New Roman" w:cs="Times New Roman"/>
          <w:color w:val="000000"/>
          <w:szCs w:val="24"/>
        </w:rPr>
      </w:pPr>
      <w:r w:rsidRPr="00D509FE">
        <w:rPr>
          <w:rFonts w:ascii="Times New Roman" w:hAnsi="Times New Roman" w:cs="Times New Roman"/>
          <w:noProof/>
          <w:color w:val="000000"/>
          <w:szCs w:val="24"/>
        </w:rPr>
        <w:drawing>
          <wp:inline distT="0" distB="0" distL="0" distR="0">
            <wp:extent cx="3635375" cy="1295400"/>
            <wp:effectExtent l="0" t="0" r="3175" b="0"/>
            <wp:docPr id="1045" name="图片 13"/>
            <wp:cNvGraphicFramePr/>
            <a:graphic xmlns:a="http://schemas.openxmlformats.org/drawingml/2006/main">
              <a:graphicData uri="http://schemas.openxmlformats.org/drawingml/2006/picture">
                <pic:pic xmlns:pic="http://schemas.openxmlformats.org/drawingml/2006/picture">
                  <pic:nvPicPr>
                    <pic:cNvPr id="1045" name="图片 13"/>
                    <pic:cNvPicPr/>
                  </pic:nvPicPr>
                  <pic:blipFill>
                    <a:blip r:embed="rId34" cstate="print"/>
                    <a:srcRect/>
                    <a:stretch>
                      <a:fillRect/>
                    </a:stretch>
                  </pic:blipFill>
                  <pic:spPr>
                    <a:xfrm>
                      <a:off x="0" y="0"/>
                      <a:ext cx="3635375" cy="1295400"/>
                    </a:xfrm>
                    <a:prstGeom prst="rect">
                      <a:avLst/>
                    </a:prstGeom>
                  </pic:spPr>
                </pic:pic>
              </a:graphicData>
            </a:graphic>
          </wp:inline>
        </w:drawing>
      </w:r>
    </w:p>
    <w:p w:rsidR="000A657F" w:rsidRPr="00D509FE" w:rsidRDefault="000A657F" w:rsidP="000A657F">
      <w:pPr>
        <w:ind w:firstLineChars="0" w:firstLine="0"/>
        <w:rPr>
          <w:rFonts w:ascii="Times New Roman" w:hAnsi="Times New Roman" w:cs="Times New Roman"/>
          <w:color w:val="000000"/>
          <w:szCs w:val="24"/>
        </w:rPr>
      </w:pPr>
      <w:r>
        <w:rPr>
          <w:rFonts w:ascii="Times New Roman" w:hAnsi="Times New Roman" w:cs="Times New Roman" w:hint="eastAsia"/>
          <w:color w:val="000000"/>
          <w:szCs w:val="24"/>
        </w:rPr>
        <w:t xml:space="preserve"> </w:t>
      </w:r>
      <w:r>
        <w:rPr>
          <w:rFonts w:ascii="Times New Roman" w:hAnsi="Times New Roman" w:cs="Times New Roman"/>
          <w:color w:val="000000"/>
          <w:szCs w:val="24"/>
        </w:rPr>
        <w:t xml:space="preserve">       P</w:t>
      </w:r>
      <w:r>
        <w:rPr>
          <w:rFonts w:ascii="Times New Roman" w:hAnsi="Times New Roman" w:cs="Times New Roman" w:hint="eastAsia"/>
          <w:color w:val="000000"/>
          <w:szCs w:val="24"/>
        </w:rPr>
        <w:t>icture</w:t>
      </w:r>
      <w:r>
        <w:rPr>
          <w:rFonts w:ascii="Times New Roman" w:hAnsi="Times New Roman" w:cs="Times New Roman"/>
          <w:color w:val="000000"/>
          <w:szCs w:val="24"/>
        </w:rPr>
        <w:t xml:space="preserve"> 11</w:t>
      </w:r>
      <w:r>
        <w:rPr>
          <w:rFonts w:ascii="Times New Roman" w:hAnsi="Times New Roman" w:cs="Times New Roman" w:hint="eastAsia"/>
          <w:color w:val="000000"/>
          <w:szCs w:val="24"/>
        </w:rPr>
        <w:t>.</w:t>
      </w:r>
      <w:r w:rsidR="004A5000" w:rsidRPr="004A5000">
        <w:rPr>
          <w:rFonts w:ascii="Times New Roman" w:hAnsi="Times New Roman" w:cs="Times New Roman"/>
          <w:color w:val="000000"/>
          <w:szCs w:val="24"/>
        </w:rPr>
        <w:t xml:space="preserve"> </w:t>
      </w:r>
      <w:r w:rsidR="004A5000">
        <w:rPr>
          <w:rFonts w:ascii="Times New Roman" w:hAnsi="Times New Roman" w:cs="Times New Roman"/>
          <w:color w:val="000000"/>
          <w:szCs w:val="24"/>
        </w:rPr>
        <w:t>M</w:t>
      </w:r>
      <w:r w:rsidR="004A5000">
        <w:rPr>
          <w:rFonts w:ascii="Times New Roman" w:hAnsi="Times New Roman" w:cs="Times New Roman" w:hint="eastAsia"/>
          <w:color w:val="000000"/>
          <w:szCs w:val="24"/>
        </w:rPr>
        <w:t>odel</w:t>
      </w:r>
      <w:r>
        <w:rPr>
          <w:rFonts w:ascii="Times New Roman" w:hAnsi="Times New Roman" w:cs="Times New Roman"/>
          <w:color w:val="000000"/>
          <w:szCs w:val="24"/>
        </w:rPr>
        <w:t xml:space="preserve"> </w:t>
      </w:r>
      <w:r w:rsidR="004A5000">
        <w:rPr>
          <w:rFonts w:ascii="Times New Roman" w:hAnsi="Times New Roman" w:cs="Times New Roman" w:hint="eastAsia"/>
          <w:color w:val="000000"/>
          <w:szCs w:val="24"/>
        </w:rPr>
        <w:t>of</w:t>
      </w:r>
      <w:r w:rsidR="004A5000">
        <w:rPr>
          <w:rFonts w:ascii="Times New Roman" w:hAnsi="Times New Roman" w:cs="Times New Roman"/>
          <w:color w:val="000000"/>
          <w:szCs w:val="24"/>
        </w:rPr>
        <w:t xml:space="preserve"> </w:t>
      </w:r>
      <w:r w:rsidRPr="00B70C42">
        <w:rPr>
          <w:rFonts w:ascii="Times New Roman" w:hAnsi="Times New Roman" w:cs="Times New Roman"/>
          <w:color w:val="000000"/>
          <w:szCs w:val="24"/>
        </w:rPr>
        <w:t>Ethernet Square</w:t>
      </w:r>
      <w:r>
        <w:rPr>
          <w:rFonts w:ascii="Times New Roman" w:hAnsi="Times New Roman" w:cs="Times New Roman"/>
          <w:color w:val="000000"/>
          <w:szCs w:val="24"/>
        </w:rPr>
        <w:t xml:space="preserve"> </w:t>
      </w:r>
      <w:r w:rsidRPr="008B7BEB">
        <w:rPr>
          <w:rFonts w:ascii="Times New Roman" w:hAnsi="Times New Roman" w:cs="Times New Roman"/>
          <w:color w:val="000000"/>
          <w:szCs w:val="24"/>
        </w:rPr>
        <w:t>Fragmentation (sharing)</w:t>
      </w:r>
      <w:r>
        <w:rPr>
          <w:rFonts w:ascii="Times New Roman" w:hAnsi="Times New Roman" w:cs="Times New Roman"/>
          <w:color w:val="000000"/>
          <w:szCs w:val="24"/>
        </w:rPr>
        <w:t xml:space="preserve"> </w:t>
      </w:r>
      <w:r w:rsidR="004A5000">
        <w:rPr>
          <w:rFonts w:ascii="Times New Roman" w:hAnsi="Times New Roman" w:cs="Times New Roman"/>
          <w:color w:val="000000"/>
          <w:szCs w:val="24"/>
        </w:rPr>
        <w:t>T</w:t>
      </w:r>
      <w:r w:rsidR="004A5000">
        <w:rPr>
          <w:rFonts w:ascii="Times New Roman" w:hAnsi="Times New Roman" w:cs="Times New Roman" w:hint="eastAsia"/>
          <w:color w:val="000000"/>
          <w:szCs w:val="24"/>
        </w:rPr>
        <w:t>echnology</w:t>
      </w:r>
    </w:p>
    <w:p w:rsidR="00F976C8" w:rsidRPr="00D509FE" w:rsidRDefault="00D54E11">
      <w:pPr>
        <w:pStyle w:val="Heading2"/>
        <w:rPr>
          <w:rFonts w:ascii="Times New Roman" w:hAnsi="Times New Roman"/>
        </w:rPr>
      </w:pPr>
      <w:bookmarkStart w:id="166" w:name="_Toc517449803"/>
      <w:r w:rsidRPr="00D509FE">
        <w:rPr>
          <w:rFonts w:ascii="Times New Roman" w:hAnsi="Times New Roman"/>
        </w:rPr>
        <w:t>Application Context</w:t>
      </w:r>
      <w:bookmarkEnd w:id="166"/>
    </w:p>
    <w:p w:rsidR="00F976C8" w:rsidRPr="00D509FE" w:rsidRDefault="008B7BEB">
      <w:pPr>
        <w:ind w:firstLine="480"/>
        <w:rPr>
          <w:rFonts w:ascii="Times New Roman" w:hAnsi="Times New Roman" w:cs="Times New Roman"/>
          <w:color w:val="000000"/>
          <w:szCs w:val="24"/>
        </w:rPr>
      </w:pPr>
      <w:r w:rsidRPr="00D509FE">
        <w:rPr>
          <w:rFonts w:ascii="Times New Roman" w:hAnsi="Times New Roman" w:cs="Times New Roman"/>
          <w:color w:val="000000"/>
          <w:szCs w:val="24"/>
        </w:rPr>
        <w:t xml:space="preserve">As 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provides a transparent mechanism, so as to ensure the fairness of the results of each project </w:t>
      </w:r>
      <w:r w:rsidR="003862EE" w:rsidRPr="00D509FE">
        <w:rPr>
          <w:rFonts w:ascii="Times New Roman" w:hAnsi="Times New Roman" w:cs="Times New Roman"/>
          <w:color w:val="000000"/>
          <w:szCs w:val="24"/>
        </w:rPr>
        <w:t>Guess</w:t>
      </w:r>
      <w:r w:rsidRPr="00D509FE">
        <w:rPr>
          <w:rFonts w:ascii="Times New Roman" w:hAnsi="Times New Roman" w:cs="Times New Roman"/>
          <w:color w:val="000000"/>
          <w:szCs w:val="24"/>
        </w:rPr>
        <w:t xml:space="preserve">. The definition of the project is very broad: buying and selling second-hand furniture can be a project, and a leftover date can also be a project. Therefore, 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can be widely applied to our real life. Here are just a few of the possible applications</w:t>
      </w:r>
    </w:p>
    <w:p w:rsidR="00F976C8" w:rsidRPr="00D509FE" w:rsidRDefault="0064279F">
      <w:pPr>
        <w:ind w:firstLine="480"/>
        <w:rPr>
          <w:rFonts w:ascii="Times New Roman" w:hAnsi="Times New Roman" w:cs="Times New Roman"/>
          <w:color w:val="000000"/>
          <w:szCs w:val="24"/>
        </w:rPr>
      </w:pPr>
      <w:r w:rsidRPr="00D509FE">
        <w:rPr>
          <w:rFonts w:ascii="Times New Roman" w:hAnsi="Times New Roman" w:cs="Times New Roman"/>
          <w:noProof/>
          <w:color w:val="000000"/>
          <w:szCs w:val="24"/>
        </w:rPr>
        <w:drawing>
          <wp:inline distT="0" distB="0" distL="0" distR="0">
            <wp:extent cx="4700270" cy="2004060"/>
            <wp:effectExtent l="0" t="0" r="5080" b="0"/>
            <wp:docPr id="1046" name="图片 29"/>
            <wp:cNvGraphicFramePr/>
            <a:graphic xmlns:a="http://schemas.openxmlformats.org/drawingml/2006/main">
              <a:graphicData uri="http://schemas.openxmlformats.org/drawingml/2006/picture">
                <pic:pic xmlns:pic="http://schemas.openxmlformats.org/drawingml/2006/picture">
                  <pic:nvPicPr>
                    <pic:cNvPr id="1046" name="图片 29"/>
                    <pic:cNvPicPr/>
                  </pic:nvPicPr>
                  <pic:blipFill>
                    <a:blip r:embed="rId35" cstate="print"/>
                    <a:srcRect/>
                    <a:stretch>
                      <a:fillRect/>
                    </a:stretch>
                  </pic:blipFill>
                  <pic:spPr>
                    <a:xfrm>
                      <a:off x="0" y="0"/>
                      <a:ext cx="4700270" cy="2004060"/>
                    </a:xfrm>
                    <a:prstGeom prst="rect">
                      <a:avLst/>
                    </a:prstGeom>
                  </pic:spPr>
                </pic:pic>
              </a:graphicData>
            </a:graphic>
          </wp:inline>
        </w:drawing>
      </w:r>
    </w:p>
    <w:p w:rsidR="004A5000" w:rsidRDefault="004A5000" w:rsidP="004A5000">
      <w:pPr>
        <w:ind w:firstLineChars="500" w:firstLine="1200"/>
        <w:rPr>
          <w:rFonts w:ascii="Times New Roman" w:hAnsi="Times New Roman" w:cs="Times New Roman"/>
          <w:color w:val="000000"/>
          <w:szCs w:val="24"/>
        </w:rPr>
      </w:pPr>
      <w:r>
        <w:rPr>
          <w:rFonts w:ascii="Times New Roman" w:hAnsi="Times New Roman" w:cs="Times New Roman" w:hint="eastAsia"/>
          <w:color w:val="000000"/>
          <w:szCs w:val="24"/>
        </w:rPr>
        <w:t>P</w:t>
      </w:r>
      <w:r>
        <w:rPr>
          <w:rFonts w:ascii="Times New Roman" w:hAnsi="Times New Roman" w:cs="Times New Roman"/>
          <w:color w:val="000000"/>
          <w:szCs w:val="24"/>
        </w:rPr>
        <w:t>icture 12. A</w:t>
      </w:r>
      <w:r w:rsidRPr="004A5000">
        <w:rPr>
          <w:rFonts w:ascii="Times New Roman" w:hAnsi="Times New Roman" w:cs="Times New Roman"/>
          <w:color w:val="000000"/>
          <w:szCs w:val="24"/>
        </w:rPr>
        <w:t xml:space="preserve">pplication </w:t>
      </w:r>
      <w:r>
        <w:rPr>
          <w:rFonts w:ascii="Times New Roman" w:hAnsi="Times New Roman" w:cs="Times New Roman"/>
          <w:color w:val="000000"/>
          <w:szCs w:val="24"/>
        </w:rPr>
        <w:t>S</w:t>
      </w:r>
      <w:r w:rsidRPr="004A5000">
        <w:rPr>
          <w:rFonts w:ascii="Times New Roman" w:hAnsi="Times New Roman" w:cs="Times New Roman"/>
          <w:color w:val="000000"/>
          <w:szCs w:val="24"/>
        </w:rPr>
        <w:t>cenarios</w:t>
      </w:r>
      <w:r>
        <w:rPr>
          <w:rFonts w:ascii="Times New Roman" w:hAnsi="Times New Roman" w:cs="Times New Roman"/>
          <w:color w:val="000000"/>
          <w:szCs w:val="24"/>
        </w:rPr>
        <w:t xml:space="preserve"> of </w:t>
      </w:r>
      <w:r w:rsidR="000626B2">
        <w:rPr>
          <w:rFonts w:ascii="Times New Roman" w:hAnsi="Times New Roman" w:cs="Times New Roman"/>
          <w:color w:val="000000"/>
          <w:szCs w:val="24"/>
        </w:rPr>
        <w:t>Fair guessing chain</w:t>
      </w:r>
    </w:p>
    <w:p w:rsidR="00D54E11" w:rsidRPr="00D509FE" w:rsidRDefault="00D54E11" w:rsidP="004A5000">
      <w:pPr>
        <w:ind w:firstLineChars="500" w:firstLine="1200"/>
        <w:rPr>
          <w:rFonts w:ascii="Times New Roman" w:hAnsi="Times New Roman" w:cs="Times New Roman"/>
          <w:color w:val="000000"/>
          <w:szCs w:val="24"/>
        </w:rPr>
      </w:pPr>
      <w:r w:rsidRPr="00D509FE">
        <w:rPr>
          <w:rFonts w:ascii="Times New Roman" w:hAnsi="Times New Roman" w:cs="Times New Roman"/>
          <w:color w:val="000000"/>
          <w:szCs w:val="24"/>
        </w:rPr>
        <w:t>Game   Channel   Bidding Chain   Media   Advertising</w:t>
      </w:r>
    </w:p>
    <w:p w:rsidR="00F976C8" w:rsidRPr="00D509FE" w:rsidRDefault="008B7BEB">
      <w:pPr>
        <w:ind w:firstLine="480"/>
        <w:rPr>
          <w:rFonts w:ascii="Times New Roman" w:hAnsi="Times New Roman" w:cs="Times New Roman"/>
          <w:color w:val="000000"/>
          <w:szCs w:val="24"/>
        </w:rPr>
      </w:pPr>
      <w:r w:rsidRPr="00D509FE">
        <w:rPr>
          <w:rFonts w:ascii="Times New Roman" w:hAnsi="Times New Roman" w:cs="Times New Roman"/>
          <w:color w:val="000000"/>
          <w:szCs w:val="24"/>
        </w:rPr>
        <w:t xml:space="preserve">Take the lottery as an example, we firmly believe that the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lottery is the future of the entire lottery industry. 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platform also supports the complete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Lottery developer Ecology. The intelligent contract </w:t>
      </w:r>
      <w:r w:rsidR="00A536B9" w:rsidRPr="00D509FE">
        <w:rPr>
          <w:rFonts w:ascii="Times New Roman" w:hAnsi="Times New Roman" w:cs="Times New Roman"/>
          <w:color w:val="000000"/>
          <w:szCs w:val="24"/>
        </w:rPr>
        <w:lastRenderedPageBreak/>
        <w:t>blockchain</w:t>
      </w:r>
      <w:r w:rsidRPr="00D509FE">
        <w:rPr>
          <w:rFonts w:ascii="Times New Roman" w:hAnsi="Times New Roman" w:cs="Times New Roman"/>
          <w:color w:val="000000"/>
          <w:szCs w:val="24"/>
        </w:rPr>
        <w:t xml:space="preserve"> lottery system based on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development, as well as the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lottery application developed by developer Ecological Developer, all support the direct use of FGC to purchase and trade lottery tickets (in response to compliance countries). We will also support the use of mainstream digital currencies as chips and bonuses.</w:t>
      </w:r>
    </w:p>
    <w:p w:rsidR="00F976C8" w:rsidRPr="00D509FE" w:rsidRDefault="008B7BEB">
      <w:pPr>
        <w:ind w:firstLine="480"/>
        <w:rPr>
          <w:rFonts w:ascii="Times New Roman" w:hAnsi="Times New Roman" w:cs="Times New Roman"/>
          <w:color w:val="000000"/>
          <w:szCs w:val="24"/>
        </w:rPr>
      </w:pPr>
      <w:bookmarkStart w:id="167" w:name="OLE_LINK119"/>
      <w:r w:rsidRPr="00D509FE">
        <w:rPr>
          <w:rFonts w:ascii="Times New Roman" w:hAnsi="Times New Roman" w:cs="Times New Roman"/>
          <w:color w:val="000000"/>
          <w:szCs w:val="24"/>
        </w:rPr>
        <w:t xml:space="preserve">In the case of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games, since the end of November 2017, the advent of the etheric cat, a large number of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game developers compete to imitate, the success of the Ethernet cat and the lower threshold to a certain extent led to the initial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game of homogeneity. At present, the core play of the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game is relatively single, mainly to buy, collection, gambling and other types, whether it is a pet, celebrity, each player's hand virtual props are unique. From a technical point of view,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games and fried coins are similar, and the traditional sense of the game-through the operation and the plot to bring players the game experience is different,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game by getting the rare properties of items to obtain high returns, is actually a speculative process. Based on 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Platform, the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game will be more interesting. In accordance with ERC721 contract,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of the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game and </w:t>
      </w:r>
      <w:r w:rsidR="003862EE" w:rsidRPr="00D509FE">
        <w:rPr>
          <w:rFonts w:ascii="Times New Roman" w:hAnsi="Times New Roman" w:cs="Times New Roman"/>
          <w:color w:val="000000"/>
          <w:szCs w:val="24"/>
        </w:rPr>
        <w:t>Guess</w:t>
      </w:r>
      <w:r w:rsidRPr="00D509FE">
        <w:rPr>
          <w:rFonts w:ascii="Times New Roman" w:hAnsi="Times New Roman" w:cs="Times New Roman"/>
          <w:color w:val="000000"/>
          <w:szCs w:val="24"/>
        </w:rPr>
        <w:t xml:space="preserve"> is also complementary, has </w:t>
      </w:r>
      <w:r w:rsidR="00D54E11" w:rsidRPr="00D509FE">
        <w:rPr>
          <w:rFonts w:ascii="Times New Roman" w:hAnsi="Times New Roman" w:cs="Times New Roman"/>
          <w:color w:val="000000"/>
          <w:szCs w:val="24"/>
        </w:rPr>
        <w:t>a broad prospect</w:t>
      </w:r>
      <w:r w:rsidRPr="00D509FE">
        <w:rPr>
          <w:rFonts w:ascii="Times New Roman" w:hAnsi="Times New Roman" w:cs="Times New Roman"/>
          <w:color w:val="000000"/>
          <w:szCs w:val="24"/>
        </w:rPr>
        <w:t xml:space="preserve"> for development.</w:t>
      </w:r>
    </w:p>
    <w:p w:rsidR="00F976C8" w:rsidRPr="00D509FE" w:rsidRDefault="00D54E11">
      <w:pPr>
        <w:pStyle w:val="Heading2"/>
        <w:rPr>
          <w:rFonts w:ascii="Times New Roman" w:hAnsi="Times New Roman"/>
        </w:rPr>
      </w:pPr>
      <w:bookmarkStart w:id="168" w:name="_Toc517449804"/>
      <w:bookmarkStart w:id="169" w:name="OLE_LINK184"/>
      <w:bookmarkStart w:id="170" w:name="OLE_LINK185"/>
      <w:bookmarkEnd w:id="167"/>
      <w:r w:rsidRPr="00D509FE">
        <w:rPr>
          <w:rFonts w:ascii="Times New Roman" w:hAnsi="Times New Roman"/>
        </w:rPr>
        <w:t>Cross Chain Purse</w:t>
      </w:r>
      <w:bookmarkEnd w:id="168"/>
    </w:p>
    <w:bookmarkEnd w:id="169"/>
    <w:bookmarkEnd w:id="170"/>
    <w:p w:rsidR="00F976C8" w:rsidRPr="00D509FE" w:rsidRDefault="008B7BEB">
      <w:pPr>
        <w:ind w:firstLine="480"/>
        <w:rPr>
          <w:rFonts w:ascii="Times New Roman" w:hAnsi="Times New Roman" w:cs="Times New Roman"/>
          <w:color w:val="000000"/>
          <w:szCs w:val="24"/>
        </w:rPr>
      </w:pPr>
      <w:r w:rsidRPr="00D509FE">
        <w:rPr>
          <w:rFonts w:ascii="Times New Roman" w:hAnsi="Times New Roman" w:cs="Times New Roman"/>
          <w:color w:val="000000"/>
          <w:szCs w:val="24"/>
        </w:rPr>
        <w:t xml:space="preserve">We will allow </w:t>
      </w:r>
      <w:r w:rsidR="00D54E11" w:rsidRPr="00D509FE">
        <w:rPr>
          <w:rFonts w:ascii="Times New Roman" w:hAnsi="Times New Roman" w:cs="Times New Roman"/>
          <w:color w:val="000000"/>
          <w:szCs w:val="24"/>
        </w:rPr>
        <w:t>g</w:t>
      </w:r>
      <w:r w:rsidR="003862EE" w:rsidRPr="00D509FE">
        <w:rPr>
          <w:rFonts w:ascii="Times New Roman" w:hAnsi="Times New Roman" w:cs="Times New Roman"/>
          <w:color w:val="000000"/>
          <w:szCs w:val="24"/>
        </w:rPr>
        <w:t>uess</w:t>
      </w:r>
      <w:r w:rsidRPr="00D509FE">
        <w:rPr>
          <w:rFonts w:ascii="Times New Roman" w:hAnsi="Times New Roman" w:cs="Times New Roman"/>
          <w:color w:val="000000"/>
          <w:szCs w:val="24"/>
        </w:rPr>
        <w:t xml:space="preserve"> party to mainstream digital currency exchange online digital currency as a </w:t>
      </w:r>
      <w:r w:rsidR="00D54E11" w:rsidRPr="00D509FE">
        <w:rPr>
          <w:rFonts w:ascii="Times New Roman" w:hAnsi="Times New Roman" w:cs="Times New Roman"/>
          <w:color w:val="000000"/>
          <w:szCs w:val="24"/>
        </w:rPr>
        <w:t>g</w:t>
      </w:r>
      <w:r w:rsidR="003862EE" w:rsidRPr="00D509FE">
        <w:rPr>
          <w:rFonts w:ascii="Times New Roman" w:hAnsi="Times New Roman" w:cs="Times New Roman"/>
          <w:color w:val="000000"/>
          <w:szCs w:val="24"/>
        </w:rPr>
        <w:t>uess</w:t>
      </w:r>
      <w:r w:rsidRPr="00D509FE">
        <w:rPr>
          <w:rFonts w:ascii="Times New Roman" w:hAnsi="Times New Roman" w:cs="Times New Roman"/>
          <w:color w:val="000000"/>
          <w:szCs w:val="24"/>
        </w:rPr>
        <w:t xml:space="preserve"> margin, or even the subject matter, which we will develop a</w:t>
      </w:r>
      <w:r w:rsidR="00D54E11" w:rsidRPr="00D509FE">
        <w:rPr>
          <w:rFonts w:ascii="Times New Roman" w:hAnsi="Times New Roman" w:cs="Times New Roman"/>
          <w:color w:val="000000"/>
          <w:szCs w:val="24"/>
        </w:rPr>
        <w:t xml:space="preserve"> cross</w:t>
      </w:r>
      <w:r w:rsidRPr="00D509FE">
        <w:rPr>
          <w:rFonts w:ascii="Times New Roman" w:hAnsi="Times New Roman" w:cs="Times New Roman"/>
          <w:color w:val="000000"/>
          <w:szCs w:val="24"/>
        </w:rPr>
        <w:t xml:space="preserve"> chain purse. Through the effective operation of 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w:t>
      </w:r>
      <w:r w:rsidR="00D54E11" w:rsidRPr="00D509FE">
        <w:rPr>
          <w:rFonts w:ascii="Times New Roman" w:hAnsi="Times New Roman" w:cs="Times New Roman"/>
          <w:color w:val="000000"/>
          <w:szCs w:val="24"/>
        </w:rPr>
        <w:t>p</w:t>
      </w:r>
      <w:r w:rsidRPr="00D509FE">
        <w:rPr>
          <w:rFonts w:ascii="Times New Roman" w:hAnsi="Times New Roman" w:cs="Times New Roman"/>
          <w:color w:val="000000"/>
          <w:szCs w:val="24"/>
        </w:rPr>
        <w:t xml:space="preserve">latform, the trans-chain wallet will become a trading center and personal Digital Asset management platform. Multi-asset support for cross-chain wallet products including BTC, ETH, QBT and other trans-chain of multiple currencies, and thus extended to the digital currency related to social communication, currency trading, payment, quotes, consulting and other functions, and for various types of gaming platforms, game manufacturers to provide exclusive digital chip exchange, And to the standard </w:t>
      </w:r>
      <w:r w:rsidRPr="00D509FE">
        <w:rPr>
          <w:rFonts w:ascii="Times New Roman" w:hAnsi="Times New Roman" w:cs="Times New Roman"/>
          <w:color w:val="000000"/>
          <w:szCs w:val="24"/>
        </w:rPr>
        <w:lastRenderedPageBreak/>
        <w:t>betting industry and its supporting industries in the basic property rights issue digital assets.</w:t>
      </w:r>
    </w:p>
    <w:p w:rsidR="00F976C8" w:rsidRPr="00D509FE" w:rsidRDefault="000022F2" w:rsidP="00D509FE">
      <w:pPr>
        <w:pStyle w:val="Heading1"/>
        <w:numPr>
          <w:ilvl w:val="0"/>
          <w:numId w:val="0"/>
        </w:numPr>
        <w:jc w:val="both"/>
        <w:rPr>
          <w:rFonts w:ascii="Times New Roman" w:hAnsi="Times New Roman" w:cs="Times New Roman"/>
        </w:rPr>
      </w:pPr>
      <w:bookmarkStart w:id="171" w:name="_Toc517449805"/>
      <w:bookmarkStart w:id="172" w:name="OLE_LINK186"/>
      <w:bookmarkStart w:id="173" w:name="OLE_LINK187"/>
      <w:r w:rsidRPr="00D509FE">
        <w:rPr>
          <w:rFonts w:ascii="Times New Roman" w:hAnsi="Times New Roman" w:cs="Times New Roman"/>
        </w:rPr>
        <w:t xml:space="preserve">Chapter 5 </w:t>
      </w:r>
      <w:r w:rsidR="009F389C" w:rsidRPr="00D509FE">
        <w:rPr>
          <w:rFonts w:ascii="Times New Roman" w:hAnsi="Times New Roman" w:cs="Times New Roman"/>
        </w:rPr>
        <w:t>Token Mechanism and Issue Program</w:t>
      </w:r>
      <w:bookmarkEnd w:id="171"/>
    </w:p>
    <w:p w:rsidR="00F976C8" w:rsidRPr="00D509FE" w:rsidRDefault="00F976C8">
      <w:pPr>
        <w:pStyle w:val="ListParagraph"/>
        <w:keepNext/>
        <w:keepLines/>
        <w:numPr>
          <w:ilvl w:val="0"/>
          <w:numId w:val="2"/>
        </w:numPr>
        <w:ind w:firstLineChars="0"/>
        <w:contextualSpacing w:val="0"/>
        <w:jc w:val="left"/>
        <w:outlineLvl w:val="1"/>
        <w:rPr>
          <w:rFonts w:ascii="Times New Roman" w:hAnsi="Times New Roman" w:cs="Times New Roman"/>
          <w:b/>
          <w:vanish/>
          <w:color w:val="000000"/>
          <w:sz w:val="28"/>
          <w:szCs w:val="24"/>
        </w:rPr>
      </w:pPr>
      <w:bookmarkStart w:id="174" w:name="_Toc516490171"/>
      <w:bookmarkStart w:id="175" w:name="_Toc5848"/>
      <w:bookmarkStart w:id="176" w:name="_Toc24026"/>
      <w:bookmarkStart w:id="177" w:name="_Toc517449686"/>
      <w:bookmarkStart w:id="178" w:name="_Toc517449806"/>
      <w:bookmarkEnd w:id="172"/>
      <w:bookmarkEnd w:id="173"/>
      <w:bookmarkEnd w:id="174"/>
      <w:bookmarkEnd w:id="175"/>
      <w:bookmarkEnd w:id="176"/>
      <w:bookmarkEnd w:id="177"/>
      <w:bookmarkEnd w:id="178"/>
    </w:p>
    <w:p w:rsidR="00F976C8" w:rsidRPr="00D509FE" w:rsidRDefault="0064279F">
      <w:pPr>
        <w:pStyle w:val="Heading2"/>
        <w:rPr>
          <w:rFonts w:ascii="Times New Roman" w:hAnsi="Times New Roman"/>
        </w:rPr>
      </w:pPr>
      <w:r w:rsidRPr="00D509FE">
        <w:rPr>
          <w:rFonts w:ascii="Times New Roman" w:hAnsi="Times New Roman"/>
        </w:rPr>
        <w:t xml:space="preserve"> </w:t>
      </w:r>
      <w:bookmarkStart w:id="179" w:name="_Toc517449807"/>
      <w:r w:rsidR="009F389C" w:rsidRPr="00D509FE">
        <w:rPr>
          <w:rFonts w:ascii="Times New Roman" w:hAnsi="Times New Roman"/>
        </w:rPr>
        <w:t xml:space="preserve">Double Token Economic Model of </w:t>
      </w:r>
      <w:r w:rsidR="000626B2">
        <w:rPr>
          <w:rFonts w:ascii="Times New Roman" w:hAnsi="Times New Roman"/>
        </w:rPr>
        <w:t>Fair guessing chain</w:t>
      </w:r>
      <w:bookmarkEnd w:id="179"/>
    </w:p>
    <w:p w:rsidR="009F389C" w:rsidRPr="00D509FE" w:rsidRDefault="009F389C" w:rsidP="009F389C">
      <w:pPr>
        <w:ind w:firstLine="480"/>
        <w:rPr>
          <w:rFonts w:ascii="Times New Roman" w:hAnsi="Times New Roman" w:cs="Times New Roman"/>
          <w:color w:val="000000"/>
          <w:szCs w:val="24"/>
          <w:shd w:val="clear" w:color="auto" w:fill="FFFFFF"/>
        </w:rPr>
      </w:pPr>
      <w:bookmarkStart w:id="180" w:name="OLE_LINK122"/>
      <w:r w:rsidRPr="00D509FE">
        <w:rPr>
          <w:rFonts w:ascii="Times New Roman" w:hAnsi="Times New Roman" w:cs="Times New Roman"/>
          <w:color w:val="000000"/>
          <w:szCs w:val="24"/>
          <w:shd w:val="clear" w:color="auto" w:fill="FFFFFF"/>
        </w:rPr>
        <w:t xml:space="preserve">The public-chain system has excellent characteristic of decentralized, but it is not friendly to fast trading (such as guess betting), the Alliance chain has great advantage in efficiency and rate, but it </w:t>
      </w:r>
      <w:proofErr w:type="spellStart"/>
      <w:r w:rsidRPr="00D509FE">
        <w:rPr>
          <w:rFonts w:ascii="Times New Roman" w:hAnsi="Times New Roman" w:cs="Times New Roman"/>
          <w:color w:val="000000"/>
          <w:szCs w:val="24"/>
          <w:shd w:val="clear" w:color="auto" w:fill="FFFFFF"/>
        </w:rPr>
        <w:t>can not</w:t>
      </w:r>
      <w:proofErr w:type="spellEnd"/>
      <w:r w:rsidRPr="00D509FE">
        <w:rPr>
          <w:rFonts w:ascii="Times New Roman" w:hAnsi="Times New Roman" w:cs="Times New Roman"/>
          <w:color w:val="000000"/>
          <w:szCs w:val="24"/>
          <w:shd w:val="clear" w:color="auto" w:fill="FFFFFF"/>
        </w:rPr>
        <w:t xml:space="preserve"> reach the complete data transparent supervision. </w:t>
      </w:r>
    </w:p>
    <w:p w:rsidR="00F976C8" w:rsidRPr="00D509FE" w:rsidRDefault="008B7BEB" w:rsidP="008B7BEB">
      <w:pPr>
        <w:ind w:firstLine="480"/>
        <w:rPr>
          <w:rFonts w:ascii="Times New Roman" w:hAnsi="Times New Roman" w:cs="Times New Roman"/>
          <w:color w:val="000000"/>
          <w:szCs w:val="24"/>
          <w:shd w:val="clear" w:color="auto" w:fill="FFFFFF"/>
        </w:rPr>
      </w:pPr>
      <w:r w:rsidRPr="00D509FE">
        <w:rPr>
          <w:rFonts w:ascii="Times New Roman" w:hAnsi="Times New Roman" w:cs="Times New Roman"/>
          <w:color w:val="000000"/>
          <w:szCs w:val="24"/>
          <w:shd w:val="clear" w:color="auto" w:fill="FFFFFF"/>
        </w:rPr>
        <w:t xml:space="preserve">In view of this, the </w:t>
      </w:r>
      <w:r w:rsidR="000626B2">
        <w:rPr>
          <w:rFonts w:ascii="Times New Roman" w:hAnsi="Times New Roman" w:cs="Times New Roman"/>
          <w:color w:val="000000"/>
          <w:szCs w:val="24"/>
          <w:shd w:val="clear" w:color="auto" w:fill="FFFFFF"/>
        </w:rPr>
        <w:t>fair guessing chain</w:t>
      </w:r>
      <w:r w:rsidRPr="00D509FE">
        <w:rPr>
          <w:rFonts w:ascii="Times New Roman" w:hAnsi="Times New Roman" w:cs="Times New Roman"/>
          <w:color w:val="000000"/>
          <w:szCs w:val="24"/>
          <w:shd w:val="clear" w:color="auto" w:fill="FFFFFF"/>
        </w:rPr>
        <w:t xml:space="preserve"> will take double Token economic model, one is FGE (Fair </w:t>
      </w:r>
      <w:r w:rsidR="003862EE" w:rsidRPr="00D509FE">
        <w:rPr>
          <w:rFonts w:ascii="Times New Roman" w:hAnsi="Times New Roman" w:cs="Times New Roman"/>
          <w:color w:val="000000"/>
          <w:szCs w:val="24"/>
          <w:shd w:val="clear" w:color="auto" w:fill="FFFFFF"/>
        </w:rPr>
        <w:t>guess</w:t>
      </w:r>
      <w:r w:rsidRPr="00D509FE">
        <w:rPr>
          <w:rFonts w:ascii="Times New Roman" w:hAnsi="Times New Roman" w:cs="Times New Roman"/>
          <w:color w:val="000000"/>
          <w:szCs w:val="24"/>
          <w:shd w:val="clear" w:color="auto" w:fill="FFFFFF"/>
        </w:rPr>
        <w:t xml:space="preserve"> Equity) Token, belonging to the rights and interests of the certificate, will be on line large-scale mainstream exchange transactions. A stable currency FGC (Fair </w:t>
      </w:r>
      <w:r w:rsidR="003862EE" w:rsidRPr="00D509FE">
        <w:rPr>
          <w:rFonts w:ascii="Times New Roman" w:hAnsi="Times New Roman" w:cs="Times New Roman"/>
          <w:color w:val="000000"/>
          <w:szCs w:val="24"/>
          <w:shd w:val="clear" w:color="auto" w:fill="FFFFFF"/>
        </w:rPr>
        <w:t>guess</w:t>
      </w:r>
      <w:r w:rsidRPr="00D509FE">
        <w:rPr>
          <w:rFonts w:ascii="Times New Roman" w:hAnsi="Times New Roman" w:cs="Times New Roman"/>
          <w:color w:val="000000"/>
          <w:szCs w:val="24"/>
          <w:shd w:val="clear" w:color="auto" w:fill="FFFFFF"/>
        </w:rPr>
        <w:t xml:space="preserve"> Coin) Token, belongs to the function class voucher, uses in the </w:t>
      </w:r>
      <w:r w:rsidR="003862EE" w:rsidRPr="00D509FE">
        <w:rPr>
          <w:rFonts w:ascii="Times New Roman" w:hAnsi="Times New Roman" w:cs="Times New Roman"/>
          <w:color w:val="000000"/>
          <w:szCs w:val="24"/>
          <w:shd w:val="clear" w:color="auto" w:fill="FFFFFF"/>
        </w:rPr>
        <w:t>guess</w:t>
      </w:r>
      <w:r w:rsidRPr="00D509FE">
        <w:rPr>
          <w:rFonts w:ascii="Times New Roman" w:hAnsi="Times New Roman" w:cs="Times New Roman"/>
          <w:color w:val="000000"/>
          <w:szCs w:val="24"/>
          <w:shd w:val="clear" w:color="auto" w:fill="FFFFFF"/>
        </w:rPr>
        <w:t xml:space="preserve"> betting.</w:t>
      </w:r>
    </w:p>
    <w:bookmarkEnd w:id="180"/>
    <w:p w:rsidR="00F976C8" w:rsidRPr="00D509FE" w:rsidRDefault="0064279F">
      <w:pPr>
        <w:pStyle w:val="Heading2"/>
        <w:rPr>
          <w:rFonts w:ascii="Times New Roman" w:hAnsi="Times New Roman"/>
        </w:rPr>
      </w:pPr>
      <w:r w:rsidRPr="00D509FE">
        <w:rPr>
          <w:rFonts w:ascii="Times New Roman" w:hAnsi="Times New Roman"/>
        </w:rPr>
        <w:t xml:space="preserve"> </w:t>
      </w:r>
      <w:bookmarkStart w:id="181" w:name="_Toc516490173"/>
      <w:bookmarkStart w:id="182" w:name="_Toc4963"/>
      <w:bookmarkStart w:id="183" w:name="_Toc25284"/>
      <w:bookmarkStart w:id="184" w:name="_Toc517449808"/>
      <w:r w:rsidRPr="00D509FE">
        <w:rPr>
          <w:rFonts w:ascii="Times New Roman" w:hAnsi="Times New Roman"/>
        </w:rPr>
        <w:t>FGE Token</w:t>
      </w:r>
      <w:bookmarkEnd w:id="181"/>
      <w:bookmarkEnd w:id="182"/>
      <w:bookmarkEnd w:id="183"/>
      <w:bookmarkEnd w:id="184"/>
    </w:p>
    <w:p w:rsidR="00F976C8" w:rsidRPr="00D509FE" w:rsidRDefault="008B7BEB" w:rsidP="008B7BEB">
      <w:pPr>
        <w:pStyle w:val="ListParagraph"/>
        <w:numPr>
          <w:ilvl w:val="0"/>
          <w:numId w:val="5"/>
        </w:numPr>
        <w:ind w:firstLineChars="0"/>
        <w:rPr>
          <w:rFonts w:ascii="Times New Roman" w:hAnsi="Times New Roman" w:cs="Times New Roman"/>
          <w:color w:val="000000"/>
          <w:szCs w:val="24"/>
        </w:rPr>
      </w:pPr>
      <w:bookmarkStart w:id="185" w:name="OLE_LINK123"/>
      <w:bookmarkStart w:id="186" w:name="OLE_LINK124"/>
      <w:r w:rsidRPr="00D509FE">
        <w:rPr>
          <w:rFonts w:ascii="Times New Roman" w:hAnsi="Times New Roman" w:cs="Times New Roman"/>
          <w:color w:val="000000"/>
          <w:szCs w:val="24"/>
        </w:rPr>
        <w:t xml:space="preserve">Financial value. Its financial value comes from the improvement of the value of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Once the use of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platform users increased, the demand for FGE token increased. As demand for FGE token rises, so does the price of FGE trading.</w:t>
      </w:r>
    </w:p>
    <w:bookmarkEnd w:id="185"/>
    <w:bookmarkEnd w:id="186"/>
    <w:p w:rsidR="00F976C8" w:rsidRPr="00D509FE" w:rsidRDefault="008B7BEB" w:rsidP="008B7BEB">
      <w:pPr>
        <w:pStyle w:val="ListParagraph"/>
        <w:numPr>
          <w:ilvl w:val="0"/>
          <w:numId w:val="5"/>
        </w:numPr>
        <w:ind w:firstLineChars="0"/>
        <w:rPr>
          <w:rFonts w:ascii="Times New Roman" w:hAnsi="Times New Roman" w:cs="Times New Roman"/>
          <w:color w:val="000000"/>
          <w:szCs w:val="24"/>
        </w:rPr>
      </w:pPr>
      <w:r w:rsidRPr="00D509FE">
        <w:rPr>
          <w:rFonts w:ascii="Times New Roman" w:hAnsi="Times New Roman" w:cs="Times New Roman"/>
          <w:color w:val="000000"/>
          <w:szCs w:val="24"/>
        </w:rPr>
        <w:t xml:space="preserve">Use value.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has a real and clear application of the scene, the platform will be a successful completion of the contract to extract a certain proportion of the handling fee. The holder of FGE token pays a certain amount of FGE monthly to the platform to obtain a certain percentage of the fee reduction.</w:t>
      </w:r>
    </w:p>
    <w:p w:rsidR="00F976C8" w:rsidRPr="00D509FE" w:rsidRDefault="008B7BEB" w:rsidP="008B7BEB">
      <w:pPr>
        <w:pStyle w:val="ListParagraph"/>
        <w:numPr>
          <w:ilvl w:val="0"/>
          <w:numId w:val="5"/>
        </w:numPr>
        <w:ind w:firstLineChars="0"/>
        <w:rPr>
          <w:rFonts w:ascii="Times New Roman" w:hAnsi="Times New Roman" w:cs="Times New Roman"/>
          <w:color w:val="000000"/>
          <w:szCs w:val="24"/>
        </w:rPr>
      </w:pPr>
      <w:bookmarkStart w:id="187" w:name="OLE_LINK125"/>
      <w:bookmarkStart w:id="188" w:name="OLE_LINK126"/>
      <w:r w:rsidRPr="00D509FE">
        <w:rPr>
          <w:rFonts w:ascii="Times New Roman" w:hAnsi="Times New Roman" w:cs="Times New Roman"/>
          <w:color w:val="000000"/>
          <w:szCs w:val="24"/>
        </w:rPr>
        <w:t xml:space="preserve">Incentive value. In order to stimulate the use of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depth and breadth, the future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Foundation will be successful on the </w:t>
      </w:r>
      <w:r w:rsidRPr="00D509FE">
        <w:rPr>
          <w:rFonts w:ascii="Times New Roman" w:hAnsi="Times New Roman" w:cs="Times New Roman"/>
          <w:color w:val="000000"/>
          <w:szCs w:val="24"/>
        </w:rPr>
        <w:lastRenderedPageBreak/>
        <w:t xml:space="preserve">platform to complete the transaction of the user to reward, such as lotto lottery scenarios, each reached 100 yuan in the transaction of Fiat, reward its 1 FGC. It is of great significance for the platform of 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to be a continuous introduction of the user and the growing self. At the same time, for the long-term holders of FGE and consumer FGE, the platform will be a certain proportion of return fees.</w:t>
      </w:r>
    </w:p>
    <w:bookmarkEnd w:id="187"/>
    <w:bookmarkEnd w:id="188"/>
    <w:p w:rsidR="00F976C8" w:rsidRPr="00D509FE" w:rsidRDefault="008B7BEB" w:rsidP="008B7BEB">
      <w:pPr>
        <w:pStyle w:val="ListParagraph"/>
        <w:numPr>
          <w:ilvl w:val="0"/>
          <w:numId w:val="5"/>
        </w:numPr>
        <w:ind w:firstLineChars="0"/>
        <w:rPr>
          <w:rFonts w:ascii="Times New Roman" w:hAnsi="Times New Roman" w:cs="Times New Roman"/>
          <w:color w:val="000000"/>
          <w:szCs w:val="24"/>
        </w:rPr>
      </w:pPr>
      <w:r w:rsidRPr="00D509FE">
        <w:rPr>
          <w:rFonts w:ascii="Times New Roman" w:hAnsi="Times New Roman" w:cs="Times New Roman"/>
          <w:color w:val="000000"/>
          <w:szCs w:val="24"/>
        </w:rPr>
        <w:t xml:space="preserve">Developer Eco-rewarding value. The developer ecology is an important part of 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system, and the developer has to submit and freeze a certain number of FGC to the official through the </w:t>
      </w:r>
      <w:r w:rsidR="00A536B9" w:rsidRPr="00D509FE">
        <w:rPr>
          <w:rFonts w:ascii="Times New Roman" w:hAnsi="Times New Roman" w:cs="Times New Roman"/>
          <w:color w:val="000000"/>
          <w:szCs w:val="24"/>
        </w:rPr>
        <w:t>blockchain</w:t>
      </w:r>
      <w:r w:rsidRPr="00D509FE">
        <w:rPr>
          <w:rFonts w:ascii="Times New Roman" w:hAnsi="Times New Roman" w:cs="Times New Roman"/>
          <w:color w:val="000000"/>
          <w:szCs w:val="24"/>
        </w:rPr>
        <w:t xml:space="preserve"> scene application developed by the open API based on 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system. These APIs not only give developers the opportunity to be used by consumers, to obtain rich development and distribution returns, but also to promote the flow of FGC token and large-scale applications.</w:t>
      </w:r>
    </w:p>
    <w:p w:rsidR="00F976C8" w:rsidRPr="00D509FE" w:rsidRDefault="008B7BEB" w:rsidP="008B7BEB">
      <w:pPr>
        <w:pStyle w:val="ListParagraph"/>
        <w:numPr>
          <w:ilvl w:val="0"/>
          <w:numId w:val="5"/>
        </w:numPr>
        <w:ind w:firstLineChars="0"/>
        <w:rPr>
          <w:rFonts w:ascii="Times New Roman" w:hAnsi="Times New Roman" w:cs="Times New Roman"/>
          <w:color w:val="000000"/>
          <w:szCs w:val="24"/>
        </w:rPr>
      </w:pPr>
      <w:bookmarkStart w:id="189" w:name="OLE_LINK129"/>
      <w:bookmarkStart w:id="190" w:name="OLE_LINK130"/>
      <w:r w:rsidRPr="00D509FE">
        <w:rPr>
          <w:rFonts w:ascii="Times New Roman" w:hAnsi="Times New Roman" w:cs="Times New Roman"/>
          <w:color w:val="000000"/>
          <w:szCs w:val="24"/>
        </w:rPr>
        <w:t xml:space="preserve">System repurchase destruction. The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Foundation will take part of the annual earnings FGC token repurchase and destroy.</w:t>
      </w:r>
    </w:p>
    <w:bookmarkEnd w:id="189"/>
    <w:bookmarkEnd w:id="190"/>
    <w:p w:rsidR="00F976C8" w:rsidRPr="00D509FE" w:rsidRDefault="00F976C8">
      <w:pPr>
        <w:ind w:firstLine="480"/>
        <w:rPr>
          <w:rFonts w:ascii="Times New Roman" w:hAnsi="Times New Roman" w:cs="Times New Roman"/>
          <w:color w:val="000000"/>
          <w:szCs w:val="24"/>
        </w:rPr>
      </w:pPr>
    </w:p>
    <w:p w:rsidR="00F976C8" w:rsidRPr="00D509FE" w:rsidRDefault="0064279F">
      <w:pPr>
        <w:pStyle w:val="Heading2"/>
        <w:rPr>
          <w:rFonts w:ascii="Times New Roman" w:hAnsi="Times New Roman"/>
        </w:rPr>
      </w:pPr>
      <w:r w:rsidRPr="00D509FE">
        <w:rPr>
          <w:rFonts w:ascii="Times New Roman" w:hAnsi="Times New Roman"/>
        </w:rPr>
        <w:t xml:space="preserve"> </w:t>
      </w:r>
      <w:bookmarkStart w:id="191" w:name="_Toc516490174"/>
      <w:bookmarkStart w:id="192" w:name="_Toc27826"/>
      <w:bookmarkStart w:id="193" w:name="_Toc15774"/>
      <w:bookmarkStart w:id="194" w:name="_Toc517449809"/>
      <w:r w:rsidRPr="00D509FE">
        <w:rPr>
          <w:rFonts w:ascii="Times New Roman" w:hAnsi="Times New Roman"/>
        </w:rPr>
        <w:t>FGC Token</w:t>
      </w:r>
      <w:bookmarkEnd w:id="191"/>
      <w:bookmarkEnd w:id="192"/>
      <w:bookmarkEnd w:id="193"/>
      <w:bookmarkEnd w:id="194"/>
    </w:p>
    <w:p w:rsidR="004B0460" w:rsidRPr="00D509FE" w:rsidRDefault="004B0460" w:rsidP="004B0460">
      <w:pPr>
        <w:ind w:firstLine="480"/>
        <w:rPr>
          <w:rFonts w:ascii="Times New Roman" w:hAnsi="Times New Roman" w:cs="Times New Roman"/>
          <w:color w:val="000000"/>
          <w:szCs w:val="24"/>
        </w:rPr>
      </w:pPr>
      <w:bookmarkStart w:id="195" w:name="OLE_LINK131"/>
      <w:bookmarkStart w:id="196" w:name="OLE_LINK132"/>
      <w:r w:rsidRPr="00D509FE">
        <w:rPr>
          <w:rFonts w:ascii="Times New Roman" w:hAnsi="Times New Roman" w:cs="Times New Roman"/>
          <w:color w:val="000000"/>
          <w:szCs w:val="24"/>
        </w:rPr>
        <w:t xml:space="preserve">FGC is a necessary token to participate in the application of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scene. The advantage of FGC compared to FGE is that it guarantees that FGC will maintain price stability when converting the currency. Users in order to participate in </w:t>
      </w:r>
      <w:r w:rsidR="003862EE" w:rsidRPr="00D509FE">
        <w:rPr>
          <w:rFonts w:ascii="Times New Roman" w:hAnsi="Times New Roman" w:cs="Times New Roman"/>
          <w:color w:val="000000"/>
          <w:szCs w:val="24"/>
        </w:rPr>
        <w:t>guess</w:t>
      </w:r>
      <w:r w:rsidRPr="00D509FE">
        <w:rPr>
          <w:rFonts w:ascii="Times New Roman" w:hAnsi="Times New Roman" w:cs="Times New Roman"/>
          <w:color w:val="000000"/>
          <w:szCs w:val="24"/>
        </w:rPr>
        <w:t xml:space="preserve"> and betting items, need to use FGC Token.</w:t>
      </w:r>
    </w:p>
    <w:p w:rsidR="004B0460" w:rsidRPr="00D509FE" w:rsidRDefault="004B0460" w:rsidP="004B0460">
      <w:pPr>
        <w:ind w:firstLine="480"/>
        <w:rPr>
          <w:rFonts w:ascii="Times New Roman" w:hAnsi="Times New Roman" w:cs="Times New Roman"/>
          <w:color w:val="000000"/>
          <w:szCs w:val="24"/>
        </w:rPr>
      </w:pPr>
      <w:r w:rsidRPr="00D509FE">
        <w:rPr>
          <w:rFonts w:ascii="Times New Roman" w:hAnsi="Times New Roman" w:cs="Times New Roman"/>
          <w:color w:val="000000"/>
          <w:szCs w:val="24"/>
        </w:rPr>
        <w:t xml:space="preserve">FGC token can be exchanged with </w:t>
      </w:r>
      <w:proofErr w:type="spellStart"/>
      <w:r w:rsidRPr="00D509FE">
        <w:rPr>
          <w:rFonts w:ascii="Times New Roman" w:hAnsi="Times New Roman" w:cs="Times New Roman"/>
          <w:color w:val="000000"/>
          <w:szCs w:val="24"/>
        </w:rPr>
        <w:t>Fgetoken</w:t>
      </w:r>
      <w:proofErr w:type="spellEnd"/>
      <w:r w:rsidRPr="00D509FE">
        <w:rPr>
          <w:rFonts w:ascii="Times New Roman" w:hAnsi="Times New Roman" w:cs="Times New Roman"/>
          <w:color w:val="000000"/>
          <w:szCs w:val="24"/>
        </w:rPr>
        <w:t>, and can also be purchased through the OTC market. FGC Token's release is based on proprietary chain networks, which can be traded freely in Peer-to-peer, anonymous, secure, and centralized environments.</w:t>
      </w:r>
    </w:p>
    <w:p w:rsidR="00F976C8" w:rsidRPr="00D509FE" w:rsidRDefault="004B0460" w:rsidP="004B0460">
      <w:pPr>
        <w:ind w:firstLine="480"/>
        <w:rPr>
          <w:rFonts w:ascii="Times New Roman" w:hAnsi="Times New Roman" w:cs="Times New Roman"/>
          <w:color w:val="C00000"/>
          <w:szCs w:val="24"/>
        </w:rPr>
      </w:pPr>
      <w:r w:rsidRPr="00D509FE">
        <w:rPr>
          <w:rFonts w:ascii="Times New Roman" w:hAnsi="Times New Roman" w:cs="Times New Roman"/>
          <w:color w:val="000000"/>
          <w:szCs w:val="24"/>
        </w:rPr>
        <w:t>At the same time, FGC provides services for the payment of valued assets and issued digital assets and guarantees the value of the digital currency issued.</w:t>
      </w:r>
    </w:p>
    <w:p w:rsidR="00F976C8" w:rsidRPr="00D509FE" w:rsidRDefault="009F389C">
      <w:pPr>
        <w:pStyle w:val="Heading2"/>
        <w:rPr>
          <w:rFonts w:ascii="Times New Roman" w:hAnsi="Times New Roman"/>
        </w:rPr>
      </w:pPr>
      <w:bookmarkStart w:id="197" w:name="_Toc517449810"/>
      <w:bookmarkEnd w:id="195"/>
      <w:bookmarkEnd w:id="196"/>
      <w:r w:rsidRPr="00D509FE">
        <w:rPr>
          <w:rFonts w:ascii="Times New Roman" w:hAnsi="Times New Roman"/>
        </w:rPr>
        <w:lastRenderedPageBreak/>
        <w:t>Issue Program of FGE Token</w:t>
      </w:r>
      <w:bookmarkEnd w:id="197"/>
    </w:p>
    <w:p w:rsidR="00F976C8" w:rsidRPr="00D509FE" w:rsidRDefault="004B0460">
      <w:pPr>
        <w:ind w:firstLine="480"/>
        <w:rPr>
          <w:rFonts w:ascii="Times New Roman" w:hAnsi="Times New Roman" w:cs="Times New Roman"/>
          <w:color w:val="000000"/>
          <w:szCs w:val="24"/>
        </w:rPr>
      </w:pPr>
      <w:r w:rsidRPr="00D509FE">
        <w:rPr>
          <w:rFonts w:ascii="Times New Roman" w:hAnsi="Times New Roman" w:cs="Times New Roman"/>
          <w:color w:val="000000"/>
          <w:szCs w:val="24"/>
        </w:rPr>
        <w:t xml:space="preserve">FGE token a total of </w:t>
      </w:r>
      <w:r w:rsidR="009F389C" w:rsidRPr="00D509FE">
        <w:rPr>
          <w:rFonts w:ascii="Times New Roman" w:hAnsi="Times New Roman" w:cs="Times New Roman"/>
          <w:color w:val="000000"/>
          <w:szCs w:val="24"/>
        </w:rPr>
        <w:t>one</w:t>
      </w:r>
      <w:r w:rsidRPr="00D509FE">
        <w:rPr>
          <w:rFonts w:ascii="Times New Roman" w:hAnsi="Times New Roman" w:cs="Times New Roman"/>
          <w:color w:val="000000"/>
          <w:szCs w:val="24"/>
        </w:rPr>
        <w:t xml:space="preserve"> </w:t>
      </w:r>
      <w:bookmarkStart w:id="198" w:name="OLE_LINK188"/>
      <w:bookmarkStart w:id="199" w:name="OLE_LINK189"/>
      <w:r w:rsidRPr="00D509FE">
        <w:rPr>
          <w:rFonts w:ascii="Times New Roman" w:hAnsi="Times New Roman" w:cs="Times New Roman"/>
          <w:color w:val="000000"/>
          <w:szCs w:val="24"/>
        </w:rPr>
        <w:t>billion</w:t>
      </w:r>
      <w:bookmarkEnd w:id="198"/>
      <w:bookmarkEnd w:id="199"/>
      <w:r w:rsidRPr="00D509FE">
        <w:rPr>
          <w:rFonts w:ascii="Times New Roman" w:hAnsi="Times New Roman" w:cs="Times New Roman"/>
          <w:color w:val="000000"/>
          <w:szCs w:val="24"/>
        </w:rPr>
        <w:t xml:space="preserve">, by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one-time created, its total cap has been set, </w:t>
      </w:r>
      <w:proofErr w:type="spellStart"/>
      <w:r w:rsidRPr="00D509FE">
        <w:rPr>
          <w:rFonts w:ascii="Times New Roman" w:hAnsi="Times New Roman" w:cs="Times New Roman"/>
          <w:color w:val="000000"/>
          <w:szCs w:val="24"/>
        </w:rPr>
        <w:t>can not</w:t>
      </w:r>
      <w:proofErr w:type="spellEnd"/>
      <w:r w:rsidRPr="00D509FE">
        <w:rPr>
          <w:rFonts w:ascii="Times New Roman" w:hAnsi="Times New Roman" w:cs="Times New Roman"/>
          <w:color w:val="000000"/>
          <w:szCs w:val="24"/>
        </w:rPr>
        <w:t xml:space="preserve"> be changed, never additional. FGE token are assigned to different holders according to certain rules and ratios, a certain proportion of the FGE token in the appropriate country to the appropriate population to raise funds for the project of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implementation and operations, including but not limited to the technical research and development of this white paper and iterations, as well as market operations.</w:t>
      </w:r>
    </w:p>
    <w:p w:rsidR="00F976C8" w:rsidRPr="00D509FE" w:rsidRDefault="0064279F">
      <w:pPr>
        <w:pStyle w:val="Heading2"/>
        <w:rPr>
          <w:rFonts w:ascii="Times New Roman" w:hAnsi="Times New Roman"/>
        </w:rPr>
      </w:pPr>
      <w:r w:rsidRPr="00D509FE">
        <w:rPr>
          <w:rFonts w:ascii="Times New Roman" w:hAnsi="Times New Roman"/>
        </w:rPr>
        <w:t xml:space="preserve"> </w:t>
      </w:r>
      <w:bookmarkStart w:id="200" w:name="_Toc517449811"/>
      <w:r w:rsidR="009F389C" w:rsidRPr="00D509FE">
        <w:rPr>
          <w:rFonts w:ascii="Times New Roman" w:hAnsi="Times New Roman"/>
        </w:rPr>
        <w:t>FGE Token Distribution Program</w:t>
      </w:r>
      <w:bookmarkEnd w:id="200"/>
    </w:p>
    <w:tbl>
      <w:tblPr>
        <w:tblStyle w:val="TableGrid"/>
        <w:tblW w:w="9493" w:type="dxa"/>
        <w:tblLayout w:type="fixed"/>
        <w:tblLook w:val="04A0" w:firstRow="1" w:lastRow="0" w:firstColumn="1" w:lastColumn="0" w:noHBand="0" w:noVBand="1"/>
      </w:tblPr>
      <w:tblGrid>
        <w:gridCol w:w="1271"/>
        <w:gridCol w:w="1418"/>
        <w:gridCol w:w="2268"/>
        <w:gridCol w:w="4536"/>
      </w:tblGrid>
      <w:tr w:rsidR="00F976C8" w:rsidRPr="00D509FE" w:rsidTr="00D509FE">
        <w:tc>
          <w:tcPr>
            <w:tcW w:w="1271" w:type="dxa"/>
          </w:tcPr>
          <w:p w:rsidR="00F976C8" w:rsidRPr="00D509FE" w:rsidRDefault="00F976C8">
            <w:pPr>
              <w:ind w:firstLineChars="0" w:firstLine="0"/>
              <w:jc w:val="center"/>
              <w:rPr>
                <w:rFonts w:ascii="Times New Roman" w:hAnsi="Times New Roman" w:cs="Times New Roman"/>
                <w:color w:val="000000"/>
                <w:szCs w:val="24"/>
              </w:rPr>
            </w:pPr>
          </w:p>
          <w:p w:rsidR="009F389C" w:rsidRPr="00D509FE" w:rsidRDefault="00003457">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Amount</w:t>
            </w:r>
          </w:p>
        </w:tc>
        <w:tc>
          <w:tcPr>
            <w:tcW w:w="1418" w:type="dxa"/>
          </w:tcPr>
          <w:p w:rsidR="00F976C8" w:rsidRPr="00D509FE" w:rsidRDefault="00F976C8">
            <w:pPr>
              <w:ind w:firstLineChars="0" w:firstLine="0"/>
              <w:jc w:val="center"/>
              <w:rPr>
                <w:rFonts w:ascii="Times New Roman" w:hAnsi="Times New Roman" w:cs="Times New Roman"/>
                <w:color w:val="000000"/>
                <w:szCs w:val="24"/>
              </w:rPr>
            </w:pPr>
          </w:p>
          <w:p w:rsidR="00003457" w:rsidRPr="00D509FE" w:rsidRDefault="00003457">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Proportion</w:t>
            </w:r>
          </w:p>
        </w:tc>
        <w:tc>
          <w:tcPr>
            <w:tcW w:w="2268" w:type="dxa"/>
          </w:tcPr>
          <w:p w:rsidR="00F976C8" w:rsidRPr="00D509FE" w:rsidRDefault="009F389C">
            <w:pPr>
              <w:ind w:firstLineChars="0" w:firstLine="0"/>
              <w:jc w:val="center"/>
              <w:rPr>
                <w:rFonts w:ascii="Times New Roman" w:hAnsi="Times New Roman" w:cs="Times New Roman"/>
                <w:color w:val="000000"/>
                <w:szCs w:val="24"/>
              </w:rPr>
            </w:pPr>
            <w:r w:rsidRPr="00D509FE">
              <w:rPr>
                <w:rFonts w:ascii="Times New Roman" w:hAnsi="Times New Roman" w:cs="Times New Roman"/>
              </w:rPr>
              <w:t>Distribution Program</w:t>
            </w:r>
          </w:p>
        </w:tc>
        <w:tc>
          <w:tcPr>
            <w:tcW w:w="4536" w:type="dxa"/>
          </w:tcPr>
          <w:p w:rsidR="009F389C" w:rsidRPr="00D509FE" w:rsidRDefault="009F389C">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Explain</w:t>
            </w:r>
          </w:p>
        </w:tc>
      </w:tr>
      <w:tr w:rsidR="00F976C8" w:rsidRPr="00D509FE" w:rsidTr="00D509FE">
        <w:tc>
          <w:tcPr>
            <w:tcW w:w="1271" w:type="dxa"/>
            <w:vAlign w:val="center"/>
          </w:tcPr>
          <w:p w:rsidR="00003457" w:rsidRPr="00D509FE" w:rsidRDefault="00003457">
            <w:pPr>
              <w:ind w:firstLineChars="0" w:firstLine="0"/>
              <w:jc w:val="center"/>
              <w:rPr>
                <w:rFonts w:ascii="Times New Roman" w:hAnsi="Times New Roman" w:cs="Times New Roman"/>
                <w:color w:val="000000"/>
                <w:szCs w:val="24"/>
              </w:rPr>
            </w:pPr>
            <w:bookmarkStart w:id="201" w:name="_Hlk517449349"/>
            <w:r w:rsidRPr="00D509FE">
              <w:rPr>
                <w:rFonts w:ascii="Times New Roman" w:hAnsi="Times New Roman" w:cs="Times New Roman"/>
                <w:color w:val="000000"/>
                <w:szCs w:val="24"/>
              </w:rPr>
              <w:t>0.5 billion</w:t>
            </w:r>
          </w:p>
        </w:tc>
        <w:tc>
          <w:tcPr>
            <w:tcW w:w="1418" w:type="dxa"/>
            <w:vAlign w:val="center"/>
          </w:tcPr>
          <w:p w:rsidR="00F976C8" w:rsidRPr="00D509FE" w:rsidRDefault="0064279F">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50%</w:t>
            </w:r>
          </w:p>
        </w:tc>
        <w:tc>
          <w:tcPr>
            <w:tcW w:w="2268" w:type="dxa"/>
            <w:vAlign w:val="center"/>
          </w:tcPr>
          <w:p w:rsidR="00F976C8" w:rsidRPr="00D509FE" w:rsidRDefault="00A36614">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Compliance for sale to appropriate population</w:t>
            </w:r>
          </w:p>
        </w:tc>
        <w:tc>
          <w:tcPr>
            <w:tcW w:w="4536" w:type="dxa"/>
          </w:tcPr>
          <w:p w:rsidR="00F976C8" w:rsidRPr="00D509FE" w:rsidRDefault="00A36614">
            <w:pPr>
              <w:ind w:firstLineChars="0" w:firstLine="0"/>
              <w:rPr>
                <w:rFonts w:ascii="Times New Roman" w:hAnsi="Times New Roman" w:cs="Times New Roman"/>
                <w:color w:val="000000"/>
                <w:szCs w:val="24"/>
              </w:rPr>
            </w:pPr>
            <w:r w:rsidRPr="00D509FE">
              <w:rPr>
                <w:rFonts w:ascii="Times New Roman" w:hAnsi="Times New Roman" w:cs="Times New Roman"/>
                <w:color w:val="000000"/>
                <w:szCs w:val="24"/>
              </w:rPr>
              <w:t xml:space="preserve">For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operation, mainly includes development, market, operation, third party organization service, attracting talents and so on.</w:t>
            </w:r>
          </w:p>
        </w:tc>
      </w:tr>
      <w:tr w:rsidR="00F976C8" w:rsidRPr="00D509FE" w:rsidTr="00D509FE">
        <w:tc>
          <w:tcPr>
            <w:tcW w:w="1271" w:type="dxa"/>
            <w:vAlign w:val="center"/>
          </w:tcPr>
          <w:p w:rsidR="00F976C8" w:rsidRPr="00D509FE" w:rsidRDefault="0064279F">
            <w:pPr>
              <w:ind w:firstLineChars="0" w:firstLine="0"/>
              <w:jc w:val="center"/>
              <w:rPr>
                <w:rFonts w:ascii="Times New Roman" w:hAnsi="Times New Roman" w:cs="Times New Roman"/>
                <w:color w:val="000000"/>
                <w:szCs w:val="24"/>
              </w:rPr>
            </w:pPr>
            <w:bookmarkStart w:id="202" w:name="_Hlk517449384"/>
            <w:bookmarkEnd w:id="201"/>
            <w:r w:rsidRPr="00D509FE">
              <w:rPr>
                <w:rFonts w:ascii="Times New Roman" w:hAnsi="Times New Roman" w:cs="Times New Roman"/>
                <w:color w:val="000000"/>
                <w:szCs w:val="24"/>
              </w:rPr>
              <w:t>2.5</w:t>
            </w:r>
            <w:r w:rsidRPr="00D509FE">
              <w:rPr>
                <w:rFonts w:ascii="Times New Roman" w:hAnsi="Times New Roman" w:cs="Times New Roman"/>
                <w:color w:val="000000"/>
                <w:szCs w:val="24"/>
              </w:rPr>
              <w:t>亿</w:t>
            </w:r>
          </w:p>
          <w:p w:rsidR="00003457" w:rsidRPr="00D509FE" w:rsidRDefault="00003457">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0.25 billion</w:t>
            </w:r>
          </w:p>
          <w:p w:rsidR="00003457" w:rsidRPr="00D509FE" w:rsidRDefault="00003457">
            <w:pPr>
              <w:ind w:firstLineChars="0" w:firstLine="0"/>
              <w:jc w:val="center"/>
              <w:rPr>
                <w:rFonts w:ascii="Times New Roman" w:hAnsi="Times New Roman" w:cs="Times New Roman"/>
                <w:color w:val="000000"/>
                <w:szCs w:val="24"/>
              </w:rPr>
            </w:pPr>
          </w:p>
        </w:tc>
        <w:tc>
          <w:tcPr>
            <w:tcW w:w="1418" w:type="dxa"/>
            <w:vAlign w:val="center"/>
          </w:tcPr>
          <w:p w:rsidR="00F976C8" w:rsidRPr="00D509FE" w:rsidRDefault="0064279F">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25%</w:t>
            </w:r>
          </w:p>
        </w:tc>
        <w:tc>
          <w:tcPr>
            <w:tcW w:w="2268" w:type="dxa"/>
            <w:vAlign w:val="center"/>
          </w:tcPr>
          <w:p w:rsidR="00A36614" w:rsidRPr="00D509FE" w:rsidRDefault="00A36614" w:rsidP="00A36614">
            <w:pPr>
              <w:ind w:firstLineChars="0" w:firstLine="0"/>
              <w:jc w:val="center"/>
              <w:rPr>
                <w:rFonts w:ascii="Times New Roman" w:hAnsi="Times New Roman" w:cs="Times New Roman"/>
                <w:color w:val="000000"/>
                <w:szCs w:val="24"/>
              </w:rPr>
            </w:pPr>
            <w:bookmarkStart w:id="203" w:name="OLE_LINK214"/>
            <w:bookmarkStart w:id="204" w:name="OLE_LINK215"/>
            <w:r w:rsidRPr="00D509FE">
              <w:rPr>
                <w:rFonts w:ascii="Times New Roman" w:hAnsi="Times New Roman" w:cs="Times New Roman"/>
                <w:color w:val="000000"/>
                <w:szCs w:val="24"/>
              </w:rPr>
              <w:t>Founding Team</w:t>
            </w:r>
          </w:p>
          <w:p w:rsidR="00A36614" w:rsidRPr="00D509FE" w:rsidRDefault="00A36614" w:rsidP="00A36614">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Development team</w:t>
            </w:r>
          </w:p>
          <w:p w:rsidR="00F976C8" w:rsidRPr="00D509FE" w:rsidRDefault="00A36614" w:rsidP="00A36614">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Consultant Team</w:t>
            </w:r>
          </w:p>
          <w:bookmarkEnd w:id="203"/>
          <w:bookmarkEnd w:id="204"/>
          <w:p w:rsidR="00F976C8" w:rsidRPr="00D509FE" w:rsidRDefault="00F976C8">
            <w:pPr>
              <w:ind w:firstLine="480"/>
              <w:jc w:val="center"/>
              <w:rPr>
                <w:rFonts w:ascii="Times New Roman" w:hAnsi="Times New Roman" w:cs="Times New Roman"/>
                <w:color w:val="000000"/>
                <w:szCs w:val="24"/>
              </w:rPr>
            </w:pPr>
          </w:p>
        </w:tc>
        <w:tc>
          <w:tcPr>
            <w:tcW w:w="4536" w:type="dxa"/>
          </w:tcPr>
          <w:p w:rsidR="00F976C8" w:rsidRPr="00D509FE" w:rsidRDefault="00A36614">
            <w:pPr>
              <w:ind w:firstLineChars="0" w:firstLine="0"/>
              <w:rPr>
                <w:rFonts w:ascii="Times New Roman" w:hAnsi="Times New Roman" w:cs="Times New Roman"/>
                <w:color w:val="000000"/>
                <w:szCs w:val="24"/>
              </w:rPr>
            </w:pPr>
            <w:r w:rsidRPr="00D509FE">
              <w:rPr>
                <w:rFonts w:ascii="Times New Roman" w:hAnsi="Times New Roman" w:cs="Times New Roman"/>
                <w:color w:val="000000"/>
                <w:szCs w:val="24"/>
              </w:rPr>
              <w:t>Reward</w:t>
            </w:r>
            <w:r w:rsidR="00DC33B3" w:rsidRPr="00D509FE">
              <w:rPr>
                <w:rFonts w:ascii="Times New Roman" w:hAnsi="Times New Roman" w:cs="Times New Roman"/>
                <w:color w:val="000000"/>
                <w:szCs w:val="24"/>
              </w:rPr>
              <w:t xml:space="preserve"> the relevant team</w:t>
            </w:r>
            <w:r w:rsidRPr="00D509FE">
              <w:rPr>
                <w:rFonts w:ascii="Times New Roman" w:hAnsi="Times New Roman" w:cs="Times New Roman"/>
                <w:color w:val="000000"/>
                <w:szCs w:val="24"/>
              </w:rPr>
              <w:t xml:space="preserve"> in the guessing chain construction, development process to make efforts and contributions, thanks to their</w:t>
            </w:r>
            <w:r w:rsidR="004A5000">
              <w:rPr>
                <w:rFonts w:ascii="Times New Roman" w:hAnsi="Times New Roman" w:cs="Times New Roman"/>
                <w:color w:val="000000"/>
                <w:szCs w:val="24"/>
              </w:rPr>
              <w:t xml:space="preserve"> </w:t>
            </w:r>
            <w:r w:rsidRPr="00D509FE">
              <w:rPr>
                <w:rFonts w:ascii="Times New Roman" w:hAnsi="Times New Roman" w:cs="Times New Roman"/>
                <w:color w:val="000000"/>
                <w:szCs w:val="24"/>
              </w:rPr>
              <w:t>human</w:t>
            </w:r>
            <w:r w:rsidR="004A5000">
              <w:rPr>
                <w:rFonts w:ascii="Times New Roman" w:hAnsi="Times New Roman" w:cs="Times New Roman"/>
                <w:color w:val="000000"/>
                <w:szCs w:val="24"/>
              </w:rPr>
              <w:t xml:space="preserve"> </w:t>
            </w:r>
            <w:r w:rsidRPr="00D509FE">
              <w:rPr>
                <w:rFonts w:ascii="Times New Roman" w:hAnsi="Times New Roman" w:cs="Times New Roman"/>
                <w:color w:val="000000"/>
                <w:szCs w:val="24"/>
              </w:rPr>
              <w:t>resources,</w:t>
            </w:r>
            <w:r w:rsidR="004A5000">
              <w:rPr>
                <w:rFonts w:ascii="Times New Roman" w:hAnsi="Times New Roman" w:cs="Times New Roman"/>
                <w:color w:val="000000"/>
                <w:szCs w:val="24"/>
              </w:rPr>
              <w:t xml:space="preserve"> </w:t>
            </w:r>
            <w:r w:rsidRPr="00D509FE">
              <w:rPr>
                <w:rFonts w:ascii="Times New Roman" w:hAnsi="Times New Roman" w:cs="Times New Roman"/>
                <w:color w:val="000000"/>
                <w:szCs w:val="24"/>
              </w:rPr>
              <w:t>technology development,</w:t>
            </w:r>
            <w:r w:rsidR="004A5000">
              <w:rPr>
                <w:rFonts w:ascii="Times New Roman" w:hAnsi="Times New Roman" w:cs="Times New Roman"/>
                <w:color w:val="000000"/>
                <w:szCs w:val="24"/>
              </w:rPr>
              <w:t xml:space="preserve"> </w:t>
            </w:r>
            <w:r w:rsidRPr="00D509FE">
              <w:rPr>
                <w:rFonts w:ascii="Times New Roman" w:hAnsi="Times New Roman" w:cs="Times New Roman"/>
                <w:color w:val="000000"/>
                <w:szCs w:val="24"/>
              </w:rPr>
              <w:t>community</w:t>
            </w:r>
            <w:r w:rsidR="004A5000">
              <w:rPr>
                <w:rFonts w:ascii="Times New Roman" w:hAnsi="Times New Roman" w:cs="Times New Roman"/>
                <w:color w:val="000000"/>
                <w:szCs w:val="24"/>
              </w:rPr>
              <w:t xml:space="preserve"> </w:t>
            </w:r>
            <w:r w:rsidRPr="00D509FE">
              <w:rPr>
                <w:rFonts w:ascii="Times New Roman" w:hAnsi="Times New Roman" w:cs="Times New Roman"/>
                <w:color w:val="000000"/>
                <w:szCs w:val="24"/>
              </w:rPr>
              <w:t>building, consulting and other forms of the project support. Tokens will be locked in the year, cannot be circulated, in the two years after the end of the lock on the monthly linear release.</w:t>
            </w:r>
          </w:p>
        </w:tc>
      </w:tr>
      <w:tr w:rsidR="00F976C8" w:rsidRPr="00D509FE" w:rsidTr="00D509FE">
        <w:tc>
          <w:tcPr>
            <w:tcW w:w="1271" w:type="dxa"/>
            <w:vAlign w:val="center"/>
          </w:tcPr>
          <w:p w:rsidR="00003457" w:rsidRPr="00D509FE" w:rsidRDefault="00003457">
            <w:pPr>
              <w:ind w:firstLineChars="0" w:firstLine="0"/>
              <w:jc w:val="center"/>
              <w:rPr>
                <w:rFonts w:ascii="Times New Roman" w:hAnsi="Times New Roman" w:cs="Times New Roman"/>
                <w:color w:val="000000"/>
                <w:szCs w:val="24"/>
              </w:rPr>
            </w:pPr>
            <w:bookmarkStart w:id="205" w:name="_Hlk517449451"/>
            <w:bookmarkEnd w:id="202"/>
            <w:r w:rsidRPr="00D509FE">
              <w:rPr>
                <w:rFonts w:ascii="Times New Roman" w:hAnsi="Times New Roman" w:cs="Times New Roman"/>
                <w:color w:val="000000"/>
                <w:szCs w:val="24"/>
              </w:rPr>
              <w:t>0.1 billion</w:t>
            </w:r>
          </w:p>
        </w:tc>
        <w:tc>
          <w:tcPr>
            <w:tcW w:w="1418" w:type="dxa"/>
            <w:vAlign w:val="center"/>
          </w:tcPr>
          <w:p w:rsidR="00F976C8" w:rsidRPr="00D509FE" w:rsidRDefault="0064279F">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10%</w:t>
            </w:r>
          </w:p>
        </w:tc>
        <w:tc>
          <w:tcPr>
            <w:tcW w:w="2268" w:type="dxa"/>
            <w:vAlign w:val="center"/>
          </w:tcPr>
          <w:p w:rsidR="00F848E5" w:rsidRPr="00D509FE" w:rsidRDefault="00F848E5" w:rsidP="00F848E5">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Market Promotion</w:t>
            </w:r>
          </w:p>
          <w:p w:rsidR="00F848E5" w:rsidRPr="00D509FE" w:rsidRDefault="00F848E5" w:rsidP="00F848E5">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 xml:space="preserve">Commercial </w:t>
            </w:r>
            <w:r w:rsidRPr="00D509FE">
              <w:rPr>
                <w:rFonts w:ascii="Times New Roman" w:hAnsi="Times New Roman" w:cs="Times New Roman"/>
                <w:color w:val="000000"/>
                <w:szCs w:val="24"/>
              </w:rPr>
              <w:lastRenderedPageBreak/>
              <w:t>distribution</w:t>
            </w:r>
          </w:p>
        </w:tc>
        <w:tc>
          <w:tcPr>
            <w:tcW w:w="4536" w:type="dxa"/>
          </w:tcPr>
          <w:p w:rsidR="00F976C8" w:rsidRPr="00D509FE" w:rsidRDefault="00F848E5">
            <w:pPr>
              <w:ind w:firstLineChars="0" w:firstLine="0"/>
              <w:rPr>
                <w:rFonts w:ascii="Times New Roman" w:hAnsi="Times New Roman" w:cs="Times New Roman"/>
                <w:color w:val="000000"/>
                <w:szCs w:val="24"/>
              </w:rPr>
            </w:pPr>
            <w:r w:rsidRPr="00D509FE">
              <w:rPr>
                <w:rFonts w:ascii="Times New Roman" w:hAnsi="Times New Roman" w:cs="Times New Roman"/>
                <w:color w:val="000000"/>
                <w:szCs w:val="24"/>
              </w:rPr>
              <w:lastRenderedPageBreak/>
              <w:t xml:space="preserve">In the search for resource integration, equity replacement, community support and other </w:t>
            </w:r>
            <w:r w:rsidRPr="00D509FE">
              <w:rPr>
                <w:rFonts w:ascii="Times New Roman" w:hAnsi="Times New Roman" w:cs="Times New Roman"/>
                <w:color w:val="000000"/>
                <w:szCs w:val="24"/>
              </w:rPr>
              <w:lastRenderedPageBreak/>
              <w:t>processes of business distribution, as well as to support the project promotion and platform to improve the communication required, including "drop" and so on.</w:t>
            </w:r>
          </w:p>
        </w:tc>
      </w:tr>
      <w:bookmarkEnd w:id="205"/>
      <w:tr w:rsidR="00F976C8" w:rsidRPr="00D509FE" w:rsidTr="00D509FE">
        <w:tc>
          <w:tcPr>
            <w:tcW w:w="1271" w:type="dxa"/>
            <w:vAlign w:val="center"/>
          </w:tcPr>
          <w:p w:rsidR="00F976C8" w:rsidRPr="00D509FE" w:rsidRDefault="00F976C8">
            <w:pPr>
              <w:ind w:firstLineChars="0" w:firstLine="0"/>
              <w:jc w:val="center"/>
              <w:rPr>
                <w:rFonts w:ascii="Times New Roman" w:hAnsi="Times New Roman" w:cs="Times New Roman"/>
                <w:color w:val="000000"/>
                <w:szCs w:val="24"/>
              </w:rPr>
            </w:pPr>
          </w:p>
          <w:p w:rsidR="00003457" w:rsidRPr="00D509FE" w:rsidRDefault="00003457">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0.1 billion</w:t>
            </w:r>
          </w:p>
        </w:tc>
        <w:tc>
          <w:tcPr>
            <w:tcW w:w="1418" w:type="dxa"/>
            <w:vAlign w:val="center"/>
          </w:tcPr>
          <w:p w:rsidR="00F976C8" w:rsidRPr="00D509FE" w:rsidRDefault="0064279F">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10%</w:t>
            </w:r>
          </w:p>
        </w:tc>
        <w:tc>
          <w:tcPr>
            <w:tcW w:w="2268" w:type="dxa"/>
            <w:vAlign w:val="center"/>
          </w:tcPr>
          <w:p w:rsidR="00F976C8" w:rsidRPr="00D509FE" w:rsidRDefault="00F848E5">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User Incentives</w:t>
            </w:r>
          </w:p>
        </w:tc>
        <w:tc>
          <w:tcPr>
            <w:tcW w:w="4536" w:type="dxa"/>
          </w:tcPr>
          <w:p w:rsidR="00F976C8" w:rsidRPr="00D509FE" w:rsidRDefault="00F848E5">
            <w:pPr>
              <w:ind w:firstLineChars="0" w:firstLine="0"/>
              <w:rPr>
                <w:rFonts w:ascii="Times New Roman" w:hAnsi="Times New Roman" w:cs="Times New Roman"/>
                <w:color w:val="000000"/>
                <w:szCs w:val="24"/>
              </w:rPr>
            </w:pPr>
            <w:r w:rsidRPr="00D509FE">
              <w:rPr>
                <w:rFonts w:ascii="Times New Roman" w:hAnsi="Times New Roman" w:cs="Times New Roman"/>
                <w:color w:val="000000"/>
                <w:szCs w:val="24"/>
              </w:rPr>
              <w:t xml:space="preserve">Each of the 100 FGC deals is rewarded with 1 </w:t>
            </w:r>
            <w:proofErr w:type="spellStart"/>
            <w:r w:rsidRPr="00D509FE">
              <w:rPr>
                <w:rFonts w:ascii="Times New Roman" w:hAnsi="Times New Roman" w:cs="Times New Roman"/>
                <w:color w:val="000000"/>
                <w:szCs w:val="24"/>
              </w:rPr>
              <w:t>fge</w:t>
            </w:r>
            <w:proofErr w:type="spellEnd"/>
            <w:r w:rsidRPr="00D509FE">
              <w:rPr>
                <w:rFonts w:ascii="Times New Roman" w:hAnsi="Times New Roman" w:cs="Times New Roman"/>
                <w:color w:val="000000"/>
                <w:szCs w:val="24"/>
              </w:rPr>
              <w:t>. It is of great significance for the platform of the quiz chain to be a continuous introduction of the user and the growing self.</w:t>
            </w:r>
          </w:p>
        </w:tc>
      </w:tr>
      <w:tr w:rsidR="00F976C8" w:rsidRPr="00D509FE" w:rsidTr="00D509FE">
        <w:tc>
          <w:tcPr>
            <w:tcW w:w="1271" w:type="dxa"/>
            <w:vAlign w:val="center"/>
          </w:tcPr>
          <w:p w:rsidR="00003457" w:rsidRPr="00D509FE" w:rsidRDefault="00003457">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50 million</w:t>
            </w:r>
          </w:p>
        </w:tc>
        <w:tc>
          <w:tcPr>
            <w:tcW w:w="1418" w:type="dxa"/>
            <w:vAlign w:val="center"/>
          </w:tcPr>
          <w:p w:rsidR="00F976C8" w:rsidRPr="00D509FE" w:rsidRDefault="0064279F">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5%</w:t>
            </w:r>
          </w:p>
        </w:tc>
        <w:tc>
          <w:tcPr>
            <w:tcW w:w="2268" w:type="dxa"/>
            <w:vAlign w:val="center"/>
          </w:tcPr>
          <w:p w:rsidR="00F976C8" w:rsidRPr="00D509FE" w:rsidRDefault="00F848E5">
            <w:pPr>
              <w:ind w:firstLineChars="0" w:firstLine="0"/>
              <w:jc w:val="center"/>
              <w:rPr>
                <w:rFonts w:ascii="Times New Roman" w:hAnsi="Times New Roman" w:cs="Times New Roman"/>
                <w:color w:val="000000"/>
                <w:szCs w:val="24"/>
              </w:rPr>
            </w:pPr>
            <w:r w:rsidRPr="00D509FE">
              <w:rPr>
                <w:rFonts w:ascii="Times New Roman" w:hAnsi="Times New Roman" w:cs="Times New Roman"/>
                <w:color w:val="000000"/>
                <w:szCs w:val="24"/>
              </w:rPr>
              <w:t>Foundation operation</w:t>
            </w:r>
          </w:p>
        </w:tc>
        <w:tc>
          <w:tcPr>
            <w:tcW w:w="4536" w:type="dxa"/>
          </w:tcPr>
          <w:p w:rsidR="00F976C8" w:rsidRPr="00D509FE" w:rsidRDefault="00F848E5">
            <w:pPr>
              <w:ind w:firstLine="480"/>
              <w:rPr>
                <w:rFonts w:ascii="Times New Roman" w:hAnsi="Times New Roman" w:cs="Times New Roman"/>
                <w:color w:val="000000"/>
                <w:szCs w:val="24"/>
              </w:rPr>
            </w:pPr>
            <w:r w:rsidRPr="00D509FE">
              <w:rPr>
                <w:rFonts w:ascii="Times New Roman" w:hAnsi="Times New Roman" w:cs="Times New Roman"/>
                <w:color w:val="000000"/>
                <w:szCs w:val="24"/>
              </w:rPr>
              <w:t>The foundation has long been responsible for the management of the platform in Development, construction and development, as well as the related affairs of open source community projects. This section is used for long-term foundation operations.</w:t>
            </w:r>
          </w:p>
        </w:tc>
      </w:tr>
    </w:tbl>
    <w:p w:rsidR="00F976C8" w:rsidRPr="00D509FE" w:rsidRDefault="00B55C21">
      <w:pPr>
        <w:pStyle w:val="Heading2"/>
        <w:rPr>
          <w:rFonts w:ascii="Times New Roman" w:hAnsi="Times New Roman"/>
        </w:rPr>
      </w:pPr>
      <w:bookmarkStart w:id="206" w:name="_Toc517449812"/>
      <w:r w:rsidRPr="00D509FE">
        <w:rPr>
          <w:rFonts w:ascii="Times New Roman" w:hAnsi="Times New Roman"/>
        </w:rPr>
        <w:t>FGE Token Sales Program</w:t>
      </w:r>
      <w:bookmarkEnd w:id="206"/>
    </w:p>
    <w:p w:rsidR="00F976C8" w:rsidRPr="00D509FE" w:rsidRDefault="004B0460">
      <w:pPr>
        <w:ind w:firstLine="480"/>
        <w:rPr>
          <w:rFonts w:ascii="Times New Roman" w:hAnsi="Times New Roman" w:cs="Times New Roman"/>
          <w:color w:val="000000"/>
          <w:szCs w:val="24"/>
        </w:rPr>
      </w:pPr>
      <w:bookmarkStart w:id="207" w:name="OLE_LINK135"/>
      <w:r w:rsidRPr="00D509FE">
        <w:rPr>
          <w:rFonts w:ascii="Times New Roman" w:hAnsi="Times New Roman" w:cs="Times New Roman"/>
          <w:color w:val="000000"/>
          <w:szCs w:val="24"/>
        </w:rPr>
        <w:t xml:space="preserve">The FGE </w:t>
      </w:r>
      <w:r w:rsidR="00B55C21" w:rsidRPr="00D509FE">
        <w:rPr>
          <w:rFonts w:ascii="Times New Roman" w:hAnsi="Times New Roman" w:cs="Times New Roman"/>
          <w:color w:val="000000"/>
          <w:szCs w:val="24"/>
        </w:rPr>
        <w:t>T</w:t>
      </w:r>
      <w:r w:rsidRPr="00D509FE">
        <w:rPr>
          <w:rFonts w:ascii="Times New Roman" w:hAnsi="Times New Roman" w:cs="Times New Roman"/>
          <w:color w:val="000000"/>
          <w:szCs w:val="24"/>
        </w:rPr>
        <w:t>oken will be sold in strict accordance with the laws and regulations of the world and in the appropriate manner for the right people. FGE token A constant distribution of 1 billion, of which 50% is 500 million for external sale.</w:t>
      </w:r>
    </w:p>
    <w:tbl>
      <w:tblPr>
        <w:tblStyle w:val="TableGrid"/>
        <w:tblW w:w="7538" w:type="dxa"/>
        <w:tblLayout w:type="fixed"/>
        <w:tblLook w:val="04A0" w:firstRow="1" w:lastRow="0" w:firstColumn="1" w:lastColumn="0" w:noHBand="0" w:noVBand="1"/>
      </w:tblPr>
      <w:tblGrid>
        <w:gridCol w:w="1704"/>
        <w:gridCol w:w="1954"/>
        <w:gridCol w:w="1820"/>
        <w:gridCol w:w="2060"/>
      </w:tblGrid>
      <w:tr w:rsidR="00F976C8" w:rsidRPr="00D509FE">
        <w:tc>
          <w:tcPr>
            <w:tcW w:w="1704" w:type="dxa"/>
          </w:tcPr>
          <w:p w:rsidR="00F976C8" w:rsidRPr="00D509FE" w:rsidRDefault="00F976C8">
            <w:pPr>
              <w:ind w:firstLine="480"/>
              <w:rPr>
                <w:rFonts w:ascii="Times New Roman" w:hAnsi="Times New Roman" w:cs="Times New Roman"/>
                <w:color w:val="000000"/>
                <w:szCs w:val="24"/>
              </w:rPr>
            </w:pPr>
            <w:bookmarkStart w:id="208" w:name="_Hlk517449556"/>
            <w:bookmarkEnd w:id="207"/>
          </w:p>
        </w:tc>
        <w:tc>
          <w:tcPr>
            <w:tcW w:w="1954" w:type="dxa"/>
          </w:tcPr>
          <w:p w:rsidR="00F848E5" w:rsidRPr="00D509FE" w:rsidRDefault="00F848E5" w:rsidP="00D509FE">
            <w:pPr>
              <w:ind w:leftChars="100" w:left="480" w:hangingChars="100" w:hanging="240"/>
              <w:rPr>
                <w:rFonts w:ascii="Times New Roman" w:hAnsi="Times New Roman" w:cs="Times New Roman"/>
                <w:color w:val="000000"/>
                <w:szCs w:val="24"/>
              </w:rPr>
            </w:pPr>
            <w:r w:rsidRPr="00D509FE">
              <w:rPr>
                <w:rFonts w:ascii="Times New Roman" w:hAnsi="Times New Roman" w:cs="Times New Roman"/>
                <w:color w:val="000000"/>
                <w:szCs w:val="24"/>
              </w:rPr>
              <w:t>Cornerstone phase</w:t>
            </w:r>
          </w:p>
        </w:tc>
        <w:tc>
          <w:tcPr>
            <w:tcW w:w="1820" w:type="dxa"/>
          </w:tcPr>
          <w:p w:rsidR="00F848E5" w:rsidRPr="00D509FE" w:rsidRDefault="00F848E5">
            <w:pPr>
              <w:ind w:firstLine="480"/>
              <w:rPr>
                <w:rFonts w:ascii="Times New Roman" w:hAnsi="Times New Roman" w:cs="Times New Roman"/>
                <w:color w:val="000000"/>
                <w:szCs w:val="24"/>
              </w:rPr>
            </w:pPr>
            <w:r w:rsidRPr="00D509FE">
              <w:rPr>
                <w:rFonts w:ascii="Times New Roman" w:hAnsi="Times New Roman" w:cs="Times New Roman"/>
                <w:color w:val="000000"/>
                <w:szCs w:val="24"/>
              </w:rPr>
              <w:t>Private placement phase</w:t>
            </w:r>
          </w:p>
        </w:tc>
        <w:tc>
          <w:tcPr>
            <w:tcW w:w="2060" w:type="dxa"/>
          </w:tcPr>
          <w:p w:rsidR="00F848E5" w:rsidRPr="00D509FE" w:rsidRDefault="00F848E5">
            <w:pPr>
              <w:ind w:firstLine="480"/>
              <w:rPr>
                <w:rFonts w:ascii="Times New Roman" w:hAnsi="Times New Roman" w:cs="Times New Roman"/>
                <w:color w:val="000000"/>
                <w:szCs w:val="24"/>
              </w:rPr>
            </w:pPr>
            <w:r w:rsidRPr="00D509FE">
              <w:rPr>
                <w:rFonts w:ascii="Times New Roman" w:hAnsi="Times New Roman" w:cs="Times New Roman"/>
                <w:color w:val="000000"/>
                <w:szCs w:val="24"/>
              </w:rPr>
              <w:t>Public phase</w:t>
            </w:r>
          </w:p>
        </w:tc>
      </w:tr>
      <w:bookmarkEnd w:id="208"/>
      <w:tr w:rsidR="00F976C8" w:rsidRPr="00D509FE">
        <w:tc>
          <w:tcPr>
            <w:tcW w:w="1704" w:type="dxa"/>
          </w:tcPr>
          <w:p w:rsidR="00F976C8" w:rsidRPr="00D509FE" w:rsidRDefault="0064279F">
            <w:pPr>
              <w:ind w:firstLineChars="0" w:firstLine="0"/>
              <w:rPr>
                <w:rFonts w:ascii="Times New Roman" w:hAnsi="Times New Roman" w:cs="Times New Roman"/>
                <w:color w:val="000000"/>
                <w:szCs w:val="24"/>
              </w:rPr>
            </w:pPr>
            <w:r w:rsidRPr="00D509FE">
              <w:rPr>
                <w:rFonts w:ascii="Times New Roman" w:hAnsi="Times New Roman" w:cs="Times New Roman"/>
                <w:color w:val="000000"/>
                <w:szCs w:val="24"/>
              </w:rPr>
              <w:t>FGE Token</w:t>
            </w:r>
          </w:p>
        </w:tc>
        <w:tc>
          <w:tcPr>
            <w:tcW w:w="1954" w:type="dxa"/>
          </w:tcPr>
          <w:p w:rsidR="00F976C8" w:rsidRPr="00D509FE" w:rsidRDefault="00F976C8">
            <w:pPr>
              <w:ind w:firstLine="480"/>
              <w:rPr>
                <w:rFonts w:ascii="Times New Roman" w:hAnsi="Times New Roman" w:cs="Times New Roman"/>
                <w:color w:val="000000"/>
                <w:szCs w:val="24"/>
              </w:rPr>
            </w:pPr>
          </w:p>
        </w:tc>
        <w:tc>
          <w:tcPr>
            <w:tcW w:w="1820" w:type="dxa"/>
          </w:tcPr>
          <w:p w:rsidR="00F976C8" w:rsidRPr="00D509FE" w:rsidRDefault="00F976C8">
            <w:pPr>
              <w:ind w:firstLine="480"/>
              <w:rPr>
                <w:rFonts w:ascii="Times New Roman" w:hAnsi="Times New Roman" w:cs="Times New Roman"/>
                <w:color w:val="000000"/>
                <w:szCs w:val="24"/>
              </w:rPr>
            </w:pPr>
          </w:p>
        </w:tc>
        <w:tc>
          <w:tcPr>
            <w:tcW w:w="2060" w:type="dxa"/>
          </w:tcPr>
          <w:p w:rsidR="00F976C8" w:rsidRPr="00D509FE" w:rsidRDefault="00F976C8">
            <w:pPr>
              <w:ind w:firstLine="480"/>
              <w:rPr>
                <w:rFonts w:ascii="Times New Roman" w:hAnsi="Times New Roman" w:cs="Times New Roman"/>
                <w:color w:val="000000"/>
                <w:szCs w:val="24"/>
              </w:rPr>
            </w:pPr>
          </w:p>
        </w:tc>
      </w:tr>
      <w:tr w:rsidR="00F976C8" w:rsidRPr="00D509FE">
        <w:tc>
          <w:tcPr>
            <w:tcW w:w="1704" w:type="dxa"/>
          </w:tcPr>
          <w:p w:rsidR="00F976C8" w:rsidRPr="00D509FE" w:rsidRDefault="00F848E5">
            <w:pPr>
              <w:ind w:firstLine="480"/>
              <w:rPr>
                <w:rFonts w:ascii="Times New Roman" w:hAnsi="Times New Roman" w:cs="Times New Roman"/>
                <w:color w:val="000000"/>
                <w:szCs w:val="24"/>
              </w:rPr>
            </w:pPr>
            <w:r w:rsidRPr="00D509FE">
              <w:rPr>
                <w:rFonts w:ascii="Times New Roman" w:hAnsi="Times New Roman" w:cs="Times New Roman"/>
                <w:color w:val="000000"/>
                <w:szCs w:val="24"/>
              </w:rPr>
              <w:t>Time</w:t>
            </w:r>
          </w:p>
        </w:tc>
        <w:tc>
          <w:tcPr>
            <w:tcW w:w="1954" w:type="dxa"/>
          </w:tcPr>
          <w:p w:rsidR="00F976C8" w:rsidRPr="00D509FE" w:rsidRDefault="00F976C8">
            <w:pPr>
              <w:ind w:firstLine="480"/>
              <w:rPr>
                <w:rFonts w:ascii="Times New Roman" w:hAnsi="Times New Roman" w:cs="Times New Roman"/>
                <w:color w:val="000000"/>
                <w:szCs w:val="24"/>
              </w:rPr>
            </w:pPr>
          </w:p>
        </w:tc>
        <w:tc>
          <w:tcPr>
            <w:tcW w:w="1820" w:type="dxa"/>
          </w:tcPr>
          <w:p w:rsidR="00F976C8" w:rsidRPr="00D509FE" w:rsidRDefault="00F976C8">
            <w:pPr>
              <w:ind w:firstLine="480"/>
              <w:rPr>
                <w:rFonts w:ascii="Times New Roman" w:hAnsi="Times New Roman" w:cs="Times New Roman"/>
                <w:color w:val="000000"/>
                <w:szCs w:val="24"/>
              </w:rPr>
            </w:pPr>
          </w:p>
        </w:tc>
        <w:tc>
          <w:tcPr>
            <w:tcW w:w="2060" w:type="dxa"/>
          </w:tcPr>
          <w:p w:rsidR="00F976C8" w:rsidRPr="00D509FE" w:rsidRDefault="00F976C8">
            <w:pPr>
              <w:ind w:firstLine="480"/>
              <w:rPr>
                <w:rFonts w:ascii="Times New Roman" w:hAnsi="Times New Roman" w:cs="Times New Roman"/>
                <w:color w:val="000000"/>
                <w:szCs w:val="24"/>
              </w:rPr>
            </w:pPr>
          </w:p>
        </w:tc>
      </w:tr>
      <w:tr w:rsidR="00F976C8" w:rsidRPr="00D509FE">
        <w:tc>
          <w:tcPr>
            <w:tcW w:w="1704" w:type="dxa"/>
          </w:tcPr>
          <w:p w:rsidR="00F976C8" w:rsidRPr="00D509FE" w:rsidRDefault="0064279F">
            <w:pPr>
              <w:ind w:firstLine="480"/>
              <w:rPr>
                <w:rFonts w:ascii="Times New Roman" w:hAnsi="Times New Roman" w:cs="Times New Roman"/>
                <w:color w:val="000000"/>
                <w:szCs w:val="24"/>
              </w:rPr>
            </w:pPr>
            <w:r w:rsidRPr="00D509FE">
              <w:rPr>
                <w:rFonts w:ascii="Times New Roman" w:hAnsi="Times New Roman" w:cs="Times New Roman"/>
                <w:color w:val="000000"/>
                <w:szCs w:val="24"/>
              </w:rPr>
              <w:t>ETH</w:t>
            </w:r>
          </w:p>
        </w:tc>
        <w:tc>
          <w:tcPr>
            <w:tcW w:w="1954" w:type="dxa"/>
          </w:tcPr>
          <w:p w:rsidR="00F976C8" w:rsidRPr="00D509FE" w:rsidRDefault="00F976C8">
            <w:pPr>
              <w:ind w:firstLine="480"/>
              <w:rPr>
                <w:rFonts w:ascii="Times New Roman" w:hAnsi="Times New Roman" w:cs="Times New Roman"/>
                <w:color w:val="000000"/>
                <w:szCs w:val="24"/>
              </w:rPr>
            </w:pPr>
          </w:p>
        </w:tc>
        <w:tc>
          <w:tcPr>
            <w:tcW w:w="1820" w:type="dxa"/>
          </w:tcPr>
          <w:p w:rsidR="00F976C8" w:rsidRPr="00D509FE" w:rsidRDefault="00F976C8">
            <w:pPr>
              <w:ind w:firstLine="480"/>
              <w:rPr>
                <w:rFonts w:ascii="Times New Roman" w:hAnsi="Times New Roman" w:cs="Times New Roman"/>
                <w:color w:val="000000"/>
                <w:szCs w:val="24"/>
              </w:rPr>
            </w:pPr>
          </w:p>
        </w:tc>
        <w:tc>
          <w:tcPr>
            <w:tcW w:w="2060" w:type="dxa"/>
          </w:tcPr>
          <w:p w:rsidR="00F976C8" w:rsidRPr="00D509FE" w:rsidRDefault="00F976C8">
            <w:pPr>
              <w:ind w:firstLine="480"/>
              <w:rPr>
                <w:rFonts w:ascii="Times New Roman" w:hAnsi="Times New Roman" w:cs="Times New Roman"/>
                <w:color w:val="000000"/>
                <w:szCs w:val="24"/>
              </w:rPr>
            </w:pPr>
          </w:p>
        </w:tc>
      </w:tr>
    </w:tbl>
    <w:p w:rsidR="00F976C8" w:rsidRPr="00D509FE" w:rsidRDefault="00F976C8">
      <w:pPr>
        <w:ind w:firstLine="480"/>
        <w:rPr>
          <w:rFonts w:ascii="Times New Roman" w:hAnsi="Times New Roman" w:cs="Times New Roman"/>
          <w:color w:val="000000"/>
          <w:szCs w:val="24"/>
        </w:rPr>
      </w:pPr>
    </w:p>
    <w:p w:rsidR="00F976C8" w:rsidRPr="00D509FE" w:rsidRDefault="00F976C8">
      <w:pPr>
        <w:ind w:firstLine="480"/>
        <w:rPr>
          <w:rFonts w:ascii="Times New Roman" w:hAnsi="Times New Roman" w:cs="Times New Roman"/>
          <w:color w:val="000000"/>
          <w:szCs w:val="24"/>
        </w:rPr>
      </w:pPr>
    </w:p>
    <w:p w:rsidR="00F976C8" w:rsidRPr="00D509FE" w:rsidRDefault="00F976C8">
      <w:pPr>
        <w:ind w:firstLine="480"/>
        <w:rPr>
          <w:rFonts w:ascii="Times New Roman" w:hAnsi="Times New Roman" w:cs="Times New Roman"/>
          <w:color w:val="000000"/>
          <w:szCs w:val="24"/>
        </w:rPr>
      </w:pPr>
    </w:p>
    <w:p w:rsidR="00F976C8" w:rsidRPr="00D509FE" w:rsidRDefault="00F976C8">
      <w:pPr>
        <w:ind w:firstLine="480"/>
        <w:rPr>
          <w:rFonts w:ascii="Times New Roman" w:hAnsi="Times New Roman" w:cs="Times New Roman"/>
          <w:color w:val="000000"/>
          <w:szCs w:val="24"/>
        </w:rPr>
      </w:pPr>
    </w:p>
    <w:p w:rsidR="00F976C8" w:rsidRPr="00D509FE" w:rsidRDefault="00F976C8">
      <w:pPr>
        <w:ind w:firstLine="480"/>
        <w:rPr>
          <w:rFonts w:ascii="Times New Roman" w:hAnsi="Times New Roman" w:cs="Times New Roman"/>
          <w:color w:val="000000"/>
          <w:szCs w:val="24"/>
        </w:rPr>
      </w:pPr>
    </w:p>
    <w:p w:rsidR="00F976C8" w:rsidRPr="00D509FE" w:rsidRDefault="00F976C8">
      <w:pPr>
        <w:ind w:firstLine="480"/>
        <w:rPr>
          <w:rFonts w:ascii="Times New Roman" w:hAnsi="Times New Roman" w:cs="Times New Roman"/>
          <w:color w:val="000000"/>
          <w:szCs w:val="24"/>
        </w:rPr>
      </w:pPr>
    </w:p>
    <w:p w:rsidR="00F976C8" w:rsidRPr="00D509FE" w:rsidRDefault="00F976C8">
      <w:pPr>
        <w:ind w:firstLine="480"/>
        <w:rPr>
          <w:rFonts w:ascii="Times New Roman" w:hAnsi="Times New Roman" w:cs="Times New Roman"/>
          <w:color w:val="000000"/>
          <w:szCs w:val="24"/>
        </w:rPr>
      </w:pPr>
    </w:p>
    <w:p w:rsidR="00F976C8" w:rsidRPr="00D509FE" w:rsidRDefault="00F976C8">
      <w:pPr>
        <w:ind w:firstLine="480"/>
        <w:rPr>
          <w:rFonts w:ascii="Times New Roman" w:hAnsi="Times New Roman" w:cs="Times New Roman"/>
          <w:color w:val="000000"/>
          <w:szCs w:val="24"/>
        </w:rPr>
      </w:pPr>
    </w:p>
    <w:p w:rsidR="00F976C8" w:rsidRPr="00D509FE" w:rsidRDefault="00F976C8">
      <w:pPr>
        <w:ind w:firstLine="480"/>
        <w:rPr>
          <w:rFonts w:ascii="Times New Roman" w:hAnsi="Times New Roman" w:cs="Times New Roman"/>
          <w:color w:val="000000"/>
          <w:szCs w:val="24"/>
        </w:rPr>
      </w:pPr>
    </w:p>
    <w:p w:rsidR="00F976C8" w:rsidRPr="00D509FE" w:rsidRDefault="00F976C8">
      <w:pPr>
        <w:ind w:firstLine="480"/>
        <w:rPr>
          <w:rFonts w:ascii="Times New Roman" w:hAnsi="Times New Roman" w:cs="Times New Roman"/>
          <w:color w:val="000000"/>
          <w:szCs w:val="24"/>
        </w:rPr>
      </w:pPr>
    </w:p>
    <w:p w:rsidR="00F976C8" w:rsidRPr="00D509FE" w:rsidRDefault="00F976C8">
      <w:pPr>
        <w:ind w:firstLine="480"/>
        <w:rPr>
          <w:rFonts w:ascii="Times New Roman" w:hAnsi="Times New Roman" w:cs="Times New Roman"/>
          <w:color w:val="000000"/>
          <w:szCs w:val="24"/>
        </w:rPr>
      </w:pPr>
    </w:p>
    <w:p w:rsidR="00F976C8" w:rsidRPr="00D509FE" w:rsidRDefault="00F976C8">
      <w:pPr>
        <w:ind w:firstLine="480"/>
        <w:rPr>
          <w:rFonts w:ascii="Times New Roman" w:hAnsi="Times New Roman" w:cs="Times New Roman"/>
          <w:color w:val="000000"/>
          <w:szCs w:val="24"/>
        </w:rPr>
      </w:pPr>
    </w:p>
    <w:p w:rsidR="00F976C8" w:rsidRPr="00D509FE" w:rsidRDefault="00F976C8">
      <w:pPr>
        <w:ind w:firstLineChars="0" w:firstLine="0"/>
        <w:rPr>
          <w:rFonts w:ascii="Times New Roman" w:hAnsi="Times New Roman" w:cs="Times New Roman"/>
          <w:color w:val="000000"/>
          <w:szCs w:val="24"/>
        </w:rPr>
      </w:pPr>
    </w:p>
    <w:p w:rsidR="00F976C8" w:rsidRPr="00D509FE" w:rsidRDefault="00B55C21" w:rsidP="00D509FE">
      <w:pPr>
        <w:pStyle w:val="Heading1"/>
        <w:numPr>
          <w:ilvl w:val="0"/>
          <w:numId w:val="0"/>
        </w:numPr>
        <w:jc w:val="both"/>
        <w:rPr>
          <w:rFonts w:ascii="Times New Roman" w:hAnsi="Times New Roman" w:cs="Times New Roman"/>
          <w:color w:val="000000"/>
          <w:szCs w:val="24"/>
        </w:rPr>
      </w:pPr>
      <w:bookmarkStart w:id="209" w:name="_Toc517449813"/>
      <w:r w:rsidRPr="00D509FE">
        <w:rPr>
          <w:rFonts w:ascii="Times New Roman" w:hAnsi="Times New Roman" w:cs="Times New Roman"/>
          <w:color w:val="000000"/>
          <w:szCs w:val="24"/>
        </w:rPr>
        <w:t xml:space="preserve">Chapter 6 </w:t>
      </w:r>
      <w:r w:rsidR="000626B2">
        <w:rPr>
          <w:rFonts w:ascii="Times New Roman" w:hAnsi="Times New Roman" w:cs="Times New Roman"/>
          <w:color w:val="000000"/>
          <w:szCs w:val="24"/>
        </w:rPr>
        <w:t>Fair guessing chain</w:t>
      </w:r>
      <w:r w:rsidRPr="00D509FE">
        <w:rPr>
          <w:rFonts w:ascii="Times New Roman" w:hAnsi="Times New Roman" w:cs="Times New Roman"/>
          <w:color w:val="000000"/>
          <w:szCs w:val="24"/>
        </w:rPr>
        <w:t xml:space="preserve"> Core </w:t>
      </w:r>
      <w:r w:rsidR="00B25AB2" w:rsidRPr="00D509FE">
        <w:rPr>
          <w:rFonts w:ascii="Times New Roman" w:hAnsi="Times New Roman" w:cs="Times New Roman"/>
          <w:color w:val="000000"/>
          <w:szCs w:val="24"/>
        </w:rPr>
        <w:t>F</w:t>
      </w:r>
      <w:r w:rsidRPr="00D509FE">
        <w:rPr>
          <w:rFonts w:ascii="Times New Roman" w:hAnsi="Times New Roman" w:cs="Times New Roman"/>
          <w:color w:val="000000"/>
          <w:szCs w:val="24"/>
        </w:rPr>
        <w:t xml:space="preserve">ounding </w:t>
      </w:r>
      <w:r w:rsidR="00B25AB2" w:rsidRPr="00D509FE">
        <w:rPr>
          <w:rFonts w:ascii="Times New Roman" w:hAnsi="Times New Roman" w:cs="Times New Roman"/>
          <w:color w:val="000000"/>
          <w:szCs w:val="24"/>
        </w:rPr>
        <w:t>T</w:t>
      </w:r>
      <w:r w:rsidRPr="00D509FE">
        <w:rPr>
          <w:rFonts w:ascii="Times New Roman" w:hAnsi="Times New Roman" w:cs="Times New Roman"/>
          <w:color w:val="000000"/>
          <w:szCs w:val="24"/>
        </w:rPr>
        <w:t xml:space="preserve">eam and </w:t>
      </w:r>
      <w:r w:rsidR="00B25AB2" w:rsidRPr="00D509FE">
        <w:rPr>
          <w:rFonts w:ascii="Times New Roman" w:hAnsi="Times New Roman" w:cs="Times New Roman"/>
          <w:color w:val="000000"/>
          <w:szCs w:val="24"/>
        </w:rPr>
        <w:t>C</w:t>
      </w:r>
      <w:r w:rsidRPr="00D509FE">
        <w:rPr>
          <w:rFonts w:ascii="Times New Roman" w:hAnsi="Times New Roman" w:cs="Times New Roman"/>
          <w:color w:val="000000"/>
          <w:szCs w:val="24"/>
        </w:rPr>
        <w:t>onsultants</w:t>
      </w:r>
      <w:bookmarkEnd w:id="209"/>
    </w:p>
    <w:p w:rsidR="00F976C8" w:rsidRPr="00D509FE" w:rsidRDefault="00F976C8">
      <w:pPr>
        <w:pStyle w:val="ListParagraph"/>
        <w:keepNext/>
        <w:keepLines/>
        <w:numPr>
          <w:ilvl w:val="0"/>
          <w:numId w:val="2"/>
        </w:numPr>
        <w:ind w:firstLineChars="0"/>
        <w:contextualSpacing w:val="0"/>
        <w:jc w:val="left"/>
        <w:outlineLvl w:val="1"/>
        <w:rPr>
          <w:rFonts w:ascii="Times New Roman" w:hAnsi="Times New Roman" w:cs="Times New Roman"/>
          <w:b/>
          <w:vanish/>
          <w:color w:val="000000"/>
          <w:sz w:val="28"/>
          <w:szCs w:val="24"/>
        </w:rPr>
      </w:pPr>
      <w:bookmarkStart w:id="210" w:name="_Toc19629"/>
      <w:bookmarkStart w:id="211" w:name="_Toc5425"/>
      <w:bookmarkStart w:id="212" w:name="_Toc517449694"/>
      <w:bookmarkStart w:id="213" w:name="_Toc517449814"/>
      <w:bookmarkEnd w:id="210"/>
      <w:bookmarkEnd w:id="211"/>
      <w:bookmarkEnd w:id="212"/>
      <w:bookmarkEnd w:id="213"/>
    </w:p>
    <w:p w:rsidR="00B25AB2" w:rsidRPr="00D509FE" w:rsidRDefault="000626B2" w:rsidP="00D509FE">
      <w:pPr>
        <w:pStyle w:val="Heading2"/>
        <w:rPr>
          <w:rFonts w:ascii="Times New Roman" w:hAnsi="Times New Roman"/>
        </w:rPr>
      </w:pPr>
      <w:bookmarkStart w:id="214" w:name="_Toc517449815"/>
      <w:r>
        <w:rPr>
          <w:rFonts w:ascii="Times New Roman" w:hAnsi="Times New Roman"/>
        </w:rPr>
        <w:t>Fair guessing chain</w:t>
      </w:r>
      <w:r w:rsidR="00B25AB2" w:rsidRPr="00D509FE">
        <w:rPr>
          <w:rFonts w:ascii="Times New Roman" w:hAnsi="Times New Roman"/>
        </w:rPr>
        <w:t xml:space="preserve"> Core Founding Team</w:t>
      </w:r>
      <w:bookmarkEnd w:id="214"/>
    </w:p>
    <w:p w:rsidR="00B25AB2" w:rsidRPr="00D509FE" w:rsidRDefault="00D509FE">
      <w:pPr>
        <w:ind w:firstLineChars="0" w:firstLine="0"/>
        <w:rPr>
          <w:rFonts w:ascii="Times New Roman" w:hAnsi="Times New Roman" w:cs="Times New Roman"/>
        </w:rPr>
      </w:pPr>
      <w:r w:rsidRPr="00D509FE">
        <w:rPr>
          <w:rFonts w:ascii="Times New Roman" w:hAnsi="Times New Roman" w:cs="Times New Roman"/>
          <w:noProof/>
        </w:rPr>
        <mc:AlternateContent>
          <mc:Choice Requires="wps">
            <w:drawing>
              <wp:anchor distT="0" distB="0" distL="0" distR="0" simplePos="0" relativeHeight="251662336" behindDoc="0" locked="0" layoutInCell="1" allowOverlap="1" wp14:editId="0C7C9A6D">
                <wp:simplePos x="0" y="0"/>
                <wp:positionH relativeFrom="page">
                  <wp:posOffset>2805113</wp:posOffset>
                </wp:positionH>
                <wp:positionV relativeFrom="paragraph">
                  <wp:posOffset>211455</wp:posOffset>
                </wp:positionV>
                <wp:extent cx="4457700" cy="3200400"/>
                <wp:effectExtent l="0" t="0" r="19050" b="19050"/>
                <wp:wrapNone/>
                <wp:docPr id="1047" name="现任丰利金服首席技术官…"/>
                <wp:cNvGraphicFramePr/>
                <a:graphic xmlns:a="http://schemas.openxmlformats.org/drawingml/2006/main">
                  <a:graphicData uri="http://schemas.microsoft.com/office/word/2010/wordprocessingShape">
                    <wps:wsp>
                      <wps:cNvSpPr/>
                      <wps:spPr>
                        <a:xfrm>
                          <a:off x="0" y="0"/>
                          <a:ext cx="4457700" cy="3200400"/>
                        </a:xfrm>
                        <a:prstGeom prst="rect">
                          <a:avLst/>
                        </a:prstGeom>
                        <a:ln w="12700" cap="flat" cmpd="sng">
                          <a:solidFill>
                            <a:srgbClr val="000000"/>
                          </a:solidFill>
                          <a:prstDash val="solid"/>
                          <a:miter/>
                        </a:ln>
                      </wps:spPr>
                      <wps:txbx>
                        <w:txbxContent>
                          <w:p w:rsidR="005A0FA7" w:rsidRPr="00AE7F60" w:rsidRDefault="005A0FA7" w:rsidP="00B25AB2">
                            <w:pPr>
                              <w:numPr>
                                <w:ilvl w:val="255"/>
                                <w:numId w:val="0"/>
                              </w:numPr>
                              <w:spacing w:line="400" w:lineRule="exact"/>
                              <w:jc w:val="left"/>
                              <w:rPr>
                                <w:rFonts w:ascii="Times New Roman" w:hAnsi="Times New Roman" w:cs="Times New Roman"/>
                                <w:szCs w:val="24"/>
                              </w:rPr>
                            </w:pPr>
                            <w:r w:rsidRPr="00AE7F60">
                              <w:rPr>
                                <w:rFonts w:ascii="Times New Roman" w:hAnsi="Times New Roman" w:cs="Times New Roman"/>
                                <w:szCs w:val="24"/>
                              </w:rPr>
                              <w:t>Big data technology expert, Internet financial insurance product specialist</w:t>
                            </w:r>
                          </w:p>
                          <w:p w:rsidR="005A0FA7" w:rsidRPr="00AE7F60" w:rsidRDefault="005A0FA7" w:rsidP="00B25AB2">
                            <w:pPr>
                              <w:numPr>
                                <w:ilvl w:val="255"/>
                                <w:numId w:val="0"/>
                              </w:numPr>
                              <w:spacing w:line="400" w:lineRule="exact"/>
                              <w:jc w:val="left"/>
                              <w:rPr>
                                <w:rFonts w:ascii="Times New Roman" w:hAnsi="Times New Roman" w:cs="Times New Roman"/>
                                <w:szCs w:val="24"/>
                              </w:rPr>
                            </w:pPr>
                            <w:r w:rsidRPr="00AE7F60">
                              <w:rPr>
                                <w:rFonts w:ascii="Times New Roman" w:hAnsi="Times New Roman" w:cs="Times New Roman"/>
                                <w:szCs w:val="24"/>
                              </w:rPr>
                              <w:t xml:space="preserve">With over 20 years of experience in the information industry and 15 years of experience in the financial and insurance industry </w:t>
                            </w:r>
                          </w:p>
                          <w:p w:rsidR="005A0FA7" w:rsidRPr="00AE7F60" w:rsidRDefault="005A0FA7" w:rsidP="00B25AB2">
                            <w:pPr>
                              <w:numPr>
                                <w:ilvl w:val="255"/>
                                <w:numId w:val="0"/>
                              </w:numPr>
                              <w:spacing w:line="400" w:lineRule="exact"/>
                              <w:jc w:val="left"/>
                              <w:rPr>
                                <w:rFonts w:ascii="Times New Roman" w:hAnsi="Times New Roman" w:cs="Times New Roman"/>
                                <w:szCs w:val="24"/>
                              </w:rPr>
                            </w:pPr>
                            <w:r w:rsidRPr="00AE7F60">
                              <w:rPr>
                                <w:rFonts w:ascii="Times New Roman" w:hAnsi="Times New Roman" w:cs="Times New Roman"/>
                                <w:szCs w:val="24"/>
                              </w:rPr>
                              <w:t>Working experience:</w:t>
                            </w:r>
                          </w:p>
                          <w:p w:rsidR="005A0FA7" w:rsidRPr="00AE7F60" w:rsidRDefault="005A0FA7" w:rsidP="00B25AB2">
                            <w:pPr>
                              <w:numPr>
                                <w:ilvl w:val="255"/>
                                <w:numId w:val="0"/>
                              </w:numPr>
                              <w:spacing w:line="400" w:lineRule="exact"/>
                              <w:jc w:val="left"/>
                              <w:rPr>
                                <w:rFonts w:ascii="Times New Roman" w:hAnsi="Times New Roman" w:cs="Times New Roman"/>
                                <w:szCs w:val="24"/>
                              </w:rPr>
                            </w:pPr>
                            <w:r w:rsidRPr="00AE7F60">
                              <w:rPr>
                                <w:rFonts w:ascii="Times New Roman" w:hAnsi="Times New Roman" w:cs="Times New Roman"/>
                                <w:szCs w:val="24"/>
                              </w:rPr>
                              <w:t>-- Equifax senior system analyst-one of the three major U.S. credit centers</w:t>
                            </w:r>
                          </w:p>
                          <w:p w:rsidR="005A0FA7" w:rsidRPr="00AE7F60" w:rsidRDefault="005A0FA7" w:rsidP="00B25AB2">
                            <w:pPr>
                              <w:numPr>
                                <w:ilvl w:val="255"/>
                                <w:numId w:val="0"/>
                              </w:numPr>
                              <w:spacing w:line="400" w:lineRule="exact"/>
                              <w:jc w:val="left"/>
                              <w:rPr>
                                <w:rFonts w:ascii="Times New Roman" w:hAnsi="Times New Roman" w:cs="Times New Roman"/>
                                <w:szCs w:val="24"/>
                              </w:rPr>
                            </w:pPr>
                            <w:r w:rsidRPr="00AE7F60">
                              <w:rPr>
                                <w:rFonts w:ascii="Times New Roman" w:hAnsi="Times New Roman" w:cs="Times New Roman"/>
                                <w:szCs w:val="24"/>
                              </w:rPr>
                              <w:t>--served as a technical or managerial position in Canada Life Co.,, Royal Bank of Canada, property and casualty application software company, HP's Insurance Systems Development subsidiary, AIA and other financial and insurance companies.</w:t>
                            </w:r>
                          </w:p>
                        </w:txbxContent>
                      </wps:txbx>
                      <wps:bodyPr wrap="square" lIns="50800" tIns="50800" rIns="50800" bIns="50800" anchor="ctr">
                        <a:noAutofit/>
                      </wps:bodyPr>
                    </wps:wsp>
                  </a:graphicData>
                </a:graphic>
                <wp14:sizeRelH relativeFrom="margin">
                  <wp14:pctWidth>0</wp14:pctWidth>
                </wp14:sizeRelH>
                <wp14:sizeRelV relativeFrom="margin">
                  <wp14:pctHeight>0</wp14:pctHeight>
                </wp14:sizeRelV>
              </wp:anchor>
            </w:drawing>
          </mc:Choice>
          <mc:Fallback>
            <w:pict>
              <v:rect id="现任丰利金服首席技术官…" o:spid="_x0000_s1026" style="position:absolute;left:0;text-align:left;margin-left:220.9pt;margin-top:16.65pt;width:351pt;height:252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" filled="f" strokeweight="1pt">
                <v:textbox inset="4pt,4pt,4pt,4pt">
                  <w:txbxContent>
                    <w:p w:rsidR="005A0FA7" w:rsidRPr="00AE7F60" w:rsidRDefault="005A0FA7" w:rsidP="00B25AB2">
                      <w:pPr>
                        <w:numPr>
                          <w:ilvl w:val="255"/>
                          <w:numId w:val="0"/>
                        </w:numPr>
                        <w:spacing w:line="400" w:lineRule="exact"/>
                        <w:jc w:val="left"/>
                        <w:rPr>
                          <w:rFonts w:ascii="Times New Roman" w:hAnsi="Times New Roman" w:cs="Times New Roman"/>
                          <w:szCs w:val="24"/>
                        </w:rPr>
                      </w:pPr>
                      <w:r w:rsidRPr="00AE7F60">
                        <w:rPr>
                          <w:rFonts w:ascii="Times New Roman" w:hAnsi="Times New Roman" w:cs="Times New Roman"/>
                          <w:szCs w:val="24"/>
                        </w:rPr>
                        <w:t>Big data technology expert, Internet financial insurance product specialist</w:t>
                      </w:r>
                    </w:p>
                    <w:p w:rsidR="005A0FA7" w:rsidRPr="00AE7F60" w:rsidRDefault="005A0FA7" w:rsidP="00B25AB2">
                      <w:pPr>
                        <w:numPr>
                          <w:ilvl w:val="255"/>
                          <w:numId w:val="0"/>
                        </w:numPr>
                        <w:spacing w:line="400" w:lineRule="exact"/>
                        <w:jc w:val="left"/>
                        <w:rPr>
                          <w:rFonts w:ascii="Times New Roman" w:hAnsi="Times New Roman" w:cs="Times New Roman"/>
                          <w:szCs w:val="24"/>
                        </w:rPr>
                      </w:pPr>
                      <w:r w:rsidRPr="00AE7F60">
                        <w:rPr>
                          <w:rFonts w:ascii="Times New Roman" w:hAnsi="Times New Roman" w:cs="Times New Roman"/>
                          <w:szCs w:val="24"/>
                        </w:rPr>
                        <w:t xml:space="preserve">With over 20 years of experience in the information industry and 15 years of experience in the financial and insurance industry </w:t>
                      </w:r>
                    </w:p>
                    <w:p w:rsidR="005A0FA7" w:rsidRPr="00AE7F60" w:rsidRDefault="005A0FA7" w:rsidP="00B25AB2">
                      <w:pPr>
                        <w:numPr>
                          <w:ilvl w:val="255"/>
                          <w:numId w:val="0"/>
                        </w:numPr>
                        <w:spacing w:line="400" w:lineRule="exact"/>
                        <w:jc w:val="left"/>
                        <w:rPr>
                          <w:rFonts w:ascii="Times New Roman" w:hAnsi="Times New Roman" w:cs="Times New Roman"/>
                          <w:szCs w:val="24"/>
                        </w:rPr>
                      </w:pPr>
                      <w:r w:rsidRPr="00AE7F60">
                        <w:rPr>
                          <w:rFonts w:ascii="Times New Roman" w:hAnsi="Times New Roman" w:cs="Times New Roman"/>
                          <w:szCs w:val="24"/>
                        </w:rPr>
                        <w:t>Working experience:</w:t>
                      </w:r>
                    </w:p>
                    <w:p w:rsidR="005A0FA7" w:rsidRPr="00AE7F60" w:rsidRDefault="005A0FA7" w:rsidP="00B25AB2">
                      <w:pPr>
                        <w:numPr>
                          <w:ilvl w:val="255"/>
                          <w:numId w:val="0"/>
                        </w:numPr>
                        <w:spacing w:line="400" w:lineRule="exact"/>
                        <w:jc w:val="left"/>
                        <w:rPr>
                          <w:rFonts w:ascii="Times New Roman" w:hAnsi="Times New Roman" w:cs="Times New Roman"/>
                          <w:szCs w:val="24"/>
                        </w:rPr>
                      </w:pPr>
                      <w:r w:rsidRPr="00AE7F60">
                        <w:rPr>
                          <w:rFonts w:ascii="Times New Roman" w:hAnsi="Times New Roman" w:cs="Times New Roman"/>
                          <w:szCs w:val="24"/>
                        </w:rPr>
                        <w:t>-- Equifax senior system analyst-one of the three major U.S. credit centers</w:t>
                      </w:r>
                    </w:p>
                    <w:p w:rsidR="005A0FA7" w:rsidRPr="00AE7F60" w:rsidRDefault="005A0FA7" w:rsidP="00B25AB2">
                      <w:pPr>
                        <w:numPr>
                          <w:ilvl w:val="255"/>
                          <w:numId w:val="0"/>
                        </w:numPr>
                        <w:spacing w:line="400" w:lineRule="exact"/>
                        <w:jc w:val="left"/>
                        <w:rPr>
                          <w:rFonts w:ascii="Times New Roman" w:hAnsi="Times New Roman" w:cs="Times New Roman"/>
                          <w:szCs w:val="24"/>
                        </w:rPr>
                      </w:pPr>
                      <w:r w:rsidRPr="00AE7F60">
                        <w:rPr>
                          <w:rFonts w:ascii="Times New Roman" w:hAnsi="Times New Roman" w:cs="Times New Roman"/>
                          <w:szCs w:val="24"/>
                        </w:rPr>
                        <w:t>--served as a technical or managerial position in Canada Life Co.,, Royal Bank of Canada, property and casualty application software company, HP's Insurance Systems Development subsidiary, AIA and other financial and insurance companies.</w:t>
                      </w:r>
                    </w:p>
                  </w:txbxContent>
                </v:textbox>
                <w10:wrap anchorx="page"/>
              </v:rect>
            </w:pict>
          </mc:Fallback>
        </mc:AlternateContent>
      </w:r>
    </w:p>
    <w:p w:rsidR="00F976C8" w:rsidRPr="00D509FE" w:rsidRDefault="00F976C8">
      <w:pPr>
        <w:ind w:firstLineChars="0" w:firstLine="0"/>
        <w:rPr>
          <w:rFonts w:ascii="Times New Roman" w:hAnsi="Times New Roman" w:cs="Times New Roman"/>
        </w:rPr>
      </w:pPr>
    </w:p>
    <w:p w:rsidR="00F976C8" w:rsidRPr="00D509FE" w:rsidRDefault="0064279F">
      <w:pPr>
        <w:ind w:firstLine="480"/>
        <w:rPr>
          <w:rFonts w:ascii="Times New Roman" w:hAnsi="Times New Roman" w:cs="Times New Roman"/>
        </w:rPr>
      </w:pPr>
      <w:r w:rsidRPr="00D509FE">
        <w:rPr>
          <w:rFonts w:ascii="Times New Roman" w:hAnsi="Times New Roman" w:cs="Times New Roman"/>
          <w:noProof/>
        </w:rPr>
        <w:drawing>
          <wp:inline distT="0" distB="0" distL="0" distR="0">
            <wp:extent cx="1009015" cy="1176655"/>
            <wp:effectExtent l="0" t="0" r="635" b="4445"/>
            <wp:docPr id="1049" name="WechatIMG4.png"/>
            <wp:cNvGraphicFramePr/>
            <a:graphic xmlns:a="http://schemas.openxmlformats.org/drawingml/2006/main">
              <a:graphicData uri="http://schemas.openxmlformats.org/drawingml/2006/picture">
                <pic:pic xmlns:pic="http://schemas.openxmlformats.org/drawingml/2006/picture">
                  <pic:nvPicPr>
                    <pic:cNvPr id="1049" name="WechatIMG4.png"/>
                    <pic:cNvPicPr/>
                  </pic:nvPicPr>
                  <pic:blipFill>
                    <a:blip r:embed="rId36" cstate="print"/>
                    <a:srcRect l="20031" r="26830" b="22121"/>
                    <a:stretch>
                      <a:fillRect/>
                    </a:stretch>
                  </pic:blipFill>
                  <pic:spPr>
                    <a:xfrm>
                      <a:off x="0" y="0"/>
                      <a:ext cx="1009015" cy="1176655"/>
                    </a:xfrm>
                    <a:prstGeom prst="rect">
                      <a:avLst/>
                    </a:prstGeom>
                    <a:ln w="12700" cap="flat" cmpd="sng">
                      <a:solidFill>
                        <a:srgbClr val="000000"/>
                      </a:solidFill>
                      <a:prstDash val="solid"/>
                      <a:miter/>
                      <a:headEnd type="none" w="med" len="med"/>
                      <a:tailEnd type="none" w="med" len="med"/>
                    </a:ln>
                  </pic:spPr>
                </pic:pic>
              </a:graphicData>
            </a:graphic>
          </wp:inline>
        </w:drawing>
      </w:r>
    </w:p>
    <w:p w:rsidR="00F976C8" w:rsidRPr="00D509FE" w:rsidRDefault="0064279F">
      <w:pPr>
        <w:ind w:firstLine="480"/>
        <w:rPr>
          <w:rFonts w:ascii="Times New Roman" w:hAnsi="Times New Roman" w:cs="Times New Roman"/>
        </w:rPr>
      </w:pPr>
      <w:r w:rsidRPr="00D509FE">
        <w:rPr>
          <w:rFonts w:ascii="Times New Roman" w:hAnsi="Times New Roman" w:cs="Times New Roman"/>
          <w:noProof/>
        </w:rPr>
        <mc:AlternateContent>
          <mc:Choice Requires="wps">
            <w:drawing>
              <wp:anchor distT="0" distB="0" distL="0" distR="0" simplePos="0" relativeHeight="251651072" behindDoc="0" locked="0" layoutInCell="1" allowOverlap="1">
                <wp:simplePos x="0" y="0"/>
                <wp:positionH relativeFrom="column">
                  <wp:posOffset>-76200</wp:posOffset>
                </wp:positionH>
                <wp:positionV relativeFrom="paragraph">
                  <wp:posOffset>115570</wp:posOffset>
                </wp:positionV>
                <wp:extent cx="1714500" cy="868680"/>
                <wp:effectExtent l="0" t="0" r="0" b="0"/>
                <wp:wrapNone/>
                <wp:docPr id="1048" name="刘阳…"/>
                <wp:cNvGraphicFramePr/>
                <a:graphic xmlns:a="http://schemas.openxmlformats.org/drawingml/2006/main">
                  <a:graphicData uri="http://schemas.microsoft.com/office/word/2010/wordprocessingShape">
                    <wps:wsp>
                      <wps:cNvSpPr/>
                      <wps:spPr>
                        <a:xfrm>
                          <a:off x="0" y="0"/>
                          <a:ext cx="1714500" cy="868680"/>
                        </a:xfrm>
                        <a:prstGeom prst="rect">
                          <a:avLst/>
                        </a:prstGeom>
                        <a:ln w="101600" cap="flat" cmpd="sng">
                          <a:solidFill>
                            <a:srgbClr val="EA3323">
                              <a:alpha val="0"/>
                            </a:srgbClr>
                          </a:solidFill>
                          <a:prstDash val="solid"/>
                          <a:miter/>
                        </a:ln>
                      </wps:spPr>
                      <wps:txbx>
                        <w:txbxContent>
                          <w:p w:rsidR="005A0FA7" w:rsidRDefault="005A0FA7">
                            <w:pPr>
                              <w:pStyle w:val="ListParagraph"/>
                              <w:spacing w:line="240" w:lineRule="auto"/>
                              <w:ind w:left="0" w:firstLineChars="0" w:firstLine="0"/>
                              <w:jc w:val="center"/>
                              <w:rPr>
                                <w:rFonts w:ascii="微软雅黑" w:hAnsi="微软雅黑"/>
                                <w:szCs w:val="24"/>
                              </w:rPr>
                            </w:pPr>
                            <w:r>
                              <w:rPr>
                                <w:rFonts w:ascii="微软雅黑" w:hAnsi="微软雅黑"/>
                                <w:color w:val="000000"/>
                                <w:kern w:val="24"/>
                                <w:szCs w:val="24"/>
                              </w:rPr>
                              <w:t>Leon Liu</w:t>
                            </w:r>
                          </w:p>
                        </w:txbxContent>
                      </wps:txbx>
                      <wps:bodyPr wrap="square" lIns="50800" tIns="50800" rIns="50800" bIns="50800" anchor="ctr">
                        <a:noAutofit/>
                      </wps:bodyPr>
                    </wps:wsp>
                  </a:graphicData>
                </a:graphic>
              </wp:anchor>
            </w:drawing>
          </mc:Choice>
          <mc:Fallback>
            <w:pict>
              <v:rect id="刘阳…" o:spid="_x0000_s1027" style="position:absolute;left:0;text-align:left;margin-left:-6pt;margin-top:9.1pt;width:135pt;height:68.4pt;z-index:25165107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" filled="f" strokecolor="#ea3323" strokeweight="8pt">
                <v:stroke opacity="0"/>
                <v:textbox inset="4pt,4pt,4pt,4pt">
                  <w:txbxContent>
                    <w:p w:rsidR="005A0FA7" w:rsidRDefault="005A0FA7">
                      <w:pPr>
                        <w:pStyle w:val="ListParagraph"/>
                        <w:spacing w:line="240" w:lineRule="auto"/>
                        <w:ind w:left="0" w:firstLineChars="0" w:firstLine="0"/>
                        <w:jc w:val="center"/>
                        <w:rPr>
                          <w:rFonts w:ascii="微软雅黑" w:hAnsi="微软雅黑"/>
                          <w:szCs w:val="24"/>
                        </w:rPr>
                      </w:pPr>
                      <w:r>
                        <w:rPr>
                          <w:rFonts w:ascii="微软雅黑" w:hAnsi="微软雅黑"/>
                          <w:color w:val="000000"/>
                          <w:kern w:val="24"/>
                          <w:szCs w:val="24"/>
                        </w:rPr>
                        <w:t>Leon Liu</w:t>
                      </w:r>
                    </w:p>
                  </w:txbxContent>
                </v:textbox>
              </v:rect>
            </w:pict>
          </mc:Fallback>
        </mc:AlternateContent>
      </w:r>
    </w:p>
    <w:p w:rsidR="00F976C8" w:rsidRPr="00D509FE" w:rsidRDefault="00F976C8">
      <w:pPr>
        <w:ind w:firstLine="480"/>
        <w:rPr>
          <w:rFonts w:ascii="Times New Roman" w:hAnsi="Times New Roman" w:cs="Times New Roman"/>
        </w:rPr>
      </w:pPr>
    </w:p>
    <w:p w:rsidR="00F976C8" w:rsidRPr="00D509FE" w:rsidRDefault="00F976C8">
      <w:pPr>
        <w:ind w:firstLine="480"/>
        <w:rPr>
          <w:rFonts w:ascii="Times New Roman" w:hAnsi="Times New Roman" w:cs="Times New Roman"/>
        </w:rPr>
      </w:pPr>
    </w:p>
    <w:p w:rsidR="00F976C8" w:rsidRPr="00D509FE" w:rsidRDefault="00F976C8">
      <w:pPr>
        <w:ind w:firstLine="480"/>
        <w:rPr>
          <w:rFonts w:ascii="Times New Roman" w:hAnsi="Times New Roman" w:cs="Times New Roman"/>
        </w:rPr>
      </w:pPr>
    </w:p>
    <w:p w:rsidR="00F976C8" w:rsidRPr="00D509FE" w:rsidRDefault="00F976C8">
      <w:pPr>
        <w:ind w:firstLine="480"/>
        <w:rPr>
          <w:rFonts w:ascii="Times New Roman" w:hAnsi="Times New Roman" w:cs="Times New Roman"/>
        </w:rPr>
      </w:pPr>
    </w:p>
    <w:p w:rsidR="00B25AB2" w:rsidRPr="00D509FE" w:rsidRDefault="00B25AB2">
      <w:pPr>
        <w:ind w:firstLine="480"/>
        <w:rPr>
          <w:rFonts w:ascii="Times New Roman" w:hAnsi="Times New Roman" w:cs="Times New Roman"/>
        </w:rPr>
      </w:pPr>
    </w:p>
    <w:p w:rsidR="00F976C8" w:rsidRPr="00D509FE" w:rsidRDefault="00D509FE">
      <w:pPr>
        <w:ind w:firstLine="480"/>
        <w:rPr>
          <w:rFonts w:ascii="Times New Roman" w:hAnsi="Times New Roman" w:cs="Times New Roman"/>
        </w:rPr>
      </w:pPr>
      <w:r w:rsidRPr="00D509FE">
        <w:rPr>
          <w:rFonts w:ascii="Times New Roman" w:hAnsi="Times New Roman" w:cs="Times New Roman"/>
          <w:noProof/>
        </w:rPr>
        <w:lastRenderedPageBreak/>
        <mc:AlternateContent>
          <mc:Choice Requires="wps">
            <w:drawing>
              <wp:anchor distT="0" distB="0" distL="0" distR="0" simplePos="0" relativeHeight="251654144" behindDoc="0" locked="0" layoutInCell="1" allowOverlap="1" wp14:editId="3E8D25EC">
                <wp:simplePos x="0" y="0"/>
                <wp:positionH relativeFrom="column">
                  <wp:posOffset>1685925</wp:posOffset>
                </wp:positionH>
                <wp:positionV relativeFrom="paragraph">
                  <wp:posOffset>55245</wp:posOffset>
                </wp:positionV>
                <wp:extent cx="4448175" cy="3090863"/>
                <wp:effectExtent l="0" t="0" r="28575" b="14605"/>
                <wp:wrapNone/>
                <wp:docPr id="1050" name="加拿大约克大学博士…"/>
                <wp:cNvGraphicFramePr/>
                <a:graphic xmlns:a="http://schemas.openxmlformats.org/drawingml/2006/main">
                  <a:graphicData uri="http://schemas.microsoft.com/office/word/2010/wordprocessingShape">
                    <wps:wsp>
                      <wps:cNvSpPr/>
                      <wps:spPr>
                        <a:xfrm>
                          <a:off x="0" y="0"/>
                          <a:ext cx="4448175" cy="3090863"/>
                        </a:xfrm>
                        <a:prstGeom prst="rect">
                          <a:avLst/>
                        </a:prstGeom>
                        <a:ln w="12700" cap="flat" cmpd="sng">
                          <a:solidFill>
                            <a:srgbClr val="000000"/>
                          </a:solidFill>
                          <a:prstDash val="solid"/>
                          <a:miter/>
                        </a:ln>
                      </wps:spPr>
                      <wps:txbx>
                        <w:txbxContent>
                          <w:p w:rsidR="005A0FA7" w:rsidRPr="00AE7F60" w:rsidRDefault="005A0FA7" w:rsidP="00380E22">
                            <w:pPr>
                              <w:spacing w:line="400" w:lineRule="exact"/>
                              <w:ind w:firstLineChars="0" w:firstLine="0"/>
                              <w:jc w:val="left"/>
                              <w:rPr>
                                <w:rFonts w:ascii="Times New Roman" w:hAnsi="Times New Roman" w:cs="Times New Roman"/>
                                <w:kern w:val="24"/>
                                <w:szCs w:val="24"/>
                              </w:rPr>
                            </w:pPr>
                            <w:r w:rsidRPr="00AE7F60">
                              <w:rPr>
                                <w:rFonts w:ascii="Times New Roman" w:hAnsi="Times New Roman" w:cs="Times New Roman"/>
                                <w:kern w:val="24"/>
                                <w:szCs w:val="24"/>
                              </w:rPr>
                              <w:t>Doctor of York University of Canada, IBM Senior expert, database technology expert</w:t>
                            </w:r>
                          </w:p>
                          <w:p w:rsidR="005A0FA7" w:rsidRPr="00AE7F60" w:rsidRDefault="005A0FA7" w:rsidP="00380E22">
                            <w:pPr>
                              <w:spacing w:line="400" w:lineRule="exact"/>
                              <w:ind w:firstLineChars="0" w:firstLine="0"/>
                              <w:jc w:val="left"/>
                              <w:rPr>
                                <w:rFonts w:ascii="Times New Roman" w:hAnsi="Times New Roman" w:cs="Times New Roman"/>
                                <w:kern w:val="24"/>
                                <w:szCs w:val="24"/>
                              </w:rPr>
                            </w:pPr>
                            <w:r w:rsidRPr="00AE7F60">
                              <w:rPr>
                                <w:rFonts w:ascii="Times New Roman" w:hAnsi="Times New Roman" w:cs="Times New Roman"/>
                                <w:kern w:val="24"/>
                                <w:szCs w:val="24"/>
                              </w:rPr>
                              <w:t xml:space="preserve">20 </w:t>
                            </w:r>
                            <w:proofErr w:type="spellStart"/>
                            <w:r w:rsidRPr="00AE7F60">
                              <w:rPr>
                                <w:rFonts w:ascii="Times New Roman" w:hAnsi="Times New Roman" w:cs="Times New Roman"/>
                                <w:kern w:val="24"/>
                                <w:szCs w:val="24"/>
                              </w:rPr>
                              <w:t>years experience</w:t>
                            </w:r>
                            <w:proofErr w:type="spellEnd"/>
                            <w:r w:rsidRPr="00AE7F60">
                              <w:rPr>
                                <w:rFonts w:ascii="Times New Roman" w:hAnsi="Times New Roman" w:cs="Times New Roman"/>
                                <w:kern w:val="24"/>
                                <w:szCs w:val="24"/>
                              </w:rPr>
                              <w:t xml:space="preserve"> in software product development </w:t>
                            </w:r>
                          </w:p>
                          <w:p w:rsidR="005A0FA7" w:rsidRPr="00AE7F60" w:rsidRDefault="005A0FA7" w:rsidP="00380E22">
                            <w:pPr>
                              <w:spacing w:line="400" w:lineRule="exact"/>
                              <w:ind w:firstLineChars="0" w:firstLine="0"/>
                              <w:jc w:val="left"/>
                              <w:rPr>
                                <w:rFonts w:ascii="Times New Roman" w:hAnsi="Times New Roman" w:cs="Times New Roman"/>
                                <w:kern w:val="24"/>
                                <w:szCs w:val="24"/>
                              </w:rPr>
                            </w:pPr>
                            <w:r w:rsidRPr="00AE7F60">
                              <w:rPr>
                                <w:rFonts w:ascii="Times New Roman" w:hAnsi="Times New Roman" w:cs="Times New Roman"/>
                                <w:kern w:val="24"/>
                                <w:szCs w:val="24"/>
                              </w:rPr>
                              <w:t xml:space="preserve">Working experience: Work in the IBM Toronto Laboratory Since 2000, currently serving as a senior advisor; establish the Internet payment website </w:t>
                            </w:r>
                            <w:proofErr w:type="spellStart"/>
                            <w:r w:rsidRPr="00AE7F60">
                              <w:rPr>
                                <w:rFonts w:ascii="Times New Roman" w:hAnsi="Times New Roman" w:cs="Times New Roman"/>
                                <w:kern w:val="24"/>
                                <w:szCs w:val="24"/>
                              </w:rPr>
                              <w:t>Aibao</w:t>
                            </w:r>
                            <w:proofErr w:type="spellEnd"/>
                            <w:r w:rsidRPr="00AE7F60">
                              <w:rPr>
                                <w:rFonts w:ascii="Times New Roman" w:hAnsi="Times New Roman" w:cs="Times New Roman"/>
                                <w:kern w:val="24"/>
                                <w:szCs w:val="24"/>
                              </w:rPr>
                              <w:t xml:space="preserve"> in 2004, as CTO; make speeches at IBM IOD and other large conferences on database-related technology </w:t>
                            </w:r>
                          </w:p>
                          <w:p w:rsidR="005A0FA7" w:rsidRPr="00AE7F60" w:rsidRDefault="005A0FA7">
                            <w:pPr>
                              <w:spacing w:line="400" w:lineRule="exact"/>
                              <w:ind w:firstLineChars="0" w:firstLine="0"/>
                              <w:jc w:val="left"/>
                              <w:rPr>
                                <w:rFonts w:ascii="Times New Roman" w:hAnsi="Times New Roman" w:cs="Times New Roman"/>
                                <w:kern w:val="24"/>
                                <w:szCs w:val="24"/>
                              </w:rPr>
                            </w:pPr>
                            <w:r w:rsidRPr="00AE7F60">
                              <w:rPr>
                                <w:rFonts w:ascii="Times New Roman" w:hAnsi="Times New Roman" w:cs="Times New Roman"/>
                                <w:szCs w:val="24"/>
                              </w:rPr>
                              <w:t xml:space="preserve">The author for: </w:t>
                            </w:r>
                            <w:r w:rsidRPr="00AE7F60">
                              <w:rPr>
                                <w:rFonts w:ascii="Times New Roman" w:hAnsi="Times New Roman" w:cs="Times New Roman"/>
                                <w:kern w:val="24"/>
                                <w:szCs w:val="24"/>
                              </w:rPr>
                              <w:t>DB2 UDB V8 and WebSphere V5 Performance Tuning and Operation Guide</w:t>
                            </w:r>
                          </w:p>
                        </w:txbxContent>
                      </wps:txbx>
                      <wps:bodyPr wrap="square" lIns="50800" tIns="50800" rIns="50800" bIns="50800" anchor="ctr">
                        <a:noAutofit/>
                      </wps:bodyPr>
                    </wps:wsp>
                  </a:graphicData>
                </a:graphic>
                <wp14:sizeRelH relativeFrom="margin">
                  <wp14:pctWidth>0</wp14:pctWidth>
                </wp14:sizeRelH>
                <wp14:sizeRelV relativeFrom="margin">
                  <wp14:pctHeight>0</wp14:pctHeight>
                </wp14:sizeRelV>
              </wp:anchor>
            </w:drawing>
          </mc:Choice>
          <mc:Fallback>
            <w:pict>
              <v:rect id="加拿大约克大学博士…" o:spid="_x0000_s1028" style="position:absolute;left:0;text-align:left;margin-left:132.75pt;margin-top:4.35pt;width:350.25pt;height:243.4pt;z-index:2516541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" filled="f" strokeweight="1pt">
                <v:textbox inset="4pt,4pt,4pt,4pt">
                  <w:txbxContent>
                    <w:p w:rsidR="005A0FA7" w:rsidRPr="00AE7F60" w:rsidRDefault="005A0FA7" w:rsidP="00380E22">
                      <w:pPr>
                        <w:spacing w:line="400" w:lineRule="exact"/>
                        <w:ind w:firstLineChars="0" w:firstLine="0"/>
                        <w:jc w:val="left"/>
                        <w:rPr>
                          <w:rFonts w:ascii="Times New Roman" w:hAnsi="Times New Roman" w:cs="Times New Roman"/>
                          <w:kern w:val="24"/>
                          <w:szCs w:val="24"/>
                        </w:rPr>
                      </w:pPr>
                      <w:r w:rsidRPr="00AE7F60">
                        <w:rPr>
                          <w:rFonts w:ascii="Times New Roman" w:hAnsi="Times New Roman" w:cs="Times New Roman"/>
                          <w:kern w:val="24"/>
                          <w:szCs w:val="24"/>
                        </w:rPr>
                        <w:t>Doctor of York University of Canada, IBM Senior expert, database technology expert</w:t>
                      </w:r>
                    </w:p>
                    <w:p w:rsidR="005A0FA7" w:rsidRPr="00AE7F60" w:rsidRDefault="005A0FA7" w:rsidP="00380E22">
                      <w:pPr>
                        <w:spacing w:line="400" w:lineRule="exact"/>
                        <w:ind w:firstLineChars="0" w:firstLine="0"/>
                        <w:jc w:val="left"/>
                        <w:rPr>
                          <w:rFonts w:ascii="Times New Roman" w:hAnsi="Times New Roman" w:cs="Times New Roman"/>
                          <w:kern w:val="24"/>
                          <w:szCs w:val="24"/>
                        </w:rPr>
                      </w:pPr>
                      <w:r w:rsidRPr="00AE7F60">
                        <w:rPr>
                          <w:rFonts w:ascii="Times New Roman" w:hAnsi="Times New Roman" w:cs="Times New Roman"/>
                          <w:kern w:val="24"/>
                          <w:szCs w:val="24"/>
                        </w:rPr>
                        <w:t xml:space="preserve">20 </w:t>
                      </w:r>
                      <w:proofErr w:type="spellStart"/>
                      <w:r w:rsidRPr="00AE7F60">
                        <w:rPr>
                          <w:rFonts w:ascii="Times New Roman" w:hAnsi="Times New Roman" w:cs="Times New Roman"/>
                          <w:kern w:val="24"/>
                          <w:szCs w:val="24"/>
                        </w:rPr>
                        <w:t>years experience</w:t>
                      </w:r>
                      <w:proofErr w:type="spellEnd"/>
                      <w:r w:rsidRPr="00AE7F60">
                        <w:rPr>
                          <w:rFonts w:ascii="Times New Roman" w:hAnsi="Times New Roman" w:cs="Times New Roman"/>
                          <w:kern w:val="24"/>
                          <w:szCs w:val="24"/>
                        </w:rPr>
                        <w:t xml:space="preserve"> in software product development </w:t>
                      </w:r>
                    </w:p>
                    <w:p w:rsidR="005A0FA7" w:rsidRPr="00AE7F60" w:rsidRDefault="005A0FA7" w:rsidP="00380E22">
                      <w:pPr>
                        <w:spacing w:line="400" w:lineRule="exact"/>
                        <w:ind w:firstLineChars="0" w:firstLine="0"/>
                        <w:jc w:val="left"/>
                        <w:rPr>
                          <w:rFonts w:ascii="Times New Roman" w:hAnsi="Times New Roman" w:cs="Times New Roman"/>
                          <w:kern w:val="24"/>
                          <w:szCs w:val="24"/>
                        </w:rPr>
                      </w:pPr>
                      <w:r w:rsidRPr="00AE7F60">
                        <w:rPr>
                          <w:rFonts w:ascii="Times New Roman" w:hAnsi="Times New Roman" w:cs="Times New Roman"/>
                          <w:kern w:val="24"/>
                          <w:szCs w:val="24"/>
                        </w:rPr>
                        <w:t xml:space="preserve">Working experience: Work in the IBM Toronto Laboratory Since 2000, currently serving as a senior advisor; establish the Internet payment website </w:t>
                      </w:r>
                      <w:proofErr w:type="spellStart"/>
                      <w:r w:rsidRPr="00AE7F60">
                        <w:rPr>
                          <w:rFonts w:ascii="Times New Roman" w:hAnsi="Times New Roman" w:cs="Times New Roman"/>
                          <w:kern w:val="24"/>
                          <w:szCs w:val="24"/>
                        </w:rPr>
                        <w:t>Aibao</w:t>
                      </w:r>
                      <w:proofErr w:type="spellEnd"/>
                      <w:r w:rsidRPr="00AE7F60">
                        <w:rPr>
                          <w:rFonts w:ascii="Times New Roman" w:hAnsi="Times New Roman" w:cs="Times New Roman"/>
                          <w:kern w:val="24"/>
                          <w:szCs w:val="24"/>
                        </w:rPr>
                        <w:t xml:space="preserve"> in 2004, as CTO; make speeches at IBM IOD and other large conferences on database-related technology </w:t>
                      </w:r>
                    </w:p>
                    <w:p w:rsidR="005A0FA7" w:rsidRPr="00AE7F60" w:rsidRDefault="005A0FA7">
                      <w:pPr>
                        <w:spacing w:line="400" w:lineRule="exact"/>
                        <w:ind w:firstLineChars="0" w:firstLine="0"/>
                        <w:jc w:val="left"/>
                        <w:rPr>
                          <w:rFonts w:ascii="Times New Roman" w:hAnsi="Times New Roman" w:cs="Times New Roman"/>
                          <w:kern w:val="24"/>
                          <w:szCs w:val="24"/>
                        </w:rPr>
                      </w:pPr>
                      <w:r w:rsidRPr="00AE7F60">
                        <w:rPr>
                          <w:rFonts w:ascii="Times New Roman" w:hAnsi="Times New Roman" w:cs="Times New Roman"/>
                          <w:szCs w:val="24"/>
                        </w:rPr>
                        <w:t xml:space="preserve">The author for: </w:t>
                      </w:r>
                      <w:r w:rsidRPr="00AE7F60">
                        <w:rPr>
                          <w:rFonts w:ascii="Times New Roman" w:hAnsi="Times New Roman" w:cs="Times New Roman"/>
                          <w:kern w:val="24"/>
                          <w:szCs w:val="24"/>
                        </w:rPr>
                        <w:t>DB2 UDB V8 and WebSphere V5 Performance Tuning and Operation Guide</w:t>
                      </w:r>
                    </w:p>
                  </w:txbxContent>
                </v:textbox>
              </v:rect>
            </w:pict>
          </mc:Fallback>
        </mc:AlternateContent>
      </w:r>
    </w:p>
    <w:p w:rsidR="00F976C8" w:rsidRPr="00D509FE" w:rsidRDefault="0064279F">
      <w:pPr>
        <w:ind w:firstLine="480"/>
        <w:rPr>
          <w:rFonts w:ascii="Times New Roman" w:hAnsi="Times New Roman" w:cs="Times New Roman"/>
        </w:rPr>
      </w:pPr>
      <w:r w:rsidRPr="00D509FE">
        <w:rPr>
          <w:rFonts w:ascii="Times New Roman" w:hAnsi="Times New Roman" w:cs="Times New Roman"/>
          <w:noProof/>
        </w:rPr>
        <w:drawing>
          <wp:inline distT="0" distB="0" distL="0" distR="0">
            <wp:extent cx="1120140" cy="1651000"/>
            <wp:effectExtent l="12700" t="12700" r="29210" b="12700"/>
            <wp:docPr id="1052" name="屏幕快照 2017-07-26 下午2.07.54.png"/>
            <wp:cNvGraphicFramePr/>
            <a:graphic xmlns:a="http://schemas.openxmlformats.org/drawingml/2006/main">
              <a:graphicData uri="http://schemas.openxmlformats.org/drawingml/2006/picture">
                <pic:pic xmlns:pic="http://schemas.openxmlformats.org/drawingml/2006/picture">
                  <pic:nvPicPr>
                    <pic:cNvPr id="1052" name="屏幕快照 2017-07-26 下午2.07.54.png"/>
                    <pic:cNvPicPr/>
                  </pic:nvPicPr>
                  <pic:blipFill>
                    <a:blip r:embed="rId37" cstate="print"/>
                    <a:srcRect l="22897" t="12508" r="22897" b="12508"/>
                    <a:stretch>
                      <a:fillRect/>
                    </a:stretch>
                  </pic:blipFill>
                  <pic:spPr>
                    <a:xfrm>
                      <a:off x="0" y="0"/>
                      <a:ext cx="1120140" cy="1651000"/>
                    </a:xfrm>
                    <a:prstGeom prst="rect">
                      <a:avLst/>
                    </a:prstGeom>
                    <a:ln w="12700" cap="flat" cmpd="sng">
                      <a:solidFill>
                        <a:srgbClr val="000000"/>
                      </a:solidFill>
                      <a:prstDash val="solid"/>
                      <a:miter/>
                      <a:headEnd type="none" w="med" len="med"/>
                      <a:tailEnd type="none" w="med" len="med"/>
                    </a:ln>
                  </pic:spPr>
                </pic:pic>
              </a:graphicData>
            </a:graphic>
          </wp:inline>
        </w:drawing>
      </w:r>
    </w:p>
    <w:p w:rsidR="00F976C8" w:rsidRPr="00D509FE" w:rsidRDefault="00F976C8">
      <w:pPr>
        <w:ind w:firstLine="480"/>
        <w:rPr>
          <w:rFonts w:ascii="Times New Roman" w:hAnsi="Times New Roman" w:cs="Times New Roman"/>
        </w:rPr>
      </w:pPr>
    </w:p>
    <w:p w:rsidR="00F976C8" w:rsidRPr="00D509FE" w:rsidRDefault="0064279F">
      <w:pPr>
        <w:ind w:firstLine="480"/>
        <w:rPr>
          <w:rFonts w:ascii="Times New Roman" w:hAnsi="Times New Roman" w:cs="Times New Roman"/>
        </w:rPr>
      </w:pPr>
      <w:r w:rsidRPr="00D509FE">
        <w:rPr>
          <w:rFonts w:ascii="Times New Roman" w:hAnsi="Times New Roman" w:cs="Times New Roman"/>
          <w:noProof/>
        </w:rPr>
        <mc:AlternateContent>
          <mc:Choice Requires="wps">
            <w:drawing>
              <wp:anchor distT="0" distB="0" distL="0" distR="0" simplePos="0" relativeHeight="251655168" behindDoc="0" locked="0" layoutInCell="1" allowOverlap="1">
                <wp:simplePos x="0" y="0"/>
                <wp:positionH relativeFrom="column">
                  <wp:posOffset>143510</wp:posOffset>
                </wp:positionH>
                <wp:positionV relativeFrom="paragraph">
                  <wp:posOffset>15875</wp:posOffset>
                </wp:positionV>
                <wp:extent cx="1847215" cy="562610"/>
                <wp:effectExtent l="0" t="0" r="0" b="0"/>
                <wp:wrapNone/>
                <wp:docPr id="1051" name="Peter Z. He"/>
                <wp:cNvGraphicFramePr/>
                <a:graphic xmlns:a="http://schemas.openxmlformats.org/drawingml/2006/main">
                  <a:graphicData uri="http://schemas.microsoft.com/office/word/2010/wordprocessingShape">
                    <wps:wsp>
                      <wps:cNvSpPr/>
                      <wps:spPr>
                        <a:xfrm>
                          <a:off x="0" y="0"/>
                          <a:ext cx="1847215" cy="562610"/>
                        </a:xfrm>
                        <a:prstGeom prst="rect">
                          <a:avLst/>
                        </a:prstGeom>
                        <a:ln w="101600" cap="flat" cmpd="sng">
                          <a:solidFill>
                            <a:srgbClr val="EA3323">
                              <a:alpha val="0"/>
                            </a:srgbClr>
                          </a:solidFill>
                          <a:prstDash val="solid"/>
                          <a:miter/>
                        </a:ln>
                      </wps:spPr>
                      <wps:txbx>
                        <w:txbxContent>
                          <w:p w:rsidR="005A0FA7" w:rsidRDefault="005A0FA7">
                            <w:pPr>
                              <w:pStyle w:val="NormalWeb"/>
                              <w:ind w:firstLine="480"/>
                              <w:jc w:val="right"/>
                            </w:pPr>
                            <w:r>
                              <w:t>Peter Z. He</w:t>
                            </w:r>
                          </w:p>
                        </w:txbxContent>
                      </wps:txbx>
                      <wps:bodyPr wrap="none" lIns="50800" tIns="50800" rIns="50800" bIns="50800" anchor="ctr">
                        <a:spAutoFit/>
                      </wps:bodyPr>
                    </wps:wsp>
                  </a:graphicData>
                </a:graphic>
              </wp:anchor>
            </w:drawing>
          </mc:Choice>
          <mc:Fallback>
            <w:pict>
              <v:rect id="Peter Z. He" o:spid="_x0000_s1029" style="position:absolute;left:0;text-align:left;margin-left:11.3pt;margin-top:1.25pt;width:145.45pt;height:44.3pt;z-index:251655168;visibility:visible;mso-wrap-style:non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" filled="f" strokecolor="#ea3323" strokeweight="8pt">
                <v:stroke opacity="0"/>
                <v:textbox style="mso-fit-shape-to-text:t" inset="4pt,4pt,4pt,4pt">
                  <w:txbxContent>
                    <w:p w:rsidR="005A0FA7" w:rsidRDefault="005A0FA7">
                      <w:pPr>
                        <w:pStyle w:val="NormalWeb"/>
                        <w:ind w:firstLine="480"/>
                        <w:jc w:val="right"/>
                      </w:pPr>
                      <w:r>
                        <w:t>Peter Z. He</w:t>
                      </w:r>
                    </w:p>
                  </w:txbxContent>
                </v:textbox>
              </v:rect>
            </w:pict>
          </mc:Fallback>
        </mc:AlternateContent>
      </w:r>
    </w:p>
    <w:p w:rsidR="00F976C8" w:rsidRPr="00D509FE" w:rsidRDefault="00F976C8">
      <w:pPr>
        <w:ind w:firstLineChars="0" w:firstLine="0"/>
        <w:rPr>
          <w:rFonts w:ascii="Times New Roman" w:hAnsi="Times New Roman" w:cs="Times New Roman"/>
        </w:rPr>
      </w:pPr>
    </w:p>
    <w:p w:rsidR="00380E22" w:rsidRPr="00D509FE" w:rsidRDefault="00380E22">
      <w:pPr>
        <w:ind w:firstLineChars="0" w:firstLine="0"/>
        <w:rPr>
          <w:rFonts w:ascii="Times New Roman" w:hAnsi="Times New Roman" w:cs="Times New Roman"/>
        </w:rPr>
      </w:pPr>
    </w:p>
    <w:p w:rsidR="00380E22" w:rsidRPr="00D509FE" w:rsidRDefault="00D509FE">
      <w:pPr>
        <w:ind w:firstLineChars="0" w:firstLine="0"/>
        <w:rPr>
          <w:rFonts w:ascii="Times New Roman" w:hAnsi="Times New Roman" w:cs="Times New Roman"/>
        </w:rPr>
      </w:pPr>
      <w:r w:rsidRPr="00D509FE">
        <w:rPr>
          <w:rFonts w:ascii="Times New Roman" w:hAnsi="Times New Roman" w:cs="Times New Roman"/>
          <w:noProof/>
        </w:rPr>
        <mc:AlternateContent>
          <mc:Choice Requires="wps">
            <w:drawing>
              <wp:anchor distT="0" distB="0" distL="0" distR="0" simplePos="0" relativeHeight="251660288" behindDoc="0" locked="0" layoutInCell="1" allowOverlap="1" wp14:editId="6632CCEF">
                <wp:simplePos x="0" y="0"/>
                <wp:positionH relativeFrom="column">
                  <wp:posOffset>1780858</wp:posOffset>
                </wp:positionH>
                <wp:positionV relativeFrom="paragraph">
                  <wp:posOffset>66675</wp:posOffset>
                </wp:positionV>
                <wp:extent cx="4414520" cy="3481388"/>
                <wp:effectExtent l="0" t="0" r="24130" b="24130"/>
                <wp:wrapNone/>
                <wp:docPr id="1053" name="毕业于加拿大多伦多大学精算和统计专业，理学学士荣誉学位…"/>
                <wp:cNvGraphicFramePr/>
                <a:graphic xmlns:a="http://schemas.openxmlformats.org/drawingml/2006/main">
                  <a:graphicData uri="http://schemas.microsoft.com/office/word/2010/wordprocessingShape">
                    <wps:wsp>
                      <wps:cNvSpPr/>
                      <wps:spPr>
                        <a:xfrm>
                          <a:off x="0" y="0"/>
                          <a:ext cx="4414520" cy="3481388"/>
                        </a:xfrm>
                        <a:prstGeom prst="rect">
                          <a:avLst/>
                        </a:prstGeom>
                        <a:ln w="12700" cap="flat" cmpd="sng">
                          <a:solidFill>
                            <a:srgbClr val="000000"/>
                          </a:solidFill>
                          <a:prstDash val="solid"/>
                          <a:miter/>
                        </a:ln>
                      </wps:spPr>
                      <wps:txbx>
                        <w:txbxContent>
                          <w:p w:rsidR="005A0FA7" w:rsidRPr="00AE7F60" w:rsidRDefault="005A0FA7" w:rsidP="006929DD">
                            <w:pPr>
                              <w:spacing w:line="400" w:lineRule="exact"/>
                              <w:ind w:firstLineChars="0" w:firstLine="0"/>
                              <w:jc w:val="left"/>
                              <w:rPr>
                                <w:rFonts w:ascii="Times New Roman" w:hAnsi="Times New Roman" w:cs="Times New Roman"/>
                                <w:kern w:val="24"/>
                                <w:szCs w:val="24"/>
                              </w:rPr>
                            </w:pPr>
                            <w:r w:rsidRPr="00AE7F60">
                              <w:rPr>
                                <w:rFonts w:ascii="Times New Roman" w:hAnsi="Times New Roman" w:cs="Times New Roman"/>
                                <w:kern w:val="24"/>
                                <w:szCs w:val="24"/>
                              </w:rPr>
                              <w:t xml:space="preserve">Graduated from actuarial and statistical engineering, University of Toronto, Canada, </w:t>
                            </w:r>
                            <w:proofErr w:type="spellStart"/>
                            <w:r w:rsidRPr="00AE7F60">
                              <w:rPr>
                                <w:rFonts w:ascii="Times New Roman" w:hAnsi="Times New Roman" w:cs="Times New Roman"/>
                                <w:kern w:val="24"/>
                                <w:szCs w:val="24"/>
                              </w:rPr>
                              <w:t>honours</w:t>
                            </w:r>
                            <w:proofErr w:type="spellEnd"/>
                            <w:r w:rsidRPr="00AE7F60">
                              <w:rPr>
                                <w:rFonts w:ascii="Times New Roman" w:hAnsi="Times New Roman" w:cs="Times New Roman"/>
                                <w:kern w:val="24"/>
                                <w:szCs w:val="24"/>
                              </w:rPr>
                              <w:t xml:space="preserve"> degree in Bachelor of Science</w:t>
                            </w:r>
                          </w:p>
                          <w:p w:rsidR="005A0FA7" w:rsidRPr="00AE7F60" w:rsidRDefault="005A0FA7" w:rsidP="006929DD">
                            <w:pPr>
                              <w:spacing w:line="400" w:lineRule="exact"/>
                              <w:ind w:firstLineChars="0" w:firstLine="0"/>
                              <w:jc w:val="left"/>
                              <w:rPr>
                                <w:rFonts w:ascii="Times New Roman" w:hAnsi="Times New Roman" w:cs="Times New Roman"/>
                                <w:kern w:val="24"/>
                                <w:szCs w:val="24"/>
                              </w:rPr>
                            </w:pPr>
                            <w:r w:rsidRPr="00AE7F60">
                              <w:rPr>
                                <w:rFonts w:ascii="Times New Roman" w:hAnsi="Times New Roman" w:cs="Times New Roman"/>
                                <w:kern w:val="24"/>
                                <w:szCs w:val="24"/>
                              </w:rPr>
                              <w:t>Work in a quantified hedge fund platform for a global top 500 insurer</w:t>
                            </w:r>
                          </w:p>
                          <w:p w:rsidR="005A0FA7" w:rsidRPr="00AE7F60" w:rsidRDefault="005A0FA7" w:rsidP="006929DD">
                            <w:pPr>
                              <w:spacing w:line="400" w:lineRule="exact"/>
                              <w:ind w:firstLineChars="0" w:firstLine="0"/>
                              <w:jc w:val="left"/>
                              <w:rPr>
                                <w:rFonts w:ascii="Times New Roman" w:hAnsi="Times New Roman" w:cs="Times New Roman"/>
                                <w:kern w:val="24"/>
                                <w:szCs w:val="24"/>
                              </w:rPr>
                            </w:pPr>
                            <w:r w:rsidRPr="00AE7F60">
                              <w:rPr>
                                <w:rFonts w:ascii="Times New Roman" w:hAnsi="Times New Roman" w:cs="Times New Roman"/>
                                <w:kern w:val="24"/>
                                <w:szCs w:val="24"/>
                              </w:rPr>
                              <w:t>IT+ actuarial trans-border expert, with 10 experience in the insurance industry Working experience: be responsible for the quantitative hedging of insurance fund investment, participate in platform development and investment decision; Engage or lead the team in: Insurance new product development pricing, insurance product reserve calculation, insurance product risk control, reinsurance pricing, group insurance pricing, insurance product underwriting platform development, pension platform development and maintenance</w:t>
                            </w:r>
                          </w:p>
                          <w:p w:rsidR="005A0FA7" w:rsidRPr="00AE7F60" w:rsidRDefault="005A0FA7" w:rsidP="00D509FE">
                            <w:pPr>
                              <w:spacing w:line="400" w:lineRule="exact"/>
                              <w:ind w:firstLineChars="0" w:firstLine="0"/>
                              <w:jc w:val="left"/>
                              <w:rPr>
                                <w:rFonts w:ascii="Times New Roman" w:hAnsi="Times New Roman" w:cs="Times New Roman"/>
                                <w:szCs w:val="24"/>
                              </w:rPr>
                            </w:pPr>
                            <w:r w:rsidRPr="00AE7F60">
                              <w:rPr>
                                <w:rFonts w:ascii="Times New Roman" w:hAnsi="Times New Roman" w:cs="Times New Roman"/>
                                <w:kern w:val="24"/>
                                <w:szCs w:val="24"/>
                              </w:rPr>
                              <w:t>The member of Actuary and MAAA</w:t>
                            </w:r>
                            <w:r>
                              <w:rPr>
                                <w:rFonts w:ascii="Times New Roman" w:hAnsi="Times New Roman" w:cs="Times New Roman" w:hint="eastAsia"/>
                                <w:szCs w:val="24"/>
                              </w:rPr>
                              <w:t>.</w:t>
                            </w:r>
                          </w:p>
                        </w:txbxContent>
                      </wps:txbx>
                      <wps:bodyPr wrap="square" lIns="50800" tIns="50800" rIns="50800" bIns="50800" anchor="ctr">
                        <a:noAutofit/>
                      </wps:bodyPr>
                    </wps:wsp>
                  </a:graphicData>
                </a:graphic>
                <wp14:sizeRelH relativeFrom="margin">
                  <wp14:pctWidth>0</wp14:pctWidth>
                </wp14:sizeRelH>
                <wp14:sizeRelV relativeFrom="margin">
                  <wp14:pctHeight>0</wp14:pctHeight>
                </wp14:sizeRelV>
              </wp:anchor>
            </w:drawing>
          </mc:Choice>
          <mc:Fallback>
            <w:pict>
              <v:rect id="毕业于加拿大多伦多大学精算和统计专业，理学学士荣誉学位…" o:spid="_x0000_s1030" style="position:absolute;left:0;text-align:left;margin-left:140.25pt;margin-top:5.25pt;width:347.6pt;height:274.15p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" filled="f" strokeweight="1pt">
                <v:textbox inset="4pt,4pt,4pt,4pt">
                  <w:txbxContent>
                    <w:p w:rsidR="005A0FA7" w:rsidRPr="00AE7F60" w:rsidRDefault="005A0FA7" w:rsidP="006929DD">
                      <w:pPr>
                        <w:spacing w:line="400" w:lineRule="exact"/>
                        <w:ind w:firstLineChars="0" w:firstLine="0"/>
                        <w:jc w:val="left"/>
                        <w:rPr>
                          <w:rFonts w:ascii="Times New Roman" w:hAnsi="Times New Roman" w:cs="Times New Roman"/>
                          <w:kern w:val="24"/>
                          <w:szCs w:val="24"/>
                        </w:rPr>
                      </w:pPr>
                      <w:r w:rsidRPr="00AE7F60">
                        <w:rPr>
                          <w:rFonts w:ascii="Times New Roman" w:hAnsi="Times New Roman" w:cs="Times New Roman"/>
                          <w:kern w:val="24"/>
                          <w:szCs w:val="24"/>
                        </w:rPr>
                        <w:t xml:space="preserve">Graduated from actuarial and statistical engineering, University of Toronto, Canada, </w:t>
                      </w:r>
                      <w:proofErr w:type="spellStart"/>
                      <w:r w:rsidRPr="00AE7F60">
                        <w:rPr>
                          <w:rFonts w:ascii="Times New Roman" w:hAnsi="Times New Roman" w:cs="Times New Roman"/>
                          <w:kern w:val="24"/>
                          <w:szCs w:val="24"/>
                        </w:rPr>
                        <w:t>honours</w:t>
                      </w:r>
                      <w:proofErr w:type="spellEnd"/>
                      <w:r w:rsidRPr="00AE7F60">
                        <w:rPr>
                          <w:rFonts w:ascii="Times New Roman" w:hAnsi="Times New Roman" w:cs="Times New Roman"/>
                          <w:kern w:val="24"/>
                          <w:szCs w:val="24"/>
                        </w:rPr>
                        <w:t xml:space="preserve"> degree in Bachelor of Science</w:t>
                      </w:r>
                    </w:p>
                    <w:p w:rsidR="005A0FA7" w:rsidRPr="00AE7F60" w:rsidRDefault="005A0FA7" w:rsidP="006929DD">
                      <w:pPr>
                        <w:spacing w:line="400" w:lineRule="exact"/>
                        <w:ind w:firstLineChars="0" w:firstLine="0"/>
                        <w:jc w:val="left"/>
                        <w:rPr>
                          <w:rFonts w:ascii="Times New Roman" w:hAnsi="Times New Roman" w:cs="Times New Roman"/>
                          <w:kern w:val="24"/>
                          <w:szCs w:val="24"/>
                        </w:rPr>
                      </w:pPr>
                      <w:r w:rsidRPr="00AE7F60">
                        <w:rPr>
                          <w:rFonts w:ascii="Times New Roman" w:hAnsi="Times New Roman" w:cs="Times New Roman"/>
                          <w:kern w:val="24"/>
                          <w:szCs w:val="24"/>
                        </w:rPr>
                        <w:t>Work in a quantified hedge fund platform for a global top 500 insurer</w:t>
                      </w:r>
                    </w:p>
                    <w:p w:rsidR="005A0FA7" w:rsidRPr="00AE7F60" w:rsidRDefault="005A0FA7" w:rsidP="006929DD">
                      <w:pPr>
                        <w:spacing w:line="400" w:lineRule="exact"/>
                        <w:ind w:firstLineChars="0" w:firstLine="0"/>
                        <w:jc w:val="left"/>
                        <w:rPr>
                          <w:rFonts w:ascii="Times New Roman" w:hAnsi="Times New Roman" w:cs="Times New Roman"/>
                          <w:kern w:val="24"/>
                          <w:szCs w:val="24"/>
                        </w:rPr>
                      </w:pPr>
                      <w:r w:rsidRPr="00AE7F60">
                        <w:rPr>
                          <w:rFonts w:ascii="Times New Roman" w:hAnsi="Times New Roman" w:cs="Times New Roman"/>
                          <w:kern w:val="24"/>
                          <w:szCs w:val="24"/>
                        </w:rPr>
                        <w:t>IT+ actuarial trans-border expert, with 10 experience in the insurance industry Working experience: be responsible for the quantitative hedging of insurance fund investment, participate in platform development and investment decision; Engage or lead the team in: Insurance new product development pricing, insurance product reserve calculation, insurance product risk control, reinsurance pricing, group insurance pricing, insurance product underwriting platform development, pension platform development and maintenance</w:t>
                      </w:r>
                    </w:p>
                    <w:p w:rsidR="005A0FA7" w:rsidRPr="00AE7F60" w:rsidRDefault="005A0FA7" w:rsidP="00D509FE">
                      <w:pPr>
                        <w:spacing w:line="400" w:lineRule="exact"/>
                        <w:ind w:firstLineChars="0" w:firstLine="0"/>
                        <w:jc w:val="left"/>
                        <w:rPr>
                          <w:rFonts w:ascii="Times New Roman" w:hAnsi="Times New Roman" w:cs="Times New Roman"/>
                          <w:szCs w:val="24"/>
                        </w:rPr>
                      </w:pPr>
                      <w:r w:rsidRPr="00AE7F60">
                        <w:rPr>
                          <w:rFonts w:ascii="Times New Roman" w:hAnsi="Times New Roman" w:cs="Times New Roman"/>
                          <w:kern w:val="24"/>
                          <w:szCs w:val="24"/>
                        </w:rPr>
                        <w:t>The member of Actuary and MAAA</w:t>
                      </w:r>
                      <w:r>
                        <w:rPr>
                          <w:rFonts w:ascii="Times New Roman" w:hAnsi="Times New Roman" w:cs="Times New Roman" w:hint="eastAsia"/>
                          <w:szCs w:val="24"/>
                        </w:rPr>
                        <w:t>.</w:t>
                      </w:r>
                    </w:p>
                  </w:txbxContent>
                </v:textbox>
              </v:rect>
            </w:pict>
          </mc:Fallback>
        </mc:AlternateContent>
      </w:r>
    </w:p>
    <w:p w:rsidR="00F976C8" w:rsidRPr="00D509FE" w:rsidRDefault="0064279F">
      <w:pPr>
        <w:ind w:firstLine="480"/>
        <w:rPr>
          <w:rFonts w:ascii="Times New Roman" w:hAnsi="Times New Roman" w:cs="Times New Roman"/>
        </w:rPr>
      </w:pPr>
      <w:r w:rsidRPr="00D509FE">
        <w:rPr>
          <w:rFonts w:ascii="Times New Roman" w:hAnsi="Times New Roman" w:cs="Times New Roman"/>
          <w:noProof/>
        </w:rPr>
        <w:drawing>
          <wp:inline distT="0" distB="0" distL="0" distR="0">
            <wp:extent cx="1310005" cy="1762760"/>
            <wp:effectExtent l="0" t="0" r="4445" b="8890"/>
            <wp:docPr id="1054" name="WechatIMG15 1.jpeg"/>
            <wp:cNvGraphicFramePr/>
            <a:graphic xmlns:a="http://schemas.openxmlformats.org/drawingml/2006/main">
              <a:graphicData uri="http://schemas.openxmlformats.org/drawingml/2006/picture">
                <pic:pic xmlns:pic="http://schemas.openxmlformats.org/drawingml/2006/picture">
                  <pic:nvPicPr>
                    <pic:cNvPr id="1054" name="WechatIMG15 1.jpeg"/>
                    <pic:cNvPicPr/>
                  </pic:nvPicPr>
                  <pic:blipFill>
                    <a:blip r:embed="rId38" cstate="print"/>
                    <a:srcRect l="3893" t="3466" r="3893" b="3466"/>
                    <a:stretch>
                      <a:fillRect/>
                    </a:stretch>
                  </pic:blipFill>
                  <pic:spPr>
                    <a:xfrm>
                      <a:off x="0" y="0"/>
                      <a:ext cx="1310005" cy="1762760"/>
                    </a:xfrm>
                    <a:prstGeom prst="rect">
                      <a:avLst/>
                    </a:prstGeom>
                    <a:ln w="12700" cap="flat" cmpd="sng">
                      <a:solidFill>
                        <a:srgbClr val="000000"/>
                      </a:solidFill>
                      <a:prstDash val="solid"/>
                      <a:miter/>
                      <a:headEnd type="none" w="med" len="med"/>
                      <a:tailEnd type="none" w="med" len="med"/>
                    </a:ln>
                  </pic:spPr>
                </pic:pic>
              </a:graphicData>
            </a:graphic>
          </wp:inline>
        </w:drawing>
      </w:r>
    </w:p>
    <w:p w:rsidR="00F976C8" w:rsidRPr="00D509FE" w:rsidRDefault="0064279F">
      <w:pPr>
        <w:ind w:firstLine="480"/>
        <w:rPr>
          <w:rFonts w:ascii="Times New Roman" w:hAnsi="Times New Roman" w:cs="Times New Roman"/>
        </w:rPr>
      </w:pPr>
      <w:r w:rsidRPr="00D509FE">
        <w:rPr>
          <w:rFonts w:ascii="Times New Roman" w:hAnsi="Times New Roman" w:cs="Times New Roman"/>
          <w:noProof/>
        </w:rPr>
        <mc:AlternateContent>
          <mc:Choice Requires="wps">
            <w:drawing>
              <wp:anchor distT="0" distB="0" distL="0" distR="0" simplePos="0" relativeHeight="251661312" behindDoc="0" locked="0" layoutInCell="1" allowOverlap="1">
                <wp:simplePos x="0" y="0"/>
                <wp:positionH relativeFrom="column">
                  <wp:posOffset>342900</wp:posOffset>
                </wp:positionH>
                <wp:positionV relativeFrom="paragraph">
                  <wp:posOffset>26035</wp:posOffset>
                </wp:positionV>
                <wp:extent cx="1723390" cy="562610"/>
                <wp:effectExtent l="0" t="0" r="0" b="0"/>
                <wp:wrapNone/>
                <wp:docPr id="1055" name="Sean Tang"/>
                <wp:cNvGraphicFramePr/>
                <a:graphic xmlns:a="http://schemas.openxmlformats.org/drawingml/2006/main">
                  <a:graphicData uri="http://schemas.microsoft.com/office/word/2010/wordprocessingShape">
                    <wps:wsp>
                      <wps:cNvSpPr/>
                      <wps:spPr>
                        <a:xfrm>
                          <a:off x="0" y="0"/>
                          <a:ext cx="1723390" cy="562610"/>
                        </a:xfrm>
                        <a:prstGeom prst="rect">
                          <a:avLst/>
                        </a:prstGeom>
                        <a:ln w="101600" cap="flat" cmpd="sng">
                          <a:solidFill>
                            <a:srgbClr val="EA3323">
                              <a:alpha val="0"/>
                            </a:srgbClr>
                          </a:solidFill>
                          <a:prstDash val="solid"/>
                          <a:miter/>
                        </a:ln>
                      </wps:spPr>
                      <wps:txbx>
                        <w:txbxContent>
                          <w:p w:rsidR="005A0FA7" w:rsidRDefault="005A0FA7">
                            <w:pPr>
                              <w:pStyle w:val="NormalWeb"/>
                              <w:ind w:firstLine="480"/>
                            </w:pPr>
                            <w:r>
                              <w:t>Sean Tang</w:t>
                            </w:r>
                          </w:p>
                        </w:txbxContent>
                      </wps:txbx>
                      <wps:bodyPr wrap="none" lIns="50800" tIns="50800" rIns="50800" bIns="50800" anchor="ctr">
                        <a:spAutoFit/>
                      </wps:bodyPr>
                    </wps:wsp>
                  </a:graphicData>
                </a:graphic>
              </wp:anchor>
            </w:drawing>
          </mc:Choice>
          <mc:Fallback>
            <w:pict>
              <v:rect id="Sean Tang" o:spid="_x0000_s1031" style="position:absolute;left:0;text-align:left;margin-left:27pt;margin-top:2.05pt;width:135.7pt;height:44.3pt;z-index:251661312;visibility:visible;mso-wrap-style:non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" filled="f" strokecolor="#ea3323" strokeweight="8pt">
                <v:stroke opacity="0"/>
                <v:textbox style="mso-fit-shape-to-text:t" inset="4pt,4pt,4pt,4pt">
                  <w:txbxContent>
                    <w:p w:rsidR="005A0FA7" w:rsidRDefault="005A0FA7">
                      <w:pPr>
                        <w:pStyle w:val="NormalWeb"/>
                        <w:ind w:firstLine="480"/>
                      </w:pPr>
                      <w:r>
                        <w:t>Sean Tang</w:t>
                      </w:r>
                    </w:p>
                  </w:txbxContent>
                </v:textbox>
              </v:rect>
            </w:pict>
          </mc:Fallback>
        </mc:AlternateContent>
      </w:r>
    </w:p>
    <w:p w:rsidR="00F976C8" w:rsidRPr="00D509FE" w:rsidRDefault="00F976C8">
      <w:pPr>
        <w:ind w:firstLine="480"/>
        <w:rPr>
          <w:rFonts w:ascii="Times New Roman" w:hAnsi="Times New Roman" w:cs="Times New Roman"/>
        </w:rPr>
      </w:pPr>
    </w:p>
    <w:p w:rsidR="00380E22" w:rsidRPr="00D509FE" w:rsidRDefault="00380E22">
      <w:pPr>
        <w:ind w:firstLine="480"/>
        <w:rPr>
          <w:rFonts w:ascii="Times New Roman" w:hAnsi="Times New Roman" w:cs="Times New Roman"/>
        </w:rPr>
      </w:pPr>
    </w:p>
    <w:p w:rsidR="00380E22" w:rsidRPr="00D509FE" w:rsidRDefault="00380E22">
      <w:pPr>
        <w:ind w:firstLine="480"/>
        <w:rPr>
          <w:rFonts w:ascii="Times New Roman" w:hAnsi="Times New Roman" w:cs="Times New Roman"/>
        </w:rPr>
      </w:pPr>
    </w:p>
    <w:p w:rsidR="00380E22" w:rsidRPr="00D509FE" w:rsidRDefault="00380E22">
      <w:pPr>
        <w:ind w:firstLine="480"/>
        <w:rPr>
          <w:rFonts w:ascii="Times New Roman" w:hAnsi="Times New Roman" w:cs="Times New Roman"/>
        </w:rPr>
      </w:pPr>
    </w:p>
    <w:p w:rsidR="006929DD" w:rsidRPr="00D509FE" w:rsidRDefault="006929DD" w:rsidP="00D509FE">
      <w:pPr>
        <w:ind w:firstLineChars="0" w:firstLine="0"/>
        <w:rPr>
          <w:rFonts w:ascii="Times New Roman" w:hAnsi="Times New Roman" w:cs="Times New Roman"/>
        </w:rPr>
      </w:pPr>
    </w:p>
    <w:p w:rsidR="00F976C8" w:rsidRPr="00D509FE" w:rsidRDefault="006929DD">
      <w:pPr>
        <w:widowControl/>
        <w:ind w:firstLine="480"/>
        <w:jc w:val="left"/>
        <w:rPr>
          <w:rFonts w:ascii="Times New Roman" w:hAnsi="Times New Roman" w:cs="Times New Roman"/>
        </w:rPr>
      </w:pPr>
      <w:r w:rsidRPr="00D509FE">
        <w:rPr>
          <w:rFonts w:ascii="Times New Roman" w:hAnsi="Times New Roman" w:cs="Times New Roman"/>
          <w:noProof/>
        </w:rPr>
        <w:lastRenderedPageBreak/>
        <mc:AlternateContent>
          <mc:Choice Requires="wps">
            <w:drawing>
              <wp:anchor distT="0" distB="0" distL="0" distR="0" simplePos="0" relativeHeight="251672576" behindDoc="0" locked="0" layoutInCell="1" allowOverlap="1" wp14:editId="1B3546D3">
                <wp:simplePos x="0" y="0"/>
                <wp:positionH relativeFrom="column">
                  <wp:posOffset>1819275</wp:posOffset>
                </wp:positionH>
                <wp:positionV relativeFrom="paragraph">
                  <wp:posOffset>56198</wp:posOffset>
                </wp:positionV>
                <wp:extent cx="4395788" cy="4093210"/>
                <wp:effectExtent l="0" t="0" r="24130" b="21590"/>
                <wp:wrapNone/>
                <wp:docPr id="7" name="毕业于加拿大多伦多大学精算和统计专业，理学学士荣誉学位…"/>
                <wp:cNvGraphicFramePr/>
                <a:graphic xmlns:a="http://schemas.openxmlformats.org/drawingml/2006/main">
                  <a:graphicData uri="http://schemas.microsoft.com/office/word/2010/wordprocessingShape">
                    <wps:wsp>
                      <wps:cNvSpPr/>
                      <wps:spPr>
                        <a:xfrm>
                          <a:off x="0" y="0"/>
                          <a:ext cx="4395788" cy="4093210"/>
                        </a:xfrm>
                        <a:prstGeom prst="rect">
                          <a:avLst/>
                        </a:prstGeom>
                        <a:ln w="12700" cap="flat" cmpd="sng">
                          <a:solidFill>
                            <a:srgbClr val="000000"/>
                          </a:solidFill>
                          <a:prstDash val="solid"/>
                          <a:miter/>
                        </a:ln>
                      </wps:spPr>
                      <wps:txbx>
                        <w:txbxContent>
                          <w:p w:rsidR="005A0FA7" w:rsidRPr="00AE7F60" w:rsidRDefault="005A0FA7" w:rsidP="00061AB5">
                            <w:pPr>
                              <w:spacing w:line="400" w:lineRule="exact"/>
                              <w:ind w:firstLineChars="0" w:firstLine="0"/>
                              <w:jc w:val="left"/>
                              <w:rPr>
                                <w:rFonts w:ascii="Times New Roman" w:hAnsi="Times New Roman" w:cs="Times New Roman"/>
                                <w:szCs w:val="24"/>
                              </w:rPr>
                            </w:pPr>
                            <w:r w:rsidRPr="00AE7F60">
                              <w:rPr>
                                <w:rFonts w:ascii="Times New Roman" w:hAnsi="Times New Roman" w:cs="Times New Roman"/>
                                <w:szCs w:val="24"/>
                              </w:rPr>
                              <w:t>Master of science and technology policy at Cambridge University,</w:t>
                            </w:r>
                          </w:p>
                          <w:p w:rsidR="005A0FA7" w:rsidRPr="00AE7F60" w:rsidRDefault="005A0FA7" w:rsidP="00061AB5">
                            <w:pPr>
                              <w:spacing w:line="400" w:lineRule="exact"/>
                              <w:ind w:firstLineChars="0" w:firstLine="0"/>
                              <w:jc w:val="left"/>
                              <w:rPr>
                                <w:rFonts w:ascii="Times New Roman" w:hAnsi="Times New Roman" w:cs="Times New Roman"/>
                                <w:szCs w:val="24"/>
                              </w:rPr>
                            </w:pPr>
                            <w:r w:rsidRPr="00AE7F60">
                              <w:rPr>
                                <w:rFonts w:ascii="Times New Roman" w:hAnsi="Times New Roman" w:cs="Times New Roman"/>
                                <w:szCs w:val="24"/>
                              </w:rPr>
                              <w:t>master of graphic communication, National Taiwan Normal University;</w:t>
                            </w:r>
                          </w:p>
                          <w:p w:rsidR="005A0FA7" w:rsidRPr="00AE7F60" w:rsidRDefault="005A0FA7" w:rsidP="00061AB5">
                            <w:pPr>
                              <w:spacing w:line="400" w:lineRule="exact"/>
                              <w:ind w:firstLineChars="0" w:firstLine="0"/>
                              <w:jc w:val="left"/>
                              <w:rPr>
                                <w:rFonts w:ascii="Times New Roman" w:hAnsi="Times New Roman" w:cs="Times New Roman"/>
                                <w:szCs w:val="24"/>
                              </w:rPr>
                            </w:pPr>
                            <w:r w:rsidRPr="00AE7F60">
                              <w:rPr>
                                <w:rFonts w:ascii="Times New Roman" w:hAnsi="Times New Roman" w:cs="Times New Roman"/>
                                <w:szCs w:val="24"/>
                              </w:rPr>
                              <w:t>Working Experience:</w:t>
                            </w:r>
                          </w:p>
                          <w:p w:rsidR="005A0FA7" w:rsidRPr="00AE7F60" w:rsidRDefault="005A0FA7" w:rsidP="00061AB5">
                            <w:pPr>
                              <w:spacing w:line="400" w:lineRule="exact"/>
                              <w:ind w:firstLineChars="0" w:firstLine="0"/>
                              <w:jc w:val="left"/>
                              <w:rPr>
                                <w:rFonts w:ascii="Times New Roman" w:hAnsi="Times New Roman" w:cs="Times New Roman"/>
                                <w:szCs w:val="24"/>
                              </w:rPr>
                            </w:pPr>
                            <w:r w:rsidRPr="00AE7F60">
                              <w:rPr>
                                <w:rFonts w:ascii="Times New Roman" w:hAnsi="Times New Roman" w:cs="Times New Roman"/>
                                <w:szCs w:val="24"/>
                              </w:rPr>
                              <w:t xml:space="preserve">TUTORABC Brand PR Director, </w:t>
                            </w:r>
                            <w:proofErr w:type="spellStart"/>
                            <w:r w:rsidRPr="00AE7F60">
                              <w:rPr>
                                <w:rFonts w:ascii="Times New Roman" w:hAnsi="Times New Roman" w:cs="Times New Roman"/>
                                <w:szCs w:val="24"/>
                              </w:rPr>
                              <w:t>DHgate</w:t>
                            </w:r>
                            <w:proofErr w:type="spellEnd"/>
                            <w:r w:rsidRPr="00AE7F60">
                              <w:rPr>
                                <w:rFonts w:ascii="Times New Roman" w:hAnsi="Times New Roman" w:cs="Times New Roman"/>
                                <w:szCs w:val="24"/>
                              </w:rPr>
                              <w:t xml:space="preserve"> </w:t>
                            </w:r>
                            <w:proofErr w:type="spellStart"/>
                            <w:r w:rsidRPr="00AE7F60">
                              <w:rPr>
                                <w:rFonts w:ascii="Times New Roman" w:hAnsi="Times New Roman" w:cs="Times New Roman"/>
                                <w:szCs w:val="24"/>
                              </w:rPr>
                              <w:t>Dunhuang</w:t>
                            </w:r>
                            <w:proofErr w:type="spellEnd"/>
                            <w:r w:rsidRPr="00AE7F60">
                              <w:rPr>
                                <w:rFonts w:ascii="Times New Roman" w:hAnsi="Times New Roman" w:cs="Times New Roman"/>
                                <w:szCs w:val="24"/>
                              </w:rPr>
                              <w:t xml:space="preserve"> Network senior marketing PR manager;</w:t>
                            </w:r>
                          </w:p>
                          <w:p w:rsidR="005A0FA7" w:rsidRPr="00AE7F60" w:rsidRDefault="005A0FA7" w:rsidP="00061AB5">
                            <w:pPr>
                              <w:spacing w:line="400" w:lineRule="exact"/>
                              <w:ind w:firstLineChars="0" w:firstLine="0"/>
                              <w:jc w:val="left"/>
                              <w:rPr>
                                <w:rFonts w:ascii="Times New Roman" w:hAnsi="Times New Roman" w:cs="Times New Roman"/>
                                <w:szCs w:val="24"/>
                              </w:rPr>
                            </w:pPr>
                            <w:r w:rsidRPr="00AE7F60">
                              <w:rPr>
                                <w:rFonts w:ascii="Times New Roman" w:hAnsi="Times New Roman" w:cs="Times New Roman"/>
                                <w:szCs w:val="24"/>
                              </w:rPr>
                              <w:t>The presenter for 2016 China Innovation and Entrepreneurship competition, Hong Kong and Macao Games host, 2018 global block chain Broker Summit Moderator, 2018 Peace Development Forum Moderator;</w:t>
                            </w:r>
                          </w:p>
                          <w:p w:rsidR="005A0FA7" w:rsidRPr="00AE7F60" w:rsidRDefault="005A0FA7" w:rsidP="00061AB5">
                            <w:pPr>
                              <w:spacing w:line="400" w:lineRule="exact"/>
                              <w:ind w:firstLineChars="0" w:firstLine="0"/>
                              <w:jc w:val="left"/>
                              <w:rPr>
                                <w:rFonts w:ascii="Times New Roman" w:hAnsi="Times New Roman" w:cs="Times New Roman"/>
                                <w:szCs w:val="24"/>
                              </w:rPr>
                            </w:pPr>
                            <w:r w:rsidRPr="00AE7F60">
                              <w:rPr>
                                <w:rFonts w:ascii="Times New Roman" w:hAnsi="Times New Roman" w:cs="Times New Roman"/>
                                <w:szCs w:val="24"/>
                              </w:rPr>
                              <w:t>The author for “That year, I’m in Cambridge unveiling Voldemort's Mask”, “Richard Strauss Biography”, “</w:t>
                            </w:r>
                            <w:proofErr w:type="spellStart"/>
                            <w:r w:rsidRPr="00AE7F60">
                              <w:rPr>
                                <w:rFonts w:ascii="Times New Roman" w:hAnsi="Times New Roman" w:cs="Times New Roman"/>
                                <w:szCs w:val="24"/>
                              </w:rPr>
                              <w:t>Niberon</w:t>
                            </w:r>
                            <w:proofErr w:type="spellEnd"/>
                            <w:r w:rsidRPr="00AE7F60">
                              <w:rPr>
                                <w:rFonts w:ascii="Times New Roman" w:hAnsi="Times New Roman" w:cs="Times New Roman"/>
                                <w:szCs w:val="24"/>
                              </w:rPr>
                              <w:t xml:space="preserve"> Ring” and so on;</w:t>
                            </w:r>
                          </w:p>
                          <w:p w:rsidR="005A0FA7" w:rsidRPr="00AE7F60" w:rsidRDefault="005A0FA7" w:rsidP="00061AB5">
                            <w:pPr>
                              <w:spacing w:line="400" w:lineRule="exact"/>
                              <w:ind w:firstLineChars="0" w:firstLine="0"/>
                              <w:jc w:val="left"/>
                              <w:rPr>
                                <w:rFonts w:ascii="Times New Roman" w:hAnsi="Times New Roman" w:cs="Times New Roman"/>
                                <w:szCs w:val="24"/>
                              </w:rPr>
                            </w:pPr>
                            <w:r w:rsidRPr="00AE7F60">
                              <w:rPr>
                                <w:rFonts w:ascii="Times New Roman" w:hAnsi="Times New Roman" w:cs="Times New Roman"/>
                                <w:szCs w:val="24"/>
                              </w:rPr>
                              <w:t>The columnist of Taiwan World Magazine, “China Times”.</w:t>
                            </w:r>
                          </w:p>
                          <w:p w:rsidR="005A0FA7" w:rsidRPr="00AE7F60" w:rsidRDefault="005A0FA7">
                            <w:pPr>
                              <w:pStyle w:val="ListParagraph"/>
                              <w:numPr>
                                <w:ilvl w:val="0"/>
                                <w:numId w:val="6"/>
                              </w:numPr>
                              <w:spacing w:line="240" w:lineRule="auto"/>
                              <w:ind w:firstLineChars="0"/>
                              <w:jc w:val="left"/>
                              <w:rPr>
                                <w:szCs w:val="24"/>
                              </w:rPr>
                            </w:pPr>
                            <w:r w:rsidRPr="00AE7F60">
                              <w:rPr>
                                <w:rFonts w:ascii="Helvetica Neue" w:eastAsia="Helvetica Neue" w:hAnsi="Helvetica Neue"/>
                                <w:color w:val="A9A9A9"/>
                                <w:kern w:val="24"/>
                                <w:szCs w:val="24"/>
                              </w:rPr>
                              <w:t> </w:t>
                            </w:r>
                          </w:p>
                        </w:txbxContent>
                      </wps:txbx>
                      <wps:bodyPr wrap="square" lIns="50800" tIns="50800" rIns="50800" bIns="50800" anchor="ctr">
                        <a:noAutofit/>
                      </wps:bodyPr>
                    </wps:wsp>
                  </a:graphicData>
                </a:graphic>
                <wp14:sizeRelH relativeFrom="margin">
                  <wp14:pctWidth>0</wp14:pctWidth>
                </wp14:sizeRelH>
                <wp14:sizeRelV relativeFrom="margin">
                  <wp14:pctHeight>0</wp14:pctHeight>
                </wp14:sizeRelV>
              </wp:anchor>
            </w:drawing>
          </mc:Choice>
          <mc:Fallback>
            <w:pict>
              <v:rect id="_x0000_s1032" style="position:absolute;left:0;text-align:left;margin-left:143.25pt;margin-top:4.45pt;width:346.15pt;height:322.3pt;z-index:251672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" filled="f" strokeweight="1pt">
                <v:textbox inset="4pt,4pt,4pt,4pt">
                  <w:txbxContent>
                    <w:p w:rsidR="005A0FA7" w:rsidRPr="00AE7F60" w:rsidRDefault="005A0FA7" w:rsidP="00061AB5">
                      <w:pPr>
                        <w:spacing w:line="400" w:lineRule="exact"/>
                        <w:ind w:firstLineChars="0" w:firstLine="0"/>
                        <w:jc w:val="left"/>
                        <w:rPr>
                          <w:rFonts w:ascii="Times New Roman" w:hAnsi="Times New Roman" w:cs="Times New Roman"/>
                          <w:szCs w:val="24"/>
                        </w:rPr>
                      </w:pPr>
                      <w:r w:rsidRPr="00AE7F60">
                        <w:rPr>
                          <w:rFonts w:ascii="Times New Roman" w:hAnsi="Times New Roman" w:cs="Times New Roman"/>
                          <w:szCs w:val="24"/>
                        </w:rPr>
                        <w:t>Master of science and technology policy at Cambridge University,</w:t>
                      </w:r>
                    </w:p>
                    <w:p w:rsidR="005A0FA7" w:rsidRPr="00AE7F60" w:rsidRDefault="005A0FA7" w:rsidP="00061AB5">
                      <w:pPr>
                        <w:spacing w:line="400" w:lineRule="exact"/>
                        <w:ind w:firstLineChars="0" w:firstLine="0"/>
                        <w:jc w:val="left"/>
                        <w:rPr>
                          <w:rFonts w:ascii="Times New Roman" w:hAnsi="Times New Roman" w:cs="Times New Roman"/>
                          <w:szCs w:val="24"/>
                        </w:rPr>
                      </w:pPr>
                      <w:r w:rsidRPr="00AE7F60">
                        <w:rPr>
                          <w:rFonts w:ascii="Times New Roman" w:hAnsi="Times New Roman" w:cs="Times New Roman"/>
                          <w:szCs w:val="24"/>
                        </w:rPr>
                        <w:t>master of graphic communication, National Taiwan Normal University;</w:t>
                      </w:r>
                    </w:p>
                    <w:p w:rsidR="005A0FA7" w:rsidRPr="00AE7F60" w:rsidRDefault="005A0FA7" w:rsidP="00061AB5">
                      <w:pPr>
                        <w:spacing w:line="400" w:lineRule="exact"/>
                        <w:ind w:firstLineChars="0" w:firstLine="0"/>
                        <w:jc w:val="left"/>
                        <w:rPr>
                          <w:rFonts w:ascii="Times New Roman" w:hAnsi="Times New Roman" w:cs="Times New Roman"/>
                          <w:szCs w:val="24"/>
                        </w:rPr>
                      </w:pPr>
                      <w:r w:rsidRPr="00AE7F60">
                        <w:rPr>
                          <w:rFonts w:ascii="Times New Roman" w:hAnsi="Times New Roman" w:cs="Times New Roman"/>
                          <w:szCs w:val="24"/>
                        </w:rPr>
                        <w:t>Working Experience:</w:t>
                      </w:r>
                    </w:p>
                    <w:p w:rsidR="005A0FA7" w:rsidRPr="00AE7F60" w:rsidRDefault="005A0FA7" w:rsidP="00061AB5">
                      <w:pPr>
                        <w:spacing w:line="400" w:lineRule="exact"/>
                        <w:ind w:firstLineChars="0" w:firstLine="0"/>
                        <w:jc w:val="left"/>
                        <w:rPr>
                          <w:rFonts w:ascii="Times New Roman" w:hAnsi="Times New Roman" w:cs="Times New Roman"/>
                          <w:szCs w:val="24"/>
                        </w:rPr>
                      </w:pPr>
                      <w:r w:rsidRPr="00AE7F60">
                        <w:rPr>
                          <w:rFonts w:ascii="Times New Roman" w:hAnsi="Times New Roman" w:cs="Times New Roman"/>
                          <w:szCs w:val="24"/>
                        </w:rPr>
                        <w:t xml:space="preserve">TUTORABC Brand PR Director, </w:t>
                      </w:r>
                      <w:proofErr w:type="spellStart"/>
                      <w:r w:rsidRPr="00AE7F60">
                        <w:rPr>
                          <w:rFonts w:ascii="Times New Roman" w:hAnsi="Times New Roman" w:cs="Times New Roman"/>
                          <w:szCs w:val="24"/>
                        </w:rPr>
                        <w:t>DHgate</w:t>
                      </w:r>
                      <w:proofErr w:type="spellEnd"/>
                      <w:r w:rsidRPr="00AE7F60">
                        <w:rPr>
                          <w:rFonts w:ascii="Times New Roman" w:hAnsi="Times New Roman" w:cs="Times New Roman"/>
                          <w:szCs w:val="24"/>
                        </w:rPr>
                        <w:t xml:space="preserve"> </w:t>
                      </w:r>
                      <w:proofErr w:type="spellStart"/>
                      <w:r w:rsidRPr="00AE7F60">
                        <w:rPr>
                          <w:rFonts w:ascii="Times New Roman" w:hAnsi="Times New Roman" w:cs="Times New Roman"/>
                          <w:szCs w:val="24"/>
                        </w:rPr>
                        <w:t>Dunhuang</w:t>
                      </w:r>
                      <w:proofErr w:type="spellEnd"/>
                      <w:r w:rsidRPr="00AE7F60">
                        <w:rPr>
                          <w:rFonts w:ascii="Times New Roman" w:hAnsi="Times New Roman" w:cs="Times New Roman"/>
                          <w:szCs w:val="24"/>
                        </w:rPr>
                        <w:t xml:space="preserve"> Network senior marketing PR manager;</w:t>
                      </w:r>
                    </w:p>
                    <w:p w:rsidR="005A0FA7" w:rsidRPr="00AE7F60" w:rsidRDefault="005A0FA7" w:rsidP="00061AB5">
                      <w:pPr>
                        <w:spacing w:line="400" w:lineRule="exact"/>
                        <w:ind w:firstLineChars="0" w:firstLine="0"/>
                        <w:jc w:val="left"/>
                        <w:rPr>
                          <w:rFonts w:ascii="Times New Roman" w:hAnsi="Times New Roman" w:cs="Times New Roman"/>
                          <w:szCs w:val="24"/>
                        </w:rPr>
                      </w:pPr>
                      <w:r w:rsidRPr="00AE7F60">
                        <w:rPr>
                          <w:rFonts w:ascii="Times New Roman" w:hAnsi="Times New Roman" w:cs="Times New Roman"/>
                          <w:szCs w:val="24"/>
                        </w:rPr>
                        <w:t>The presenter for 2016 China Innovation and Entrepreneurship competition, Hong Kong and Macao Games host, 2018 global block chain Broker Summit Moderator, 2018 Peace Development Forum Moderator;</w:t>
                      </w:r>
                    </w:p>
                    <w:p w:rsidR="005A0FA7" w:rsidRPr="00AE7F60" w:rsidRDefault="005A0FA7" w:rsidP="00061AB5">
                      <w:pPr>
                        <w:spacing w:line="400" w:lineRule="exact"/>
                        <w:ind w:firstLineChars="0" w:firstLine="0"/>
                        <w:jc w:val="left"/>
                        <w:rPr>
                          <w:rFonts w:ascii="Times New Roman" w:hAnsi="Times New Roman" w:cs="Times New Roman"/>
                          <w:szCs w:val="24"/>
                        </w:rPr>
                      </w:pPr>
                      <w:r w:rsidRPr="00AE7F60">
                        <w:rPr>
                          <w:rFonts w:ascii="Times New Roman" w:hAnsi="Times New Roman" w:cs="Times New Roman"/>
                          <w:szCs w:val="24"/>
                        </w:rPr>
                        <w:t>The author for “That year, I’m in Cambridge unveiling Voldemort's Mask”, “Richard Strauss Biography”, “</w:t>
                      </w:r>
                      <w:proofErr w:type="spellStart"/>
                      <w:r w:rsidRPr="00AE7F60">
                        <w:rPr>
                          <w:rFonts w:ascii="Times New Roman" w:hAnsi="Times New Roman" w:cs="Times New Roman"/>
                          <w:szCs w:val="24"/>
                        </w:rPr>
                        <w:t>Niberon</w:t>
                      </w:r>
                      <w:proofErr w:type="spellEnd"/>
                      <w:r w:rsidRPr="00AE7F60">
                        <w:rPr>
                          <w:rFonts w:ascii="Times New Roman" w:hAnsi="Times New Roman" w:cs="Times New Roman"/>
                          <w:szCs w:val="24"/>
                        </w:rPr>
                        <w:t xml:space="preserve"> Ring” and so on;</w:t>
                      </w:r>
                    </w:p>
                    <w:p w:rsidR="005A0FA7" w:rsidRPr="00AE7F60" w:rsidRDefault="005A0FA7" w:rsidP="00061AB5">
                      <w:pPr>
                        <w:spacing w:line="400" w:lineRule="exact"/>
                        <w:ind w:firstLineChars="0" w:firstLine="0"/>
                        <w:jc w:val="left"/>
                        <w:rPr>
                          <w:rFonts w:ascii="Times New Roman" w:hAnsi="Times New Roman" w:cs="Times New Roman"/>
                          <w:szCs w:val="24"/>
                        </w:rPr>
                      </w:pPr>
                      <w:r w:rsidRPr="00AE7F60">
                        <w:rPr>
                          <w:rFonts w:ascii="Times New Roman" w:hAnsi="Times New Roman" w:cs="Times New Roman"/>
                          <w:szCs w:val="24"/>
                        </w:rPr>
                        <w:t>The columnist of Taiwan World Magazine, “China Times”.</w:t>
                      </w:r>
                    </w:p>
                    <w:p w:rsidR="005A0FA7" w:rsidRPr="00AE7F60" w:rsidRDefault="005A0FA7">
                      <w:pPr>
                        <w:pStyle w:val="ListParagraph"/>
                        <w:numPr>
                          <w:ilvl w:val="0"/>
                          <w:numId w:val="6"/>
                        </w:numPr>
                        <w:spacing w:line="240" w:lineRule="auto"/>
                        <w:ind w:firstLineChars="0"/>
                        <w:jc w:val="left"/>
                        <w:rPr>
                          <w:szCs w:val="24"/>
                        </w:rPr>
                      </w:pPr>
                      <w:r w:rsidRPr="00AE7F60">
                        <w:rPr>
                          <w:rFonts w:ascii="Helvetica Neue" w:eastAsia="Helvetica Neue" w:hAnsi="Helvetica Neue"/>
                          <w:color w:val="A9A9A9"/>
                          <w:kern w:val="24"/>
                          <w:szCs w:val="24"/>
                        </w:rPr>
                        <w:t> </w:t>
                      </w:r>
                    </w:p>
                  </w:txbxContent>
                </v:textbox>
              </v:rect>
            </w:pict>
          </mc:Fallback>
        </mc:AlternateContent>
      </w:r>
      <w:r w:rsidR="0064279F" w:rsidRPr="00D509FE">
        <w:rPr>
          <w:rFonts w:ascii="Times New Roman" w:hAnsi="Times New Roman" w:cs="Times New Roman"/>
          <w:noProof/>
        </w:rPr>
        <mc:AlternateContent>
          <mc:Choice Requires="wps">
            <w:drawing>
              <wp:anchor distT="0" distB="0" distL="0" distR="0" simplePos="0" relativeHeight="251669504" behindDoc="0" locked="0" layoutInCell="1" allowOverlap="1" wp14:editId="6A8A159F">
                <wp:simplePos x="0" y="0"/>
                <wp:positionH relativeFrom="column">
                  <wp:posOffset>419100</wp:posOffset>
                </wp:positionH>
                <wp:positionV relativeFrom="paragraph">
                  <wp:posOffset>2310130</wp:posOffset>
                </wp:positionV>
                <wp:extent cx="1723390" cy="562610"/>
                <wp:effectExtent l="0" t="0" r="0" b="0"/>
                <wp:wrapNone/>
                <wp:docPr id="2" name="Sean Tang"/>
                <wp:cNvGraphicFramePr/>
                <a:graphic xmlns:a="http://schemas.openxmlformats.org/drawingml/2006/main">
                  <a:graphicData uri="http://schemas.microsoft.com/office/word/2010/wordprocessingShape">
                    <wps:wsp>
                      <wps:cNvSpPr/>
                      <wps:spPr>
                        <a:xfrm>
                          <a:off x="0" y="0"/>
                          <a:ext cx="1723390" cy="562610"/>
                        </a:xfrm>
                        <a:prstGeom prst="rect">
                          <a:avLst/>
                        </a:prstGeom>
                        <a:ln w="101600" cap="flat" cmpd="sng">
                          <a:solidFill>
                            <a:srgbClr val="EA3323">
                              <a:alpha val="0"/>
                            </a:srgbClr>
                          </a:solidFill>
                          <a:prstDash val="solid"/>
                          <a:miter/>
                        </a:ln>
                      </wps:spPr>
                      <wps:txbx>
                        <w:txbxContent>
                          <w:p w:rsidR="005A0FA7" w:rsidRDefault="005A0FA7">
                            <w:pPr>
                              <w:pStyle w:val="NormalWeb"/>
                              <w:ind w:firstLine="480"/>
                              <w:rPr>
                                <w:lang w:val="en-US"/>
                              </w:rPr>
                            </w:pPr>
                            <w:r>
                              <w:rPr>
                                <w:rFonts w:hint="eastAsia"/>
                                <w:lang w:val="en-US"/>
                              </w:rPr>
                              <w:t>Harry Hsu</w:t>
                            </w:r>
                          </w:p>
                        </w:txbxContent>
                      </wps:txbx>
                      <wps:bodyPr wrap="none" lIns="50800" tIns="50800" rIns="50800" bIns="50800" anchor="ctr">
                        <a:spAutoFit/>
                      </wps:bodyPr>
                    </wps:wsp>
                  </a:graphicData>
                </a:graphic>
              </wp:anchor>
            </w:drawing>
          </mc:Choice>
          <mc:Fallback>
            <w:pict>
              <v:rect id="_x0000_s1033" style="position:absolute;left:0;text-align:left;margin-left:33pt;margin-top:181.9pt;width:135.7pt;height:44.3pt;z-index:251669504;visibility:visible;mso-wrap-style:non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" filled="f" strokecolor="#ea3323" strokeweight="8pt">
                <v:stroke opacity="0"/>
                <v:textbox style="mso-fit-shape-to-text:t" inset="4pt,4pt,4pt,4pt">
                  <w:txbxContent>
                    <w:p w:rsidR="005A0FA7" w:rsidRDefault="005A0FA7">
                      <w:pPr>
                        <w:pStyle w:val="NormalWeb"/>
                        <w:ind w:firstLine="480"/>
                        <w:rPr>
                          <w:lang w:val="en-US"/>
                        </w:rPr>
                      </w:pPr>
                      <w:r>
                        <w:rPr>
                          <w:rFonts w:hint="eastAsia"/>
                          <w:lang w:val="en-US"/>
                        </w:rPr>
                        <w:t>Harry Hsu</w:t>
                      </w:r>
                    </w:p>
                  </w:txbxContent>
                </v:textbox>
              </v:rect>
            </w:pict>
          </mc:Fallback>
        </mc:AlternateContent>
      </w:r>
      <w:r w:rsidR="0064279F" w:rsidRPr="00D509FE">
        <w:rPr>
          <w:rFonts w:ascii="Times New Roman" w:eastAsia="宋体" w:hAnsi="Times New Roman" w:cs="Times New Roman"/>
          <w:noProof/>
          <w:kern w:val="0"/>
          <w:szCs w:val="24"/>
        </w:rPr>
        <w:drawing>
          <wp:inline distT="0" distB="0" distL="114300" distR="114300">
            <wp:extent cx="1321435" cy="2061845"/>
            <wp:effectExtent l="0" t="0" r="12065" b="1460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9"/>
                    <a:stretch>
                      <a:fillRect/>
                    </a:stretch>
                  </pic:blipFill>
                  <pic:spPr>
                    <a:xfrm>
                      <a:off x="0" y="0"/>
                      <a:ext cx="1321435" cy="2061845"/>
                    </a:xfrm>
                    <a:prstGeom prst="rect">
                      <a:avLst/>
                    </a:prstGeom>
                    <a:noFill/>
                    <a:ln w="9525">
                      <a:noFill/>
                    </a:ln>
                  </pic:spPr>
                </pic:pic>
              </a:graphicData>
            </a:graphic>
          </wp:inline>
        </w:drawing>
      </w:r>
    </w:p>
    <w:p w:rsidR="00F976C8" w:rsidRPr="00D509FE" w:rsidRDefault="00F976C8">
      <w:pPr>
        <w:ind w:firstLine="480"/>
        <w:rPr>
          <w:rFonts w:ascii="Times New Roman" w:hAnsi="Times New Roman" w:cs="Times New Roman"/>
        </w:rPr>
      </w:pPr>
    </w:p>
    <w:p w:rsidR="00F976C8" w:rsidRPr="00D509FE" w:rsidRDefault="00F976C8">
      <w:pPr>
        <w:ind w:firstLine="480"/>
        <w:rPr>
          <w:rFonts w:ascii="Times New Roman" w:hAnsi="Times New Roman" w:cs="Times New Roman"/>
        </w:rPr>
      </w:pPr>
    </w:p>
    <w:p w:rsidR="00380E22" w:rsidRPr="00D509FE" w:rsidRDefault="00380E22">
      <w:pPr>
        <w:ind w:firstLine="480"/>
        <w:rPr>
          <w:rFonts w:ascii="Times New Roman" w:hAnsi="Times New Roman" w:cs="Times New Roman"/>
        </w:rPr>
      </w:pPr>
    </w:p>
    <w:p w:rsidR="00380E22" w:rsidRPr="00D509FE" w:rsidRDefault="00380E22">
      <w:pPr>
        <w:ind w:firstLine="480"/>
        <w:rPr>
          <w:rFonts w:ascii="Times New Roman" w:hAnsi="Times New Roman" w:cs="Times New Roman"/>
        </w:rPr>
      </w:pPr>
    </w:p>
    <w:p w:rsidR="00380E22" w:rsidRPr="00D509FE" w:rsidRDefault="00380E22">
      <w:pPr>
        <w:ind w:firstLine="480"/>
        <w:rPr>
          <w:rFonts w:ascii="Times New Roman" w:hAnsi="Times New Roman" w:cs="Times New Roman"/>
        </w:rPr>
      </w:pPr>
    </w:p>
    <w:p w:rsidR="00380E22" w:rsidRPr="00D509FE" w:rsidRDefault="00380E22">
      <w:pPr>
        <w:ind w:firstLine="480"/>
        <w:rPr>
          <w:rFonts w:ascii="Times New Roman" w:hAnsi="Times New Roman" w:cs="Times New Roman"/>
        </w:rPr>
      </w:pPr>
    </w:p>
    <w:p w:rsidR="00380E22" w:rsidRPr="00D509FE" w:rsidRDefault="00380E22">
      <w:pPr>
        <w:ind w:firstLine="480"/>
        <w:rPr>
          <w:rFonts w:ascii="Times New Roman" w:hAnsi="Times New Roman" w:cs="Times New Roman"/>
        </w:rPr>
      </w:pPr>
    </w:p>
    <w:p w:rsidR="00C57631" w:rsidRPr="00D509FE" w:rsidRDefault="00C57631" w:rsidP="00061AB5">
      <w:pPr>
        <w:ind w:firstLineChars="0" w:firstLine="0"/>
        <w:rPr>
          <w:rFonts w:ascii="Times New Roman" w:hAnsi="Times New Roman" w:cs="Times New Roman"/>
        </w:rPr>
      </w:pPr>
    </w:p>
    <w:p w:rsidR="00F976C8" w:rsidRPr="00D509FE" w:rsidRDefault="0064279F" w:rsidP="00C57631">
      <w:pPr>
        <w:pStyle w:val="Heading2"/>
        <w:rPr>
          <w:rFonts w:ascii="Times New Roman" w:hAnsi="Times New Roman"/>
        </w:rPr>
      </w:pPr>
      <w:bookmarkStart w:id="215" w:name="_Toc169"/>
      <w:bookmarkStart w:id="216" w:name="_Toc8045"/>
      <w:bookmarkStart w:id="217" w:name="_Toc517449816"/>
      <w:r w:rsidRPr="00D509FE">
        <w:rPr>
          <w:rFonts w:ascii="Times New Roman" w:hAnsi="Times New Roman"/>
        </w:rPr>
        <w:t>顾问</w:t>
      </w:r>
      <w:bookmarkEnd w:id="215"/>
      <w:bookmarkEnd w:id="216"/>
      <w:r w:rsidR="00C57631" w:rsidRPr="00D509FE">
        <w:rPr>
          <w:rFonts w:ascii="Times New Roman" w:hAnsi="Times New Roman"/>
        </w:rPr>
        <w:t>Consultants</w:t>
      </w:r>
      <w:bookmarkEnd w:id="217"/>
    </w:p>
    <w:p w:rsidR="00F976C8" w:rsidRPr="00D509FE" w:rsidRDefault="00F976C8">
      <w:pPr>
        <w:ind w:firstLine="480"/>
        <w:rPr>
          <w:rFonts w:ascii="Times New Roman" w:hAnsi="Times New Roman" w:cs="Times New Roman"/>
        </w:rPr>
      </w:pPr>
    </w:p>
    <w:p w:rsidR="00F976C8" w:rsidRPr="00D509FE" w:rsidRDefault="00F976C8">
      <w:pPr>
        <w:ind w:firstLine="480"/>
        <w:rPr>
          <w:rFonts w:ascii="Times New Roman" w:hAnsi="Times New Roman" w:cs="Times New Roman"/>
        </w:rPr>
      </w:pPr>
    </w:p>
    <w:p w:rsidR="00F976C8" w:rsidRPr="00D509FE" w:rsidRDefault="0064279F">
      <w:pPr>
        <w:ind w:firstLine="480"/>
        <w:rPr>
          <w:rFonts w:ascii="Times New Roman" w:hAnsi="Times New Roman" w:cs="Times New Roman"/>
        </w:rPr>
      </w:pPr>
      <w:r w:rsidRPr="00D509FE">
        <w:rPr>
          <w:rFonts w:ascii="Times New Roman" w:hAnsi="Times New Roman" w:cs="Times New Roman"/>
          <w:noProof/>
        </w:rPr>
        <mc:AlternateContent>
          <mc:Choice Requires="wps">
            <w:drawing>
              <wp:anchor distT="0" distB="0" distL="0" distR="0" simplePos="0" relativeHeight="251664384" behindDoc="0" locked="0" layoutInCell="1" allowOverlap="1" wp14:editId="069C2B2D">
                <wp:simplePos x="0" y="0"/>
                <wp:positionH relativeFrom="column">
                  <wp:posOffset>1966913</wp:posOffset>
                </wp:positionH>
                <wp:positionV relativeFrom="paragraph">
                  <wp:posOffset>71438</wp:posOffset>
                </wp:positionV>
                <wp:extent cx="4210050" cy="2319337"/>
                <wp:effectExtent l="0" t="0" r="19050" b="24130"/>
                <wp:wrapNone/>
                <wp:docPr id="1056" name="毕业于加拿大多伦多大学精算和统计专业，理学学士荣誉学位…"/>
                <wp:cNvGraphicFramePr/>
                <a:graphic xmlns:a="http://schemas.openxmlformats.org/drawingml/2006/main">
                  <a:graphicData uri="http://schemas.microsoft.com/office/word/2010/wordprocessingShape">
                    <wps:wsp>
                      <wps:cNvSpPr/>
                      <wps:spPr>
                        <a:xfrm>
                          <a:off x="0" y="0"/>
                          <a:ext cx="4210050" cy="2319337"/>
                        </a:xfrm>
                        <a:prstGeom prst="rect">
                          <a:avLst/>
                        </a:prstGeom>
                        <a:ln w="12700" cap="flat" cmpd="sng">
                          <a:solidFill>
                            <a:srgbClr val="000000"/>
                          </a:solidFill>
                          <a:prstDash val="solid"/>
                          <a:miter/>
                        </a:ln>
                      </wps:spPr>
                      <wps:txbx>
                        <w:txbxContent>
                          <w:p w:rsidR="005A0FA7" w:rsidRPr="00AE7F60" w:rsidRDefault="005A0FA7">
                            <w:pPr>
                              <w:spacing w:line="240" w:lineRule="auto"/>
                              <w:ind w:firstLineChars="0" w:firstLine="0"/>
                              <w:jc w:val="left"/>
                              <w:rPr>
                                <w:rFonts w:ascii="Times New Roman" w:hAnsi="Times New Roman" w:cs="Times New Roman"/>
                                <w:kern w:val="24"/>
                                <w:szCs w:val="24"/>
                              </w:rPr>
                            </w:pPr>
                            <w:r w:rsidRPr="00AE7F60">
                              <w:rPr>
                                <w:rFonts w:ascii="Times New Roman" w:hAnsi="Times New Roman" w:cs="Times New Roman"/>
                                <w:kern w:val="24"/>
                                <w:szCs w:val="24"/>
                              </w:rPr>
                              <w:t xml:space="preserve">A master's degree from the University of Western Ontario, Canada, with Project management PMP, risk control </w:t>
                            </w:r>
                            <w:proofErr w:type="spellStart"/>
                            <w:r w:rsidRPr="00AE7F60">
                              <w:rPr>
                                <w:rFonts w:ascii="Times New Roman" w:hAnsi="Times New Roman" w:cs="Times New Roman"/>
                                <w:kern w:val="24"/>
                                <w:szCs w:val="24"/>
                              </w:rPr>
                              <w:t>Crisc</w:t>
                            </w:r>
                            <w:proofErr w:type="spellEnd"/>
                            <w:r w:rsidRPr="00AE7F60">
                              <w:rPr>
                                <w:rFonts w:ascii="Times New Roman" w:hAnsi="Times New Roman" w:cs="Times New Roman"/>
                                <w:kern w:val="24"/>
                                <w:szCs w:val="24"/>
                              </w:rPr>
                              <w:t xml:space="preserve"> and other professional certificates </w:t>
                            </w:r>
                          </w:p>
                          <w:p w:rsidR="005A0FA7" w:rsidRPr="00AE7F60" w:rsidRDefault="005A0FA7">
                            <w:pPr>
                              <w:spacing w:line="240" w:lineRule="auto"/>
                              <w:ind w:firstLineChars="0" w:firstLine="0"/>
                              <w:jc w:val="left"/>
                              <w:rPr>
                                <w:rFonts w:ascii="Times New Roman" w:hAnsi="Times New Roman" w:cs="Times New Roman"/>
                                <w:szCs w:val="24"/>
                              </w:rPr>
                            </w:pPr>
                            <w:r w:rsidRPr="00AE7F60">
                              <w:rPr>
                                <w:rFonts w:ascii="Times New Roman" w:hAnsi="Times New Roman" w:cs="Times New Roman"/>
                                <w:kern w:val="24"/>
                                <w:szCs w:val="24"/>
                              </w:rPr>
                              <w:t>Former IBM (Toronto) Research and Development Center mainframe compilation optimization development specialist;</w:t>
                            </w:r>
                            <w:r w:rsidRPr="00AE7F60">
                              <w:rPr>
                                <w:rFonts w:ascii="Times New Roman" w:hAnsi="Times New Roman" w:cs="Times New Roman"/>
                                <w:szCs w:val="24"/>
                              </w:rPr>
                              <w:t xml:space="preserve"> </w:t>
                            </w:r>
                          </w:p>
                          <w:p w:rsidR="005A0FA7" w:rsidRPr="00AE7F60" w:rsidRDefault="005A0FA7">
                            <w:pPr>
                              <w:spacing w:line="240" w:lineRule="auto"/>
                              <w:ind w:firstLineChars="0" w:firstLine="0"/>
                              <w:jc w:val="left"/>
                              <w:rPr>
                                <w:rFonts w:ascii="Times New Roman" w:hAnsi="Times New Roman" w:cs="Times New Roman"/>
                                <w:kern w:val="24"/>
                                <w:szCs w:val="24"/>
                              </w:rPr>
                            </w:pPr>
                            <w:r w:rsidRPr="00AE7F60">
                              <w:rPr>
                                <w:rFonts w:ascii="Times New Roman" w:hAnsi="Times New Roman" w:cs="Times New Roman"/>
                                <w:kern w:val="24"/>
                                <w:szCs w:val="24"/>
                              </w:rPr>
                              <w:t>Currently work in Ontario Gaming Bureau Network Division approval expert</w:t>
                            </w:r>
                          </w:p>
                        </w:txbxContent>
                      </wps:txbx>
                      <wps:bodyPr wrap="square" lIns="50800" tIns="50800" rIns="50800" bIns="50800" anchor="ctr">
                        <a:noAutofit/>
                      </wps:bodyPr>
                    </wps:wsp>
                  </a:graphicData>
                </a:graphic>
                <wp14:sizeRelH relativeFrom="margin">
                  <wp14:pctWidth>0</wp14:pctWidth>
                </wp14:sizeRelH>
                <wp14:sizeRelV relativeFrom="margin">
                  <wp14:pctHeight>0</wp14:pctHeight>
                </wp14:sizeRelV>
              </wp:anchor>
            </w:drawing>
          </mc:Choice>
          <mc:Fallback>
            <w:pict>
              <v:rect id="_x0000_s1034" style="position:absolute;left:0;text-align:left;margin-left:154.9pt;margin-top:5.65pt;width:331.5pt;height:182.6pt;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" filled="f" strokeweight="1pt">
                <v:textbox inset="4pt,4pt,4pt,4pt">
                  <w:txbxContent>
                    <w:p w:rsidR="005A0FA7" w:rsidRPr="00AE7F60" w:rsidRDefault="005A0FA7">
                      <w:pPr>
                        <w:spacing w:line="240" w:lineRule="auto"/>
                        <w:ind w:firstLineChars="0" w:firstLine="0"/>
                        <w:jc w:val="left"/>
                        <w:rPr>
                          <w:rFonts w:ascii="Times New Roman" w:hAnsi="Times New Roman" w:cs="Times New Roman"/>
                          <w:kern w:val="24"/>
                          <w:szCs w:val="24"/>
                        </w:rPr>
                      </w:pPr>
                      <w:r w:rsidRPr="00AE7F60">
                        <w:rPr>
                          <w:rFonts w:ascii="Times New Roman" w:hAnsi="Times New Roman" w:cs="Times New Roman"/>
                          <w:kern w:val="24"/>
                          <w:szCs w:val="24"/>
                        </w:rPr>
                        <w:t xml:space="preserve">A master's degree from the University of Western Ontario, Canada, with Project management PMP, risk control </w:t>
                      </w:r>
                      <w:proofErr w:type="spellStart"/>
                      <w:r w:rsidRPr="00AE7F60">
                        <w:rPr>
                          <w:rFonts w:ascii="Times New Roman" w:hAnsi="Times New Roman" w:cs="Times New Roman"/>
                          <w:kern w:val="24"/>
                          <w:szCs w:val="24"/>
                        </w:rPr>
                        <w:t>Crisc</w:t>
                      </w:r>
                      <w:proofErr w:type="spellEnd"/>
                      <w:r w:rsidRPr="00AE7F60">
                        <w:rPr>
                          <w:rFonts w:ascii="Times New Roman" w:hAnsi="Times New Roman" w:cs="Times New Roman"/>
                          <w:kern w:val="24"/>
                          <w:szCs w:val="24"/>
                        </w:rPr>
                        <w:t xml:space="preserve"> and other professional certificates </w:t>
                      </w:r>
                    </w:p>
                    <w:p w:rsidR="005A0FA7" w:rsidRPr="00AE7F60" w:rsidRDefault="005A0FA7">
                      <w:pPr>
                        <w:spacing w:line="240" w:lineRule="auto"/>
                        <w:ind w:firstLineChars="0" w:firstLine="0"/>
                        <w:jc w:val="left"/>
                        <w:rPr>
                          <w:rFonts w:ascii="Times New Roman" w:hAnsi="Times New Roman" w:cs="Times New Roman"/>
                          <w:szCs w:val="24"/>
                        </w:rPr>
                      </w:pPr>
                      <w:r w:rsidRPr="00AE7F60">
                        <w:rPr>
                          <w:rFonts w:ascii="Times New Roman" w:hAnsi="Times New Roman" w:cs="Times New Roman"/>
                          <w:kern w:val="24"/>
                          <w:szCs w:val="24"/>
                        </w:rPr>
                        <w:t>Former IBM (Toronto) Research and Development Center mainframe compilation optimization development specialist;</w:t>
                      </w:r>
                      <w:r w:rsidRPr="00AE7F60">
                        <w:rPr>
                          <w:rFonts w:ascii="Times New Roman" w:hAnsi="Times New Roman" w:cs="Times New Roman"/>
                          <w:szCs w:val="24"/>
                        </w:rPr>
                        <w:t xml:space="preserve"> </w:t>
                      </w:r>
                    </w:p>
                    <w:p w:rsidR="005A0FA7" w:rsidRPr="00AE7F60" w:rsidRDefault="005A0FA7">
                      <w:pPr>
                        <w:spacing w:line="240" w:lineRule="auto"/>
                        <w:ind w:firstLineChars="0" w:firstLine="0"/>
                        <w:jc w:val="left"/>
                        <w:rPr>
                          <w:rFonts w:ascii="Times New Roman" w:hAnsi="Times New Roman" w:cs="Times New Roman"/>
                          <w:kern w:val="24"/>
                          <w:szCs w:val="24"/>
                        </w:rPr>
                      </w:pPr>
                      <w:r w:rsidRPr="00AE7F60">
                        <w:rPr>
                          <w:rFonts w:ascii="Times New Roman" w:hAnsi="Times New Roman" w:cs="Times New Roman"/>
                          <w:kern w:val="24"/>
                          <w:szCs w:val="24"/>
                        </w:rPr>
                        <w:t>Currently work in Ontario Gaming Bureau Network Division approval expert</w:t>
                      </w:r>
                    </w:p>
                  </w:txbxContent>
                </v:textbox>
              </v:rect>
            </w:pict>
          </mc:Fallback>
        </mc:AlternateContent>
      </w:r>
      <w:r w:rsidRPr="00D509FE">
        <w:rPr>
          <w:rFonts w:ascii="Times New Roman" w:hAnsi="Times New Roman" w:cs="Times New Roman"/>
          <w:noProof/>
        </w:rPr>
        <w:drawing>
          <wp:inline distT="0" distB="0" distL="0" distR="0">
            <wp:extent cx="1366520" cy="1691005"/>
            <wp:effectExtent l="0" t="0" r="5080" b="4445"/>
            <wp:docPr id="1057" name="图片 11"/>
            <wp:cNvGraphicFramePr/>
            <a:graphic xmlns:a="http://schemas.openxmlformats.org/drawingml/2006/main">
              <a:graphicData uri="http://schemas.openxmlformats.org/drawingml/2006/picture">
                <pic:pic xmlns:pic="http://schemas.openxmlformats.org/drawingml/2006/picture">
                  <pic:nvPicPr>
                    <pic:cNvPr id="1057" name="图片 11"/>
                    <pic:cNvPicPr/>
                  </pic:nvPicPr>
                  <pic:blipFill>
                    <a:blip r:embed="rId40" cstate="print"/>
                    <a:srcRect/>
                    <a:stretch>
                      <a:fillRect/>
                    </a:stretch>
                  </pic:blipFill>
                  <pic:spPr>
                    <a:xfrm>
                      <a:off x="0" y="0"/>
                      <a:ext cx="1366857" cy="1691639"/>
                    </a:xfrm>
                    <a:prstGeom prst="rect">
                      <a:avLst/>
                    </a:prstGeom>
                    <a:ln>
                      <a:noFill/>
                    </a:ln>
                  </pic:spPr>
                </pic:pic>
              </a:graphicData>
            </a:graphic>
          </wp:inline>
        </w:drawing>
      </w:r>
    </w:p>
    <w:p w:rsidR="00F976C8" w:rsidRPr="00D509FE" w:rsidRDefault="0064279F" w:rsidP="00D509FE">
      <w:pPr>
        <w:ind w:firstLineChars="0" w:firstLine="0"/>
        <w:rPr>
          <w:rFonts w:ascii="Times New Roman" w:hAnsi="Times New Roman" w:cs="Times New Roman"/>
        </w:rPr>
      </w:pPr>
      <w:r w:rsidRPr="00D509FE">
        <w:rPr>
          <w:rFonts w:ascii="Times New Roman" w:hAnsi="Times New Roman" w:cs="Times New Roman"/>
          <w:noProof/>
        </w:rPr>
        <mc:AlternateContent>
          <mc:Choice Requires="wps">
            <w:drawing>
              <wp:anchor distT="0" distB="0" distL="0" distR="0" simplePos="0" relativeHeight="251665408" behindDoc="0" locked="0" layoutInCell="1" allowOverlap="1">
                <wp:simplePos x="0" y="0"/>
                <wp:positionH relativeFrom="column">
                  <wp:posOffset>132080</wp:posOffset>
                </wp:positionH>
                <wp:positionV relativeFrom="paragraph">
                  <wp:posOffset>156845</wp:posOffset>
                </wp:positionV>
                <wp:extent cx="1723390" cy="562610"/>
                <wp:effectExtent l="0" t="0" r="0" b="0"/>
                <wp:wrapNone/>
                <wp:docPr id="1058" name="Sean Tang"/>
                <wp:cNvGraphicFramePr/>
                <a:graphic xmlns:a="http://schemas.openxmlformats.org/drawingml/2006/main">
                  <a:graphicData uri="http://schemas.microsoft.com/office/word/2010/wordprocessingShape">
                    <wps:wsp>
                      <wps:cNvSpPr/>
                      <wps:spPr>
                        <a:xfrm>
                          <a:off x="0" y="0"/>
                          <a:ext cx="1723390" cy="562610"/>
                        </a:xfrm>
                        <a:prstGeom prst="rect">
                          <a:avLst/>
                        </a:prstGeom>
                        <a:ln w="101600" cap="flat" cmpd="sng">
                          <a:solidFill>
                            <a:srgbClr val="EA3323">
                              <a:alpha val="0"/>
                            </a:srgbClr>
                          </a:solidFill>
                          <a:prstDash val="solid"/>
                          <a:miter/>
                        </a:ln>
                      </wps:spPr>
                      <wps:txbx>
                        <w:txbxContent>
                          <w:p w:rsidR="005A0FA7" w:rsidRDefault="005A0FA7">
                            <w:pPr>
                              <w:pStyle w:val="NormalWeb"/>
                              <w:ind w:firstLine="480"/>
                            </w:pPr>
                            <w:r>
                              <w:t>Tracy Lee</w:t>
                            </w:r>
                          </w:p>
                        </w:txbxContent>
                      </wps:txbx>
                      <wps:bodyPr wrap="none" lIns="50800" tIns="50800" rIns="50800" bIns="50800" anchor="ctr">
                        <a:spAutoFit/>
                      </wps:bodyPr>
                    </wps:wsp>
                  </a:graphicData>
                </a:graphic>
              </wp:anchor>
            </w:drawing>
          </mc:Choice>
          <mc:Fallback>
            <w:pict>
              <v:rect id="_x0000_s1035" style="position:absolute;left:0;text-align:left;margin-left:10.4pt;margin-top:12.35pt;width:135.7pt;height:44.3pt;z-index:251665408;visibility:visible;mso-wrap-style:non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" filled="f" strokecolor="#ea3323" strokeweight="8pt">
                <v:stroke opacity="0"/>
                <v:textbox style="mso-fit-shape-to-text:t" inset="4pt,4pt,4pt,4pt">
                  <w:txbxContent>
                    <w:p w:rsidR="005A0FA7" w:rsidRDefault="005A0FA7">
                      <w:pPr>
                        <w:pStyle w:val="NormalWeb"/>
                        <w:ind w:firstLine="480"/>
                      </w:pPr>
                      <w:r>
                        <w:t>Tracy Lee</w:t>
                      </w:r>
                    </w:p>
                  </w:txbxContent>
                </v:textbox>
              </v:rect>
            </w:pict>
          </mc:Fallback>
        </mc:AlternateContent>
      </w:r>
    </w:p>
    <w:p w:rsidR="00F976C8" w:rsidRPr="00D509FE" w:rsidRDefault="00F976C8">
      <w:pPr>
        <w:ind w:firstLine="480"/>
        <w:rPr>
          <w:rFonts w:ascii="Times New Roman" w:hAnsi="Times New Roman" w:cs="Times New Roman"/>
        </w:rPr>
      </w:pPr>
    </w:p>
    <w:p w:rsidR="00F976C8" w:rsidRPr="00D509FE" w:rsidRDefault="00F976C8">
      <w:pPr>
        <w:ind w:firstLine="480"/>
        <w:rPr>
          <w:rFonts w:ascii="Times New Roman" w:hAnsi="Times New Roman" w:cs="Times New Roman"/>
        </w:rPr>
      </w:pPr>
    </w:p>
    <w:p w:rsidR="00C57631" w:rsidRPr="00D509FE" w:rsidRDefault="00C57631">
      <w:pPr>
        <w:ind w:firstLine="480"/>
        <w:rPr>
          <w:rFonts w:ascii="Times New Roman" w:hAnsi="Times New Roman" w:cs="Times New Roman"/>
        </w:rPr>
      </w:pPr>
    </w:p>
    <w:p w:rsidR="00C57631" w:rsidRPr="00D509FE" w:rsidRDefault="00C57631">
      <w:pPr>
        <w:ind w:firstLine="480"/>
        <w:rPr>
          <w:rFonts w:ascii="Times New Roman" w:hAnsi="Times New Roman" w:cs="Times New Roman"/>
        </w:rPr>
      </w:pPr>
    </w:p>
    <w:p w:rsidR="00C57631" w:rsidRPr="00D509FE" w:rsidRDefault="00C57631">
      <w:pPr>
        <w:ind w:firstLine="480"/>
        <w:rPr>
          <w:rFonts w:ascii="Times New Roman" w:hAnsi="Times New Roman" w:cs="Times New Roman"/>
        </w:rPr>
      </w:pPr>
    </w:p>
    <w:p w:rsidR="00C57631" w:rsidRPr="00D509FE" w:rsidRDefault="00C57631">
      <w:pPr>
        <w:ind w:firstLine="480"/>
        <w:rPr>
          <w:rFonts w:ascii="Times New Roman" w:hAnsi="Times New Roman" w:cs="Times New Roman"/>
        </w:rPr>
      </w:pPr>
    </w:p>
    <w:p w:rsidR="00C57631" w:rsidRPr="00D509FE" w:rsidRDefault="00C57631">
      <w:pPr>
        <w:ind w:firstLine="480"/>
        <w:rPr>
          <w:rFonts w:ascii="Times New Roman" w:hAnsi="Times New Roman" w:cs="Times New Roman"/>
        </w:rPr>
      </w:pPr>
    </w:p>
    <w:p w:rsidR="00C57631" w:rsidRPr="00D509FE" w:rsidRDefault="00C57631">
      <w:pPr>
        <w:ind w:firstLine="480"/>
        <w:rPr>
          <w:rFonts w:ascii="Times New Roman" w:hAnsi="Times New Roman" w:cs="Times New Roman"/>
        </w:rPr>
      </w:pPr>
    </w:p>
    <w:p w:rsidR="00C57631" w:rsidRPr="00D509FE" w:rsidRDefault="00C57631">
      <w:pPr>
        <w:ind w:firstLine="480"/>
        <w:rPr>
          <w:rFonts w:ascii="Times New Roman" w:hAnsi="Times New Roman" w:cs="Times New Roman"/>
        </w:rPr>
      </w:pPr>
    </w:p>
    <w:p w:rsidR="00C57631" w:rsidRDefault="00C57631">
      <w:pPr>
        <w:ind w:firstLine="480"/>
        <w:rPr>
          <w:rFonts w:ascii="Times New Roman" w:hAnsi="Times New Roman" w:cs="Times New Roman"/>
        </w:rPr>
      </w:pPr>
    </w:p>
    <w:p w:rsidR="00D509FE" w:rsidRDefault="00D509FE">
      <w:pPr>
        <w:ind w:firstLine="480"/>
        <w:rPr>
          <w:rFonts w:ascii="Times New Roman" w:hAnsi="Times New Roman" w:cs="Times New Roman"/>
        </w:rPr>
      </w:pPr>
    </w:p>
    <w:p w:rsidR="00D509FE" w:rsidRDefault="00D509FE">
      <w:pPr>
        <w:ind w:firstLine="480"/>
        <w:rPr>
          <w:rFonts w:ascii="Times New Roman" w:hAnsi="Times New Roman" w:cs="Times New Roman"/>
        </w:rPr>
      </w:pPr>
    </w:p>
    <w:p w:rsidR="00D509FE" w:rsidRPr="00D509FE" w:rsidRDefault="00D509FE">
      <w:pPr>
        <w:ind w:firstLine="480"/>
        <w:rPr>
          <w:rFonts w:ascii="Times New Roman" w:hAnsi="Times New Roman" w:cs="Times New Roman"/>
        </w:rPr>
      </w:pPr>
    </w:p>
    <w:p w:rsidR="00F976C8" w:rsidRPr="00D509FE" w:rsidRDefault="00C57631">
      <w:pPr>
        <w:pStyle w:val="Heading2"/>
        <w:rPr>
          <w:rFonts w:ascii="Times New Roman" w:hAnsi="Times New Roman"/>
        </w:rPr>
      </w:pPr>
      <w:bookmarkStart w:id="218" w:name="_Toc517449817"/>
      <w:r w:rsidRPr="00D509FE">
        <w:rPr>
          <w:rFonts w:ascii="Times New Roman" w:hAnsi="Times New Roman"/>
        </w:rPr>
        <w:t>Early Investor</w:t>
      </w:r>
      <w:bookmarkEnd w:id="218"/>
    </w:p>
    <w:p w:rsidR="00C57631" w:rsidRPr="00D509FE" w:rsidRDefault="00C57631" w:rsidP="00C57631">
      <w:pPr>
        <w:ind w:firstLine="480"/>
        <w:rPr>
          <w:rFonts w:ascii="Times New Roman" w:hAnsi="Times New Roman" w:cs="Times New Roman"/>
        </w:rPr>
      </w:pPr>
    </w:p>
    <w:p w:rsidR="00F976C8" w:rsidRPr="00D509FE" w:rsidRDefault="00F976C8">
      <w:pPr>
        <w:ind w:firstLine="480"/>
        <w:rPr>
          <w:rFonts w:ascii="Times New Roman" w:hAnsi="Times New Roman" w:cs="Times New Roman"/>
        </w:rPr>
      </w:pPr>
    </w:p>
    <w:p w:rsidR="00F976C8" w:rsidRPr="00D509FE" w:rsidRDefault="00F976C8">
      <w:pPr>
        <w:ind w:firstLine="480"/>
        <w:rPr>
          <w:rFonts w:ascii="Times New Roman" w:hAnsi="Times New Roman" w:cs="Times New Roman"/>
        </w:rPr>
      </w:pPr>
    </w:p>
    <w:p w:rsidR="00F976C8" w:rsidRPr="00D509FE" w:rsidRDefault="00600F5B" w:rsidP="00D509FE">
      <w:pPr>
        <w:pStyle w:val="Heading1"/>
        <w:numPr>
          <w:ilvl w:val="0"/>
          <w:numId w:val="0"/>
        </w:numPr>
        <w:ind w:left="420"/>
        <w:jc w:val="both"/>
        <w:rPr>
          <w:rFonts w:ascii="Times New Roman" w:hAnsi="Times New Roman" w:cs="Times New Roman"/>
        </w:rPr>
      </w:pPr>
      <w:bookmarkStart w:id="219" w:name="_Toc517449818"/>
      <w:bookmarkStart w:id="220" w:name="OLE_LINK206"/>
      <w:bookmarkStart w:id="221" w:name="OLE_LINK207"/>
      <w:r w:rsidRPr="00D509FE">
        <w:rPr>
          <w:rFonts w:ascii="Times New Roman" w:hAnsi="Times New Roman" w:cs="Times New Roman"/>
        </w:rPr>
        <w:t xml:space="preserve">Chapter 7 </w:t>
      </w:r>
      <w:r w:rsidR="000626B2">
        <w:rPr>
          <w:rFonts w:ascii="Times New Roman" w:hAnsi="Times New Roman" w:cs="Times New Roman"/>
        </w:rPr>
        <w:t>Fair guessing chain</w:t>
      </w:r>
      <w:r w:rsidRPr="00D509FE">
        <w:rPr>
          <w:rFonts w:ascii="Times New Roman" w:hAnsi="Times New Roman" w:cs="Times New Roman"/>
        </w:rPr>
        <w:t xml:space="preserve"> Implementation Road Map</w:t>
      </w:r>
      <w:bookmarkEnd w:id="219"/>
    </w:p>
    <w:bookmarkEnd w:id="220"/>
    <w:bookmarkEnd w:id="221"/>
    <w:p w:rsidR="00F976C8" w:rsidRPr="00D509FE" w:rsidRDefault="00F976C8">
      <w:pPr>
        <w:ind w:firstLine="480"/>
        <w:rPr>
          <w:ins w:id="222" w:author="Gavin Zheng" w:date="2018-06-15T10:13:00Z"/>
          <w:rFonts w:ascii="Times New Roman" w:hAnsi="Times New Roman" w:cs="Times New Roman"/>
        </w:rPr>
      </w:pPr>
    </w:p>
    <w:p w:rsidR="005613AA" w:rsidRPr="00D509FE" w:rsidRDefault="005613AA" w:rsidP="005613AA">
      <w:pPr>
        <w:tabs>
          <w:tab w:val="left" w:pos="2233"/>
        </w:tabs>
        <w:ind w:firstLine="480"/>
        <w:rPr>
          <w:rFonts w:ascii="Times New Roman" w:hAnsi="Times New Roman" w:cs="Times New Roman"/>
        </w:rPr>
      </w:pPr>
      <w:r w:rsidRPr="00D509FE">
        <w:rPr>
          <w:rFonts w:ascii="Times New Roman" w:hAnsi="Times New Roman" w:cs="Times New Roman"/>
        </w:rPr>
        <w:t>December 2017</w:t>
      </w:r>
      <w:proofErr w:type="gramStart"/>
      <w:r w:rsidRPr="00D509FE">
        <w:rPr>
          <w:rFonts w:ascii="Times New Roman" w:hAnsi="Times New Roman" w:cs="Times New Roman"/>
        </w:rPr>
        <w:t xml:space="preserve">,  </w:t>
      </w:r>
      <w:r w:rsidR="000626B2">
        <w:rPr>
          <w:rFonts w:ascii="Times New Roman" w:hAnsi="Times New Roman" w:cs="Times New Roman"/>
        </w:rPr>
        <w:t>fair</w:t>
      </w:r>
      <w:proofErr w:type="gramEnd"/>
      <w:r w:rsidR="000626B2">
        <w:rPr>
          <w:rFonts w:ascii="Times New Roman" w:hAnsi="Times New Roman" w:cs="Times New Roman"/>
        </w:rPr>
        <w:t xml:space="preserve"> guessing chain</w:t>
      </w:r>
      <w:r w:rsidRPr="00D509FE">
        <w:rPr>
          <w:rFonts w:ascii="Times New Roman" w:hAnsi="Times New Roman" w:cs="Times New Roman"/>
        </w:rPr>
        <w:t xml:space="preserve"> Core team was established, market research, integration of key resources, February 2018 completed the quiz chain White Paper version 1.0, establish a technical framework;</w:t>
      </w:r>
    </w:p>
    <w:p w:rsidR="005613AA" w:rsidRPr="00D509FE" w:rsidRDefault="005613AA" w:rsidP="005613AA">
      <w:pPr>
        <w:tabs>
          <w:tab w:val="left" w:pos="2233"/>
        </w:tabs>
        <w:ind w:firstLine="480"/>
        <w:rPr>
          <w:rFonts w:ascii="Times New Roman" w:hAnsi="Times New Roman" w:cs="Times New Roman"/>
        </w:rPr>
      </w:pPr>
      <w:r w:rsidRPr="00D509FE">
        <w:rPr>
          <w:rFonts w:ascii="Times New Roman" w:hAnsi="Times New Roman" w:cs="Times New Roman"/>
        </w:rPr>
        <w:t>March 2018, Start the bottom chain design and module research and development, establish with the Philippines, Cambodia and other countries legal gaming entertainment company partnership;</w:t>
      </w:r>
    </w:p>
    <w:p w:rsidR="005613AA" w:rsidRPr="00D509FE" w:rsidRDefault="005613AA" w:rsidP="005613AA">
      <w:pPr>
        <w:tabs>
          <w:tab w:val="left" w:pos="2233"/>
        </w:tabs>
        <w:ind w:firstLine="480"/>
        <w:rPr>
          <w:rFonts w:ascii="Times New Roman" w:hAnsi="Times New Roman" w:cs="Times New Roman"/>
        </w:rPr>
      </w:pPr>
      <w:r w:rsidRPr="00D509FE">
        <w:rPr>
          <w:rFonts w:ascii="Times New Roman" w:hAnsi="Times New Roman" w:cs="Times New Roman"/>
        </w:rPr>
        <w:t>May 2018, Complete the quiz chain White Paper 2.0 version; complete block chain browser; the first DAPP on the chain;</w:t>
      </w:r>
    </w:p>
    <w:p w:rsidR="005613AA" w:rsidRPr="00D509FE" w:rsidRDefault="005613AA" w:rsidP="005613AA">
      <w:pPr>
        <w:tabs>
          <w:tab w:val="left" w:pos="2233"/>
        </w:tabs>
        <w:ind w:firstLine="480"/>
        <w:rPr>
          <w:rFonts w:ascii="Times New Roman" w:hAnsi="Times New Roman" w:cs="Times New Roman"/>
        </w:rPr>
      </w:pPr>
      <w:r w:rsidRPr="00D509FE">
        <w:rPr>
          <w:rFonts w:ascii="Times New Roman" w:hAnsi="Times New Roman" w:cs="Times New Roman"/>
        </w:rPr>
        <w:lastRenderedPageBreak/>
        <w:t>June 2018, Second, third, fourth DAPP upper chain take the inter tests; multi-center IM tools began to develop; cross-chain wallet and Oracle into the research and development phase;</w:t>
      </w:r>
    </w:p>
    <w:p w:rsidR="005613AA" w:rsidRPr="00D509FE" w:rsidRDefault="005613AA" w:rsidP="005613AA">
      <w:pPr>
        <w:tabs>
          <w:tab w:val="left" w:pos="2233"/>
        </w:tabs>
        <w:ind w:firstLine="480"/>
        <w:rPr>
          <w:rFonts w:ascii="Times New Roman" w:hAnsi="Times New Roman" w:cs="Times New Roman"/>
        </w:rPr>
      </w:pPr>
      <w:r w:rsidRPr="00D509FE">
        <w:rPr>
          <w:rFonts w:ascii="Times New Roman" w:hAnsi="Times New Roman" w:cs="Times New Roman"/>
        </w:rPr>
        <w:t>July 2018, has been on the chain DAPP public testing, based on the one-time creation of FGCE Token, start private placement;</w:t>
      </w:r>
    </w:p>
    <w:p w:rsidR="005613AA" w:rsidRPr="00D509FE" w:rsidRDefault="005613AA" w:rsidP="005613AA">
      <w:pPr>
        <w:tabs>
          <w:tab w:val="left" w:pos="2233"/>
        </w:tabs>
        <w:ind w:firstLine="480"/>
        <w:rPr>
          <w:rFonts w:ascii="Times New Roman" w:hAnsi="Times New Roman" w:cs="Times New Roman"/>
        </w:rPr>
      </w:pPr>
      <w:r w:rsidRPr="00D509FE">
        <w:rPr>
          <w:rFonts w:ascii="Times New Roman" w:hAnsi="Times New Roman" w:cs="Times New Roman"/>
        </w:rPr>
        <w:t>August 2018, completed FGE Token in the mainstream digital currency exchange online, has been on the chain DAPP online, block chain guessing game landed in Hainan;</w:t>
      </w:r>
    </w:p>
    <w:p w:rsidR="005613AA" w:rsidRPr="00D509FE" w:rsidRDefault="005613AA" w:rsidP="005613AA">
      <w:pPr>
        <w:tabs>
          <w:tab w:val="left" w:pos="2233"/>
        </w:tabs>
        <w:ind w:firstLine="480"/>
        <w:rPr>
          <w:rFonts w:ascii="Times New Roman" w:hAnsi="Times New Roman" w:cs="Times New Roman"/>
        </w:rPr>
      </w:pPr>
      <w:r w:rsidRPr="00D509FE">
        <w:rPr>
          <w:rFonts w:ascii="Times New Roman" w:hAnsi="Times New Roman" w:cs="Times New Roman"/>
        </w:rPr>
        <w:t>September 2018, completion of the multi-center IM tool development;</w:t>
      </w:r>
    </w:p>
    <w:p w:rsidR="005613AA" w:rsidRPr="00D509FE" w:rsidRDefault="005613AA" w:rsidP="005613AA">
      <w:pPr>
        <w:tabs>
          <w:tab w:val="left" w:pos="2233"/>
        </w:tabs>
        <w:ind w:firstLine="480"/>
        <w:rPr>
          <w:rFonts w:ascii="Times New Roman" w:hAnsi="Times New Roman" w:cs="Times New Roman"/>
        </w:rPr>
      </w:pPr>
      <w:r w:rsidRPr="00D509FE">
        <w:rPr>
          <w:rFonts w:ascii="Times New Roman" w:hAnsi="Times New Roman" w:cs="Times New Roman"/>
        </w:rPr>
        <w:t>October 2018, Prophet (Oracle) first edition development complete;</w:t>
      </w:r>
    </w:p>
    <w:p w:rsidR="005613AA" w:rsidRPr="00D509FE" w:rsidRDefault="005613AA" w:rsidP="005613AA">
      <w:pPr>
        <w:tabs>
          <w:tab w:val="left" w:pos="2233"/>
        </w:tabs>
        <w:ind w:firstLine="480"/>
        <w:rPr>
          <w:rFonts w:ascii="Times New Roman" w:hAnsi="Times New Roman" w:cs="Times New Roman"/>
        </w:rPr>
      </w:pPr>
      <w:r w:rsidRPr="00D509FE">
        <w:rPr>
          <w:rFonts w:ascii="Times New Roman" w:hAnsi="Times New Roman" w:cs="Times New Roman"/>
        </w:rPr>
        <w:t>January 2019, Mobile End on-line;</w:t>
      </w:r>
    </w:p>
    <w:p w:rsidR="005613AA" w:rsidRPr="00D509FE" w:rsidRDefault="005613AA" w:rsidP="005613AA">
      <w:pPr>
        <w:tabs>
          <w:tab w:val="left" w:pos="2233"/>
        </w:tabs>
        <w:ind w:firstLine="480"/>
        <w:rPr>
          <w:rFonts w:ascii="Times New Roman" w:hAnsi="Times New Roman" w:cs="Times New Roman"/>
        </w:rPr>
      </w:pPr>
      <w:r w:rsidRPr="00D509FE">
        <w:rPr>
          <w:rFonts w:ascii="Times New Roman" w:hAnsi="Times New Roman" w:cs="Times New Roman"/>
        </w:rPr>
        <w:t>March 2019, Intelligent Contract Engine on-line;</w:t>
      </w:r>
    </w:p>
    <w:p w:rsidR="00F976C8" w:rsidRPr="00D509FE" w:rsidRDefault="005613AA" w:rsidP="004A5000">
      <w:pPr>
        <w:tabs>
          <w:tab w:val="left" w:pos="2233"/>
        </w:tabs>
        <w:ind w:firstLine="480"/>
        <w:rPr>
          <w:rFonts w:ascii="Times New Roman" w:hAnsi="Times New Roman" w:cs="Times New Roman"/>
        </w:rPr>
      </w:pPr>
      <w:r w:rsidRPr="00D509FE">
        <w:rPr>
          <w:rFonts w:ascii="Times New Roman" w:hAnsi="Times New Roman" w:cs="Times New Roman"/>
        </w:rPr>
        <w:t>May 2019, Trans-chain Wallet online</w:t>
      </w:r>
    </w:p>
    <w:sectPr w:rsidR="00F976C8" w:rsidRPr="00D509FE">
      <w:footerReference w:type="default" r:id="rId41"/>
      <w:footerReference w:type="first" r:id="rId42"/>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Gavin Zheng" w:date="2018-06-23T18:01:00Z" w:initials="GZ">
    <w:p w:rsidR="005A0FA7" w:rsidRPr="005A0FA7" w:rsidRDefault="005A0FA7" w:rsidP="005A0FA7">
      <w:pPr>
        <w:pStyle w:val="CommentText"/>
        <w:ind w:firstLine="420"/>
        <w:rPr>
          <w:rFonts w:hint="eastAsia"/>
          <w:lang w:val="en-CA"/>
        </w:rPr>
      </w:pPr>
      <w:r>
        <w:rPr>
          <w:rStyle w:val="CommentReference"/>
        </w:rPr>
        <w:annotationRef/>
      </w:r>
      <w:r>
        <w:rPr>
          <w:lang w:val="en-CA"/>
        </w:rPr>
        <w:t>?????</w:t>
      </w:r>
    </w:p>
  </w:comment>
  <w:comment w:id="24" w:author="Gavin Zheng" w:date="2018-06-23T18:53:00Z" w:initials="GZ">
    <w:p w:rsidR="00FB6378" w:rsidRDefault="00FB6378" w:rsidP="00FB6378">
      <w:pPr>
        <w:pStyle w:val="CommentText"/>
        <w:ind w:firstLine="420"/>
      </w:pPr>
      <w:r>
        <w:rPr>
          <w:rStyle w:val="CommentReference"/>
        </w:rPr>
        <w:annotationRef/>
      </w:r>
      <w:r>
        <w:rPr>
          <w:rFonts w:hint="eastAsia"/>
        </w:rPr>
        <w:t>????</w:t>
      </w:r>
    </w:p>
  </w:comment>
  <w:comment w:id="25" w:author="Gavin Zheng" w:date="2018-06-23T18:56:00Z" w:initials="GZ">
    <w:p w:rsidR="00FB6378" w:rsidRDefault="00FB6378" w:rsidP="00FB6378">
      <w:pPr>
        <w:pStyle w:val="CommentText"/>
        <w:ind w:firstLine="420"/>
      </w:pPr>
      <w:r>
        <w:rPr>
          <w:rStyle w:val="CommentReference"/>
        </w:rPr>
        <w:annotationRef/>
      </w:r>
      <w:r>
        <w:rPr>
          <w:rFonts w:hint="eastAsia"/>
        </w:rPr>
        <w:t>???</w:t>
      </w:r>
    </w:p>
  </w:comment>
  <w:comment w:id="36" w:author="Gavin Zheng" w:date="2018-06-23T18:58:00Z" w:initials="GZ">
    <w:p w:rsidR="00FB6378" w:rsidRDefault="00FB6378" w:rsidP="00FB6378">
      <w:pPr>
        <w:pStyle w:val="CommentText"/>
        <w:ind w:firstLine="420"/>
      </w:pPr>
      <w:r>
        <w:rPr>
          <w:rStyle w:val="CommentReference"/>
        </w:rPr>
        <w:annotationRef/>
      </w:r>
    </w:p>
  </w:comment>
  <w:comment w:id="48" w:author="Gavin Zheng" w:date="2018-06-23T20:03:00Z" w:initials="GZ">
    <w:p w:rsidR="005F77D9" w:rsidRDefault="005F77D9" w:rsidP="005F77D9">
      <w:pPr>
        <w:pStyle w:val="CommentText"/>
        <w:ind w:firstLine="420"/>
      </w:pPr>
      <w:r>
        <w:rPr>
          <w:rStyle w:val="CommentReference"/>
        </w:rPr>
        <w:annotationRef/>
      </w:r>
      <w:r>
        <w:rPr>
          <w:rFonts w:hint="eastAsia"/>
        </w:rPr>
        <w:t>不精确</w:t>
      </w:r>
    </w:p>
  </w:comment>
  <w:comment w:id="56" w:author="Gavin Zheng" w:date="2018-06-23T20:06:00Z" w:initials="GZ">
    <w:p w:rsidR="005F77D9" w:rsidRDefault="005F77D9" w:rsidP="005F77D9">
      <w:pPr>
        <w:pStyle w:val="CommentText"/>
        <w:ind w:firstLine="420"/>
      </w:pPr>
      <w:r>
        <w:rPr>
          <w:rStyle w:val="CommentReference"/>
        </w:rPr>
        <w:annotationRef/>
      </w:r>
      <w:r>
        <w:rPr>
          <w:rFonts w:hint="eastAsia"/>
        </w:rPr>
        <w:t>???</w:t>
      </w:r>
    </w:p>
  </w:comment>
  <w:comment w:id="57" w:author="Gavin Zheng" w:date="2018-06-23T20:07:00Z" w:initials="GZ">
    <w:p w:rsidR="005F77D9" w:rsidRDefault="005F77D9" w:rsidP="005F77D9">
      <w:pPr>
        <w:pStyle w:val="CommentText"/>
        <w:ind w:firstLine="420"/>
      </w:pPr>
      <w:r>
        <w:rPr>
          <w:rStyle w:val="CommentReference"/>
        </w:rPr>
        <w:annotationRef/>
      </w:r>
      <w:r>
        <w:rPr>
          <w:rFonts w:hint="eastAsia"/>
        </w:rPr>
        <w:t>????</w:t>
      </w:r>
    </w:p>
  </w:comment>
  <w:comment w:id="58" w:author="Gavin Zheng" w:date="2018-06-23T20:08:00Z" w:initials="GZ">
    <w:p w:rsidR="005F77D9" w:rsidRDefault="005F77D9" w:rsidP="005F77D9">
      <w:pPr>
        <w:pStyle w:val="CommentText"/>
        <w:ind w:firstLine="420"/>
      </w:pPr>
      <w:r>
        <w:rPr>
          <w:rStyle w:val="CommentReference"/>
        </w:rPr>
        <w:annotationRef/>
      </w:r>
      <w:r>
        <w:rPr>
          <w:rFonts w:hint="eastAsia"/>
        </w:rPr>
        <w:t>????</w:t>
      </w:r>
    </w:p>
  </w:comment>
  <w:comment w:id="70" w:author="Gavin Zheng" w:date="2018-06-23T20:11:00Z" w:initials="GZ">
    <w:p w:rsidR="00444079" w:rsidRDefault="00444079" w:rsidP="00444079">
      <w:pPr>
        <w:pStyle w:val="CommentText"/>
        <w:ind w:firstLine="420"/>
      </w:pPr>
      <w:r>
        <w:rPr>
          <w:rStyle w:val="CommentReference"/>
        </w:rPr>
        <w:annotationRef/>
      </w:r>
      <w:r>
        <w:t>W</w:t>
      </w:r>
      <w:r>
        <w:rPr>
          <w:rFonts w:hint="eastAsia"/>
        </w:rPr>
        <w:t xml:space="preserve">hat is bottom </w:t>
      </w:r>
      <w:r>
        <w:rPr>
          <w:rFonts w:hint="eastAsia"/>
        </w:rPr>
        <w:t>token?</w:t>
      </w:r>
      <w:bookmarkStart w:id="71" w:name="_GoBack"/>
      <w:bookmarkEnd w:id="71"/>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0FA7" w:rsidRDefault="005A0FA7">
      <w:pPr>
        <w:spacing w:line="240" w:lineRule="auto"/>
        <w:ind w:firstLine="480"/>
      </w:pPr>
      <w:r>
        <w:separator/>
      </w:r>
    </w:p>
  </w:endnote>
  <w:endnote w:type="continuationSeparator" w:id="0">
    <w:p w:rsidR="005A0FA7" w:rsidRDefault="005A0FA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Helvetica Neue">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0FA7" w:rsidRDefault="005A0FA7">
    <w:pPr>
      <w:pStyle w:val="Footer"/>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6377285"/>
      <w:docPartObj>
        <w:docPartGallery w:val="AutoText"/>
      </w:docPartObj>
    </w:sdtPr>
    <w:sdtContent>
      <w:sdt>
        <w:sdtPr>
          <w:id w:val="1728636285"/>
          <w:docPartObj>
            <w:docPartGallery w:val="AutoText"/>
          </w:docPartObj>
        </w:sdtPr>
        <w:sdtContent>
          <w:p w:rsidR="005A0FA7" w:rsidRDefault="005A0FA7">
            <w:pPr>
              <w:pStyle w:val="Footer"/>
              <w:ind w:firstLine="480"/>
              <w:jc w:val="center"/>
            </w:pPr>
            <w:r>
              <w:rPr>
                <w:lang w:val="zh-CN" w:eastAsia="zh-CN"/>
              </w:rPr>
              <w:t xml:space="preserve"> </w:t>
            </w:r>
            <w:r>
              <w:rPr>
                <w:b/>
                <w:bCs/>
                <w:szCs w:val="24"/>
              </w:rPr>
              <w:fldChar w:fldCharType="begin"/>
            </w:r>
            <w:r>
              <w:rPr>
                <w:b/>
                <w:bCs/>
              </w:rPr>
              <w:instrText>PAGE</w:instrText>
            </w:r>
            <w:r>
              <w:rPr>
                <w:b/>
                <w:bCs/>
                <w:szCs w:val="24"/>
              </w:rPr>
              <w:fldChar w:fldCharType="separate"/>
            </w:r>
            <w:r>
              <w:rPr>
                <w:b/>
                <w:bCs/>
                <w:lang w:val="zh-CN" w:eastAsia="zh-CN"/>
              </w:rPr>
              <w:t>2</w:t>
            </w:r>
            <w:r>
              <w:rPr>
                <w:b/>
                <w:bCs/>
                <w:szCs w:val="24"/>
              </w:rPr>
              <w:fldChar w:fldCharType="end"/>
            </w:r>
            <w:r>
              <w:rPr>
                <w:lang w:val="zh-CN" w:eastAsia="zh-CN"/>
              </w:rPr>
              <w:t xml:space="preserve">/ </w:t>
            </w:r>
            <w:r>
              <w:rPr>
                <w:b/>
                <w:bCs/>
                <w:szCs w:val="24"/>
              </w:rPr>
              <w:fldChar w:fldCharType="begin"/>
            </w:r>
            <w:r>
              <w:rPr>
                <w:b/>
                <w:bCs/>
              </w:rPr>
              <w:instrText>NUMPAGES</w:instrText>
            </w:r>
            <w:r>
              <w:rPr>
                <w:b/>
                <w:bCs/>
                <w:szCs w:val="24"/>
              </w:rPr>
              <w:fldChar w:fldCharType="separate"/>
            </w:r>
            <w:r>
              <w:rPr>
                <w:b/>
                <w:bCs/>
                <w:lang w:val="zh-CN" w:eastAsia="zh-CN"/>
              </w:rPr>
              <w:t>2</w:t>
            </w:r>
            <w:r>
              <w:rPr>
                <w:b/>
                <w:bCs/>
                <w:szCs w:val="24"/>
              </w:rPr>
              <w:fldChar w:fldCharType="end"/>
            </w:r>
          </w:p>
        </w:sdtContent>
      </w:sdt>
    </w:sdtContent>
  </w:sdt>
  <w:p w:rsidR="005A0FA7" w:rsidRDefault="005A0FA7">
    <w:pPr>
      <w:pStyle w:val="Footer"/>
      <w:ind w:firstLine="480"/>
      <w:jc w:val="center"/>
      <w:rPr>
        <w:lang w:eastAsia="zh-C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0FA7" w:rsidRDefault="005A0FA7">
    <w:pPr>
      <w:pStyle w:val="Footer"/>
      <w:ind w:firstLine="48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0FA7" w:rsidRDefault="005A0FA7">
    <w:pPr>
      <w:pStyle w:val="Footer"/>
      <w:ind w:firstLine="480"/>
      <w:jc w:val="center"/>
    </w:pPr>
    <w:r>
      <w:rPr>
        <w:noProof/>
        <w:lang w:val="en-US" w:eastAsia="zh-CN"/>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315410192"/>
                          </w:sdtPr>
                          <w:sdtContent>
                            <w:sdt>
                              <w:sdtPr>
                                <w:id w:val="367567605"/>
                              </w:sdtPr>
                              <w:sdtContent>
                                <w:p w:rsidR="005A0FA7" w:rsidRDefault="005A0FA7">
                                  <w:pPr>
                                    <w:pStyle w:val="Footer"/>
                                    <w:ind w:firstLine="480"/>
                                    <w:jc w:val="center"/>
                                  </w:pPr>
                                  <w:r>
                                    <w:rPr>
                                      <w:lang w:val="zh-CN" w:eastAsia="zh-CN"/>
                                    </w:rPr>
                                    <w:t xml:space="preserve"> </w:t>
                                  </w:r>
                                  <w:r>
                                    <w:rPr>
                                      <w:b/>
                                      <w:bCs/>
                                      <w:szCs w:val="24"/>
                                    </w:rPr>
                                    <w:fldChar w:fldCharType="begin"/>
                                  </w:r>
                                  <w:r>
                                    <w:rPr>
                                      <w:b/>
                                      <w:bCs/>
                                    </w:rPr>
                                    <w:instrText>PAGE</w:instrText>
                                  </w:r>
                                  <w:r>
                                    <w:rPr>
                                      <w:b/>
                                      <w:bCs/>
                                      <w:szCs w:val="24"/>
                                    </w:rPr>
                                    <w:fldChar w:fldCharType="separate"/>
                                  </w:r>
                                  <w:r w:rsidR="007F063C">
                                    <w:rPr>
                                      <w:b/>
                                      <w:bCs/>
                                      <w:noProof/>
                                    </w:rPr>
                                    <w:t>5</w:t>
                                  </w:r>
                                  <w:r>
                                    <w:rPr>
                                      <w:b/>
                                      <w:bCs/>
                                      <w:szCs w:val="24"/>
                                    </w:rPr>
                                    <w:fldChar w:fldCharType="end"/>
                                  </w:r>
                                </w:p>
                              </w:sdtContent>
                            </w:sdt>
                          </w:sdtContent>
                        </w:sdt>
                        <w:p w:rsidR="005A0FA7" w:rsidRDefault="005A0FA7">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5" o:spid="_x0000_s1037" type="#_x0000_t202" style="position:absolute;left:0;text-align:left;margin-left:0;margin-top:0;width:2in;height:2in;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q9YVzZQIAABMFAAAOAAAAAAAAAAAAAAAAAC4CAABkcnMvZTJvRG9j&#10;LnhtbFBLAQItABQABgAIAAAAIQBxqtG51wAAAAUBAAAPAAAAAAAAAAAAAAAAAL8EAABkcnMvZG93&#10;bnJldi54bWxQSwUGAAAAAAQABADzAAAAwwUAAAAA&#10;" filled="f" stroked="f" strokeweight=".5pt">
              <v:textbox style="mso-fit-shape-to-text:t" inset="0,0,0,0">
                <w:txbxContent>
                  <w:sdt>
                    <w:sdtPr>
                      <w:id w:val="-315410192"/>
                    </w:sdtPr>
                    <w:sdtContent>
                      <w:sdt>
                        <w:sdtPr>
                          <w:id w:val="367567605"/>
                        </w:sdtPr>
                        <w:sdtContent>
                          <w:p w:rsidR="005A0FA7" w:rsidRDefault="005A0FA7">
                            <w:pPr>
                              <w:pStyle w:val="Footer"/>
                              <w:ind w:firstLine="480"/>
                              <w:jc w:val="center"/>
                            </w:pPr>
                            <w:r>
                              <w:rPr>
                                <w:lang w:val="zh-CN" w:eastAsia="zh-CN"/>
                              </w:rPr>
                              <w:t xml:space="preserve"> </w:t>
                            </w:r>
                            <w:r>
                              <w:rPr>
                                <w:b/>
                                <w:bCs/>
                                <w:szCs w:val="24"/>
                              </w:rPr>
                              <w:fldChar w:fldCharType="begin"/>
                            </w:r>
                            <w:r>
                              <w:rPr>
                                <w:b/>
                                <w:bCs/>
                              </w:rPr>
                              <w:instrText>PAGE</w:instrText>
                            </w:r>
                            <w:r>
                              <w:rPr>
                                <w:b/>
                                <w:bCs/>
                                <w:szCs w:val="24"/>
                              </w:rPr>
                              <w:fldChar w:fldCharType="separate"/>
                            </w:r>
                            <w:r w:rsidR="007F063C">
                              <w:rPr>
                                <w:b/>
                                <w:bCs/>
                                <w:noProof/>
                              </w:rPr>
                              <w:t>5</w:t>
                            </w:r>
                            <w:r>
                              <w:rPr>
                                <w:b/>
                                <w:bCs/>
                                <w:szCs w:val="24"/>
                              </w:rPr>
                              <w:fldChar w:fldCharType="end"/>
                            </w:r>
                          </w:p>
                        </w:sdtContent>
                      </w:sdt>
                    </w:sdtContent>
                  </w:sdt>
                  <w:p w:rsidR="005A0FA7" w:rsidRDefault="005A0FA7">
                    <w:pPr>
                      <w:ind w:firstLine="480"/>
                    </w:pPr>
                  </w:p>
                </w:txbxContent>
              </v:textbox>
              <w10:wrap anchorx="margin"/>
            </v:shape>
          </w:pict>
        </mc:Fallback>
      </mc:AlternateContent>
    </w:r>
  </w:p>
  <w:p w:rsidR="005A0FA7" w:rsidRDefault="005A0FA7">
    <w:pPr>
      <w:pStyle w:val="Footer"/>
      <w:ind w:firstLineChars="0" w:firstLine="0"/>
      <w:jc w:val="both"/>
      <w:rPr>
        <w:lang w:eastAsia="zh-CN"/>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0FA7" w:rsidRDefault="005A0FA7">
    <w:pPr>
      <w:pStyle w:val="Footer"/>
      <w:ind w:firstLine="480"/>
    </w:pPr>
    <w:r>
      <w:rPr>
        <w:noProof/>
        <w:lang w:val="en-US" w:eastAsia="zh-CN"/>
      </w:rPr>
      <mc:AlternateContent>
        <mc:Choice Requires="wps">
          <w:drawing>
            <wp:anchor distT="0" distB="0" distL="114300" distR="114300" simplePos="0" relativeHeight="2516869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A0FA7" w:rsidRDefault="005A0FA7">
                          <w:pPr>
                            <w:pStyle w:val="Footer"/>
                            <w:ind w:firstLine="480"/>
                            <w:rPr>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6" o:spid="_x0000_s1038" type="#_x0000_t202" style="position:absolute;left:0;text-align:left;margin-left:0;margin-top:0;width:2in;height:2in;z-index:2516869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73Si7ZQIAABMFAAAOAAAAAAAAAAAAAAAAAC4CAABkcnMvZTJvRG9j&#10;LnhtbFBLAQItABQABgAIAAAAIQBxqtG51wAAAAUBAAAPAAAAAAAAAAAAAAAAAL8EAABkcnMvZG93&#10;bnJldi54bWxQSwUGAAAAAAQABADzAAAAwwUAAAAA&#10;" filled="f" stroked="f" strokeweight=".5pt">
              <v:textbox style="mso-fit-shape-to-text:t" inset="0,0,0,0">
                <w:txbxContent>
                  <w:p w:rsidR="005A0FA7" w:rsidRDefault="005A0FA7">
                    <w:pPr>
                      <w:pStyle w:val="Footer"/>
                      <w:ind w:firstLine="480"/>
                      <w:rPr>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8827020"/>
      <w:docPartObj>
        <w:docPartGallery w:val="Page Numbers (Bottom of Page)"/>
        <w:docPartUnique/>
      </w:docPartObj>
    </w:sdtPr>
    <w:sdtContent>
      <w:sdt>
        <w:sdtPr>
          <w:id w:val="1594977315"/>
          <w:docPartObj>
            <w:docPartGallery w:val="Page Numbers (Top of Page)"/>
            <w:docPartUnique/>
          </w:docPartObj>
        </w:sdtPr>
        <w:sdtContent>
          <w:p w:rsidR="005A0FA7" w:rsidRDefault="005A0FA7" w:rsidP="00C016E8">
            <w:pPr>
              <w:pStyle w:val="Footer"/>
              <w:ind w:firstLineChars="1550" w:firstLine="3720"/>
            </w:pPr>
            <w:r w:rsidRPr="00C016E8">
              <w:rPr>
                <w:lang w:val="zh-CN" w:eastAsia="zh-CN"/>
              </w:rPr>
              <w:t xml:space="preserve"> </w:t>
            </w:r>
            <w:r w:rsidRPr="00C016E8">
              <w:rPr>
                <w:bCs/>
                <w:szCs w:val="24"/>
              </w:rPr>
              <w:fldChar w:fldCharType="begin"/>
            </w:r>
            <w:r w:rsidRPr="00C016E8">
              <w:rPr>
                <w:bCs/>
              </w:rPr>
              <w:instrText>PAGE</w:instrText>
            </w:r>
            <w:r w:rsidRPr="00C016E8">
              <w:rPr>
                <w:bCs/>
                <w:szCs w:val="24"/>
              </w:rPr>
              <w:fldChar w:fldCharType="separate"/>
            </w:r>
            <w:r w:rsidR="00444079">
              <w:rPr>
                <w:bCs/>
                <w:noProof/>
              </w:rPr>
              <w:t>11</w:t>
            </w:r>
            <w:r w:rsidRPr="00C016E8">
              <w:rPr>
                <w:bCs/>
                <w:szCs w:val="24"/>
              </w:rPr>
              <w:fldChar w:fldCharType="end"/>
            </w:r>
            <w:r w:rsidRPr="00C016E8">
              <w:rPr>
                <w:lang w:val="zh-CN" w:eastAsia="zh-CN"/>
              </w:rPr>
              <w:t xml:space="preserve"> / </w:t>
            </w:r>
            <w:r w:rsidRPr="00C016E8">
              <w:rPr>
                <w:bCs/>
                <w:szCs w:val="24"/>
              </w:rPr>
              <w:fldChar w:fldCharType="begin"/>
            </w:r>
            <w:r w:rsidRPr="00C016E8">
              <w:rPr>
                <w:bCs/>
              </w:rPr>
              <w:instrText>NUMPAGES</w:instrText>
            </w:r>
            <w:r w:rsidRPr="00C016E8">
              <w:rPr>
                <w:bCs/>
                <w:szCs w:val="24"/>
              </w:rPr>
              <w:fldChar w:fldCharType="separate"/>
            </w:r>
            <w:r w:rsidR="00444079">
              <w:rPr>
                <w:bCs/>
                <w:noProof/>
              </w:rPr>
              <w:t>42</w:t>
            </w:r>
            <w:r w:rsidRPr="00C016E8">
              <w:rPr>
                <w:bCs/>
                <w:szCs w:val="24"/>
              </w:rPr>
              <w:fldChar w:fldCharType="end"/>
            </w:r>
          </w:p>
        </w:sdtContent>
      </w:sdt>
    </w:sdtContent>
  </w:sdt>
  <w:p w:rsidR="005A0FA7" w:rsidRDefault="005A0FA7">
    <w:pPr>
      <w:pStyle w:val="Footer"/>
      <w:ind w:firstLine="480"/>
      <w:jc w:val="center"/>
      <w:rPr>
        <w:lang w:eastAsia="zh-CN"/>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0FA7" w:rsidRDefault="005A0FA7">
    <w:pPr>
      <w:pStyle w:val="Footer"/>
      <w:ind w:firstLine="480"/>
    </w:pPr>
    <w:r>
      <w:rPr>
        <w:noProof/>
        <w:lang w:val="en-US" w:eastAsia="zh-C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5A0FA7" w:rsidRDefault="005A0FA7">
                          <w:pPr>
                            <w:pStyle w:val="Footer"/>
                            <w:ind w:firstLine="480"/>
                            <w:rPr>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sidR="007F063C">
                            <w:rPr>
                              <w:noProof/>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0" o:spid="_x0000_s1039"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" filled="f" fillcolor="white [3201]" stroked="f" strokeweight=".5pt">
              <v:textbox style="mso-fit-shape-to-text:t" inset="0,0,0,0">
                <w:txbxContent>
                  <w:p w:rsidR="005A0FA7" w:rsidRDefault="005A0FA7">
                    <w:pPr>
                      <w:pStyle w:val="Footer"/>
                      <w:ind w:firstLine="480"/>
                      <w:rPr>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sidR="007F063C">
                      <w:rPr>
                        <w:noProof/>
                        <w:lang w:eastAsia="zh-CN"/>
                      </w:rPr>
                      <w:t>1</w:t>
                    </w:r>
                    <w:r>
                      <w:rPr>
                        <w:rFonts w:hint="eastAsia"/>
                        <w:lang w:eastAsia="zh-CN"/>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0FA7" w:rsidRDefault="005A0FA7">
      <w:pPr>
        <w:spacing w:line="240" w:lineRule="auto"/>
        <w:ind w:firstLine="480"/>
      </w:pPr>
      <w:r>
        <w:separator/>
      </w:r>
    </w:p>
  </w:footnote>
  <w:footnote w:type="continuationSeparator" w:id="0">
    <w:p w:rsidR="005A0FA7" w:rsidRDefault="005A0FA7">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0FA7" w:rsidRDefault="005A0FA7">
    <w:pPr>
      <w:pStyle w:val="Heade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0FA7" w:rsidRDefault="005A0FA7">
    <w:pPr>
      <w:pStyle w:val="Heade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0FA7" w:rsidRDefault="005A0FA7">
    <w:pPr>
      <w:pStyle w:val="Header"/>
      <w:ind w:firstLine="480"/>
    </w:pPr>
    <w:r>
      <w:rPr>
        <w:noProof/>
      </w:rPr>
      <mc:AlternateContent>
        <mc:Choice Requires="wps">
          <w:drawing>
            <wp:anchor distT="0" distB="0" distL="0" distR="0" simplePos="0" relativeHeight="251657216" behindDoc="1" locked="0" layoutInCell="0" allowOverlap="1">
              <wp:simplePos x="0" y="0"/>
              <wp:positionH relativeFrom="margin">
                <wp:align>center</wp:align>
              </wp:positionH>
              <wp:positionV relativeFrom="margin">
                <wp:align>center</wp:align>
              </wp:positionV>
              <wp:extent cx="4647565" cy="2788285"/>
              <wp:effectExtent l="123825" t="714375" r="248285" b="1174115"/>
              <wp:wrapNone/>
              <wp:docPr id="4" name="4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00000">
                        <a:off x="0" y="0"/>
                        <a:ext cx="4647565" cy="2788285"/>
                      </a:xfrm>
                      <a:prstGeom prst="rect">
                        <a:avLst/>
                      </a:prstGeom>
                    </wps:spPr>
                    <wps:txbx>
                      <w:txbxContent>
                        <w:p w:rsidR="005A0FA7" w:rsidRDefault="005A0FA7">
                          <w:pPr>
                            <w:pStyle w:val="NormalWeb"/>
                            <w:spacing w:before="0" w:beforeAutospacing="0" w:after="0" w:afterAutospacing="0"/>
                            <w:ind w:firstLine="40"/>
                            <w:jc w:val="center"/>
                          </w:pPr>
                          <w:r>
                            <w:rPr>
                              <w:rFonts w:ascii="Calibri" w:hAnsi="Calibri" w:cs="Calibri"/>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anchor>
          </w:drawing>
        </mc:Choice>
        <mc:Fallback>
          <w:pict>
            <v:shapetype id="_x0000_t202" coordsize="21600,21600" o:spt="202" path="m,l,21600r21600,l21600,xe">
              <v:stroke joinstyle="miter"/>
              <v:path gradientshapeok="t" o:connecttype="rect"/>
            </v:shapetype>
            <v:shape id="4099" o:spid="_x0000_s1036" type="#_x0000_t202" style="position:absolute;left:0;text-align:left;margin-left:0;margin-top:0;width:365.95pt;height:219.55pt;rotation:-45;z-index:-251659264;visibility:visible;mso-wrap-style:square;mso-wrap-distance-left:0;mso-wrap-distance-top:0;mso-wrap-distance-right:0;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" o:allowincell="f" filled="f" stroked="f">
              <o:lock v:ext="edit" shapetype="t"/>
              <v:textbox style="mso-fit-shape-to-text:t">
                <w:txbxContent>
                  <w:p w:rsidR="005A0FA7" w:rsidRDefault="005A0FA7">
                    <w:pPr>
                      <w:pStyle w:val="NormalWeb"/>
                      <w:spacing w:before="0" w:beforeAutospacing="0" w:after="0" w:afterAutospacing="0"/>
                      <w:ind w:firstLine="40"/>
                      <w:jc w:val="center"/>
                    </w:pPr>
                    <w:r>
                      <w:rPr>
                        <w:rFonts w:ascii="Calibri" w:hAnsi="Calibri" w:cs="Calibri"/>
                        <w:color w:val="C0C0C0"/>
                        <w:sz w:val="2"/>
                        <w:szCs w:val="2"/>
                        <w14:textFill>
                          <w14:solidFill>
                            <w14:srgbClr w14:val="C0C0C0">
                              <w14:alpha w14:val="50000"/>
                            </w14:srgbClr>
                          </w14:solidFill>
                        </w14:textFill>
                      </w:rPr>
                      <w:t>Draft</w:t>
                    </w:r>
                  </w:p>
                </w:txbxContent>
              </v:textbox>
              <w10:wrap anchorx="margin"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
    <w:nsid w:val="00000002"/>
    <w:multiLevelType w:val="multilevel"/>
    <w:tmpl w:val="00000002"/>
    <w:lvl w:ilvl="0">
      <w:start w:val="1"/>
      <w:numFmt w:val="bullet"/>
      <w:lvlText w:val=""/>
      <w:lvlJc w:val="left"/>
      <w:pPr>
        <w:ind w:left="541" w:hanging="420"/>
      </w:pPr>
      <w:rPr>
        <w:rFonts w:ascii="Wingdings" w:hAnsi="Wingdings" w:hint="default"/>
      </w:rPr>
    </w:lvl>
    <w:lvl w:ilvl="1">
      <w:start w:val="1"/>
      <w:numFmt w:val="bullet"/>
      <w:lvlText w:val=""/>
      <w:lvlJc w:val="left"/>
      <w:pPr>
        <w:ind w:left="961" w:hanging="420"/>
      </w:pPr>
      <w:rPr>
        <w:rFonts w:ascii="Wingdings" w:hAnsi="Wingdings" w:hint="default"/>
      </w:rPr>
    </w:lvl>
    <w:lvl w:ilvl="2">
      <w:start w:val="1"/>
      <w:numFmt w:val="bullet"/>
      <w:lvlText w:val=""/>
      <w:lvlJc w:val="left"/>
      <w:pPr>
        <w:ind w:left="1381" w:hanging="420"/>
      </w:pPr>
      <w:rPr>
        <w:rFonts w:ascii="Wingdings" w:hAnsi="Wingdings" w:hint="default"/>
      </w:rPr>
    </w:lvl>
    <w:lvl w:ilvl="3">
      <w:start w:val="1"/>
      <w:numFmt w:val="bullet"/>
      <w:lvlText w:val=""/>
      <w:lvlJc w:val="left"/>
      <w:pPr>
        <w:ind w:left="1801" w:hanging="420"/>
      </w:pPr>
      <w:rPr>
        <w:rFonts w:ascii="Wingdings" w:hAnsi="Wingdings" w:hint="default"/>
      </w:rPr>
    </w:lvl>
    <w:lvl w:ilvl="4">
      <w:start w:val="1"/>
      <w:numFmt w:val="bullet"/>
      <w:lvlText w:val=""/>
      <w:lvlJc w:val="left"/>
      <w:pPr>
        <w:ind w:left="2221" w:hanging="420"/>
      </w:pPr>
      <w:rPr>
        <w:rFonts w:ascii="Wingdings" w:hAnsi="Wingdings" w:hint="default"/>
      </w:rPr>
    </w:lvl>
    <w:lvl w:ilvl="5">
      <w:start w:val="1"/>
      <w:numFmt w:val="bullet"/>
      <w:lvlText w:val=""/>
      <w:lvlJc w:val="left"/>
      <w:pPr>
        <w:ind w:left="2641" w:hanging="420"/>
      </w:pPr>
      <w:rPr>
        <w:rFonts w:ascii="Wingdings" w:hAnsi="Wingdings" w:hint="default"/>
      </w:rPr>
    </w:lvl>
    <w:lvl w:ilvl="6">
      <w:start w:val="1"/>
      <w:numFmt w:val="bullet"/>
      <w:lvlText w:val=""/>
      <w:lvlJc w:val="left"/>
      <w:pPr>
        <w:ind w:left="3061" w:hanging="420"/>
      </w:pPr>
      <w:rPr>
        <w:rFonts w:ascii="Wingdings" w:hAnsi="Wingdings" w:hint="default"/>
      </w:rPr>
    </w:lvl>
    <w:lvl w:ilvl="7">
      <w:start w:val="1"/>
      <w:numFmt w:val="bullet"/>
      <w:lvlText w:val=""/>
      <w:lvlJc w:val="left"/>
      <w:pPr>
        <w:ind w:left="3481" w:hanging="420"/>
      </w:pPr>
      <w:rPr>
        <w:rFonts w:ascii="Wingdings" w:hAnsi="Wingdings" w:hint="default"/>
      </w:rPr>
    </w:lvl>
    <w:lvl w:ilvl="8">
      <w:start w:val="1"/>
      <w:numFmt w:val="bullet"/>
      <w:lvlText w:val=""/>
      <w:lvlJc w:val="left"/>
      <w:pPr>
        <w:ind w:left="3901" w:hanging="420"/>
      </w:pPr>
      <w:rPr>
        <w:rFonts w:ascii="Wingdings" w:hAnsi="Wingdings" w:hint="default"/>
      </w:rPr>
    </w:lvl>
  </w:abstractNum>
  <w:abstractNum w:abstractNumId="2">
    <w:nsid w:val="00000003"/>
    <w:multiLevelType w:val="multilevel"/>
    <w:tmpl w:val="00000003"/>
    <w:lvl w:ilvl="0">
      <w:start w:val="1"/>
      <w:numFmt w:val="bullet"/>
      <w:lvlText w:val="-"/>
      <w:lvlJc w:val="left"/>
      <w:pPr>
        <w:ind w:left="720" w:hanging="360"/>
      </w:pPr>
      <w:rPr>
        <w:rFonts w:ascii="Arial" w:eastAsia="宋体"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00000005"/>
    <w:multiLevelType w:val="multilevel"/>
    <w:tmpl w:val="00000005"/>
    <w:lvl w:ilvl="0">
      <w:start w:val="1"/>
      <w:numFmt w:val="decimal"/>
      <w:lvlText w:val="%1"/>
      <w:lvlJc w:val="left"/>
      <w:pPr>
        <w:ind w:left="432" w:hanging="432"/>
      </w:pPr>
      <w:rPr>
        <w:rFonts w:hint="eastAsia"/>
      </w:rPr>
    </w:lvl>
    <w:lvl w:ilvl="1">
      <w:start w:val="1"/>
      <w:numFmt w:val="decimal"/>
      <w:pStyle w:val="Heading2"/>
      <w:lvlText w:val="%1.%2"/>
      <w:lvlJc w:val="left"/>
      <w:pPr>
        <w:ind w:left="576" w:hanging="576"/>
      </w:pPr>
      <w:rPr>
        <w:b w:val="0"/>
        <w:bCs w:val="0"/>
        <w:i w:val="0"/>
        <w:iCs w:val="0"/>
        <w:caps w:val="0"/>
        <w:smallCaps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4">
    <w:nsid w:val="00000007"/>
    <w:multiLevelType w:val="multilevel"/>
    <w:tmpl w:val="00000007"/>
    <w:lvl w:ilvl="0">
      <w:start w:val="1"/>
      <w:numFmt w:val="decimal"/>
      <w:lvlText w:val=""/>
      <w:lvlJc w:val="left"/>
    </w:lvl>
    <w:lvl w:ilvl="1">
      <w:start w:val="1"/>
      <w:numFmt w:val="bullet"/>
      <w:lvlText w:val=""/>
      <w:lvlJc w:val="left"/>
      <w:pPr>
        <w:tabs>
          <w:tab w:val="left" w:pos="1440"/>
        </w:tabs>
        <w:ind w:left="1440" w:hanging="360"/>
      </w:pPr>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5">
    <w:nsid w:val="00000008"/>
    <w:multiLevelType w:val="multilevel"/>
    <w:tmpl w:val="00000008"/>
    <w:lvl w:ilvl="0">
      <w:start w:val="1"/>
      <w:numFmt w:val="japaneseCounting"/>
      <w:pStyle w:val="Heading1"/>
      <w:lvlText w:val="第%1章"/>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3"/>
  </w:num>
  <w:num w:numId="3">
    <w:abstractNumId w:val="0"/>
  </w:num>
  <w:num w:numId="4">
    <w:abstractNumId w:val="2"/>
  </w:num>
  <w:num w:numId="5">
    <w:abstractNumId w:val="1"/>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vin Zheng">
    <w15:presenceInfo w15:providerId="None" w15:userId="Gavin Zhe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proofState w:spelling="clean" w:grammar="clean"/>
  <w:trackRevisions/>
  <w:defaultTabStop w:val="420"/>
  <w:drawingGridHorizontalSpacing w:val="105"/>
  <w:drawingGridVerticalSpacing w:val="156"/>
  <w:noPunctuationKerning/>
  <w:characterSpacingControl w:val="compressPunctuation"/>
  <w:hdrShapeDefaults>
    <o:shapedefaults v:ext="edit" spidmax="4097"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2F2"/>
    <w:rsid w:val="00003457"/>
    <w:rsid w:val="000558C7"/>
    <w:rsid w:val="00061AB5"/>
    <w:rsid w:val="000626B2"/>
    <w:rsid w:val="00090B13"/>
    <w:rsid w:val="00091AC6"/>
    <w:rsid w:val="00094DB2"/>
    <w:rsid w:val="000A657F"/>
    <w:rsid w:val="000A6DF5"/>
    <w:rsid w:val="000D00C6"/>
    <w:rsid w:val="001113A3"/>
    <w:rsid w:val="00117EED"/>
    <w:rsid w:val="001325D8"/>
    <w:rsid w:val="00172A27"/>
    <w:rsid w:val="0017387D"/>
    <w:rsid w:val="001D0573"/>
    <w:rsid w:val="001D478A"/>
    <w:rsid w:val="001F7DB8"/>
    <w:rsid w:val="00265C13"/>
    <w:rsid w:val="00275CB9"/>
    <w:rsid w:val="00285339"/>
    <w:rsid w:val="002C0CE0"/>
    <w:rsid w:val="0034002C"/>
    <w:rsid w:val="00341073"/>
    <w:rsid w:val="00366CD9"/>
    <w:rsid w:val="00380E22"/>
    <w:rsid w:val="003862EE"/>
    <w:rsid w:val="003D41BC"/>
    <w:rsid w:val="004178D3"/>
    <w:rsid w:val="00437206"/>
    <w:rsid w:val="00444079"/>
    <w:rsid w:val="00476A0C"/>
    <w:rsid w:val="004961B0"/>
    <w:rsid w:val="004A5000"/>
    <w:rsid w:val="004B0460"/>
    <w:rsid w:val="004C6567"/>
    <w:rsid w:val="004D55D5"/>
    <w:rsid w:val="004F100A"/>
    <w:rsid w:val="004F37D8"/>
    <w:rsid w:val="005210BA"/>
    <w:rsid w:val="00526B30"/>
    <w:rsid w:val="00546533"/>
    <w:rsid w:val="005613AA"/>
    <w:rsid w:val="005A0FA7"/>
    <w:rsid w:val="005B731B"/>
    <w:rsid w:val="005C1409"/>
    <w:rsid w:val="005E184A"/>
    <w:rsid w:val="005F77D9"/>
    <w:rsid w:val="00600F5B"/>
    <w:rsid w:val="006021FB"/>
    <w:rsid w:val="0064279F"/>
    <w:rsid w:val="006512DA"/>
    <w:rsid w:val="006929DD"/>
    <w:rsid w:val="006A1711"/>
    <w:rsid w:val="006A71A1"/>
    <w:rsid w:val="006C7026"/>
    <w:rsid w:val="006E7403"/>
    <w:rsid w:val="00720113"/>
    <w:rsid w:val="00760ED7"/>
    <w:rsid w:val="00784CCF"/>
    <w:rsid w:val="00797426"/>
    <w:rsid w:val="007B1D3E"/>
    <w:rsid w:val="007C022C"/>
    <w:rsid w:val="007D2029"/>
    <w:rsid w:val="007F063C"/>
    <w:rsid w:val="007F7BA3"/>
    <w:rsid w:val="00887F0F"/>
    <w:rsid w:val="008A303E"/>
    <w:rsid w:val="008B7BEB"/>
    <w:rsid w:val="008C119D"/>
    <w:rsid w:val="0091243F"/>
    <w:rsid w:val="00944E86"/>
    <w:rsid w:val="009648BA"/>
    <w:rsid w:val="009B6167"/>
    <w:rsid w:val="009F389C"/>
    <w:rsid w:val="009F4971"/>
    <w:rsid w:val="00A2264D"/>
    <w:rsid w:val="00A2355A"/>
    <w:rsid w:val="00A36614"/>
    <w:rsid w:val="00A46077"/>
    <w:rsid w:val="00A536B9"/>
    <w:rsid w:val="00A641E6"/>
    <w:rsid w:val="00A75E68"/>
    <w:rsid w:val="00AA45B2"/>
    <w:rsid w:val="00AB49E6"/>
    <w:rsid w:val="00AD3D45"/>
    <w:rsid w:val="00AE716F"/>
    <w:rsid w:val="00AE7F60"/>
    <w:rsid w:val="00B25AB2"/>
    <w:rsid w:val="00B44C18"/>
    <w:rsid w:val="00B45FB1"/>
    <w:rsid w:val="00B51596"/>
    <w:rsid w:val="00B535F7"/>
    <w:rsid w:val="00B55C21"/>
    <w:rsid w:val="00B70C42"/>
    <w:rsid w:val="00B90CE9"/>
    <w:rsid w:val="00B94D67"/>
    <w:rsid w:val="00BA5A39"/>
    <w:rsid w:val="00BB2F96"/>
    <w:rsid w:val="00C016E8"/>
    <w:rsid w:val="00C238FA"/>
    <w:rsid w:val="00C244C6"/>
    <w:rsid w:val="00C33D21"/>
    <w:rsid w:val="00C57631"/>
    <w:rsid w:val="00C925E2"/>
    <w:rsid w:val="00CA516C"/>
    <w:rsid w:val="00CA7EE6"/>
    <w:rsid w:val="00CE268F"/>
    <w:rsid w:val="00D23177"/>
    <w:rsid w:val="00D375D4"/>
    <w:rsid w:val="00D509FE"/>
    <w:rsid w:val="00D54E11"/>
    <w:rsid w:val="00DA2221"/>
    <w:rsid w:val="00DC33B3"/>
    <w:rsid w:val="00E83665"/>
    <w:rsid w:val="00EF09D6"/>
    <w:rsid w:val="00F22CE3"/>
    <w:rsid w:val="00F528A3"/>
    <w:rsid w:val="00F64CA4"/>
    <w:rsid w:val="00F848E5"/>
    <w:rsid w:val="00F976C8"/>
    <w:rsid w:val="00FA6C70"/>
    <w:rsid w:val="00FB6378"/>
    <w:rsid w:val="00FC13BE"/>
    <w:rsid w:val="11E37D86"/>
    <w:rsid w:val="1B76091F"/>
    <w:rsid w:val="209C08B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26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spacing w:line="360" w:lineRule="auto"/>
      <w:ind w:firstLineChars="200" w:firstLine="200"/>
      <w:jc w:val="both"/>
    </w:pPr>
    <w:rPr>
      <w:rFonts w:ascii="Calibri" w:eastAsia="微软雅黑" w:hAnsi="Calibri" w:cs="Arial"/>
      <w:kern w:val="2"/>
      <w:sz w:val="24"/>
      <w:szCs w:val="22"/>
    </w:rPr>
  </w:style>
  <w:style w:type="paragraph" w:styleId="Heading1">
    <w:name w:val="heading 1"/>
    <w:basedOn w:val="Normal"/>
    <w:next w:val="Normal"/>
    <w:link w:val="Heading1Char"/>
    <w:uiPriority w:val="9"/>
    <w:qFormat/>
    <w:pPr>
      <w:keepNext/>
      <w:keepLines/>
      <w:numPr>
        <w:numId w:val="1"/>
      </w:numPr>
      <w:spacing w:before="340" w:after="330" w:line="578" w:lineRule="auto"/>
      <w:ind w:firstLineChars="0" w:firstLine="0"/>
      <w:jc w:val="center"/>
      <w:outlineLvl w:val="0"/>
    </w:pPr>
    <w:rPr>
      <w:b/>
      <w:bCs/>
      <w:kern w:val="44"/>
      <w:sz w:val="44"/>
      <w:szCs w:val="44"/>
      <w:shd w:val="clear" w:color="auto" w:fill="FFFFFF"/>
    </w:rPr>
  </w:style>
  <w:style w:type="paragraph" w:styleId="Heading2">
    <w:name w:val="heading 2"/>
    <w:basedOn w:val="Normal"/>
    <w:next w:val="Normal"/>
    <w:link w:val="Heading2Char"/>
    <w:uiPriority w:val="9"/>
    <w:qFormat/>
    <w:pPr>
      <w:keepNext/>
      <w:keepLines/>
      <w:numPr>
        <w:ilvl w:val="1"/>
        <w:numId w:val="2"/>
      </w:numPr>
      <w:ind w:left="0" w:firstLineChars="0" w:firstLine="0"/>
      <w:jc w:val="left"/>
      <w:outlineLvl w:val="1"/>
    </w:pPr>
    <w:rPr>
      <w:rFonts w:ascii="Cambria" w:hAnsi="Cambria" w:cs="Times New Roman"/>
      <w:b/>
      <w:color w:val="000000"/>
      <w:sz w:val="28"/>
      <w:szCs w:val="24"/>
    </w:rPr>
  </w:style>
  <w:style w:type="paragraph" w:styleId="Heading3">
    <w:name w:val="heading 3"/>
    <w:basedOn w:val="Normal"/>
    <w:next w:val="Normal"/>
    <w:link w:val="Heading3Char"/>
    <w:uiPriority w:val="9"/>
    <w:qFormat/>
    <w:pPr>
      <w:keepNext/>
      <w:keepLines/>
      <w:numPr>
        <w:ilvl w:val="2"/>
        <w:numId w:val="2"/>
      </w:numPr>
      <w:ind w:left="0" w:firstLineChars="0" w:firstLine="0"/>
      <w:outlineLvl w:val="2"/>
    </w:pPr>
    <w:rPr>
      <w:rFonts w:ascii="Cambria" w:hAnsi="Cambria" w:cs="Times New Roman"/>
      <w:b/>
      <w:szCs w:val="24"/>
    </w:rPr>
  </w:style>
  <w:style w:type="paragraph" w:styleId="Heading4">
    <w:name w:val="heading 4"/>
    <w:basedOn w:val="Normal"/>
    <w:next w:val="Normal"/>
    <w:link w:val="Heading4Char"/>
    <w:uiPriority w:val="9"/>
    <w:qFormat/>
    <w:pPr>
      <w:keepNext/>
      <w:keepLines/>
      <w:numPr>
        <w:ilvl w:val="3"/>
        <w:numId w:val="2"/>
      </w:numPr>
      <w:spacing w:before="40"/>
      <w:ind w:left="0" w:firstLine="200"/>
      <w:outlineLvl w:val="3"/>
    </w:pPr>
    <w:rPr>
      <w:rFonts w:ascii="Cambria" w:hAnsi="Cambria" w:cs="Times New Roman"/>
      <w:iCs/>
    </w:rPr>
  </w:style>
  <w:style w:type="paragraph" w:styleId="Heading5">
    <w:name w:val="heading 5"/>
    <w:basedOn w:val="Normal"/>
    <w:next w:val="Normal"/>
    <w:link w:val="Heading5Char"/>
    <w:uiPriority w:val="9"/>
    <w:qFormat/>
    <w:pPr>
      <w:keepNext/>
      <w:keepLines/>
      <w:numPr>
        <w:ilvl w:val="4"/>
        <w:numId w:val="2"/>
      </w:numPr>
      <w:spacing w:before="40"/>
      <w:ind w:firstLineChars="0" w:firstLine="0"/>
      <w:outlineLvl w:val="4"/>
    </w:pPr>
    <w:rPr>
      <w:rFonts w:ascii="Cambria" w:eastAsia="宋体" w:hAnsi="Cambria" w:cs="Times New Roman"/>
      <w:color w:val="365F91"/>
    </w:rPr>
  </w:style>
  <w:style w:type="paragraph" w:styleId="Heading6">
    <w:name w:val="heading 6"/>
    <w:basedOn w:val="Normal"/>
    <w:next w:val="Normal"/>
    <w:link w:val="Heading6Char"/>
    <w:uiPriority w:val="9"/>
    <w:qFormat/>
    <w:pPr>
      <w:keepNext/>
      <w:keepLines/>
      <w:numPr>
        <w:ilvl w:val="5"/>
        <w:numId w:val="2"/>
      </w:numPr>
      <w:spacing w:before="40"/>
      <w:ind w:firstLineChars="0" w:firstLine="0"/>
      <w:outlineLvl w:val="5"/>
    </w:pPr>
    <w:rPr>
      <w:rFonts w:ascii="Cambria" w:eastAsia="宋体" w:hAnsi="Cambria" w:cs="Times New Roman"/>
      <w:color w:val="244061"/>
    </w:rPr>
  </w:style>
  <w:style w:type="paragraph" w:styleId="Heading7">
    <w:name w:val="heading 7"/>
    <w:basedOn w:val="Normal"/>
    <w:next w:val="Normal"/>
    <w:link w:val="Heading7Char"/>
    <w:uiPriority w:val="9"/>
    <w:qFormat/>
    <w:pPr>
      <w:keepNext/>
      <w:keepLines/>
      <w:numPr>
        <w:ilvl w:val="6"/>
        <w:numId w:val="2"/>
      </w:numPr>
      <w:spacing w:before="40"/>
      <w:ind w:firstLineChars="0" w:firstLine="0"/>
      <w:outlineLvl w:val="6"/>
    </w:pPr>
    <w:rPr>
      <w:rFonts w:ascii="Cambria" w:eastAsia="宋体" w:hAnsi="Cambria" w:cs="Times New Roman"/>
      <w:i/>
      <w:iCs/>
      <w:color w:val="244061"/>
    </w:rPr>
  </w:style>
  <w:style w:type="paragraph" w:styleId="Heading8">
    <w:name w:val="heading 8"/>
    <w:basedOn w:val="Normal"/>
    <w:next w:val="Normal"/>
    <w:link w:val="Heading8Char"/>
    <w:uiPriority w:val="9"/>
    <w:qFormat/>
    <w:pPr>
      <w:keepNext/>
      <w:keepLines/>
      <w:numPr>
        <w:ilvl w:val="7"/>
        <w:numId w:val="2"/>
      </w:numPr>
      <w:spacing w:before="40"/>
      <w:ind w:firstLineChars="0" w:firstLine="0"/>
      <w:outlineLvl w:val="7"/>
    </w:pPr>
    <w:rPr>
      <w:rFonts w:ascii="Cambria" w:eastAsia="宋体" w:hAnsi="Cambria" w:cs="Times New Roman"/>
      <w:color w:val="262626"/>
      <w:szCs w:val="21"/>
    </w:rPr>
  </w:style>
  <w:style w:type="paragraph" w:styleId="Heading9">
    <w:name w:val="heading 9"/>
    <w:basedOn w:val="Normal"/>
    <w:next w:val="Normal"/>
    <w:link w:val="Heading9Char"/>
    <w:uiPriority w:val="9"/>
    <w:qFormat/>
    <w:pPr>
      <w:keepNext/>
      <w:keepLines/>
      <w:numPr>
        <w:ilvl w:val="8"/>
        <w:numId w:val="2"/>
      </w:numPr>
      <w:spacing w:before="40"/>
      <w:ind w:firstLineChars="0" w:firstLine="0"/>
      <w:outlineLvl w:val="8"/>
    </w:pPr>
    <w:rPr>
      <w:rFonts w:ascii="Cambria" w:eastAsia="宋体" w:hAnsi="Cambria" w:cs="Times New Roman"/>
      <w:i/>
      <w:iCs/>
      <w:color w:val="2626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rPr>
      <w:b/>
      <w:bCs/>
    </w:rPr>
  </w:style>
  <w:style w:type="paragraph" w:styleId="CommentText">
    <w:name w:val="annotation text"/>
    <w:basedOn w:val="Normal"/>
    <w:link w:val="CommentTextChar"/>
    <w:uiPriority w:val="99"/>
    <w:pPr>
      <w:jc w:val="left"/>
    </w:pPr>
  </w:style>
  <w:style w:type="paragraph" w:styleId="TOC3">
    <w:name w:val="toc 3"/>
    <w:basedOn w:val="Normal"/>
    <w:next w:val="Normal"/>
    <w:uiPriority w:val="39"/>
    <w:qFormat/>
    <w:pPr>
      <w:ind w:leftChars="400" w:left="840"/>
    </w:pPr>
  </w:style>
  <w:style w:type="paragraph" w:styleId="BalloonText">
    <w:name w:val="Balloon Text"/>
    <w:basedOn w:val="Normal"/>
    <w:link w:val="BalloonTextChar"/>
    <w:uiPriority w:val="99"/>
    <w:qFormat/>
    <w:rPr>
      <w:sz w:val="16"/>
      <w:szCs w:val="16"/>
    </w:rPr>
  </w:style>
  <w:style w:type="paragraph" w:styleId="Footer">
    <w:name w:val="footer"/>
    <w:basedOn w:val="Normal"/>
    <w:link w:val="FooterChar"/>
    <w:uiPriority w:val="99"/>
    <w:qFormat/>
    <w:pPr>
      <w:widowControl/>
      <w:tabs>
        <w:tab w:val="center" w:pos="3888"/>
        <w:tab w:val="right" w:pos="8640"/>
      </w:tabs>
      <w:spacing w:before="120"/>
      <w:jc w:val="left"/>
    </w:pPr>
    <w:rPr>
      <w:rFonts w:ascii="Times New Roman" w:hAnsi="Times New Roman" w:cs="Times New Roman"/>
      <w:kern w:val="0"/>
      <w:szCs w:val="20"/>
      <w:lang w:val="en-CA" w:eastAsia="en-US"/>
    </w:rPr>
  </w:style>
  <w:style w:type="paragraph" w:styleId="Header">
    <w:name w:val="header"/>
    <w:basedOn w:val="Normal"/>
    <w:link w:val="HeaderChar"/>
    <w:uiPriority w:val="99"/>
    <w:qFormat/>
    <w:pPr>
      <w:tabs>
        <w:tab w:val="center" w:pos="4680"/>
        <w:tab w:val="right" w:pos="9360"/>
      </w:tabs>
    </w:pPr>
  </w:style>
  <w:style w:type="paragraph" w:styleId="TOC1">
    <w:name w:val="toc 1"/>
    <w:basedOn w:val="Normal"/>
    <w:next w:val="Normal"/>
    <w:uiPriority w:val="39"/>
    <w:qFormat/>
    <w:pPr>
      <w:spacing w:after="100"/>
    </w:pPr>
  </w:style>
  <w:style w:type="paragraph" w:styleId="FootnoteText">
    <w:name w:val="footnote text"/>
    <w:basedOn w:val="Normal"/>
    <w:link w:val="FootnoteTextChar"/>
    <w:uiPriority w:val="99"/>
    <w:qFormat/>
    <w:rPr>
      <w:sz w:val="20"/>
      <w:szCs w:val="20"/>
    </w:rPr>
  </w:style>
  <w:style w:type="paragraph" w:styleId="TOC2">
    <w:name w:val="toc 2"/>
    <w:basedOn w:val="Normal"/>
    <w:next w:val="Normal"/>
    <w:uiPriority w:val="39"/>
    <w:qFormat/>
    <w:pPr>
      <w:spacing w:after="100"/>
      <w:ind w:left="210"/>
    </w:pPr>
  </w:style>
  <w:style w:type="paragraph" w:styleId="NormalWeb">
    <w:name w:val="Normal (Web)"/>
    <w:basedOn w:val="Normal"/>
    <w:uiPriority w:val="99"/>
    <w:qFormat/>
    <w:pPr>
      <w:widowControl/>
      <w:spacing w:before="100" w:beforeAutospacing="1" w:after="100" w:afterAutospacing="1"/>
      <w:jc w:val="left"/>
    </w:pPr>
    <w:rPr>
      <w:rFonts w:ascii="Times New Roman" w:hAnsi="Times New Roman" w:cs="Times New Roman"/>
      <w:kern w:val="0"/>
      <w:szCs w:val="24"/>
      <w:lang w:val="en-CA"/>
    </w:rPr>
  </w:style>
  <w:style w:type="paragraph" w:styleId="Title">
    <w:name w:val="Title"/>
    <w:basedOn w:val="Normal"/>
    <w:next w:val="Normal"/>
    <w:link w:val="TitleChar"/>
    <w:uiPriority w:val="10"/>
    <w:qFormat/>
    <w:pPr>
      <w:contextualSpacing/>
    </w:pPr>
    <w:rPr>
      <w:rFonts w:ascii="Cambria" w:eastAsia="宋体" w:hAnsi="Cambria" w:cs="Times New Roman"/>
      <w:spacing w:val="-10"/>
      <w:kern w:val="28"/>
      <w:sz w:val="56"/>
      <w:szCs w:val="56"/>
    </w:rPr>
  </w:style>
  <w:style w:type="character" w:styleId="Hyperlink">
    <w:name w:val="Hyperlink"/>
    <w:basedOn w:val="DefaultParagraphFont"/>
    <w:uiPriority w:val="99"/>
    <w:qFormat/>
    <w:rPr>
      <w:color w:val="0000FF"/>
      <w:u w:val="single"/>
    </w:rPr>
  </w:style>
  <w:style w:type="character" w:styleId="CommentReference">
    <w:name w:val="annotation reference"/>
    <w:basedOn w:val="DefaultParagraphFont"/>
    <w:uiPriority w:val="99"/>
    <w:rPr>
      <w:sz w:val="21"/>
      <w:szCs w:val="21"/>
    </w:rPr>
  </w:style>
  <w:style w:type="character" w:styleId="FootnoteReference">
    <w:name w:val="footnote reference"/>
    <w:basedOn w:val="DefaultParagraphFont"/>
    <w:uiPriority w:val="99"/>
    <w:qFormat/>
    <w:rPr>
      <w:vertAlign w:val="superscript"/>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Calibri" w:eastAsia="微软雅黑" w:hAnsi="Calibri" w:cs="Arial"/>
      <w:b/>
      <w:bCs/>
      <w:kern w:val="44"/>
      <w:sz w:val="44"/>
      <w:szCs w:val="44"/>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qFormat/>
    <w:rPr>
      <w:rFonts w:ascii="Cambria" w:eastAsia="微软雅黑" w:hAnsi="Cambria"/>
      <w:b/>
      <w:color w:val="000000"/>
      <w:kern w:val="2"/>
      <w:sz w:val="28"/>
      <w:szCs w:val="24"/>
    </w:rPr>
  </w:style>
  <w:style w:type="character" w:customStyle="1" w:styleId="TitleChar">
    <w:name w:val="Title Char"/>
    <w:basedOn w:val="DefaultParagraphFont"/>
    <w:link w:val="Title"/>
    <w:uiPriority w:val="10"/>
    <w:qFormat/>
    <w:rPr>
      <w:rFonts w:ascii="Cambria" w:eastAsia="宋体" w:hAnsi="Cambria" w:cs="Times New Roman"/>
      <w:spacing w:val="-10"/>
      <w:kern w:val="28"/>
      <w:sz w:val="56"/>
      <w:szCs w:val="56"/>
    </w:rPr>
  </w:style>
  <w:style w:type="paragraph" w:customStyle="1" w:styleId="3dversbody">
    <w:name w:val="3dversbody"/>
    <w:basedOn w:val="Normal"/>
    <w:qFormat/>
    <w:pPr>
      <w:widowControl/>
      <w:spacing w:before="120"/>
      <w:ind w:firstLine="576"/>
      <w:jc w:val="center"/>
    </w:pPr>
    <w:rPr>
      <w:rFonts w:ascii="Times New Roman" w:hAnsi="Times New Roman" w:cs="Times New Roman"/>
      <w:kern w:val="0"/>
      <w:szCs w:val="20"/>
      <w:lang w:val="en-CA" w:eastAsia="en-US"/>
    </w:rPr>
  </w:style>
  <w:style w:type="paragraph" w:customStyle="1" w:styleId="3dversboxes">
    <w:name w:val="3dversboxes"/>
    <w:basedOn w:val="Normal"/>
    <w:qFormat/>
    <w:pPr>
      <w:widowControl/>
      <w:spacing w:before="120"/>
      <w:ind w:firstLine="576"/>
      <w:jc w:val="center"/>
    </w:pPr>
    <w:rPr>
      <w:rFonts w:ascii="Times New Roman" w:hAnsi="Times New Roman" w:cs="Times New Roman"/>
      <w:b/>
      <w:kern w:val="0"/>
      <w:sz w:val="28"/>
      <w:szCs w:val="20"/>
      <w:lang w:val="en-CA" w:eastAsia="en-US"/>
    </w:rPr>
  </w:style>
  <w:style w:type="paragraph" w:customStyle="1" w:styleId="3dVersion">
    <w:name w:val="3dVersion"/>
    <w:qFormat/>
    <w:pPr>
      <w:jc w:val="center"/>
    </w:pPr>
    <w:rPr>
      <w:b/>
      <w:sz w:val="36"/>
      <w:lang w:eastAsia="en-US"/>
    </w:rPr>
  </w:style>
  <w:style w:type="character" w:customStyle="1" w:styleId="FooterChar">
    <w:name w:val="Footer Char"/>
    <w:basedOn w:val="DefaultParagraphFont"/>
    <w:link w:val="Footer"/>
    <w:uiPriority w:val="99"/>
    <w:qFormat/>
    <w:rPr>
      <w:rFonts w:ascii="Times New Roman" w:hAnsi="Times New Roman" w:cs="Times New Roman"/>
      <w:kern w:val="0"/>
      <w:sz w:val="24"/>
      <w:szCs w:val="20"/>
      <w:lang w:val="en-CA" w:eastAsia="en-US"/>
    </w:rPr>
  </w:style>
  <w:style w:type="paragraph" w:customStyle="1" w:styleId="tof">
    <w:name w:val="tof"/>
    <w:qFormat/>
    <w:pPr>
      <w:jc w:val="center"/>
    </w:pPr>
    <w:rPr>
      <w:b/>
      <w:sz w:val="36"/>
      <w:lang w:eastAsia="en-US"/>
    </w:rPr>
  </w:style>
  <w:style w:type="character" w:customStyle="1" w:styleId="Heading3Char">
    <w:name w:val="Heading 3 Char"/>
    <w:basedOn w:val="DefaultParagraphFont"/>
    <w:link w:val="Heading3"/>
    <w:uiPriority w:val="9"/>
    <w:qFormat/>
    <w:rPr>
      <w:rFonts w:ascii="Cambria" w:eastAsia="微软雅黑" w:hAnsi="Cambria"/>
      <w:b/>
      <w:kern w:val="2"/>
      <w:sz w:val="24"/>
      <w:szCs w:val="24"/>
    </w:rPr>
  </w:style>
  <w:style w:type="character" w:customStyle="1" w:styleId="Heading4Char">
    <w:name w:val="Heading 4 Char"/>
    <w:basedOn w:val="DefaultParagraphFont"/>
    <w:link w:val="Heading4"/>
    <w:uiPriority w:val="9"/>
    <w:qFormat/>
    <w:rPr>
      <w:rFonts w:ascii="Cambria" w:eastAsia="微软雅黑" w:hAnsi="Cambria"/>
      <w:iCs/>
      <w:kern w:val="2"/>
      <w:sz w:val="24"/>
      <w:szCs w:val="22"/>
    </w:rPr>
  </w:style>
  <w:style w:type="character" w:customStyle="1" w:styleId="Heading5Char">
    <w:name w:val="Heading 5 Char"/>
    <w:basedOn w:val="DefaultParagraphFont"/>
    <w:link w:val="Heading5"/>
    <w:uiPriority w:val="9"/>
    <w:qFormat/>
    <w:rPr>
      <w:rFonts w:ascii="Cambria" w:eastAsia="宋体" w:hAnsi="Cambria" w:cs="Times New Roman"/>
      <w:color w:val="365F91"/>
    </w:rPr>
  </w:style>
  <w:style w:type="character" w:customStyle="1" w:styleId="Heading6Char">
    <w:name w:val="Heading 6 Char"/>
    <w:basedOn w:val="DefaultParagraphFont"/>
    <w:link w:val="Heading6"/>
    <w:uiPriority w:val="9"/>
    <w:qFormat/>
    <w:rPr>
      <w:rFonts w:ascii="Cambria" w:eastAsia="宋体" w:hAnsi="Cambria" w:cs="Times New Roman"/>
      <w:color w:val="244061"/>
    </w:rPr>
  </w:style>
  <w:style w:type="character" w:customStyle="1" w:styleId="Heading7Char">
    <w:name w:val="Heading 7 Char"/>
    <w:basedOn w:val="DefaultParagraphFont"/>
    <w:link w:val="Heading7"/>
    <w:uiPriority w:val="9"/>
    <w:qFormat/>
    <w:rPr>
      <w:rFonts w:ascii="Cambria" w:eastAsia="宋体" w:hAnsi="Cambria" w:cs="Times New Roman"/>
      <w:i/>
      <w:iCs/>
      <w:color w:val="244061"/>
    </w:rPr>
  </w:style>
  <w:style w:type="character" w:customStyle="1" w:styleId="Heading8Char">
    <w:name w:val="Heading 8 Char"/>
    <w:basedOn w:val="DefaultParagraphFont"/>
    <w:link w:val="Heading8"/>
    <w:uiPriority w:val="9"/>
    <w:qFormat/>
    <w:rPr>
      <w:rFonts w:ascii="Cambria" w:eastAsia="宋体" w:hAnsi="Cambria" w:cs="Times New Roman"/>
      <w:color w:val="262626"/>
      <w:szCs w:val="21"/>
    </w:rPr>
  </w:style>
  <w:style w:type="character" w:customStyle="1" w:styleId="Heading9Char">
    <w:name w:val="Heading 9 Char"/>
    <w:basedOn w:val="DefaultParagraphFont"/>
    <w:link w:val="Heading9"/>
    <w:uiPriority w:val="9"/>
    <w:qFormat/>
    <w:rPr>
      <w:rFonts w:ascii="Cambria" w:eastAsia="宋体" w:hAnsi="Cambria" w:cs="Times New Roman"/>
      <w:i/>
      <w:iCs/>
      <w:color w:val="262626"/>
      <w:szCs w:val="21"/>
    </w:rPr>
  </w:style>
  <w:style w:type="character" w:customStyle="1" w:styleId="HeaderChar">
    <w:name w:val="Header Char"/>
    <w:basedOn w:val="DefaultParagraphFont"/>
    <w:link w:val="Header"/>
    <w:uiPriority w:val="99"/>
    <w:qFormat/>
  </w:style>
  <w:style w:type="character" w:customStyle="1" w:styleId="FootnoteTextChar">
    <w:name w:val="Footnote Text Char"/>
    <w:basedOn w:val="DefaultParagraphFont"/>
    <w:link w:val="FootnoteText"/>
    <w:uiPriority w:val="99"/>
    <w:qFormat/>
    <w:rPr>
      <w:sz w:val="20"/>
      <w:szCs w:val="20"/>
    </w:rPr>
  </w:style>
  <w:style w:type="character" w:customStyle="1" w:styleId="1">
    <w:name w:val="未处理的提及1"/>
    <w:basedOn w:val="DefaultParagraphFont"/>
    <w:uiPriority w:val="99"/>
    <w:qFormat/>
    <w:rPr>
      <w:color w:val="808080"/>
      <w:shd w:val="clear" w:color="auto" w:fill="E6E6E6"/>
    </w:rPr>
  </w:style>
  <w:style w:type="paragraph" w:styleId="NoSpacing">
    <w:name w:val="No Spacing"/>
    <w:link w:val="NoSpacingChar"/>
    <w:uiPriority w:val="1"/>
    <w:qFormat/>
    <w:rPr>
      <w:rFonts w:ascii="Calibri" w:hAnsi="Calibri" w:cs="Arial"/>
      <w:sz w:val="22"/>
      <w:szCs w:val="22"/>
      <w:lang w:val="en-CA"/>
    </w:rPr>
  </w:style>
  <w:style w:type="character" w:customStyle="1" w:styleId="NoSpacingChar">
    <w:name w:val="No Spacing Char"/>
    <w:basedOn w:val="DefaultParagraphFont"/>
    <w:link w:val="NoSpacing"/>
    <w:uiPriority w:val="1"/>
    <w:qFormat/>
    <w:rPr>
      <w:kern w:val="0"/>
      <w:sz w:val="22"/>
      <w:lang w:val="en-CA"/>
    </w:rPr>
  </w:style>
  <w:style w:type="character" w:customStyle="1" w:styleId="BalloonTextChar">
    <w:name w:val="Balloon Text Char"/>
    <w:basedOn w:val="DefaultParagraphFont"/>
    <w:link w:val="BalloonText"/>
    <w:uiPriority w:val="99"/>
    <w:qFormat/>
    <w:rPr>
      <w:sz w:val="16"/>
      <w:szCs w:val="16"/>
    </w:rPr>
  </w:style>
  <w:style w:type="character" w:customStyle="1" w:styleId="CommentTextChar">
    <w:name w:val="Comment Text Char"/>
    <w:basedOn w:val="DefaultParagraphFont"/>
    <w:link w:val="CommentText"/>
    <w:uiPriority w:val="99"/>
    <w:rPr>
      <w:rFonts w:ascii="Calibri" w:eastAsia="微软雅黑" w:hAnsi="Calibri" w:cs="Arial"/>
      <w:kern w:val="2"/>
      <w:sz w:val="24"/>
      <w:szCs w:val="22"/>
    </w:rPr>
  </w:style>
  <w:style w:type="character" w:customStyle="1" w:styleId="CommentSubjectChar">
    <w:name w:val="Comment Subject Char"/>
    <w:basedOn w:val="CommentTextChar"/>
    <w:link w:val="CommentSubject"/>
    <w:uiPriority w:val="99"/>
    <w:rPr>
      <w:rFonts w:ascii="Calibri" w:eastAsia="微软雅黑" w:hAnsi="Calibri" w:cs="Arial"/>
      <w:b/>
      <w:bCs/>
      <w:kern w:val="2"/>
      <w:sz w:val="24"/>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26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spacing w:line="360" w:lineRule="auto"/>
      <w:ind w:firstLineChars="200" w:firstLine="200"/>
      <w:jc w:val="both"/>
    </w:pPr>
    <w:rPr>
      <w:rFonts w:ascii="Calibri" w:eastAsia="微软雅黑" w:hAnsi="Calibri" w:cs="Arial"/>
      <w:kern w:val="2"/>
      <w:sz w:val="24"/>
      <w:szCs w:val="22"/>
    </w:rPr>
  </w:style>
  <w:style w:type="paragraph" w:styleId="Heading1">
    <w:name w:val="heading 1"/>
    <w:basedOn w:val="Normal"/>
    <w:next w:val="Normal"/>
    <w:link w:val="Heading1Char"/>
    <w:uiPriority w:val="9"/>
    <w:qFormat/>
    <w:pPr>
      <w:keepNext/>
      <w:keepLines/>
      <w:numPr>
        <w:numId w:val="1"/>
      </w:numPr>
      <w:spacing w:before="340" w:after="330" w:line="578" w:lineRule="auto"/>
      <w:ind w:firstLineChars="0" w:firstLine="0"/>
      <w:jc w:val="center"/>
      <w:outlineLvl w:val="0"/>
    </w:pPr>
    <w:rPr>
      <w:b/>
      <w:bCs/>
      <w:kern w:val="44"/>
      <w:sz w:val="44"/>
      <w:szCs w:val="44"/>
      <w:shd w:val="clear" w:color="auto" w:fill="FFFFFF"/>
    </w:rPr>
  </w:style>
  <w:style w:type="paragraph" w:styleId="Heading2">
    <w:name w:val="heading 2"/>
    <w:basedOn w:val="Normal"/>
    <w:next w:val="Normal"/>
    <w:link w:val="Heading2Char"/>
    <w:uiPriority w:val="9"/>
    <w:qFormat/>
    <w:pPr>
      <w:keepNext/>
      <w:keepLines/>
      <w:numPr>
        <w:ilvl w:val="1"/>
        <w:numId w:val="2"/>
      </w:numPr>
      <w:ind w:left="0" w:firstLineChars="0" w:firstLine="0"/>
      <w:jc w:val="left"/>
      <w:outlineLvl w:val="1"/>
    </w:pPr>
    <w:rPr>
      <w:rFonts w:ascii="Cambria" w:hAnsi="Cambria" w:cs="Times New Roman"/>
      <w:b/>
      <w:color w:val="000000"/>
      <w:sz w:val="28"/>
      <w:szCs w:val="24"/>
    </w:rPr>
  </w:style>
  <w:style w:type="paragraph" w:styleId="Heading3">
    <w:name w:val="heading 3"/>
    <w:basedOn w:val="Normal"/>
    <w:next w:val="Normal"/>
    <w:link w:val="Heading3Char"/>
    <w:uiPriority w:val="9"/>
    <w:qFormat/>
    <w:pPr>
      <w:keepNext/>
      <w:keepLines/>
      <w:numPr>
        <w:ilvl w:val="2"/>
        <w:numId w:val="2"/>
      </w:numPr>
      <w:ind w:left="0" w:firstLineChars="0" w:firstLine="0"/>
      <w:outlineLvl w:val="2"/>
    </w:pPr>
    <w:rPr>
      <w:rFonts w:ascii="Cambria" w:hAnsi="Cambria" w:cs="Times New Roman"/>
      <w:b/>
      <w:szCs w:val="24"/>
    </w:rPr>
  </w:style>
  <w:style w:type="paragraph" w:styleId="Heading4">
    <w:name w:val="heading 4"/>
    <w:basedOn w:val="Normal"/>
    <w:next w:val="Normal"/>
    <w:link w:val="Heading4Char"/>
    <w:uiPriority w:val="9"/>
    <w:qFormat/>
    <w:pPr>
      <w:keepNext/>
      <w:keepLines/>
      <w:numPr>
        <w:ilvl w:val="3"/>
        <w:numId w:val="2"/>
      </w:numPr>
      <w:spacing w:before="40"/>
      <w:ind w:left="0" w:firstLine="200"/>
      <w:outlineLvl w:val="3"/>
    </w:pPr>
    <w:rPr>
      <w:rFonts w:ascii="Cambria" w:hAnsi="Cambria" w:cs="Times New Roman"/>
      <w:iCs/>
    </w:rPr>
  </w:style>
  <w:style w:type="paragraph" w:styleId="Heading5">
    <w:name w:val="heading 5"/>
    <w:basedOn w:val="Normal"/>
    <w:next w:val="Normal"/>
    <w:link w:val="Heading5Char"/>
    <w:uiPriority w:val="9"/>
    <w:qFormat/>
    <w:pPr>
      <w:keepNext/>
      <w:keepLines/>
      <w:numPr>
        <w:ilvl w:val="4"/>
        <w:numId w:val="2"/>
      </w:numPr>
      <w:spacing w:before="40"/>
      <w:ind w:firstLineChars="0" w:firstLine="0"/>
      <w:outlineLvl w:val="4"/>
    </w:pPr>
    <w:rPr>
      <w:rFonts w:ascii="Cambria" w:eastAsia="宋体" w:hAnsi="Cambria" w:cs="Times New Roman"/>
      <w:color w:val="365F91"/>
    </w:rPr>
  </w:style>
  <w:style w:type="paragraph" w:styleId="Heading6">
    <w:name w:val="heading 6"/>
    <w:basedOn w:val="Normal"/>
    <w:next w:val="Normal"/>
    <w:link w:val="Heading6Char"/>
    <w:uiPriority w:val="9"/>
    <w:qFormat/>
    <w:pPr>
      <w:keepNext/>
      <w:keepLines/>
      <w:numPr>
        <w:ilvl w:val="5"/>
        <w:numId w:val="2"/>
      </w:numPr>
      <w:spacing w:before="40"/>
      <w:ind w:firstLineChars="0" w:firstLine="0"/>
      <w:outlineLvl w:val="5"/>
    </w:pPr>
    <w:rPr>
      <w:rFonts w:ascii="Cambria" w:eastAsia="宋体" w:hAnsi="Cambria" w:cs="Times New Roman"/>
      <w:color w:val="244061"/>
    </w:rPr>
  </w:style>
  <w:style w:type="paragraph" w:styleId="Heading7">
    <w:name w:val="heading 7"/>
    <w:basedOn w:val="Normal"/>
    <w:next w:val="Normal"/>
    <w:link w:val="Heading7Char"/>
    <w:uiPriority w:val="9"/>
    <w:qFormat/>
    <w:pPr>
      <w:keepNext/>
      <w:keepLines/>
      <w:numPr>
        <w:ilvl w:val="6"/>
        <w:numId w:val="2"/>
      </w:numPr>
      <w:spacing w:before="40"/>
      <w:ind w:firstLineChars="0" w:firstLine="0"/>
      <w:outlineLvl w:val="6"/>
    </w:pPr>
    <w:rPr>
      <w:rFonts w:ascii="Cambria" w:eastAsia="宋体" w:hAnsi="Cambria" w:cs="Times New Roman"/>
      <w:i/>
      <w:iCs/>
      <w:color w:val="244061"/>
    </w:rPr>
  </w:style>
  <w:style w:type="paragraph" w:styleId="Heading8">
    <w:name w:val="heading 8"/>
    <w:basedOn w:val="Normal"/>
    <w:next w:val="Normal"/>
    <w:link w:val="Heading8Char"/>
    <w:uiPriority w:val="9"/>
    <w:qFormat/>
    <w:pPr>
      <w:keepNext/>
      <w:keepLines/>
      <w:numPr>
        <w:ilvl w:val="7"/>
        <w:numId w:val="2"/>
      </w:numPr>
      <w:spacing w:before="40"/>
      <w:ind w:firstLineChars="0" w:firstLine="0"/>
      <w:outlineLvl w:val="7"/>
    </w:pPr>
    <w:rPr>
      <w:rFonts w:ascii="Cambria" w:eastAsia="宋体" w:hAnsi="Cambria" w:cs="Times New Roman"/>
      <w:color w:val="262626"/>
      <w:szCs w:val="21"/>
    </w:rPr>
  </w:style>
  <w:style w:type="paragraph" w:styleId="Heading9">
    <w:name w:val="heading 9"/>
    <w:basedOn w:val="Normal"/>
    <w:next w:val="Normal"/>
    <w:link w:val="Heading9Char"/>
    <w:uiPriority w:val="9"/>
    <w:qFormat/>
    <w:pPr>
      <w:keepNext/>
      <w:keepLines/>
      <w:numPr>
        <w:ilvl w:val="8"/>
        <w:numId w:val="2"/>
      </w:numPr>
      <w:spacing w:before="40"/>
      <w:ind w:firstLineChars="0" w:firstLine="0"/>
      <w:outlineLvl w:val="8"/>
    </w:pPr>
    <w:rPr>
      <w:rFonts w:ascii="Cambria" w:eastAsia="宋体" w:hAnsi="Cambria" w:cs="Times New Roman"/>
      <w:i/>
      <w:iCs/>
      <w:color w:val="2626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rPr>
      <w:b/>
      <w:bCs/>
    </w:rPr>
  </w:style>
  <w:style w:type="paragraph" w:styleId="CommentText">
    <w:name w:val="annotation text"/>
    <w:basedOn w:val="Normal"/>
    <w:link w:val="CommentTextChar"/>
    <w:uiPriority w:val="99"/>
    <w:pPr>
      <w:jc w:val="left"/>
    </w:pPr>
  </w:style>
  <w:style w:type="paragraph" w:styleId="TOC3">
    <w:name w:val="toc 3"/>
    <w:basedOn w:val="Normal"/>
    <w:next w:val="Normal"/>
    <w:uiPriority w:val="39"/>
    <w:qFormat/>
    <w:pPr>
      <w:ind w:leftChars="400" w:left="840"/>
    </w:pPr>
  </w:style>
  <w:style w:type="paragraph" w:styleId="BalloonText">
    <w:name w:val="Balloon Text"/>
    <w:basedOn w:val="Normal"/>
    <w:link w:val="BalloonTextChar"/>
    <w:uiPriority w:val="99"/>
    <w:qFormat/>
    <w:rPr>
      <w:sz w:val="16"/>
      <w:szCs w:val="16"/>
    </w:rPr>
  </w:style>
  <w:style w:type="paragraph" w:styleId="Footer">
    <w:name w:val="footer"/>
    <w:basedOn w:val="Normal"/>
    <w:link w:val="FooterChar"/>
    <w:uiPriority w:val="99"/>
    <w:qFormat/>
    <w:pPr>
      <w:widowControl/>
      <w:tabs>
        <w:tab w:val="center" w:pos="3888"/>
        <w:tab w:val="right" w:pos="8640"/>
      </w:tabs>
      <w:spacing w:before="120"/>
      <w:jc w:val="left"/>
    </w:pPr>
    <w:rPr>
      <w:rFonts w:ascii="Times New Roman" w:hAnsi="Times New Roman" w:cs="Times New Roman"/>
      <w:kern w:val="0"/>
      <w:szCs w:val="20"/>
      <w:lang w:val="en-CA" w:eastAsia="en-US"/>
    </w:rPr>
  </w:style>
  <w:style w:type="paragraph" w:styleId="Header">
    <w:name w:val="header"/>
    <w:basedOn w:val="Normal"/>
    <w:link w:val="HeaderChar"/>
    <w:uiPriority w:val="99"/>
    <w:qFormat/>
    <w:pPr>
      <w:tabs>
        <w:tab w:val="center" w:pos="4680"/>
        <w:tab w:val="right" w:pos="9360"/>
      </w:tabs>
    </w:pPr>
  </w:style>
  <w:style w:type="paragraph" w:styleId="TOC1">
    <w:name w:val="toc 1"/>
    <w:basedOn w:val="Normal"/>
    <w:next w:val="Normal"/>
    <w:uiPriority w:val="39"/>
    <w:qFormat/>
    <w:pPr>
      <w:spacing w:after="100"/>
    </w:pPr>
  </w:style>
  <w:style w:type="paragraph" w:styleId="FootnoteText">
    <w:name w:val="footnote text"/>
    <w:basedOn w:val="Normal"/>
    <w:link w:val="FootnoteTextChar"/>
    <w:uiPriority w:val="99"/>
    <w:qFormat/>
    <w:rPr>
      <w:sz w:val="20"/>
      <w:szCs w:val="20"/>
    </w:rPr>
  </w:style>
  <w:style w:type="paragraph" w:styleId="TOC2">
    <w:name w:val="toc 2"/>
    <w:basedOn w:val="Normal"/>
    <w:next w:val="Normal"/>
    <w:uiPriority w:val="39"/>
    <w:qFormat/>
    <w:pPr>
      <w:spacing w:after="100"/>
      <w:ind w:left="210"/>
    </w:pPr>
  </w:style>
  <w:style w:type="paragraph" w:styleId="NormalWeb">
    <w:name w:val="Normal (Web)"/>
    <w:basedOn w:val="Normal"/>
    <w:uiPriority w:val="99"/>
    <w:qFormat/>
    <w:pPr>
      <w:widowControl/>
      <w:spacing w:before="100" w:beforeAutospacing="1" w:after="100" w:afterAutospacing="1"/>
      <w:jc w:val="left"/>
    </w:pPr>
    <w:rPr>
      <w:rFonts w:ascii="Times New Roman" w:hAnsi="Times New Roman" w:cs="Times New Roman"/>
      <w:kern w:val="0"/>
      <w:szCs w:val="24"/>
      <w:lang w:val="en-CA"/>
    </w:rPr>
  </w:style>
  <w:style w:type="paragraph" w:styleId="Title">
    <w:name w:val="Title"/>
    <w:basedOn w:val="Normal"/>
    <w:next w:val="Normal"/>
    <w:link w:val="TitleChar"/>
    <w:uiPriority w:val="10"/>
    <w:qFormat/>
    <w:pPr>
      <w:contextualSpacing/>
    </w:pPr>
    <w:rPr>
      <w:rFonts w:ascii="Cambria" w:eastAsia="宋体" w:hAnsi="Cambria" w:cs="Times New Roman"/>
      <w:spacing w:val="-10"/>
      <w:kern w:val="28"/>
      <w:sz w:val="56"/>
      <w:szCs w:val="56"/>
    </w:rPr>
  </w:style>
  <w:style w:type="character" w:styleId="Hyperlink">
    <w:name w:val="Hyperlink"/>
    <w:basedOn w:val="DefaultParagraphFont"/>
    <w:uiPriority w:val="99"/>
    <w:qFormat/>
    <w:rPr>
      <w:color w:val="0000FF"/>
      <w:u w:val="single"/>
    </w:rPr>
  </w:style>
  <w:style w:type="character" w:styleId="CommentReference">
    <w:name w:val="annotation reference"/>
    <w:basedOn w:val="DefaultParagraphFont"/>
    <w:uiPriority w:val="99"/>
    <w:rPr>
      <w:sz w:val="21"/>
      <w:szCs w:val="21"/>
    </w:rPr>
  </w:style>
  <w:style w:type="character" w:styleId="FootnoteReference">
    <w:name w:val="footnote reference"/>
    <w:basedOn w:val="DefaultParagraphFont"/>
    <w:uiPriority w:val="99"/>
    <w:qFormat/>
    <w:rPr>
      <w:vertAlign w:val="superscript"/>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Calibri" w:eastAsia="微软雅黑" w:hAnsi="Calibri" w:cs="Arial"/>
      <w:b/>
      <w:bCs/>
      <w:kern w:val="44"/>
      <w:sz w:val="44"/>
      <w:szCs w:val="44"/>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qFormat/>
    <w:rPr>
      <w:rFonts w:ascii="Cambria" w:eastAsia="微软雅黑" w:hAnsi="Cambria"/>
      <w:b/>
      <w:color w:val="000000"/>
      <w:kern w:val="2"/>
      <w:sz w:val="28"/>
      <w:szCs w:val="24"/>
    </w:rPr>
  </w:style>
  <w:style w:type="character" w:customStyle="1" w:styleId="TitleChar">
    <w:name w:val="Title Char"/>
    <w:basedOn w:val="DefaultParagraphFont"/>
    <w:link w:val="Title"/>
    <w:uiPriority w:val="10"/>
    <w:qFormat/>
    <w:rPr>
      <w:rFonts w:ascii="Cambria" w:eastAsia="宋体" w:hAnsi="Cambria" w:cs="Times New Roman"/>
      <w:spacing w:val="-10"/>
      <w:kern w:val="28"/>
      <w:sz w:val="56"/>
      <w:szCs w:val="56"/>
    </w:rPr>
  </w:style>
  <w:style w:type="paragraph" w:customStyle="1" w:styleId="3dversbody">
    <w:name w:val="3dversbody"/>
    <w:basedOn w:val="Normal"/>
    <w:qFormat/>
    <w:pPr>
      <w:widowControl/>
      <w:spacing w:before="120"/>
      <w:ind w:firstLine="576"/>
      <w:jc w:val="center"/>
    </w:pPr>
    <w:rPr>
      <w:rFonts w:ascii="Times New Roman" w:hAnsi="Times New Roman" w:cs="Times New Roman"/>
      <w:kern w:val="0"/>
      <w:szCs w:val="20"/>
      <w:lang w:val="en-CA" w:eastAsia="en-US"/>
    </w:rPr>
  </w:style>
  <w:style w:type="paragraph" w:customStyle="1" w:styleId="3dversboxes">
    <w:name w:val="3dversboxes"/>
    <w:basedOn w:val="Normal"/>
    <w:qFormat/>
    <w:pPr>
      <w:widowControl/>
      <w:spacing w:before="120"/>
      <w:ind w:firstLine="576"/>
      <w:jc w:val="center"/>
    </w:pPr>
    <w:rPr>
      <w:rFonts w:ascii="Times New Roman" w:hAnsi="Times New Roman" w:cs="Times New Roman"/>
      <w:b/>
      <w:kern w:val="0"/>
      <w:sz w:val="28"/>
      <w:szCs w:val="20"/>
      <w:lang w:val="en-CA" w:eastAsia="en-US"/>
    </w:rPr>
  </w:style>
  <w:style w:type="paragraph" w:customStyle="1" w:styleId="3dVersion">
    <w:name w:val="3dVersion"/>
    <w:qFormat/>
    <w:pPr>
      <w:jc w:val="center"/>
    </w:pPr>
    <w:rPr>
      <w:b/>
      <w:sz w:val="36"/>
      <w:lang w:eastAsia="en-US"/>
    </w:rPr>
  </w:style>
  <w:style w:type="character" w:customStyle="1" w:styleId="FooterChar">
    <w:name w:val="Footer Char"/>
    <w:basedOn w:val="DefaultParagraphFont"/>
    <w:link w:val="Footer"/>
    <w:uiPriority w:val="99"/>
    <w:qFormat/>
    <w:rPr>
      <w:rFonts w:ascii="Times New Roman" w:hAnsi="Times New Roman" w:cs="Times New Roman"/>
      <w:kern w:val="0"/>
      <w:sz w:val="24"/>
      <w:szCs w:val="20"/>
      <w:lang w:val="en-CA" w:eastAsia="en-US"/>
    </w:rPr>
  </w:style>
  <w:style w:type="paragraph" w:customStyle="1" w:styleId="tof">
    <w:name w:val="tof"/>
    <w:qFormat/>
    <w:pPr>
      <w:jc w:val="center"/>
    </w:pPr>
    <w:rPr>
      <w:b/>
      <w:sz w:val="36"/>
      <w:lang w:eastAsia="en-US"/>
    </w:rPr>
  </w:style>
  <w:style w:type="character" w:customStyle="1" w:styleId="Heading3Char">
    <w:name w:val="Heading 3 Char"/>
    <w:basedOn w:val="DefaultParagraphFont"/>
    <w:link w:val="Heading3"/>
    <w:uiPriority w:val="9"/>
    <w:qFormat/>
    <w:rPr>
      <w:rFonts w:ascii="Cambria" w:eastAsia="微软雅黑" w:hAnsi="Cambria"/>
      <w:b/>
      <w:kern w:val="2"/>
      <w:sz w:val="24"/>
      <w:szCs w:val="24"/>
    </w:rPr>
  </w:style>
  <w:style w:type="character" w:customStyle="1" w:styleId="Heading4Char">
    <w:name w:val="Heading 4 Char"/>
    <w:basedOn w:val="DefaultParagraphFont"/>
    <w:link w:val="Heading4"/>
    <w:uiPriority w:val="9"/>
    <w:qFormat/>
    <w:rPr>
      <w:rFonts w:ascii="Cambria" w:eastAsia="微软雅黑" w:hAnsi="Cambria"/>
      <w:iCs/>
      <w:kern w:val="2"/>
      <w:sz w:val="24"/>
      <w:szCs w:val="22"/>
    </w:rPr>
  </w:style>
  <w:style w:type="character" w:customStyle="1" w:styleId="Heading5Char">
    <w:name w:val="Heading 5 Char"/>
    <w:basedOn w:val="DefaultParagraphFont"/>
    <w:link w:val="Heading5"/>
    <w:uiPriority w:val="9"/>
    <w:qFormat/>
    <w:rPr>
      <w:rFonts w:ascii="Cambria" w:eastAsia="宋体" w:hAnsi="Cambria" w:cs="Times New Roman"/>
      <w:color w:val="365F91"/>
    </w:rPr>
  </w:style>
  <w:style w:type="character" w:customStyle="1" w:styleId="Heading6Char">
    <w:name w:val="Heading 6 Char"/>
    <w:basedOn w:val="DefaultParagraphFont"/>
    <w:link w:val="Heading6"/>
    <w:uiPriority w:val="9"/>
    <w:qFormat/>
    <w:rPr>
      <w:rFonts w:ascii="Cambria" w:eastAsia="宋体" w:hAnsi="Cambria" w:cs="Times New Roman"/>
      <w:color w:val="244061"/>
    </w:rPr>
  </w:style>
  <w:style w:type="character" w:customStyle="1" w:styleId="Heading7Char">
    <w:name w:val="Heading 7 Char"/>
    <w:basedOn w:val="DefaultParagraphFont"/>
    <w:link w:val="Heading7"/>
    <w:uiPriority w:val="9"/>
    <w:qFormat/>
    <w:rPr>
      <w:rFonts w:ascii="Cambria" w:eastAsia="宋体" w:hAnsi="Cambria" w:cs="Times New Roman"/>
      <w:i/>
      <w:iCs/>
      <w:color w:val="244061"/>
    </w:rPr>
  </w:style>
  <w:style w:type="character" w:customStyle="1" w:styleId="Heading8Char">
    <w:name w:val="Heading 8 Char"/>
    <w:basedOn w:val="DefaultParagraphFont"/>
    <w:link w:val="Heading8"/>
    <w:uiPriority w:val="9"/>
    <w:qFormat/>
    <w:rPr>
      <w:rFonts w:ascii="Cambria" w:eastAsia="宋体" w:hAnsi="Cambria" w:cs="Times New Roman"/>
      <w:color w:val="262626"/>
      <w:szCs w:val="21"/>
    </w:rPr>
  </w:style>
  <w:style w:type="character" w:customStyle="1" w:styleId="Heading9Char">
    <w:name w:val="Heading 9 Char"/>
    <w:basedOn w:val="DefaultParagraphFont"/>
    <w:link w:val="Heading9"/>
    <w:uiPriority w:val="9"/>
    <w:qFormat/>
    <w:rPr>
      <w:rFonts w:ascii="Cambria" w:eastAsia="宋体" w:hAnsi="Cambria" w:cs="Times New Roman"/>
      <w:i/>
      <w:iCs/>
      <w:color w:val="262626"/>
      <w:szCs w:val="21"/>
    </w:rPr>
  </w:style>
  <w:style w:type="character" w:customStyle="1" w:styleId="HeaderChar">
    <w:name w:val="Header Char"/>
    <w:basedOn w:val="DefaultParagraphFont"/>
    <w:link w:val="Header"/>
    <w:uiPriority w:val="99"/>
    <w:qFormat/>
  </w:style>
  <w:style w:type="character" w:customStyle="1" w:styleId="FootnoteTextChar">
    <w:name w:val="Footnote Text Char"/>
    <w:basedOn w:val="DefaultParagraphFont"/>
    <w:link w:val="FootnoteText"/>
    <w:uiPriority w:val="99"/>
    <w:qFormat/>
    <w:rPr>
      <w:sz w:val="20"/>
      <w:szCs w:val="20"/>
    </w:rPr>
  </w:style>
  <w:style w:type="character" w:customStyle="1" w:styleId="1">
    <w:name w:val="未处理的提及1"/>
    <w:basedOn w:val="DefaultParagraphFont"/>
    <w:uiPriority w:val="99"/>
    <w:qFormat/>
    <w:rPr>
      <w:color w:val="808080"/>
      <w:shd w:val="clear" w:color="auto" w:fill="E6E6E6"/>
    </w:rPr>
  </w:style>
  <w:style w:type="paragraph" w:styleId="NoSpacing">
    <w:name w:val="No Spacing"/>
    <w:link w:val="NoSpacingChar"/>
    <w:uiPriority w:val="1"/>
    <w:qFormat/>
    <w:rPr>
      <w:rFonts w:ascii="Calibri" w:hAnsi="Calibri" w:cs="Arial"/>
      <w:sz w:val="22"/>
      <w:szCs w:val="22"/>
      <w:lang w:val="en-CA"/>
    </w:rPr>
  </w:style>
  <w:style w:type="character" w:customStyle="1" w:styleId="NoSpacingChar">
    <w:name w:val="No Spacing Char"/>
    <w:basedOn w:val="DefaultParagraphFont"/>
    <w:link w:val="NoSpacing"/>
    <w:uiPriority w:val="1"/>
    <w:qFormat/>
    <w:rPr>
      <w:kern w:val="0"/>
      <w:sz w:val="22"/>
      <w:lang w:val="en-CA"/>
    </w:rPr>
  </w:style>
  <w:style w:type="character" w:customStyle="1" w:styleId="BalloonTextChar">
    <w:name w:val="Balloon Text Char"/>
    <w:basedOn w:val="DefaultParagraphFont"/>
    <w:link w:val="BalloonText"/>
    <w:uiPriority w:val="99"/>
    <w:qFormat/>
    <w:rPr>
      <w:sz w:val="16"/>
      <w:szCs w:val="16"/>
    </w:rPr>
  </w:style>
  <w:style w:type="character" w:customStyle="1" w:styleId="CommentTextChar">
    <w:name w:val="Comment Text Char"/>
    <w:basedOn w:val="DefaultParagraphFont"/>
    <w:link w:val="CommentText"/>
    <w:uiPriority w:val="99"/>
    <w:rPr>
      <w:rFonts w:ascii="Calibri" w:eastAsia="微软雅黑" w:hAnsi="Calibri" w:cs="Arial"/>
      <w:kern w:val="2"/>
      <w:sz w:val="24"/>
      <w:szCs w:val="22"/>
    </w:rPr>
  </w:style>
  <w:style w:type="character" w:customStyle="1" w:styleId="CommentSubjectChar">
    <w:name w:val="Comment Subject Char"/>
    <w:basedOn w:val="CommentTextChar"/>
    <w:link w:val="CommentSubject"/>
    <w:uiPriority w:val="99"/>
    <w:rPr>
      <w:rFonts w:ascii="Calibri" w:eastAsia="微软雅黑" w:hAnsi="Calibri" w:cs="Arial"/>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1541216">
      <w:bodyDiv w:val="1"/>
      <w:marLeft w:val="0"/>
      <w:marRight w:val="0"/>
      <w:marTop w:val="0"/>
      <w:marBottom w:val="0"/>
      <w:divBdr>
        <w:top w:val="none" w:sz="0" w:space="0" w:color="auto"/>
        <w:left w:val="none" w:sz="0" w:space="0" w:color="auto"/>
        <w:bottom w:val="none" w:sz="0" w:space="0" w:color="auto"/>
        <w:right w:val="none" w:sz="0" w:space="0" w:color="auto"/>
      </w:divBdr>
    </w:div>
    <w:div w:id="1503668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image" Target="media/image2.png"/><Relationship Id="rId34" Type="http://schemas.openxmlformats.org/officeDocument/2006/relationships/image" Target="media/image13.png"/><Relationship Id="rId42" Type="http://schemas.openxmlformats.org/officeDocument/2006/relationships/footer" Target="footer7.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0.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hyperlink" Target="https://www.etherchain.org/" TargetMode="External"/><Relationship Id="rId37" Type="http://schemas.openxmlformats.org/officeDocument/2006/relationships/image" Target="media/image16.png"/><Relationship Id="rId40" Type="http://schemas.openxmlformats.org/officeDocument/2006/relationships/image" Target="media/image19.jpeg"/><Relationship Id="rId45" Type="http://schemas.microsoft.com/office/2011/relationships/people" Target="people.xml"/><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4.emf"/><Relationship Id="rId28" Type="http://schemas.openxmlformats.org/officeDocument/2006/relationships/image" Target="media/image9.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image" Target="media/image12.jpe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6.emf"/><Relationship Id="rId33" Type="http://schemas.openxmlformats.org/officeDocument/2006/relationships/hyperlink" Target="https://etherscan.io" TargetMode="External"/><Relationship Id="rId38" Type="http://schemas.openxmlformats.org/officeDocument/2006/relationships/image" Target="media/image17.jpeg"/><Relationship Id="rId20" Type="http://schemas.openxmlformats.org/officeDocument/2006/relationships/image" Target="media/image1.png"/><Relationship Id="rId41"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2018-05-06T00:00:00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sectNamePr val="简约型"/>
      <sectRole val="1"/>
    </customSectPr>
    <customSectPr/>
    <customSectPr/>
    <customSectPr/>
    <customSectPr/>
  </customSectProps>
  <customShpExts>
    <customShpInfo spid="_x0000_s1026" textRotate="1"/>
    <customShpInfo spid="_x0000_s1038"/>
    <customShpInfo spid="_x0000_s1039"/>
    <customShpInfo spid="_x0000_s1040"/>
    <customShpInfo spid="_x0000_s1041"/>
    <customShpInfo spid="_x0000_s1037"/>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29558C6-7F7F-4B5D-9382-F93A73108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9013</Words>
  <Characters>51377</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竞标技术白皮书</vt:lpstr>
    </vt:vector>
  </TitlesOfParts>
  <Company/>
  <LinksUpToDate>false</LinksUpToDate>
  <CharactersWithSpaces>60270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竞标技术白皮书</dc:title>
  <dc:subject>V0.5（草稿）</dc:subject>
  <dc:creator>Gavin Zheng</dc:creator>
  <cp:lastModifiedBy>Gavin Zheng</cp:lastModifiedBy>
  <cp:revision>3</cp:revision>
  <dcterms:created xsi:type="dcterms:W3CDTF">2018-06-23T12:10:00Z</dcterms:created>
  <dcterms:modified xsi:type="dcterms:W3CDTF">2018-06-23T12:11:00Z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