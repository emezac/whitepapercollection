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word/footer4.xml" ContentType="application/vnd.openxmlformats-officedocument.wordprocessingml.footer+xml"/>
  <Override PartName="/customXml/itemProps3.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header5.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57"/>
        <w:spacing w:before="1540" w:after="240"/>
        <w:jc w:val="center"/>
        <w:rPr>
          <w:rFonts w:ascii="Times New Roman" w:cs="Times New Roman" w:eastAsia="微软雅黑" w:hAnsi="Times New Roman"/>
          <w:color w:val="000000"/>
          <w:sz w:val="24"/>
          <w:szCs w:val="24"/>
        </w:rPr>
      </w:pPr>
      <w:r>
        <w:rPr>
          <w:rFonts w:ascii="Times New Roman" w:cs="Times New Roman" w:eastAsia="微软雅黑" w:hAnsi="Times New Roman"/>
          <w:noProof/>
          <w:color w:val="000000"/>
          <w:sz w:val="24"/>
          <w:szCs w:val="24"/>
          <w:lang w:val="en-US"/>
        </w:rPr>
        <w:drawing>
          <wp:inline distT="0" distB="0" distR="0" distL="0">
            <wp:extent cx="1417320" cy="750570"/>
            <wp:effectExtent l="0" t="0" r="0" b="0"/>
            <wp:docPr id="1026" name="图片 1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43"/>
                    <pic:cNvPicPr/>
                  </pic:nvPicPr>
                  <pic:blipFill>
                    <a:blip r:embed="rId2" cstate="print">
                      <a:duotone>
                        <a:srgbClr val="295890"/>
                        <a:srgbClr val="ffffff"/>
                      </a:duotone>
                    </a:blip>
                    <a:srcRect l="0" t="0" r="0" b="0"/>
                    <a:stretch/>
                  </pic:blipFill>
                  <pic:spPr>
                    <a:xfrm rot="0">
                      <a:off x="0" y="0"/>
                      <a:ext cx="1417320" cy="750570"/>
                    </a:xfrm>
                    <a:prstGeom prst="rect"/>
                    <a:ln>
                      <a:noFill/>
                    </a:ln>
                  </pic:spPr>
                </pic:pic>
              </a:graphicData>
            </a:graphic>
          </wp:inline>
        </w:drawing>
      </w:r>
    </w:p>
    <w:p>
      <w:pPr>
        <w:pStyle w:val="style157"/>
        <w:pBdr>
          <w:top w:val="single" w:sz="6" w:space="6" w:color="4f81bd"/>
          <w:bottom w:val="single" w:sz="6" w:space="6" w:color="4f81bd"/>
        </w:pBdr>
        <w:spacing w:after="240"/>
        <w:jc w:val="center"/>
        <w:rPr>
          <w:rFonts w:ascii="Times New Roman" w:cs="Times New Roman" w:eastAsia="微软雅黑" w:hAnsi="Times New Roman"/>
          <w:caps/>
          <w:color w:val="000000"/>
          <w:sz w:val="24"/>
          <w:szCs w:val="24"/>
        </w:rPr>
      </w:pPr>
      <w:r>
        <w:rPr>
          <w:rFonts w:ascii="Times New Roman" w:cs="Times New Roman" w:eastAsia="微软雅黑" w:hAnsi="Times New Roman"/>
          <w:caps/>
          <w:color w:val="000000"/>
          <w:sz w:val="24"/>
          <w:szCs w:val="24"/>
        </w:rPr>
        <w:t>竞猜</w:t>
      </w:r>
      <w:r>
        <w:rPr>
          <w:rFonts w:ascii="Times New Roman" w:cs="Times New Roman" w:eastAsia="微软雅黑" w:hAnsi="Times New Roman"/>
          <w:caps/>
          <w:color w:val="000000"/>
          <w:sz w:val="24"/>
          <w:szCs w:val="24"/>
        </w:rPr>
        <w:t>链技术</w:t>
      </w:r>
      <w:r>
        <w:rPr>
          <w:rFonts w:ascii="Times New Roman" w:cs="Times New Roman" w:eastAsia="微软雅黑" w:hAnsi="Times New Roman"/>
          <w:caps/>
          <w:color w:val="000000"/>
          <w:sz w:val="24"/>
          <w:szCs w:val="24"/>
        </w:rPr>
        <w:t>白皮书</w:t>
      </w:r>
    </w:p>
    <w:p>
      <w:pPr>
        <w:pStyle w:val="style157"/>
        <w:jc w:val="center"/>
        <w:rPr>
          <w:rFonts w:ascii="Times New Roman" w:cs="Times New Roman" w:eastAsia="微软雅黑" w:hAnsi="Times New Roman"/>
          <w:color w:val="000000"/>
          <w:sz w:val="24"/>
          <w:szCs w:val="24"/>
        </w:rPr>
      </w:pPr>
      <w:r>
        <w:rPr>
          <w:rFonts w:ascii="Times New Roman" w:cs="Times New Roman" w:eastAsia="微软雅黑" w:hAnsi="Times New Roman"/>
          <w:color w:val="000000"/>
          <w:sz w:val="24"/>
          <w:szCs w:val="24"/>
        </w:rPr>
        <w:t>V0.6</w:t>
      </w:r>
      <w:r>
        <w:rPr>
          <w:rFonts w:ascii="Times New Roman" w:cs="Times New Roman" w:eastAsia="微软雅黑" w:hAnsi="Times New Roman"/>
          <w:color w:val="000000"/>
          <w:sz w:val="24"/>
          <w:szCs w:val="24"/>
        </w:rPr>
        <w:t>（草稿）</w:t>
      </w:r>
    </w:p>
    <w:p>
      <w:pPr>
        <w:pStyle w:val="style157"/>
        <w:spacing w:before="480"/>
        <w:jc w:val="center"/>
        <w:rPr>
          <w:rFonts w:ascii="Times New Roman" w:cs="Times New Roman" w:eastAsia="微软雅黑" w:hAnsi="Times New Roman"/>
          <w:color w:val="000000"/>
          <w:sz w:val="24"/>
          <w:szCs w:val="24"/>
        </w:rPr>
      </w:pPr>
      <w:r>
        <w:rPr>
          <w:rFonts w:ascii="Times New Roman" w:cs="Times New Roman" w:eastAsia="微软雅黑" w:hAnsi="Times New Roman"/>
          <w:noProof/>
          <w:color w:val="000000"/>
          <w:sz w:val="24"/>
          <w:szCs w:val="24"/>
          <w:lang w:val="en-US"/>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margin">
                  <wp:posOffset>0</wp:posOffset>
                </wp:positionV>
                <wp:extent cx="6553200" cy="557530"/>
                <wp:effectExtent l="0" t="0" r="0" b="12700"/>
                <wp:wrapNone/>
                <wp:docPr id="1027" name="文本框 1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553200" cy="557530"/>
                        </a:xfrm>
                        <a:prstGeom prst="rect"/>
                        <a:ln>
                          <a:noFill/>
                        </a:ln>
                      </wps:spPr>
                      <wps:txbx id="1027">
                        <w:txbxContent>
                          <w:p>
                            <w:pPr>
                              <w:pStyle w:val="style157"/>
                              <w:spacing w:after="40"/>
                              <w:jc w:val="center"/>
                              <w:rPr>
                                <w:caps/>
                                <w:color w:val="4f81bd"/>
                                <w:sz w:val="28"/>
                                <w:szCs w:val="28"/>
                              </w:rPr>
                            </w:pPr>
                            <w:r>
                              <w:rPr>
                                <w:rFonts w:hint="eastAsia"/>
                                <w:caps/>
                                <w:color w:val="4f81bd"/>
                                <w:sz w:val="28"/>
                                <w:szCs w:val="28"/>
                              </w:rPr>
                              <w:t>2018-5-6</w:t>
                            </w:r>
                          </w:p>
                          <w:p>
                            <w:pPr>
                              <w:pStyle w:val="style157"/>
                              <w:jc w:val="center"/>
                              <w:rPr>
                                <w:color w:val="4f81bd"/>
                              </w:rPr>
                            </w:pPr>
                          </w:p>
                          <w:p>
                            <w:pPr>
                              <w:pStyle w:val="style157"/>
                              <w:jc w:val="center"/>
                              <w:rPr>
                                <w:color w:val="4f81bd"/>
                              </w:rPr>
                            </w:pPr>
                            <w:r>
                              <w:rPr>
                                <w:color w:val="4f81bd"/>
                              </w:rPr>
                              <w:t xml:space="preserve">     </w:t>
                            </w:r>
                          </w:p>
                        </w:txbxContent>
                      </wps:txbx>
                      <wps:bodyPr lIns="0" rIns="0" tIns="0" bIns="0" vert="horz" anchor="b" wrap="square">
                        <a:prstTxWarp prst="textNoShape"/>
                        <a:spAutoFit/>
                      </wps:bodyPr>
                    </wps:wsp>
                  </a:graphicData>
                </a:graphic>
                <wp14:sizeRelH relativeFrom="margin">
                  <wp14:pctWidth>100000</wp14:pctWidth>
                </wp14:sizeRelH>
                <wp14:sizeRelV relativeFrom="page">
                  <wp14:pctHeight>0</wp14:pctHeight>
                </wp14:sizeRelV>
              </wp:anchor>
            </w:drawing>
          </mc:Choice>
          <mc:Fallback>
            <w:pict>
              <v:rect id="1027" filled="f" stroked="f" style="position:absolute;margin-left:0.0pt;margin-top:0.0pt;width:516.0pt;height:43.9pt;z-index:2;mso-position-horizontal:center;mso-position-horizontal-relative:margin;mso-position-vertical-relative:margin;mso-width-percent:1000;mso-height-percent:0;mso-width-relative:margin;mso-height-relative:page;mso-wrap-distance-left:0.0pt;mso-wrap-distance-right:0.0pt;visibility:visible;v-text-anchor:bottom;">
                <v:stroke on="f" weight="0.5pt"/>
                <v:fill/>
                <v:textbox inset="0.0pt,0.0pt,0.0pt,0.0pt" style="mso-fit-shape-to-text:true;">
                  <w:txbxContent>
                    <w:p>
                      <w:pPr>
                        <w:pStyle w:val="style157"/>
                        <w:spacing w:after="40"/>
                        <w:jc w:val="center"/>
                        <w:rPr>
                          <w:caps/>
                          <w:color w:val="4f81bd"/>
                          <w:sz w:val="28"/>
                          <w:szCs w:val="28"/>
                        </w:rPr>
                      </w:pPr>
                      <w:r>
                        <w:rPr>
                          <w:rFonts w:hint="eastAsia"/>
                          <w:caps/>
                          <w:color w:val="4f81bd"/>
                          <w:sz w:val="28"/>
                          <w:szCs w:val="28"/>
                        </w:rPr>
                        <w:t>2018-5-6</w:t>
                      </w:r>
                    </w:p>
                    <w:p>
                      <w:pPr>
                        <w:pStyle w:val="style157"/>
                        <w:jc w:val="center"/>
                        <w:rPr>
                          <w:color w:val="4f81bd"/>
                        </w:rPr>
                      </w:pPr>
                    </w:p>
                    <w:p>
                      <w:pPr>
                        <w:pStyle w:val="style157"/>
                        <w:jc w:val="center"/>
                        <w:rPr>
                          <w:color w:val="4f81bd"/>
                        </w:rPr>
                      </w:pPr>
                      <w:r>
                        <w:rPr>
                          <w:color w:val="4f81bd"/>
                        </w:rPr>
                        <w:t xml:space="preserve">     </w:t>
                      </w:r>
                    </w:p>
                  </w:txbxContent>
                </v:textbox>
              </v:rect>
            </w:pict>
          </mc:Fallback>
        </mc:AlternateContent>
      </w:r>
      <w:r>
        <w:rPr>
          <w:rFonts w:ascii="Times New Roman" w:cs="Times New Roman" w:eastAsia="微软雅黑" w:hAnsi="Times New Roman"/>
          <w:noProof/>
          <w:color w:val="000000"/>
          <w:sz w:val="24"/>
          <w:szCs w:val="24"/>
          <w:lang w:val="en-US"/>
        </w:rPr>
        <w:drawing>
          <wp:inline distT="0" distB="0" distR="0" distL="0">
            <wp:extent cx="758825" cy="478790"/>
            <wp:effectExtent l="0" t="0" r="3175" b="0"/>
            <wp:docPr id="1028" name="图片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44"/>
                    <pic:cNvPicPr/>
                  </pic:nvPicPr>
                  <pic:blipFill>
                    <a:blip r:embed="rId3" cstate="print">
                      <a:duotone>
                        <a:srgbClr val="295890"/>
                        <a:srgbClr val="ffffff"/>
                      </a:duotone>
                    </a:blip>
                    <a:srcRect l="0" t="0" r="0" b="0"/>
                    <a:stretch/>
                  </pic:blipFill>
                  <pic:spPr>
                    <a:xfrm rot="0">
                      <a:off x="0" y="0"/>
                      <a:ext cx="758825" cy="478790"/>
                    </a:xfrm>
                    <a:prstGeom prst="rect"/>
                  </pic:spPr>
                </pic:pic>
              </a:graphicData>
            </a:graphic>
          </wp:inline>
        </w:drawing>
      </w:r>
    </w:p>
    <w:p>
      <w:pPr>
        <w:pStyle w:val="style0"/>
        <w:keepNext w:val="false"/>
        <w:keepLines w:val="false"/>
        <w:widowControl/>
        <w:numPr>
          <w:ilvl w:val="0"/>
          <w:numId w:val="0"/>
        </w:numPr>
        <w:spacing w:before="0" w:after="0" w:lineRule="auto" w:line="360"/>
        <w:ind w:left="420" w:firstLine="480"/>
        <w:jc w:val="left"/>
        <w:outlineLvl w:val="9"/>
        <w:rPr>
          <w:lang w:val="en-CA"/>
        </w:rPr>
        <w:pPrChange w:id="0" w:author="星辰大海" w:date="2018-06-12T10:32:00Z">
          <w:pPr>
            <w:pStyle w:val="style1"/>
            <w:numPr>
              <w:ilvl w:val="0"/>
              <w:numId w:val="0"/>
            </w:numPr>
            <w:ind w:left="0"/>
            <w:jc w:val="both"/>
          </w:pPr>
        </w:pPrChange>
      </w:pPr>
      <w:r>
        <w:rPr>
          <w:rFonts w:ascii="Times New Roman" w:cs="Times New Roman" w:hAnsi="Times New Roman"/>
          <w:b/>
          <w:bCs/>
          <w:color w:val="000000"/>
          <w:kern w:val="44"/>
          <w:szCs w:val="24"/>
          <w:lang w:val="en-CA"/>
        </w:rPr>
        <w:br w:type="page"/>
      </w:r>
    </w:p>
    <w:p>
      <w:pPr>
        <w:pStyle w:val="style32"/>
        <w:tabs>
          <w:tab w:val="clear" w:pos="3888"/>
          <w:tab w:val="clear" w:pos="8640"/>
        </w:tabs>
        <w:ind w:firstLine="480"/>
        <w:rPr>
          <w:rFonts w:ascii="Times New Roman" w:cs="Times New Roman" w:hAnsi="Times New Roman"/>
          <w:color w:val="000000"/>
          <w:szCs w:val="24"/>
        </w:rPr>
      </w:pPr>
    </w:p>
    <w:tbl>
      <w:tblPr>
        <w:tblW w:w="81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
        <w:gridCol w:w="1701"/>
        <w:gridCol w:w="3260"/>
        <w:gridCol w:w="1134"/>
        <w:gridCol w:w="1299"/>
      </w:tblGrid>
      <w:tr>
        <w:trPr>
          <w:trHeight w:val="363" w:hRule="atLeast"/>
          <w:jc w:val="center"/>
        </w:trPr>
        <w:tc>
          <w:tcPr>
            <w:tcW w:w="790" w:type="dxa"/>
            <w:tcBorders/>
            <w:shd w:val="pct10" w:color="auto" w:fill="ffffff"/>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版本</w:t>
            </w:r>
          </w:p>
        </w:tc>
        <w:tc>
          <w:tcPr>
            <w:tcW w:w="1701" w:type="dxa"/>
            <w:tcBorders/>
            <w:shd w:val="pct10" w:color="auto" w:fill="ffffff"/>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时间</w:t>
            </w:r>
          </w:p>
        </w:tc>
        <w:tc>
          <w:tcPr>
            <w:tcW w:w="3260" w:type="dxa"/>
            <w:tcBorders/>
            <w:shd w:val="pct10" w:color="auto" w:fill="ffffff"/>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描述</w:t>
            </w:r>
          </w:p>
        </w:tc>
        <w:tc>
          <w:tcPr>
            <w:tcW w:w="1134" w:type="dxa"/>
            <w:tcBorders/>
            <w:shd w:val="pct10" w:color="auto" w:fill="ffffff"/>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修改人</w:t>
            </w:r>
          </w:p>
        </w:tc>
        <w:tc>
          <w:tcPr>
            <w:tcW w:w="1299" w:type="dxa"/>
            <w:tcBorders/>
            <w:shd w:val="pct10" w:color="auto" w:fill="ffffff"/>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授权人</w:t>
            </w:r>
          </w:p>
        </w:tc>
      </w:tr>
      <w:tr>
        <w:tblPrEx/>
        <w:trPr>
          <w:jc w:val="center"/>
        </w:trPr>
        <w:tc>
          <w:tcPr>
            <w:tcW w:w="790" w:type="dxa"/>
            <w:tcBorders/>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0.1</w:t>
            </w:r>
          </w:p>
        </w:tc>
        <w:tc>
          <w:tcPr>
            <w:tcW w:w="1701"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2018</w:t>
            </w:r>
            <w:r>
              <w:rPr>
                <w:rFonts w:ascii="微软雅黑" w:cs="Times New Roman" w:hAnsi="微软雅黑" w:hint="eastAsia"/>
                <w:bCs/>
                <w:color w:val="000000"/>
                <w:szCs w:val="24"/>
              </w:rPr>
              <w:t>/02/</w:t>
            </w:r>
            <w:r>
              <w:rPr>
                <w:rFonts w:ascii="微软雅黑" w:cs="Times New Roman" w:hAnsi="微软雅黑"/>
                <w:bCs/>
                <w:color w:val="000000"/>
                <w:szCs w:val="24"/>
              </w:rPr>
              <w:t>14</w:t>
            </w:r>
          </w:p>
        </w:tc>
        <w:tc>
          <w:tcPr>
            <w:tcW w:w="3260"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创建说明书草案</w:t>
            </w:r>
          </w:p>
        </w:tc>
        <w:tc>
          <w:tcPr>
            <w:tcW w:w="1134"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郑嘉文</w:t>
            </w:r>
          </w:p>
        </w:tc>
        <w:tc>
          <w:tcPr>
            <w:tcW w:w="1299" w:type="dxa"/>
            <w:tcBorders/>
          </w:tcPr>
          <w:p>
            <w:pPr>
              <w:pStyle w:val="style0"/>
              <w:ind w:firstLine="480"/>
              <w:jc w:val="center"/>
              <w:rPr>
                <w:rFonts w:ascii="微软雅黑" w:cs="Times New Roman" w:hAnsi="微软雅黑"/>
                <w:bCs/>
                <w:color w:val="000000"/>
                <w:szCs w:val="24"/>
              </w:rPr>
            </w:pPr>
          </w:p>
        </w:tc>
      </w:tr>
      <w:tr>
        <w:tblPrEx/>
        <w:trPr>
          <w:jc w:val="center"/>
        </w:trPr>
        <w:tc>
          <w:tcPr>
            <w:tcW w:w="790" w:type="dxa"/>
            <w:tcBorders/>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0.2</w:t>
            </w:r>
          </w:p>
        </w:tc>
        <w:tc>
          <w:tcPr>
            <w:tcW w:w="1701"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2018</w:t>
            </w:r>
            <w:r>
              <w:rPr>
                <w:rFonts w:ascii="微软雅黑" w:cs="Times New Roman" w:hAnsi="微软雅黑" w:hint="eastAsia"/>
                <w:bCs/>
                <w:color w:val="000000"/>
                <w:szCs w:val="24"/>
              </w:rPr>
              <w:t>/02/</w:t>
            </w:r>
            <w:r>
              <w:rPr>
                <w:rFonts w:ascii="微软雅黑" w:cs="Times New Roman" w:hAnsi="微软雅黑"/>
                <w:bCs/>
                <w:color w:val="000000"/>
                <w:szCs w:val="24"/>
              </w:rPr>
              <w:t>1</w:t>
            </w:r>
            <w:r>
              <w:rPr>
                <w:rFonts w:ascii="微软雅黑" w:cs="Times New Roman" w:hAnsi="微软雅黑" w:hint="eastAsia"/>
                <w:bCs/>
                <w:color w:val="000000"/>
                <w:szCs w:val="24"/>
              </w:rPr>
              <w:t>8</w:t>
            </w:r>
          </w:p>
        </w:tc>
        <w:tc>
          <w:tcPr>
            <w:tcW w:w="3260"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草案定稿</w:t>
            </w:r>
          </w:p>
        </w:tc>
        <w:tc>
          <w:tcPr>
            <w:tcW w:w="1134"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郑嘉文</w:t>
            </w:r>
          </w:p>
        </w:tc>
        <w:tc>
          <w:tcPr>
            <w:tcW w:w="1299" w:type="dxa"/>
            <w:tcBorders/>
          </w:tcPr>
          <w:p>
            <w:pPr>
              <w:pStyle w:val="style0"/>
              <w:ind w:firstLine="480"/>
              <w:jc w:val="center"/>
              <w:rPr>
                <w:rFonts w:ascii="微软雅黑" w:cs="Times New Roman" w:hAnsi="微软雅黑"/>
                <w:bCs/>
                <w:color w:val="000000"/>
                <w:szCs w:val="24"/>
              </w:rPr>
            </w:pPr>
          </w:p>
        </w:tc>
      </w:tr>
      <w:tr>
        <w:tblPrEx/>
        <w:trPr>
          <w:jc w:val="center"/>
        </w:trPr>
        <w:tc>
          <w:tcPr>
            <w:tcW w:w="790" w:type="dxa"/>
            <w:tcBorders/>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0.3</w:t>
            </w:r>
          </w:p>
        </w:tc>
        <w:tc>
          <w:tcPr>
            <w:tcW w:w="1701"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2018</w:t>
            </w:r>
            <w:r>
              <w:rPr>
                <w:rFonts w:ascii="微软雅黑" w:cs="Times New Roman" w:hAnsi="微软雅黑" w:hint="eastAsia"/>
                <w:bCs/>
                <w:color w:val="000000"/>
                <w:szCs w:val="24"/>
              </w:rPr>
              <w:t>/04/</w:t>
            </w:r>
            <w:r>
              <w:rPr>
                <w:rFonts w:ascii="微软雅黑" w:cs="Times New Roman" w:hAnsi="微软雅黑"/>
                <w:bCs/>
                <w:color w:val="000000"/>
                <w:szCs w:val="24"/>
              </w:rPr>
              <w:t>1</w:t>
            </w:r>
            <w:r>
              <w:rPr>
                <w:rFonts w:ascii="微软雅黑" w:cs="Times New Roman" w:hAnsi="微软雅黑" w:hint="eastAsia"/>
                <w:bCs/>
                <w:color w:val="000000"/>
                <w:szCs w:val="24"/>
              </w:rPr>
              <w:t>5</w:t>
            </w:r>
          </w:p>
        </w:tc>
        <w:tc>
          <w:tcPr>
            <w:tcW w:w="3260"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增加ERC721代币，设计升级</w:t>
            </w:r>
          </w:p>
        </w:tc>
        <w:tc>
          <w:tcPr>
            <w:tcW w:w="1134"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郑嘉文</w:t>
            </w:r>
          </w:p>
        </w:tc>
        <w:tc>
          <w:tcPr>
            <w:tcW w:w="1299" w:type="dxa"/>
            <w:tcBorders/>
          </w:tcPr>
          <w:p>
            <w:pPr>
              <w:pStyle w:val="style0"/>
              <w:ind w:firstLine="480"/>
              <w:jc w:val="center"/>
              <w:rPr>
                <w:rFonts w:ascii="微软雅黑" w:cs="Times New Roman" w:hAnsi="微软雅黑"/>
                <w:bCs/>
                <w:color w:val="000000"/>
                <w:szCs w:val="24"/>
              </w:rPr>
            </w:pPr>
          </w:p>
        </w:tc>
      </w:tr>
      <w:tr>
        <w:tblPrEx/>
        <w:trPr>
          <w:jc w:val="center"/>
        </w:trPr>
        <w:tc>
          <w:tcPr>
            <w:tcW w:w="790" w:type="dxa"/>
            <w:tcBorders/>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0.4</w:t>
            </w:r>
          </w:p>
        </w:tc>
        <w:tc>
          <w:tcPr>
            <w:tcW w:w="1701"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2018</w:t>
            </w:r>
            <w:r>
              <w:rPr>
                <w:rFonts w:ascii="微软雅黑" w:cs="Times New Roman" w:hAnsi="微软雅黑" w:hint="eastAsia"/>
                <w:bCs/>
                <w:color w:val="000000"/>
                <w:szCs w:val="24"/>
              </w:rPr>
              <w:t>/04/27</w:t>
            </w:r>
          </w:p>
        </w:tc>
        <w:tc>
          <w:tcPr>
            <w:tcW w:w="3260"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以太</w:t>
            </w:r>
            <w:r>
              <w:rPr>
                <w:rFonts w:ascii="微软雅黑" w:cs="Times New Roman" w:hAnsi="微软雅黑"/>
                <w:bCs/>
                <w:color w:val="000000"/>
                <w:szCs w:val="24"/>
              </w:rPr>
              <w:t>坊私链</w:t>
            </w:r>
            <w:r>
              <w:rPr>
                <w:rFonts w:ascii="微软雅黑" w:cs="Times New Roman" w:hAnsi="微软雅黑"/>
                <w:bCs/>
                <w:color w:val="000000"/>
                <w:szCs w:val="24"/>
              </w:rPr>
              <w:t>部署</w:t>
            </w:r>
          </w:p>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以太坊区块链浏览器</w:t>
            </w:r>
          </w:p>
        </w:tc>
        <w:tc>
          <w:tcPr>
            <w:tcW w:w="1134"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郑嘉文</w:t>
            </w:r>
          </w:p>
        </w:tc>
        <w:tc>
          <w:tcPr>
            <w:tcW w:w="1299" w:type="dxa"/>
            <w:tcBorders/>
          </w:tcPr>
          <w:p>
            <w:pPr>
              <w:pStyle w:val="style0"/>
              <w:ind w:firstLine="480"/>
              <w:jc w:val="center"/>
              <w:rPr>
                <w:rFonts w:ascii="微软雅黑" w:cs="Times New Roman" w:hAnsi="微软雅黑"/>
                <w:bCs/>
                <w:color w:val="000000"/>
                <w:szCs w:val="24"/>
              </w:rPr>
            </w:pPr>
          </w:p>
        </w:tc>
      </w:tr>
      <w:tr>
        <w:tblPrEx/>
        <w:trPr>
          <w:jc w:val="center"/>
        </w:trPr>
        <w:tc>
          <w:tcPr>
            <w:tcW w:w="790" w:type="dxa"/>
            <w:tcBorders/>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0.5</w:t>
            </w:r>
          </w:p>
        </w:tc>
        <w:tc>
          <w:tcPr>
            <w:tcW w:w="1701"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2018</w:t>
            </w:r>
            <w:r>
              <w:rPr>
                <w:rFonts w:ascii="微软雅黑" w:cs="Times New Roman" w:hAnsi="微软雅黑" w:hint="eastAsia"/>
                <w:bCs/>
                <w:color w:val="000000"/>
                <w:szCs w:val="24"/>
              </w:rPr>
              <w:t>/05/04</w:t>
            </w:r>
          </w:p>
        </w:tc>
        <w:tc>
          <w:tcPr>
            <w:tcW w:w="3260"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竞猜技术白皮书草案</w:t>
            </w:r>
          </w:p>
        </w:tc>
        <w:tc>
          <w:tcPr>
            <w:tcW w:w="1134"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郑嘉文</w:t>
            </w:r>
          </w:p>
        </w:tc>
        <w:tc>
          <w:tcPr>
            <w:tcW w:w="1299" w:type="dxa"/>
            <w:tcBorders/>
          </w:tcPr>
          <w:p>
            <w:pPr>
              <w:pStyle w:val="style0"/>
              <w:ind w:firstLine="480"/>
              <w:jc w:val="center"/>
              <w:rPr>
                <w:rFonts w:ascii="微软雅黑" w:cs="Times New Roman" w:hAnsi="微软雅黑"/>
                <w:bCs/>
                <w:color w:val="000000"/>
                <w:szCs w:val="24"/>
              </w:rPr>
            </w:pPr>
          </w:p>
        </w:tc>
      </w:tr>
      <w:tr>
        <w:tblPrEx/>
        <w:trPr>
          <w:jc w:val="center"/>
        </w:trPr>
        <w:tc>
          <w:tcPr>
            <w:tcW w:w="790" w:type="dxa"/>
            <w:tcBorders/>
          </w:tcPr>
          <w:p>
            <w:pPr>
              <w:pStyle w:val="style0"/>
              <w:ind w:firstLine="0" w:firstLineChars="0"/>
              <w:jc w:val="left"/>
              <w:rPr>
                <w:rFonts w:ascii="微软雅黑" w:cs="Times New Roman" w:hAnsi="微软雅黑"/>
                <w:bCs/>
                <w:color w:val="000000"/>
                <w:szCs w:val="24"/>
              </w:rPr>
            </w:pPr>
            <w:r>
              <w:rPr>
                <w:rFonts w:ascii="微软雅黑" w:cs="Times New Roman" w:hAnsi="微软雅黑"/>
                <w:bCs/>
                <w:color w:val="000000"/>
                <w:szCs w:val="24"/>
              </w:rPr>
              <w:t>0.6</w:t>
            </w:r>
          </w:p>
        </w:tc>
        <w:tc>
          <w:tcPr>
            <w:tcW w:w="1701"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2018</w:t>
            </w:r>
            <w:r>
              <w:rPr>
                <w:rFonts w:ascii="微软雅黑" w:cs="Times New Roman" w:hAnsi="微软雅黑" w:hint="eastAsia"/>
                <w:bCs/>
                <w:color w:val="000000"/>
                <w:szCs w:val="24"/>
              </w:rPr>
              <w:t>/05/21</w:t>
            </w:r>
          </w:p>
        </w:tc>
        <w:tc>
          <w:tcPr>
            <w:tcW w:w="3260"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随机数生成，项目背景</w:t>
            </w:r>
          </w:p>
        </w:tc>
        <w:tc>
          <w:tcPr>
            <w:tcW w:w="1134" w:type="dxa"/>
            <w:tcBorders/>
          </w:tcPr>
          <w:p>
            <w:pPr>
              <w:pStyle w:val="style0"/>
              <w:ind w:firstLine="0" w:firstLineChars="0"/>
              <w:rPr>
                <w:rFonts w:ascii="微软雅黑" w:cs="Times New Roman" w:hAnsi="微软雅黑"/>
                <w:bCs/>
                <w:color w:val="000000"/>
                <w:szCs w:val="24"/>
              </w:rPr>
            </w:pPr>
            <w:r>
              <w:rPr>
                <w:rFonts w:ascii="微软雅黑" w:cs="Times New Roman" w:hAnsi="微软雅黑"/>
                <w:bCs/>
                <w:color w:val="000000"/>
                <w:szCs w:val="24"/>
              </w:rPr>
              <w:t>郑嘉文</w:t>
            </w:r>
          </w:p>
        </w:tc>
        <w:tc>
          <w:tcPr>
            <w:tcW w:w="1299" w:type="dxa"/>
            <w:tcBorders/>
          </w:tcPr>
          <w:p>
            <w:pPr>
              <w:pStyle w:val="style0"/>
              <w:ind w:firstLine="480"/>
              <w:jc w:val="center"/>
              <w:rPr>
                <w:rFonts w:ascii="微软雅黑" w:cs="Times New Roman" w:hAnsi="微软雅黑"/>
                <w:bCs/>
                <w:color w:val="000000"/>
                <w:szCs w:val="24"/>
              </w:rPr>
            </w:pPr>
          </w:p>
        </w:tc>
      </w:tr>
      <w:tr>
        <w:tblPrEx/>
        <w:trPr>
          <w:jc w:val="center"/>
        </w:trPr>
        <w:tc>
          <w:tcPr>
            <w:tcW w:w="790" w:type="dxa"/>
            <w:tcBorders/>
          </w:tcPr>
          <w:p>
            <w:pPr>
              <w:pStyle w:val="style0"/>
              <w:ind w:firstLine="480"/>
              <w:jc w:val="left"/>
              <w:rPr>
                <w:rFonts w:ascii="微软雅黑" w:cs="Times New Roman" w:hAnsi="微软雅黑"/>
                <w:bCs/>
                <w:color w:val="000000"/>
                <w:szCs w:val="24"/>
              </w:rPr>
            </w:pPr>
          </w:p>
        </w:tc>
        <w:tc>
          <w:tcPr>
            <w:tcW w:w="1701" w:type="dxa"/>
            <w:tcBorders/>
          </w:tcPr>
          <w:p>
            <w:pPr>
              <w:pStyle w:val="style0"/>
              <w:ind w:firstLine="480"/>
              <w:jc w:val="center"/>
              <w:rPr>
                <w:rFonts w:ascii="微软雅黑" w:cs="Times New Roman" w:hAnsi="微软雅黑"/>
                <w:bCs/>
                <w:color w:val="000000"/>
                <w:szCs w:val="24"/>
              </w:rPr>
            </w:pPr>
          </w:p>
        </w:tc>
        <w:tc>
          <w:tcPr>
            <w:tcW w:w="3260" w:type="dxa"/>
            <w:tcBorders/>
          </w:tcPr>
          <w:p>
            <w:pPr>
              <w:pStyle w:val="style0"/>
              <w:ind w:firstLine="480"/>
              <w:jc w:val="center"/>
              <w:rPr>
                <w:rFonts w:ascii="微软雅黑" w:cs="Times New Roman" w:hAnsi="微软雅黑"/>
                <w:bCs/>
                <w:color w:val="000000"/>
                <w:szCs w:val="24"/>
              </w:rPr>
            </w:pPr>
          </w:p>
        </w:tc>
        <w:tc>
          <w:tcPr>
            <w:tcW w:w="1134" w:type="dxa"/>
            <w:tcBorders/>
          </w:tcPr>
          <w:p>
            <w:pPr>
              <w:pStyle w:val="style0"/>
              <w:ind w:firstLine="480"/>
              <w:jc w:val="center"/>
              <w:rPr>
                <w:rFonts w:ascii="微软雅黑" w:cs="Times New Roman" w:hAnsi="微软雅黑"/>
                <w:bCs/>
                <w:color w:val="000000"/>
                <w:szCs w:val="24"/>
              </w:rPr>
            </w:pPr>
          </w:p>
        </w:tc>
        <w:tc>
          <w:tcPr>
            <w:tcW w:w="1299" w:type="dxa"/>
            <w:tcBorders/>
          </w:tcPr>
          <w:p>
            <w:pPr>
              <w:pStyle w:val="style0"/>
              <w:ind w:firstLine="480"/>
              <w:jc w:val="center"/>
              <w:rPr>
                <w:rFonts w:ascii="微软雅黑" w:cs="Times New Roman" w:hAnsi="微软雅黑"/>
                <w:bCs/>
                <w:color w:val="000000"/>
                <w:szCs w:val="24"/>
              </w:rPr>
            </w:pPr>
          </w:p>
        </w:tc>
      </w:tr>
    </w:tbl>
    <w:p>
      <w:pPr>
        <w:pStyle w:val="style4104"/>
        <w:rPr>
          <w:rFonts w:ascii="Times New Roman" w:cs="Times New Roman" w:eastAsia="微软雅黑" w:hAnsi="Times New Roman"/>
          <w:b w:val="false"/>
          <w:color w:val="000000"/>
          <w:sz w:val="24"/>
          <w:szCs w:val="24"/>
          <w:lang w:val="en-CA"/>
        </w:rPr>
      </w:pPr>
    </w:p>
    <w:p>
      <w:pPr>
        <w:pStyle w:val="style4104"/>
        <w:rPr>
          <w:rFonts w:ascii="Times New Roman" w:cs="Times New Roman" w:eastAsia="微软雅黑" w:hAnsi="Times New Roman"/>
          <w:b w:val="false"/>
          <w:color w:val="000000"/>
          <w:sz w:val="24"/>
          <w:szCs w:val="24"/>
          <w:lang w:val="en-CA"/>
        </w:rPr>
      </w:pPr>
    </w:p>
    <w:p>
      <w:pPr>
        <w:pStyle w:val="style0"/>
        <w:ind w:firstLine="480"/>
        <w:rPr>
          <w:rFonts w:ascii="Times New Roman" w:cs="Times New Roman" w:hAnsi="Times New Roman"/>
          <w:color w:val="000000"/>
          <w:szCs w:val="24"/>
        </w:rPr>
      </w:pPr>
    </w:p>
    <w:p>
      <w:pPr>
        <w:pStyle w:val="style0"/>
        <w:ind w:firstLine="480"/>
        <w:rPr>
          <w:rFonts w:ascii="Times New Roman" w:cs="Times New Roman" w:hAnsi="Times New Roman"/>
          <w:color w:val="000000"/>
          <w:szCs w:val="24"/>
        </w:rPr>
      </w:pPr>
    </w:p>
    <w:p>
      <w:pPr>
        <w:pStyle w:val="style0"/>
        <w:ind w:firstLine="480"/>
        <w:rPr>
          <w:rFonts w:ascii="Times New Roman" w:cs="Times New Roman" w:hAnsi="Times New Roman"/>
          <w:color w:val="000000"/>
          <w:szCs w:val="24"/>
        </w:rPr>
      </w:pPr>
    </w:p>
    <w:p>
      <w:pPr>
        <w:pStyle w:val="style0"/>
        <w:ind w:firstLine="480"/>
        <w:rPr>
          <w:rFonts w:ascii="Times New Roman" w:cs="Times New Roman" w:hAnsi="Times New Roman"/>
          <w:color w:val="000000"/>
          <w:szCs w:val="24"/>
        </w:rPr>
      </w:pPr>
    </w:p>
    <w:p>
      <w:pPr>
        <w:pStyle w:val="style0"/>
        <w:ind w:firstLine="480"/>
        <w:rPr>
          <w:rFonts w:ascii="Times New Roman" w:cs="Times New Roman" w:hAnsi="Times New Roman"/>
          <w:color w:val="000000"/>
          <w:szCs w:val="24"/>
        </w:rPr>
      </w:pPr>
    </w:p>
    <w:p>
      <w:pPr>
        <w:pStyle w:val="style0"/>
        <w:widowControl/>
        <w:ind w:firstLine="480"/>
        <w:jc w:val="left"/>
        <w:rPr>
          <w:rFonts w:ascii="Times New Roman" w:cs="Times New Roman" w:hAnsi="Times New Roman"/>
          <w:color w:val="000000"/>
          <w:szCs w:val="24"/>
        </w:rPr>
      </w:pPr>
      <w:r>
        <w:rPr>
          <w:rFonts w:ascii="Times New Roman" w:cs="Times New Roman" w:hAnsi="Times New Roman"/>
          <w:color w:val="000000"/>
          <w:szCs w:val="24"/>
        </w:rPr>
        <w:br w:type="page"/>
      </w:r>
    </w:p>
    <w:bookmarkStart w:id="0" w:name="_Toc516490116"/>
    <w:bookmarkStart w:id="1" w:name="_Toc512595480"/>
    <w:bookmarkStart w:id="2" w:name="_Toc475538301"/>
    <w:p>
      <w:pPr>
        <w:pStyle w:val="style1"/>
        <w:numPr>
          <w:ilvl w:val="0"/>
          <w:numId w:val="0"/>
        </w:numPr>
        <w:ind w:left="420"/>
        <w:jc w:val="both"/>
        <w:rPr/>
      </w:pPr>
      <w:r>
        <w:t>参考文档</w:t>
      </w:r>
      <w:bookmarkEnd w:id="0"/>
      <w:bookmarkEnd w:id="1"/>
      <w:bookmarkEnd w:id="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trPr/>
        <w:tc>
          <w:tcPr>
            <w:tcW w:w="1668" w:type="dxa"/>
            <w:tcBorders/>
            <w:shd w:val="clear" w:color="auto" w:fill="c0c0c0"/>
          </w:tcPr>
          <w:p>
            <w:pPr>
              <w:pStyle w:val="style0"/>
              <w:ind w:firstLine="0" w:firstLineChars="0"/>
              <w:rPr>
                <w:rFonts w:ascii="Times New Roman" w:cs="Times New Roman" w:hAnsi="Times New Roman"/>
                <w:b/>
                <w:color w:val="000000"/>
                <w:szCs w:val="24"/>
              </w:rPr>
            </w:pPr>
            <w:r>
              <w:rPr>
                <w:rFonts w:ascii="Times New Roman" w:cs="Times New Roman" w:hAnsi="Times New Roman"/>
                <w:b/>
                <w:color w:val="000000"/>
                <w:szCs w:val="24"/>
              </w:rPr>
              <w:t>简介</w:t>
            </w:r>
          </w:p>
        </w:tc>
        <w:tc>
          <w:tcPr>
            <w:tcW w:w="1559" w:type="dxa"/>
            <w:tcBorders/>
            <w:shd w:val="clear" w:color="auto" w:fill="c0c0c0"/>
          </w:tcPr>
          <w:p>
            <w:pPr>
              <w:pStyle w:val="style0"/>
              <w:ind w:firstLine="0" w:firstLineChars="0"/>
              <w:rPr>
                <w:rFonts w:ascii="Times New Roman" w:cs="Times New Roman" w:hAnsi="Times New Roman"/>
                <w:b/>
                <w:color w:val="000000"/>
                <w:szCs w:val="24"/>
              </w:rPr>
            </w:pPr>
            <w:r>
              <w:rPr>
                <w:rFonts w:ascii="Times New Roman" w:cs="Times New Roman" w:hAnsi="Times New Roman"/>
                <w:b/>
                <w:color w:val="000000"/>
                <w:szCs w:val="24"/>
              </w:rPr>
              <w:t>时间</w:t>
            </w:r>
          </w:p>
        </w:tc>
        <w:tc>
          <w:tcPr>
            <w:tcW w:w="5295" w:type="dxa"/>
            <w:tcBorders/>
            <w:shd w:val="clear" w:color="auto" w:fill="c0c0c0"/>
          </w:tcPr>
          <w:p>
            <w:pPr>
              <w:pStyle w:val="style0"/>
              <w:ind w:firstLine="0" w:firstLineChars="0"/>
              <w:rPr>
                <w:rFonts w:ascii="Times New Roman" w:cs="Times New Roman" w:hAnsi="Times New Roman"/>
                <w:b/>
                <w:color w:val="000000"/>
                <w:szCs w:val="24"/>
              </w:rPr>
            </w:pPr>
            <w:r>
              <w:rPr>
                <w:rFonts w:ascii="Times New Roman" w:cs="Times New Roman" w:hAnsi="Times New Roman"/>
                <w:b/>
                <w:color w:val="000000"/>
                <w:szCs w:val="24"/>
              </w:rPr>
              <w:t>文档名</w:t>
            </w:r>
          </w:p>
        </w:tc>
      </w:tr>
      <w:tr>
        <w:tblPrEx/>
        <w:trPr/>
        <w:tc>
          <w:tcPr>
            <w:tcW w:w="1668"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ERC165标准</w:t>
            </w:r>
          </w:p>
        </w:tc>
        <w:tc>
          <w:tcPr>
            <w:tcW w:w="1559"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2018/04/25</w:t>
            </w:r>
          </w:p>
        </w:tc>
        <w:tc>
          <w:tcPr>
            <w:tcW w:w="5295"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fldChar w:fldCharType="begin"/>
            </w:r>
            <w:r>
              <w:instrText xml:space="preserve"> HYPERLINK "https://link.juejin.im?target=https%3A%2F%2Fgithub.com%2Fethereum%2FEIPs%2Fblob%2Fmaster%2FEIPS%2Feip-165.md" </w:instrText>
            </w:r>
            <w:r>
              <w:rPr/>
              <w:fldChar w:fldCharType="separate"/>
            </w:r>
            <w:r>
              <w:rPr>
                <w:rFonts w:ascii="微软雅黑" w:cs="Times New Roman" w:hAnsi="微软雅黑"/>
                <w:color w:val="000000"/>
                <w:szCs w:val="24"/>
              </w:rPr>
              <w:t>EIPS-165</w:t>
            </w:r>
            <w:r>
              <w:rPr/>
              <w:fldChar w:fldCharType="end"/>
            </w:r>
          </w:p>
        </w:tc>
      </w:tr>
      <w:tr>
        <w:tblPrEx/>
        <w:trPr/>
        <w:tc>
          <w:tcPr>
            <w:tcW w:w="1668"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ERC721标准</w:t>
            </w:r>
          </w:p>
        </w:tc>
        <w:tc>
          <w:tcPr>
            <w:tcW w:w="1559"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2018/04/25</w:t>
            </w:r>
          </w:p>
        </w:tc>
        <w:tc>
          <w:tcPr>
            <w:tcW w:w="5295"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fldChar w:fldCharType="begin"/>
            </w:r>
            <w:r>
              <w:instrText xml:space="preserve"> HYPERLINK "https://link.juejin.im?target=https%3A%2F%2Fgithub.com%2Fethereum%2FEIPs%2Fblob%2Fmaster%2FEIPS%2Feip-721.md" </w:instrText>
            </w:r>
            <w:r>
              <w:rPr/>
              <w:fldChar w:fldCharType="separate"/>
            </w:r>
            <w:r>
              <w:rPr>
                <w:rFonts w:ascii="微软雅黑" w:cs="Times New Roman" w:hAnsi="微软雅黑"/>
                <w:color w:val="000000"/>
                <w:szCs w:val="24"/>
              </w:rPr>
              <w:t>EIPS-721</w:t>
            </w:r>
            <w:r>
              <w:rPr/>
              <w:fldChar w:fldCharType="end"/>
            </w:r>
          </w:p>
        </w:tc>
      </w:tr>
      <w:tr>
        <w:tblPrEx/>
        <w:trPr/>
        <w:tc>
          <w:tcPr>
            <w:tcW w:w="1668" w:type="dxa"/>
            <w:tcBorders/>
          </w:tcPr>
          <w:p>
            <w:pPr>
              <w:pStyle w:val="style0"/>
              <w:ind w:firstLine="0" w:firstLineChars="0"/>
              <w:rPr>
                <w:rFonts w:ascii="微软雅黑" w:cs="Times New Roman" w:hAnsi="微软雅黑"/>
                <w:color w:val="000000"/>
                <w:szCs w:val="24"/>
              </w:rPr>
            </w:pPr>
            <w:r>
              <w:rPr>
                <w:rFonts w:ascii="微软雅黑" w:cs="Times New Roman" w:hAnsi="微软雅黑"/>
                <w:color w:val="000000"/>
                <w:szCs w:val="24"/>
              </w:rPr>
              <w:t>RANDO</w:t>
            </w:r>
          </w:p>
        </w:tc>
        <w:tc>
          <w:tcPr>
            <w:tcW w:w="1559"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2018/04/27</w:t>
            </w:r>
          </w:p>
        </w:tc>
        <w:tc>
          <w:tcPr>
            <w:tcW w:w="5295"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https://github.com/randao/randao</w:t>
            </w:r>
          </w:p>
        </w:tc>
      </w:tr>
      <w:tr>
        <w:tblPrEx/>
        <w:trPr/>
        <w:tc>
          <w:tcPr>
            <w:tcW w:w="1668" w:type="dxa"/>
            <w:tcBorders/>
          </w:tcPr>
          <w:p>
            <w:pPr>
              <w:pStyle w:val="style0"/>
              <w:ind w:firstLine="0" w:firstLineChars="0"/>
              <w:rPr>
                <w:rFonts w:ascii="微软雅黑" w:cs="Times New Roman" w:hAnsi="微软雅黑"/>
                <w:color w:val="000000"/>
                <w:szCs w:val="24"/>
              </w:rPr>
            </w:pPr>
            <w:r>
              <w:rPr>
                <w:rFonts w:ascii="微软雅黑" w:cs="Times New Roman" w:hAnsi="微软雅黑"/>
                <w:color w:val="000000"/>
                <w:szCs w:val="24"/>
              </w:rPr>
              <w:t>Random org</w:t>
            </w:r>
          </w:p>
        </w:tc>
        <w:tc>
          <w:tcPr>
            <w:tcW w:w="1559"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2018/04/27</w:t>
            </w:r>
          </w:p>
        </w:tc>
        <w:tc>
          <w:tcPr>
            <w:tcW w:w="5295"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https://api.random.org/json-rpc/1/</w:t>
            </w:r>
          </w:p>
        </w:tc>
      </w:tr>
      <w:tr>
        <w:tblPrEx/>
        <w:trPr>
          <w:trHeight w:val="544" w:hRule="atLeast"/>
        </w:trPr>
        <w:tc>
          <w:tcPr>
            <w:tcW w:w="1668" w:type="dxa"/>
            <w:tcBorders/>
          </w:tcPr>
          <w:p>
            <w:pPr>
              <w:pStyle w:val="style0"/>
              <w:ind w:firstLine="0" w:firstLineChars="0"/>
              <w:rPr>
                <w:rFonts w:ascii="微软雅黑" w:cs="Times New Roman" w:hAnsi="微软雅黑"/>
                <w:color w:val="000000"/>
                <w:szCs w:val="24"/>
              </w:rPr>
            </w:pPr>
            <w:r>
              <w:rPr>
                <w:rFonts w:ascii="微软雅黑" w:cs="Times New Roman" w:hAnsi="微软雅黑"/>
                <w:color w:val="000000"/>
                <w:szCs w:val="24"/>
              </w:rPr>
              <w:t>云购平台</w:t>
            </w:r>
          </w:p>
        </w:tc>
        <w:tc>
          <w:tcPr>
            <w:tcW w:w="1559"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2018/04/25</w:t>
            </w:r>
          </w:p>
        </w:tc>
        <w:tc>
          <w:tcPr>
            <w:tcW w:w="5295" w:type="dxa"/>
            <w:tcBorders/>
          </w:tcPr>
          <w:p>
            <w:pPr>
              <w:pStyle w:val="style0"/>
              <w:widowControl/>
              <w:spacing w:before="100" w:beforeAutospacing="true" w:after="100" w:afterAutospacing="true"/>
              <w:ind w:firstLine="0" w:firstLineChars="0"/>
              <w:jc w:val="left"/>
              <w:rPr>
                <w:rFonts w:ascii="微软雅黑" w:cs="Times New Roman" w:hAnsi="微软雅黑"/>
                <w:color w:val="000000"/>
                <w:szCs w:val="24"/>
              </w:rPr>
            </w:pPr>
            <w:r>
              <w:rPr>
                <w:rFonts w:ascii="微软雅黑" w:cs="Times New Roman" w:hAnsi="微软雅黑"/>
                <w:color w:val="000000"/>
                <w:szCs w:val="24"/>
              </w:rPr>
              <w:t>https://www.yungoucms.cn/</w:t>
            </w:r>
          </w:p>
        </w:tc>
      </w:tr>
      <w:tr>
        <w:tblPrEx/>
        <w:trPr/>
        <w:tc>
          <w:tcPr>
            <w:tcW w:w="1668" w:type="dxa"/>
            <w:tcBorders/>
          </w:tcPr>
          <w:p>
            <w:pPr>
              <w:pStyle w:val="style0"/>
              <w:ind w:firstLine="480"/>
              <w:rPr>
                <w:rFonts w:ascii="Times New Roman" w:cs="Times New Roman" w:hAnsi="Times New Roman"/>
                <w:color w:val="000000"/>
                <w:szCs w:val="24"/>
              </w:rPr>
            </w:pPr>
          </w:p>
        </w:tc>
        <w:tc>
          <w:tcPr>
            <w:tcW w:w="1559" w:type="dxa"/>
            <w:tcBorders/>
          </w:tcPr>
          <w:p>
            <w:pPr>
              <w:pStyle w:val="style0"/>
              <w:ind w:firstLine="480"/>
              <w:jc w:val="center"/>
              <w:rPr>
                <w:rFonts w:ascii="Times New Roman" w:cs="Times New Roman" w:hAnsi="Times New Roman"/>
                <w:color w:val="000000"/>
                <w:szCs w:val="24"/>
              </w:rPr>
            </w:pPr>
          </w:p>
        </w:tc>
        <w:tc>
          <w:tcPr>
            <w:tcW w:w="5295" w:type="dxa"/>
            <w:tcBorders/>
          </w:tcPr>
          <w:p>
            <w:pPr>
              <w:pStyle w:val="style0"/>
              <w:ind w:firstLine="480"/>
              <w:rPr>
                <w:rFonts w:ascii="Times New Roman" w:cs="Times New Roman" w:hAnsi="Times New Roman"/>
                <w:color w:val="000000"/>
                <w:szCs w:val="24"/>
              </w:rPr>
            </w:pPr>
          </w:p>
        </w:tc>
      </w:tr>
    </w:tbl>
    <w:p>
      <w:pPr>
        <w:pStyle w:val="style0"/>
        <w:ind w:firstLine="480"/>
        <w:rPr>
          <w:rFonts w:ascii="Times New Roman" w:cs="Times New Roman" w:hAnsi="Times New Roman"/>
          <w:color w:val="000000"/>
          <w:szCs w:val="24"/>
        </w:rPr>
      </w:pPr>
    </w:p>
    <w:p>
      <w:pPr>
        <w:pStyle w:val="style0"/>
        <w:widowControl/>
        <w:ind w:firstLine="480"/>
        <w:jc w:val="left"/>
        <w:rPr>
          <w:rFonts w:ascii="Times New Roman" w:cs="Times New Roman" w:hAnsi="Times New Roman"/>
          <w:color w:val="000000"/>
          <w:szCs w:val="24"/>
        </w:rPr>
      </w:pPr>
      <w:r>
        <w:rPr>
          <w:rFonts w:ascii="Times New Roman" w:cs="Times New Roman" w:hAnsi="Times New Roman"/>
          <w:color w:val="000000"/>
          <w:szCs w:val="24"/>
        </w:rPr>
        <w:br w:type="page"/>
      </w:r>
    </w:p>
    <w:p>
      <w:pPr>
        <w:pStyle w:val="style0"/>
        <w:widowControl/>
        <w:ind w:firstLine="880"/>
        <w:jc w:val="center"/>
        <w:rPr>
          <w:rFonts w:ascii="Times New Roman" w:cs="Times New Roman" w:hAnsi="Times New Roman"/>
          <w:b/>
          <w:color w:val="000000"/>
          <w:sz w:val="44"/>
          <w:szCs w:val="44"/>
        </w:rPr>
      </w:pPr>
      <w:r>
        <w:rPr>
          <w:rFonts w:ascii="Times New Roman" w:cs="Times New Roman" w:hAnsi="Times New Roman"/>
          <w:b/>
          <w:color w:val="000000"/>
          <w:sz w:val="44"/>
          <w:szCs w:val="44"/>
        </w:rPr>
        <w:t>目</w:t>
      </w:r>
      <w:r>
        <w:rPr>
          <w:rFonts w:ascii="Times New Roman" w:cs="Times New Roman" w:hAnsi="Times New Roman"/>
          <w:b/>
          <w:color w:val="000000"/>
          <w:sz w:val="44"/>
          <w:szCs w:val="44"/>
        </w:rPr>
        <w:t xml:space="preserve">       </w:t>
      </w:r>
      <w:r>
        <w:rPr>
          <w:rFonts w:ascii="Times New Roman" w:cs="Times New Roman" w:hAnsi="Times New Roman"/>
          <w:b/>
          <w:color w:val="000000"/>
          <w:sz w:val="44"/>
          <w:szCs w:val="44"/>
        </w:rPr>
        <w:t>录</w:t>
      </w:r>
    </w:p>
    <w:p>
      <w:pPr>
        <w:pStyle w:val="style19"/>
        <w:tabs>
          <w:tab w:val="right" w:leader="dot" w:pos="8296"/>
        </w:tabs>
        <w:ind w:firstLine="480"/>
        <w:rPr>
          <w:rFonts w:eastAsia="宋体"/>
          <w:sz w:val="21"/>
        </w:rPr>
      </w:pPr>
      <w:r>
        <w:rPr>
          <w:rFonts w:ascii="Times New Roman" w:cs="Times New Roman" w:hAnsi="Times New Roman"/>
          <w:color w:val="000000"/>
          <w:szCs w:val="24"/>
        </w:rPr>
        <w:fldChar w:fldCharType="begin"/>
      </w:r>
      <w:r>
        <w:rPr>
          <w:rFonts w:ascii="Times New Roman" w:cs="Times New Roman" w:hAnsi="Times New Roman"/>
          <w:color w:val="000000"/>
          <w:szCs w:val="24"/>
        </w:rPr>
        <w:instrText xml:space="preserve"> TOC \o "1-3" \h \z \u </w:instrText>
      </w:r>
      <w:r>
        <w:rPr>
          <w:rFonts w:ascii="Times New Roman" w:cs="Times New Roman" w:hAnsi="Times New Roman"/>
          <w:color w:val="000000"/>
          <w:szCs w:val="24"/>
        </w:rPr>
        <w:fldChar w:fldCharType="separate"/>
      </w:r>
      <w:r>
        <w:rPr/>
        <w:fldChar w:fldCharType="begin"/>
      </w:r>
      <w:r>
        <w:instrText xml:space="preserve"> HYPERLINK \l "_Toc516490115" </w:instrText>
      </w:r>
      <w:r>
        <w:rPr/>
        <w:fldChar w:fldCharType="separate"/>
      </w:r>
      <w:r>
        <w:rPr>
          <w:rStyle w:val="style85"/>
          <w:rFonts w:hint="eastAsia"/>
          <w:lang w:val="en-CA"/>
        </w:rPr>
        <w:t>版本历史</w:t>
      </w:r>
      <w:r>
        <w:tab/>
      </w:r>
      <w:r>
        <w:rPr/>
        <w:fldChar w:fldCharType="begin"/>
      </w:r>
      <w:r>
        <w:instrText xml:space="preserve"> PAGEREF _Toc516490115 \h </w:instrText>
      </w:r>
      <w:r>
        <w:rPr/>
        <w:fldChar w:fldCharType="separate"/>
      </w:r>
      <w:r>
        <w:t>1</w:t>
      </w:r>
      <w:r>
        <w:rPr/>
        <w:fldChar w:fldCharType="end"/>
      </w:r>
      <w:r>
        <w:rPr/>
        <w:fldChar w:fldCharType="end"/>
      </w:r>
    </w:p>
    <w:p>
      <w:pPr>
        <w:pStyle w:val="style19"/>
        <w:tabs>
          <w:tab w:val="right" w:leader="dot" w:pos="8296"/>
        </w:tabs>
        <w:ind w:firstLine="480"/>
        <w:rPr>
          <w:rFonts w:eastAsia="宋体"/>
          <w:sz w:val="21"/>
        </w:rPr>
      </w:pPr>
      <w:r>
        <w:rPr/>
        <w:fldChar w:fldCharType="begin"/>
      </w:r>
      <w:r>
        <w:instrText xml:space="preserve"> HYPERLINK \l "_Toc516490116" </w:instrText>
      </w:r>
      <w:r>
        <w:rPr/>
        <w:fldChar w:fldCharType="separate"/>
      </w:r>
      <w:r>
        <w:rPr>
          <w:rStyle w:val="style85"/>
          <w:rFonts w:hint="eastAsia"/>
        </w:rPr>
        <w:t>参考文档</w:t>
      </w:r>
      <w:r>
        <w:tab/>
      </w:r>
      <w:r>
        <w:rPr/>
        <w:fldChar w:fldCharType="begin"/>
      </w:r>
      <w:r>
        <w:instrText xml:space="preserve"> PAGEREF _Toc516490116 \h </w:instrText>
      </w:r>
      <w:r>
        <w:rPr/>
        <w:fldChar w:fldCharType="separate"/>
      </w:r>
      <w:r>
        <w:t>3</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"_Toc516490117" </w:instrText>
      </w:r>
      <w:r>
        <w:rPr/>
        <w:fldChar w:fldCharType="separate"/>
      </w:r>
      <w:r>
        <w:rPr>
          <w:rStyle w:val="style85"/>
          <w:rFonts w:hint="eastAsia"/>
        </w:rPr>
        <w:t>第一章</w:t>
      </w:r>
      <w:r>
        <w:rPr>
          <w:rFonts w:eastAsia="宋体"/>
          <w:sz w:val="21"/>
        </w:rPr>
        <w:tab/>
      </w:r>
      <w:r>
        <w:rPr>
          <w:rStyle w:val="style85"/>
          <w:rFonts w:hint="eastAsia"/>
        </w:rPr>
        <w:t>执行概要</w:t>
      </w:r>
      <w:r>
        <w:tab/>
      </w:r>
      <w:r>
        <w:rPr/>
        <w:fldChar w:fldCharType="begin"/>
      </w:r>
      <w:r>
        <w:instrText xml:space="preserve"> PAGEREF _Toc516490117 \h </w:instrText>
      </w:r>
      <w:r>
        <w:rPr/>
        <w:fldChar w:fldCharType="separate"/>
      </w:r>
      <w:r>
        <w:t>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"_Toc516490118" </w:instrText>
      </w:r>
      <w:r>
        <w:rPr/>
        <w:fldChar w:fldCharType="separate"/>
      </w:r>
      <w:r>
        <w:rPr>
          <w:rStyle w:val="style85"/>
          <w14:scene3d xmlns:w14="http://schemas.microsoft.com/office/word/2010/wordml">
            <w14:camera w14:prst="orthographicFront"/>
            <w14:lightRig w14:rig="threePt" w14:dir="t">
              <w14:rot w14:lat="0" w14:lon="0" w14:rev="0"/>
            </w14:lightRig>
          </w14:scene3d>
        </w:rPr>
        <w:t>1.1</w:t>
      </w:r>
      <w:r>
        <w:rPr>
          <w:rFonts w:eastAsia="宋体"/>
          <w:sz w:val="21"/>
        </w:rPr>
        <w:tab/>
      </w:r>
      <w:r>
        <w:rPr>
          <w:rStyle w:val="style85"/>
          <w:rFonts w:hint="eastAsia"/>
        </w:rPr>
        <w:t>历史背景</w:t>
      </w:r>
      <w:r>
        <w:tab/>
      </w:r>
      <w:r>
        <w:rPr/>
        <w:fldChar w:fldCharType="begin"/>
      </w:r>
      <w:r>
        <w:instrText xml:space="preserve"> PAGEREF _Toc516490118 \h </w:instrText>
      </w:r>
      <w:r>
        <w:rPr/>
        <w:fldChar w:fldCharType="separate"/>
      </w:r>
      <w:r>
        <w:t>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"_Toc516490119" </w:instrText>
      </w:r>
      <w:r>
        <w:rPr/>
        <w:fldChar w:fldCharType="separate"/>
      </w:r>
      <w:r>
        <w:rPr>
          <w:rStyle w:val="style85"/>
          <w14:scene3d xmlns:w14="http://schemas.microsoft.com/office/word/2010/wordml">
            <w14:camera w14:prst="orthographicFront"/>
            <w14:lightRig w14:rig="threePt" w14:dir="t">
              <w14:rot w14:lat="0" w14:lon="0" w14:rev="0"/>
            </w14:lightRig>
          </w14:scene3d>
        </w:rPr>
        <w:t>1.2</w:t>
      </w:r>
      <w:r>
        <w:rPr>
          <w:rFonts w:eastAsia="宋体"/>
          <w:sz w:val="21"/>
        </w:rPr>
        <w:tab/>
      </w:r>
      <w:r>
        <w:rPr>
          <w:rStyle w:val="style85"/>
          <w:rFonts w:hint="eastAsia"/>
        </w:rPr>
        <w:t>产业背景</w:t>
      </w:r>
      <w:r>
        <w:tab/>
      </w:r>
      <w:r>
        <w:rPr/>
        <w:fldChar w:fldCharType="begin"/>
      </w:r>
      <w:r>
        <w:instrText xml:space="preserve"> PAGEREF _Toc516490119 \h </w:instrText>
      </w:r>
      <w:r>
        <w:rPr/>
        <w:fldChar w:fldCharType="separate"/>
      </w:r>
      <w:r>
        <w:t>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"_Toc516490120" </w:instrText>
      </w:r>
      <w:r>
        <w:rPr/>
        <w:fldChar w:fldCharType="separate"/>
      </w:r>
      <w:r>
        <w:rPr>
          <w:rStyle w:val="style85"/>
          <w14:scene3d xmlns:w14="http://schemas.microsoft.com/office/word/2010/wordml">
            <w14:camera w14:prst="orthographicFront"/>
            <w14:lightRig w14:rig="threePt" w14:dir="t">
              <w14:rot w14:lat="0" w14:lon="0" w14:rev="0"/>
            </w14:lightRig>
          </w14:scene3d>
        </w:rPr>
        <w:t>1.3</w:t>
      </w:r>
      <w:r>
        <w:rPr>
          <w:rFonts w:eastAsia="宋体"/>
          <w:sz w:val="21"/>
        </w:rPr>
        <w:tab/>
      </w:r>
      <w:r>
        <w:rPr>
          <w:rStyle w:val="style85"/>
          <w:rFonts w:hint="eastAsia"/>
        </w:rPr>
        <w:t>区块链背景</w:t>
      </w:r>
      <w:r>
        <w:tab/>
      </w:r>
      <w:r>
        <w:rPr/>
        <w:fldChar w:fldCharType="begin"/>
      </w:r>
      <w:r>
        <w:instrText xml:space="preserve"> PAGEREF _Toc516490120 \h </w:instrText>
      </w:r>
      <w:r>
        <w:rPr/>
        <w:fldChar w:fldCharType="separate"/>
      </w:r>
      <w:r>
        <w:t>9</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"_Toc516490121" </w:instrText>
      </w:r>
      <w:r>
        <w:rPr/>
        <w:fldChar w:fldCharType="separate"/>
      </w:r>
      <w:r>
        <w:rPr>
          <w:rStyle w:val="style85"/>
          <w14:scene3d xmlns:w14="http://schemas.microsoft.com/office/word/2010/wordml">
            <w14:camera w14:prst="orthographicFront"/>
            <w14:lightRig w14:rig="threePt" w14:dir="t">
              <w14:rot w14:lat="0" w14:lon="0" w14:rev="0"/>
            </w14:lightRig>
          </w14:scene3d>
        </w:rPr>
        <w:t>1.4</w:t>
      </w:r>
      <w:r>
        <w:rPr>
          <w:rFonts w:eastAsia="宋体"/>
          <w:sz w:val="21"/>
        </w:rPr>
        <w:tab/>
      </w:r>
      <w:r>
        <w:rPr>
          <w:rStyle w:val="style85"/>
          <w:rFonts w:hint="eastAsia"/>
        </w:rPr>
        <w:t>代币背景</w:t>
      </w:r>
      <w:r>
        <w:tab/>
      </w:r>
      <w:r>
        <w:rPr/>
        <w:fldChar w:fldCharType="begin"/>
      </w:r>
      <w:r>
        <w:instrText xml:space="preserve"> PAGEREF _Toc516490121 \h </w:instrText>
      </w:r>
      <w:r>
        <w:rPr/>
        <w:fldChar w:fldCharType="separate"/>
      </w:r>
      <w:r>
        <w:t>10</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"_Toc516490122" </w:instrText>
      </w:r>
      <w:r>
        <w:rPr/>
        <w:fldChar w:fldCharType="separate"/>
      </w:r>
      <w:r>
        <w:rPr>
          <w:rStyle w:val="style85"/>
          <w:rFonts w:hint="eastAsia"/>
        </w:rPr>
        <w:t>第二章</w:t>
      </w:r>
      <w:r>
        <w:rPr>
          <w:rFonts w:eastAsia="宋体"/>
          <w:sz w:val="21"/>
        </w:rPr>
        <w:tab/>
      </w:r>
      <w:r>
        <w:rPr>
          <w:rStyle w:val="style85"/>
          <w:rFonts w:hint="eastAsia"/>
        </w:rPr>
        <w:t>项目背景</w:t>
      </w:r>
      <w:r>
        <w:tab/>
      </w:r>
      <w:r>
        <w:rPr/>
        <w:fldChar w:fldCharType="begin"/>
      </w:r>
      <w:r>
        <w:instrText xml:space="preserve"> PAGEREF _Toc516490122 \h </w:instrText>
      </w:r>
      <w:r>
        <w:rPr/>
        <w:fldChar w:fldCharType="separate"/>
      </w:r>
      <w:r>
        <w:t>12</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"_Toc516490124" </w:instrText>
      </w:r>
      <w:r>
        <w:rPr/>
        <w:fldChar w:fldCharType="separate"/>
      </w:r>
      <w:r>
        <w:rPr>
          <w:rStyle w:val="style85"/>
          <w14:scene3d xmlns:w14="http://schemas.microsoft.com/office/word/2010/wordml">
            <w14:camera w14:prst="orthographicFront"/>
            <w14:lightRig w14:rig="threePt" w14:dir="t">
              <w14:rot w14:lat="0" w14:lon="0" w14:rev="0"/>
            </w14:lightRig>
          </w14:scene3d>
        </w:rPr>
        <w:t>2.1</w:t>
      </w:r>
      <w:r>
        <w:rPr>
          <w:rFonts w:eastAsia="宋体"/>
          <w:sz w:val="21"/>
        </w:rPr>
        <w:tab/>
      </w:r>
      <w:r>
        <w:rPr>
          <w:rStyle w:val="style85"/>
          <w:rFonts w:hint="eastAsia"/>
        </w:rPr>
        <w:t>产品介绍</w:t>
      </w:r>
      <w:r>
        <w:tab/>
      </w:r>
      <w:r>
        <w:rPr/>
        <w:fldChar w:fldCharType="begin"/>
      </w:r>
      <w:r>
        <w:instrText xml:space="preserve"> PAGEREF _Toc516490124 \h </w:instrText>
      </w:r>
      <w:r>
        <w:rPr/>
        <w:fldChar w:fldCharType="separate"/>
      </w:r>
      <w:r>
        <w:t>12</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"_Toc516490125" </w:instrText>
      </w:r>
      <w:r>
        <w:rPr/>
        <w:fldChar w:fldCharType="separate"/>
      </w:r>
      <w:r>
        <w:rPr>
          <w:rStyle w:val="style85"/>
        </w:rPr>
        <w:t>2.1.1</w:t>
      </w:r>
      <w:r>
        <w:rPr>
          <w:rFonts w:eastAsia="宋体"/>
          <w:sz w:val="21"/>
        </w:rPr>
        <w:tab/>
      </w:r>
      <w:r>
        <w:rPr>
          <w:rStyle w:val="style85"/>
          <w:rFonts w:hint="eastAsia"/>
        </w:rPr>
        <w:t>竞猜链平台简述</w:t>
      </w:r>
      <w:r>
        <w:tab/>
      </w:r>
      <w:r>
        <w:rPr/>
        <w:fldChar w:fldCharType="begin"/>
      </w:r>
      <w:r>
        <w:instrText xml:space="preserve"> PAGEREF _Toc516490125 \h </w:instrText>
      </w:r>
      <w:r>
        <w:rPr/>
        <w:fldChar w:fldCharType="separate"/>
      </w:r>
      <w:r>
        <w:t>12</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"_Toc516490126" </w:instrText>
      </w:r>
      <w:r>
        <w:rPr/>
        <w:fldChar w:fldCharType="separate"/>
      </w:r>
      <w:r>
        <w:rPr>
          <w:rStyle w:val="style85"/>
          <w:rFonts w:ascii="Times New Roman" w:hAnsi="Times New Roman"/>
        </w:rPr>
        <w:t>2.1.2</w:t>
      </w:r>
      <w:r>
        <w:rPr>
          <w:rFonts w:eastAsia="宋体"/>
          <w:sz w:val="21"/>
        </w:rPr>
        <w:tab/>
      </w:r>
      <w:r>
        <w:rPr>
          <w:rStyle w:val="style85"/>
          <w:rFonts w:ascii="Times New Roman" w:hAnsi="Times New Roman" w:hint="eastAsia"/>
        </w:rPr>
        <w:t>竞猜链理念</w:t>
      </w:r>
      <w:r>
        <w:tab/>
      </w:r>
      <w:r>
        <w:rPr/>
        <w:fldChar w:fldCharType="begin"/>
      </w:r>
      <w:r>
        <w:instrText xml:space="preserve"> PAGEREF _Toc516490126 \h </w:instrText>
      </w:r>
      <w:r>
        <w:rPr/>
        <w:fldChar w:fldCharType="separate"/>
      </w:r>
      <w:r>
        <w:t>13</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"_Toc516490127" </w:instrText>
      </w:r>
      <w:r>
        <w:rPr/>
        <w:fldChar w:fldCharType="separate"/>
      </w:r>
      <w:r>
        <w:rPr>
          <w:rStyle w:val="style85"/>
          <w:rFonts w:ascii="Times New Roman" w:hAnsi="Times New Roman"/>
        </w:rPr>
        <w:t>2.1.3</w:t>
      </w:r>
      <w:r>
        <w:rPr>
          <w:rFonts w:eastAsia="宋体"/>
          <w:sz w:val="21"/>
        </w:rPr>
        <w:tab/>
      </w:r>
      <w:r>
        <w:rPr>
          <w:rStyle w:val="style85"/>
          <w:rFonts w:ascii="Times New Roman" w:hAnsi="Times New Roman" w:hint="eastAsia"/>
        </w:rPr>
        <w:t>竞猜链双链体系</w:t>
      </w:r>
      <w:r>
        <w:tab/>
      </w:r>
      <w:r>
        <w:rPr/>
        <w:fldChar w:fldCharType="begin"/>
      </w:r>
      <w:r>
        <w:instrText xml:space="preserve"> PAGEREF _Toc516490127 \h </w:instrText>
      </w:r>
      <w:r>
        <w:rPr/>
        <w:fldChar w:fldCharType="separate"/>
      </w:r>
      <w:r>
        <w:t>14</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"_Toc516490128" </w:instrText>
      </w:r>
      <w:r>
        <w:rPr/>
        <w:fldChar w:fldCharType="separate"/>
      </w:r>
      <w:r>
        <w:rPr>
          <w:rStyle w:val="style85"/>
          <w14:scene3d xmlns:w14="http://schemas.microsoft.com/office/word/2010/wordml">
            <w14:camera w14:prst="orthographicFront"/>
            <w14:lightRig w14:rig="threePt" w14:dir="t">
              <w14:rot w14:lat="0" w14:lon="0" w14:rev="0"/>
            </w14:lightRig>
          </w14:scene3d>
        </w:rPr>
        <w:t>2.2</w:t>
      </w:r>
      <w:r>
        <w:rPr>
          <w:rFonts w:eastAsia="宋体"/>
          <w:sz w:val="21"/>
        </w:rPr>
        <w:tab/>
      </w:r>
      <w:r>
        <w:rPr>
          <w:rStyle w:val="style85"/>
          <w:rFonts w:hint="eastAsia"/>
        </w:rPr>
        <w:t>竞猜链平台的意义</w:t>
      </w:r>
      <w:r>
        <w:tab/>
      </w:r>
      <w:r>
        <w:rPr/>
        <w:fldChar w:fldCharType="begin"/>
      </w:r>
      <w:r>
        <w:instrText xml:space="preserve"> PAGEREF _Toc516490128 \h </w:instrText>
      </w:r>
      <w:r>
        <w:rPr/>
        <w:fldChar w:fldCharType="separate"/>
      </w:r>
      <w:r>
        <w:t>15</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"_Toc516490129" </w:instrText>
      </w:r>
      <w:r>
        <w:rPr/>
        <w:fldChar w:fldCharType="separate"/>
      </w:r>
      <w:r>
        <w:rPr>
          <w:rStyle w:val="style85"/>
          <w:rFonts w:ascii="Times New Roman" w:cs="Times New Roman" w:hAnsi="Times New Roman"/>
          <w:b/>
        </w:rPr>
        <w:t>2.2.1</w:t>
      </w:r>
      <w:r>
        <w:rPr>
          <w:rFonts w:eastAsia="宋体"/>
          <w:sz w:val="21"/>
        </w:rPr>
        <w:tab/>
      </w:r>
      <w:r>
        <w:rPr>
          <w:rStyle w:val="style85"/>
          <w:rFonts w:ascii="Times New Roman" w:cs="Times New Roman" w:hAnsi="Times New Roman" w:hint="eastAsia"/>
          <w:b/>
        </w:rPr>
        <w:t>传统竞猜行业的弊端</w:t>
      </w:r>
      <w:r>
        <w:tab/>
      </w:r>
      <w:r>
        <w:rPr/>
        <w:fldChar w:fldCharType="begin"/>
      </w:r>
      <w:r>
        <w:instrText xml:space="preserve"> PAGEREF _Toc516490129 \h </w:instrText>
      </w:r>
      <w:r>
        <w:rPr/>
        <w:fldChar w:fldCharType="separate"/>
      </w:r>
      <w:r>
        <w:t>15</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"_Toc516490130" </w:instrText>
      </w:r>
      <w:r>
        <w:rPr/>
        <w:fldChar w:fldCharType="separate"/>
      </w:r>
      <w:r>
        <w:rPr>
          <w:rStyle w:val="style85"/>
          <w:rFonts w:ascii="Times New Roman" w:cs="Times New Roman" w:hAnsi="Times New Roman"/>
          <w:b/>
        </w:rPr>
        <w:t>2.2.2</w:t>
      </w:r>
      <w:r>
        <w:rPr>
          <w:rFonts w:eastAsia="宋体"/>
          <w:sz w:val="21"/>
        </w:rPr>
        <w:tab/>
      </w:r>
      <w:r>
        <w:rPr>
          <w:rStyle w:val="style85"/>
          <w:rFonts w:ascii="Times New Roman" w:cs="Times New Roman" w:hAnsi="Times New Roman" w:hint="eastAsia"/>
          <w:b/>
          <w:shd w:val="clear" w:color="auto" w:fill="ffffff"/>
        </w:rPr>
        <w:t>区块链竞猜的经济效益</w:t>
      </w:r>
      <w:r>
        <w:tab/>
      </w:r>
      <w:r>
        <w:rPr/>
        <w:fldChar w:fldCharType="begin"/>
      </w:r>
      <w:r>
        <w:instrText xml:space="preserve"> PAGEREF _Toc516490130 \h </w:instrText>
      </w:r>
      <w:r>
        <w:rPr/>
        <w:fldChar w:fldCharType="separate"/>
      </w:r>
      <w:r>
        <w:t>16</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"_Toc516490131" </w:instrText>
      </w:r>
      <w:r>
        <w:rPr/>
        <w:fldChar w:fldCharType="separate"/>
      </w:r>
      <w:r>
        <w:rPr>
          <w:rStyle w:val="style85"/>
          <w:rFonts w:ascii="Times New Roman" w:cs="Times New Roman" w:hAnsi="Times New Roman"/>
          <w:b/>
        </w:rPr>
        <w:t>2.2.3</w:t>
      </w:r>
      <w:r>
        <w:rPr>
          <w:rFonts w:eastAsia="宋体"/>
          <w:sz w:val="21"/>
        </w:rPr>
        <w:tab/>
      </w:r>
      <w:r>
        <w:rPr>
          <w:rStyle w:val="style85"/>
          <w:rFonts w:ascii="Times New Roman" w:cs="Times New Roman" w:hAnsi="Times New Roman" w:hint="eastAsia"/>
          <w:b/>
          <w:shd w:val="clear" w:color="auto" w:fill="ffffff"/>
        </w:rPr>
        <w:t>竞猜链的的社会意义</w:t>
      </w:r>
      <w:r>
        <w:tab/>
      </w:r>
      <w:r>
        <w:rPr/>
        <w:fldChar w:fldCharType="begin"/>
      </w:r>
      <w:r>
        <w:instrText xml:space="preserve"> PAGEREF _Toc516490131 \h </w:instrText>
      </w:r>
      <w:r>
        <w:rPr/>
        <w:fldChar w:fldCharType="separate"/>
      </w:r>
      <w:r>
        <w:t>17</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"_Toc516490132" </w:instrText>
      </w:r>
      <w:r>
        <w:rPr/>
        <w:fldChar w:fldCharType="separate"/>
      </w:r>
      <w:r>
        <w:rPr>
          <w:rStyle w:val="style85"/>
          <w:rFonts w:ascii="Times New Roman" w:cs="Times New Roman" w:hAnsi="Times New Roman"/>
          <w:b/>
        </w:rPr>
        <w:t>2.2.4</w:t>
      </w:r>
      <w:r>
        <w:rPr>
          <w:rFonts w:eastAsia="宋体"/>
          <w:sz w:val="21"/>
        </w:rPr>
        <w:tab/>
      </w:r>
      <w:r>
        <w:rPr>
          <w:rStyle w:val="style85"/>
          <w:rFonts w:ascii="Times New Roman" w:cs="Times New Roman" w:hAnsi="Times New Roman" w:hint="eastAsia"/>
          <w:b/>
          <w:shd w:val="clear" w:color="auto" w:fill="ffffff"/>
        </w:rPr>
        <w:t>大数据和人工智能在竞猜娱乐产业的意义</w:t>
      </w:r>
      <w:r>
        <w:tab/>
      </w:r>
      <w:r>
        <w:rPr/>
        <w:fldChar w:fldCharType="begin"/>
      </w:r>
      <w:r>
        <w:instrText xml:space="preserve"> PAGEREF _Toc516490132 \h </w:instrText>
      </w:r>
      <w:r>
        <w:rPr/>
        <w:fldChar w:fldCharType="separate"/>
      </w:r>
      <w:r>
        <w:t>17</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"_Toc516490133" </w:instrText>
      </w:r>
      <w:r>
        <w:rPr/>
        <w:fldChar w:fldCharType="separate"/>
      </w:r>
      <w:r>
        <w:rPr>
          <w:rStyle w:val="style85"/>
          <w:rFonts w:hint="eastAsia"/>
        </w:rPr>
        <w:t>第三章</w:t>
      </w:r>
      <w:r>
        <w:rPr>
          <w:rFonts w:eastAsia="宋体"/>
          <w:sz w:val="21"/>
        </w:rPr>
        <w:tab/>
      </w:r>
      <w:r>
        <w:rPr>
          <w:rStyle w:val="style85"/>
          <w:rFonts w:hint="eastAsia"/>
        </w:rPr>
        <w:t>功能模块介绍</w:t>
      </w:r>
      <w:r>
        <w:tab/>
      </w:r>
      <w:r>
        <w:rPr/>
        <w:fldChar w:fldCharType="begin"/>
      </w:r>
      <w:r>
        <w:instrText xml:space="preserve"> PAGEREF _Toc516490133 \h </w:instrText>
      </w:r>
      <w:r>
        <w:rPr/>
        <w:fldChar w:fldCharType="separate"/>
      </w:r>
      <w:r>
        <w:t>18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"_Toc516490135" </w:instrText>
      </w:r>
      <w:r>
        <w:rPr/>
        <w:fldChar w:fldCharType="separate"/>
      </w:r>
      <w:r>
        <w:rPr>
          <w:rStyle w:val="style85"/>
          <w14:scene3d xmlns:w14="http://schemas.microsoft.com/office/word/2010/wordml">
            <w14:camera w14:prst="orthographicFront"/>
            <w14:lightRig w14:rig="threePt" w14:dir="t">
              <w14:rot w14:lat="0" w14:lon="0" w14:rev="0"/>
            </w14:lightRig>
          </w14:scene3d>
        </w:rPr>
        <w:t>3.1</w:t>
      </w:r>
      <w:r>
        <w:rPr>
          <w:rFonts w:eastAsia="宋体"/>
          <w:sz w:val="21"/>
        </w:rPr>
        <w:tab/>
      </w:r>
      <w:r>
        <w:rPr>
          <w:rStyle w:val="style85"/>
          <w:rFonts w:hint="eastAsia"/>
        </w:rPr>
        <w:t>竞猜链基础技术框架</w:t>
      </w:r>
      <w:r>
        <w:tab/>
      </w:r>
      <w:r>
        <w:rPr/>
        <w:fldChar w:fldCharType="begin"/>
      </w:r>
      <w:r>
        <w:instrText xml:space="preserve"> PAGEREF _Toc516490135 \h </w:instrText>
      </w:r>
      <w:r>
        <w:rPr/>
        <w:fldChar w:fldCharType="separate"/>
      </w:r>
      <w:r>
        <w:t>18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"_Toc516490136" </w:instrText>
      </w:r>
      <w:r>
        <w:rPr/>
        <w:fldChar w:fldCharType="separate"/>
      </w:r>
      <w:r>
        <w:rPr>
          <w:rStyle w:val="style85"/>
          <w14:scene3d xmlns:w14="http://schemas.microsoft.com/office/word/2010/wordml">
            <w14:camera w14:prst="orthographicFront"/>
            <w14:lightRig w14:rig="threePt" w14:dir="t">
              <w14:rot w14:lat="0" w14:lon="0" w14:rev="0"/>
            </w14:lightRig>
          </w14:scene3d>
        </w:rPr>
        <w:t>3.2</w:t>
      </w:r>
      <w:r>
        <w:rPr>
          <w:rFonts w:eastAsia="宋体"/>
          <w:sz w:val="21"/>
        </w:rPr>
        <w:tab/>
      </w:r>
      <w:r>
        <w:rPr>
          <w:rStyle w:val="style85"/>
          <w:rFonts w:hint="eastAsia"/>
        </w:rPr>
        <w:t>平台各参与方</w:t>
      </w:r>
      <w:r>
        <w:tab/>
      </w:r>
      <w:r>
        <w:rPr/>
        <w:fldChar w:fldCharType="begin"/>
      </w:r>
      <w:r>
        <w:instrText xml:space="preserve"> PAGEREF _Toc516490136 \h </w:instrText>
      </w:r>
      <w:r>
        <w:rPr/>
        <w:fldChar w:fldCharType="separate"/>
      </w:r>
      <w:r>
        <w:t>20</w:t>
      </w:r>
      <w:r>
        <w:rPr/>
        <w:fldChar w:fldCharType="end"/>
      </w:r>
      <w:r>
        <w:rPr/>
        <w:fldChar w:fldCharType="end"/>
      </w:r>
    </w:p>
    <w:p>
      <w:pPr>
        <w:pStyle w:val="style21"/>
        <w:tabs>
          <w:tab w:val="left" w:leader="none" w:pos="2128"/>
          <w:tab w:val="right" w:leader="dot" w:pos="8296"/>
        </w:tabs>
        <w:ind w:left="960" w:firstLine="480"/>
        <w:rPr>
          <w:rFonts w:eastAsia="宋体"/>
          <w:sz w:val="21"/>
        </w:rPr>
      </w:pPr>
      <w:r>
        <w:rPr/>
        <w:fldChar w:fldCharType="begin"/>
      </w:r>
      <w:r>
        <w:instrText xml:space="preserve"> HYPERLINK \l "_Toc516490137" </w:instrText>
      </w:r>
      <w:r>
        <w:rPr/>
        <w:fldChar w:fldCharType="separate"/>
      </w:r>
      <w:r>
        <w:rPr>
          <w:rStyle w:val="style85"/>
          <w:rFonts w:ascii="微软雅黑" w:cs="微软雅黑" w:hAnsi="微软雅黑"/>
        </w:rPr>
        <w:t>3.2.1</w:t>
      </w:r>
      <w:r>
        <w:rPr>
          <w:rFonts w:eastAsia="宋体"/>
          <w:sz w:val="21"/>
        </w:rPr>
        <w:tab/>
      </w:r>
      <w:r>
        <w:rPr>
          <w:rStyle w:val="style85"/>
          <w:rFonts w:ascii="微软雅黑" w:cs="微软雅黑" w:hAnsi="微软雅黑" w:hint="eastAsia"/>
        </w:rPr>
        <w:t>项目发起方</w:t>
      </w:r>
      <w:r>
        <w:tab/>
      </w:r>
      <w:r>
        <w:rPr/>
        <w:fldChar w:fldCharType="begin"/>
      </w:r>
      <w:r>
        <w:instrText xml:space="preserve"> PAGEREF _Toc516490137 \h </w:instrText>
      </w:r>
      <w:r>
        <w:rPr/>
        <w:fldChar w:fldCharType="separate"/>
      </w:r>
      <w:r>
        <w:t>21</w:t>
      </w:r>
      <w:r>
        <w:rPr/>
        <w:fldChar w:fldCharType="end"/>
      </w:r>
      <w:r>
        <w:rPr/>
        <w:fldChar w:fldCharType="end"/>
      </w:r>
    </w:p>
    <w:p>
      <w:pPr>
        <w:pStyle w:val="style21"/>
        <w:tabs>
          <w:tab w:val="left" w:leader="none" w:pos="2128"/>
          <w:tab w:val="right" w:leader="dot" w:pos="8296"/>
        </w:tabs>
        <w:ind w:left="960" w:firstLine="480"/>
        <w:rPr>
          <w:rFonts w:eastAsia="宋体"/>
          <w:sz w:val="21"/>
        </w:rPr>
      </w:pPr>
      <w:r>
        <w:rPr/>
        <w:fldChar w:fldCharType="begin"/>
      </w:r>
      <w:r>
        <w:instrText xml:space="preserve"> HYPERLINK \l "_Toc516490138" </w:instrText>
      </w:r>
      <w:r>
        <w:rPr/>
        <w:fldChar w:fldCharType="separate"/>
      </w:r>
      <w:r>
        <w:rPr>
          <w:rStyle w:val="style85"/>
          <w:rFonts w:ascii="微软雅黑" w:cs="微软雅黑" w:hAnsi="微软雅黑"/>
        </w:rPr>
        <w:t>3.2.2</w:t>
      </w:r>
      <w:r>
        <w:rPr>
          <w:rFonts w:eastAsia="宋体"/>
          <w:sz w:val="21"/>
        </w:rPr>
        <w:tab/>
      </w:r>
      <w:r>
        <w:rPr>
          <w:rStyle w:val="style85"/>
          <w:rFonts w:ascii="微软雅黑" w:cs="微软雅黑" w:hAnsi="微软雅黑" w:hint="eastAsia"/>
        </w:rPr>
        <w:t>项目竞猜方</w:t>
      </w:r>
      <w:r>
        <w:tab/>
      </w:r>
      <w:r>
        <w:rPr/>
        <w:fldChar w:fldCharType="begin"/>
      </w:r>
      <w:r>
        <w:instrText xml:space="preserve"> PAGEREF _Toc516490138 \h </w:instrText>
      </w:r>
      <w:r>
        <w:rPr/>
        <w:fldChar w:fldCharType="separate"/>
      </w:r>
      <w:r>
        <w:t>22</w:t>
      </w:r>
      <w:r>
        <w:rPr/>
        <w:fldChar w:fldCharType="end"/>
      </w:r>
      <w:r>
        <w:rPr/>
        <w:fldChar w:fldCharType="end"/>
      </w:r>
    </w:p>
    <w:p>
      <w:pPr>
        <w:pStyle w:val="style21"/>
        <w:tabs>
          <w:tab w:val="left" w:leader="none" w:pos="2128"/>
          <w:tab w:val="right" w:leader="dot" w:pos="8296"/>
        </w:tabs>
        <w:ind w:left="960" w:firstLine="480"/>
        <w:rPr>
          <w:rFonts w:eastAsia="宋体"/>
          <w:sz w:val="21"/>
        </w:rPr>
      </w:pPr>
      <w:r>
        <w:rPr/>
        <w:fldChar w:fldCharType="begin"/>
      </w:r>
      <w:r>
        <w:instrText xml:space="preserve"> HYPERLINK \l "_Toc516490139" </w:instrText>
      </w:r>
      <w:r>
        <w:rPr/>
        <w:fldChar w:fldCharType="separate"/>
      </w:r>
      <w:r>
        <w:rPr>
          <w:rStyle w:val="style85"/>
          <w:rFonts w:ascii="微软雅黑" w:cs="微软雅黑" w:hAnsi="微软雅黑"/>
        </w:rPr>
        <w:t>3.2.3</w:t>
      </w:r>
      <w:r>
        <w:rPr>
          <w:rFonts w:eastAsia="宋体"/>
          <w:sz w:val="21"/>
        </w:rPr>
        <w:tab/>
      </w:r>
      <w:r>
        <w:rPr>
          <w:rStyle w:val="style85"/>
          <w:rFonts w:ascii="微软雅黑" w:cs="微软雅黑" w:hAnsi="微软雅黑" w:hint="eastAsia"/>
        </w:rPr>
        <w:t>项目验证方</w:t>
      </w:r>
      <w:r>
        <w:tab/>
      </w:r>
      <w:r>
        <w:rPr/>
        <w:fldChar w:fldCharType="begin"/>
      </w:r>
      <w:r>
        <w:instrText xml:space="preserve"> PAGEREF _Toc516490139 \h </w:instrText>
      </w:r>
      <w:r>
        <w:rPr/>
        <w:fldChar w:fldCharType="separate"/>
      </w:r>
      <w:r>
        <w:t>22</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"_Toc516490140" </w:instrText>
      </w:r>
      <w:r>
        <w:rPr/>
        <w:fldChar w:fldCharType="separate"/>
      </w:r>
      <w:r>
        <w:rPr>
          <w:rStyle w:val="style85"/>
          <w14:scene3d xmlns:w14="http://schemas.microsoft.com/office/word/2010/wordml">
            <w14:camera w14:prst="orthographicFront"/>
            <w14:lightRig w14:rig="threePt" w14:dir="t">
              <w14:rot w14:lat="0" w14:lon="0" w14:rev="0"/>
            </w14:lightRig>
          </w14:scene3d>
        </w:rPr>
        <w:t>3.3</w:t>
      </w:r>
      <w:r>
        <w:rPr>
          <w:rFonts w:eastAsia="宋体"/>
          <w:sz w:val="21"/>
        </w:rPr>
        <w:tab/>
      </w:r>
      <w:r>
        <w:rPr>
          <w:rStyle w:val="style85"/>
          <w:rFonts w:hint="eastAsia"/>
        </w:rPr>
        <w:t>竞猜链公共服务体系</w:t>
      </w:r>
      <w:r>
        <w:tab/>
      </w:r>
      <w:r>
        <w:rPr/>
        <w:fldChar w:fldCharType="begin"/>
      </w:r>
      <w:r>
        <w:instrText xml:space="preserve"> PAGEREF _Toc516490140 \h </w:instrText>
      </w:r>
      <w:r>
        <w:rPr/>
        <w:fldChar w:fldCharType="separate"/>
      </w:r>
      <w:r>
        <w:t>22</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"_Toc516490141" </w:instrText>
      </w:r>
      <w:r>
        <w:rPr/>
        <w:fldChar w:fldCharType="separate"/>
      </w:r>
      <w:r>
        <w:rPr>
          <w:rStyle w:val="style85"/>
        </w:rPr>
        <w:t>3.3.1</w:t>
      </w:r>
      <w:r>
        <w:rPr>
          <w:rFonts w:eastAsia="宋体"/>
          <w:sz w:val="21"/>
        </w:rPr>
        <w:tab/>
      </w:r>
      <w:r>
        <w:rPr>
          <w:rStyle w:val="style85"/>
          <w:rFonts w:hint="eastAsia"/>
        </w:rPr>
        <w:t>网络平台服务</w:t>
      </w:r>
      <w:r>
        <w:tab/>
      </w:r>
      <w:r>
        <w:rPr/>
        <w:fldChar w:fldCharType="begin"/>
      </w:r>
      <w:r>
        <w:instrText xml:space="preserve"> PAGEREF _Toc516490141 \h </w:instrText>
      </w:r>
      <w:r>
        <w:rPr/>
        <w:fldChar w:fldCharType="separate"/>
      </w:r>
      <w:r>
        <w:t>23</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"_Toc516490142" </w:instrText>
      </w:r>
      <w:r>
        <w:rPr/>
        <w:fldChar w:fldCharType="separate"/>
      </w:r>
      <w:r>
        <w:rPr>
          <w:rStyle w:val="style85"/>
        </w:rPr>
        <w:t>3.3.2</w:t>
      </w:r>
      <w:r>
        <w:rPr>
          <w:rFonts w:eastAsia="宋体"/>
          <w:sz w:val="21"/>
        </w:rPr>
        <w:tab/>
      </w:r>
      <w:r>
        <w:rPr>
          <w:rStyle w:val="style85"/>
          <w:rFonts w:hint="eastAsia"/>
        </w:rPr>
        <w:t>第三方访问接入</w:t>
      </w:r>
      <w:r>
        <w:tab/>
      </w:r>
      <w:r>
        <w:rPr/>
        <w:fldChar w:fldCharType="begin"/>
      </w:r>
      <w:r>
        <w:instrText xml:space="preserve"> PAGEREF _Toc516490142 \h </w:instrText>
      </w:r>
      <w:r>
        <w:rPr/>
        <w:fldChar w:fldCharType="separate"/>
      </w:r>
      <w:r>
        <w:t>23</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"_Toc516490143" </w:instrText>
      </w:r>
      <w:r>
        <w:rPr/>
        <w:fldChar w:fldCharType="separate"/>
      </w:r>
      <w:r>
        <w:rPr>
          <w:rStyle w:val="style85"/>
        </w:rPr>
        <w:t>3.3.3</w:t>
      </w:r>
      <w:r>
        <w:rPr>
          <w:rFonts w:eastAsia="宋体"/>
          <w:sz w:val="21"/>
        </w:rPr>
        <w:tab/>
      </w:r>
      <w:r>
        <w:rPr>
          <w:rStyle w:val="style85"/>
          <w:rFonts w:hint="eastAsia"/>
        </w:rPr>
        <w:t>竞猜项目综合管理</w:t>
      </w:r>
      <w:r>
        <w:tab/>
      </w:r>
      <w:r>
        <w:rPr/>
        <w:fldChar w:fldCharType="begin"/>
      </w:r>
      <w:r>
        <w:instrText xml:space="preserve"> PAGEREF _Toc516490143 \h </w:instrText>
      </w:r>
      <w:r>
        <w:rPr/>
        <w:fldChar w:fldCharType="separate"/>
      </w:r>
      <w:r>
        <w:t>23</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"_Toc516490144" </w:instrText>
      </w:r>
      <w:r>
        <w:rPr/>
        <w:fldChar w:fldCharType="separate"/>
      </w:r>
      <w:r>
        <w:rPr>
          <w:rStyle w:val="style85"/>
        </w:rPr>
        <w:t>3.3.4</w:t>
      </w:r>
      <w:r>
        <w:rPr>
          <w:rFonts w:eastAsia="宋体"/>
          <w:sz w:val="21"/>
        </w:rPr>
        <w:tab/>
      </w:r>
      <w:r>
        <w:rPr>
          <w:rStyle w:val="style85"/>
          <w:rFonts w:hint="eastAsia"/>
        </w:rPr>
        <w:t>线上线下合作</w:t>
      </w:r>
      <w:r>
        <w:tab/>
      </w:r>
      <w:r>
        <w:rPr/>
        <w:fldChar w:fldCharType="begin"/>
      </w:r>
      <w:r>
        <w:instrText xml:space="preserve"> PAGEREF _Toc516490144 \h </w:instrText>
      </w:r>
      <w:r>
        <w:rPr/>
        <w:fldChar w:fldCharType="separate"/>
      </w:r>
      <w:r>
        <w:t>23</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"_Toc516490145" </w:instrText>
      </w:r>
      <w:r>
        <w:rPr/>
        <w:fldChar w:fldCharType="separate"/>
      </w:r>
      <w:r>
        <w:rPr>
          <w:rStyle w:val="style85"/>
        </w:rPr>
        <w:t>3.3.5</w:t>
      </w:r>
      <w:r>
        <w:rPr>
          <w:rFonts w:eastAsia="宋体"/>
          <w:sz w:val="21"/>
        </w:rPr>
        <w:tab/>
      </w:r>
      <w:r>
        <w:rPr>
          <w:rStyle w:val="style85"/>
          <w:rFonts w:hint="eastAsia"/>
        </w:rPr>
        <w:t>资产兑换</w:t>
      </w:r>
      <w:r>
        <w:tab/>
      </w:r>
      <w:r>
        <w:rPr/>
        <w:fldChar w:fldCharType="begin"/>
      </w:r>
      <w:r>
        <w:instrText xml:space="preserve"> PAGEREF _Toc516490145 \h </w:instrText>
      </w:r>
      <w:r>
        <w:rPr/>
        <w:fldChar w:fldCharType="separate"/>
      </w:r>
      <w:r>
        <w:t>23</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"_Toc516490146" </w:instrText>
      </w:r>
      <w:r>
        <w:rPr/>
        <w:fldChar w:fldCharType="separate"/>
      </w:r>
      <w:r>
        <w:rPr>
          <w:rStyle w:val="style85"/>
          <w14:scene3d xmlns:w14="http://schemas.microsoft.com/office/word/2010/wordml">
            <w14:camera w14:prst="orthographicFront"/>
            <w14:lightRig w14:rig="threePt" w14:dir="t">
              <w14:rot w14:lat="0" w14:lon="0" w14:rev="0"/>
            </w14:lightRig>
          </w14:scene3d>
        </w:rPr>
        <w:t>3.4</w:t>
      </w:r>
      <w:r>
        <w:rPr>
          <w:rFonts w:eastAsia="宋体"/>
          <w:sz w:val="21"/>
        </w:rPr>
        <w:tab/>
      </w:r>
      <w:r>
        <w:rPr>
          <w:rStyle w:val="style85"/>
          <w:rFonts w:hint="eastAsia"/>
        </w:rPr>
        <w:t>系统模块</w:t>
      </w:r>
      <w:r>
        <w:tab/>
      </w:r>
      <w:r>
        <w:rPr/>
        <w:fldChar w:fldCharType="begin"/>
      </w:r>
      <w:r>
        <w:instrText xml:space="preserve"> PAGEREF _Toc516490146 \h </w:instrText>
      </w:r>
      <w:r>
        <w:rPr/>
        <w:fldChar w:fldCharType="separate"/>
      </w:r>
      <w:r>
        <w:t>24</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"_Toc516490147" </w:instrText>
      </w:r>
      <w:r>
        <w:rPr/>
        <w:fldChar w:fldCharType="separate"/>
      </w:r>
      <w:r>
        <w:rPr>
          <w:rStyle w:val="style85"/>
          <w:rFonts w:ascii="Times New Roman" w:hAnsi="Times New Roman"/>
        </w:rPr>
        <w:t>3.4.1</w:t>
      </w:r>
      <w:r>
        <w:rPr>
          <w:rFonts w:eastAsia="宋体"/>
          <w:sz w:val="21"/>
        </w:rPr>
        <w:tab/>
      </w:r>
      <w:r>
        <w:rPr>
          <w:rStyle w:val="style85"/>
          <w:rFonts w:ascii="Times New Roman" w:hAnsi="Times New Roman" w:hint="eastAsia"/>
        </w:rPr>
        <w:t>竞猜链账户管理系统</w:t>
      </w:r>
      <w:r>
        <w:tab/>
      </w:r>
      <w:r>
        <w:rPr/>
        <w:fldChar w:fldCharType="begin"/>
      </w:r>
      <w:r>
        <w:instrText xml:space="preserve"> PAGEREF _Toc516490147 \h </w:instrText>
      </w:r>
      <w:r>
        <w:rPr/>
        <w:fldChar w:fldCharType="separate"/>
      </w:r>
      <w:r>
        <w:t>24</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"_Toc516490148" </w:instrText>
      </w:r>
      <w:r>
        <w:rPr/>
        <w:fldChar w:fldCharType="separate"/>
      </w:r>
      <w:r>
        <w:rPr>
          <w:rStyle w:val="style85"/>
        </w:rPr>
        <w:t>3.4.2</w:t>
      </w:r>
      <w:r>
        <w:rPr>
          <w:rFonts w:eastAsia="宋体"/>
          <w:sz w:val="21"/>
        </w:rPr>
        <w:tab/>
      </w:r>
      <w:r>
        <w:rPr>
          <w:rStyle w:val="style85"/>
          <w:rFonts w:hint="eastAsia"/>
        </w:rPr>
        <w:t>竞猜数据管理系统</w:t>
      </w:r>
      <w:r>
        <w:tab/>
      </w:r>
      <w:r>
        <w:rPr/>
        <w:fldChar w:fldCharType="begin"/>
      </w:r>
      <w:r>
        <w:instrText xml:space="preserve"> PAGEREF _Toc516490148 \h </w:instrText>
      </w:r>
      <w:r>
        <w:rPr/>
        <w:fldChar w:fldCharType="separate"/>
      </w:r>
      <w:r>
        <w:t>26</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"_Toc516490149" </w:instrText>
      </w:r>
      <w:r>
        <w:rPr/>
        <w:fldChar w:fldCharType="separate"/>
      </w:r>
      <w:r>
        <w:rPr>
          <w:rStyle w:val="style85"/>
        </w:rPr>
        <w:t>3.4.3</w:t>
      </w:r>
      <w:r>
        <w:rPr>
          <w:rFonts w:eastAsia="宋体"/>
          <w:sz w:val="21"/>
        </w:rPr>
        <w:tab/>
      </w:r>
      <w:r>
        <w:rPr>
          <w:rStyle w:val="style85"/>
          <w:rFonts w:hint="eastAsia"/>
        </w:rPr>
        <w:t>竞猜链交易处理系统</w:t>
      </w:r>
      <w:r>
        <w:tab/>
      </w:r>
      <w:r>
        <w:rPr/>
        <w:fldChar w:fldCharType="begin"/>
      </w:r>
      <w:r>
        <w:instrText xml:space="preserve"> PAGEREF _Toc516490149 \h </w:instrText>
      </w:r>
      <w:r>
        <w:rPr/>
        <w:fldChar w:fldCharType="separate"/>
      </w:r>
      <w:r>
        <w:t>27</w:t>
      </w:r>
      <w:r>
        <w:rPr/>
        <w:fldChar w:fldCharType="end"/>
      </w:r>
      <w:r>
        <w:rPr/>
        <w:fldChar w:fldCharType="end"/>
      </w:r>
    </w:p>
    <w:p>
      <w:pPr>
        <w:pStyle w:val="style21"/>
        <w:tabs>
          <w:tab w:val="left" w:leader="none" w:pos="2076"/>
          <w:tab w:val="right" w:leader="dot" w:pos="8296"/>
        </w:tabs>
        <w:ind w:left="960" w:firstLine="480"/>
        <w:rPr>
          <w:rFonts w:eastAsia="宋体"/>
          <w:sz w:val="21"/>
        </w:rPr>
      </w:pPr>
      <w:r>
        <w:rPr/>
        <w:fldChar w:fldCharType="begin"/>
      </w:r>
      <w:r>
        <w:instrText xml:space="preserve"> HYPERLINK \l "_Toc516490150" </w:instrText>
      </w:r>
      <w:r>
        <w:rPr/>
        <w:fldChar w:fldCharType="separate"/>
      </w:r>
      <w:r>
        <w:rPr>
          <w:rStyle w:val="style85"/>
        </w:rPr>
        <w:t>3.4.4</w:t>
      </w:r>
      <w:r>
        <w:rPr>
          <w:rFonts w:eastAsia="宋体"/>
          <w:sz w:val="21"/>
        </w:rPr>
        <w:tab/>
      </w:r>
      <w:r>
        <w:rPr>
          <w:rStyle w:val="style85"/>
          <w:rFonts w:hint="eastAsia"/>
        </w:rPr>
        <w:t>竞猜链其他辅助工具</w:t>
      </w:r>
      <w:r>
        <w:tab/>
      </w:r>
      <w:r>
        <w:rPr/>
        <w:fldChar w:fldCharType="begin"/>
      </w:r>
      <w:r>
        <w:instrText xml:space="preserve"> PAGEREF _Toc516490150 \h </w:instrText>
      </w:r>
      <w:r>
        <w:rPr/>
        <w:fldChar w:fldCharType="separate"/>
      </w:r>
      <w:r>
        <w:t>27</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"_Toc516490151" </w:instrText>
      </w:r>
      <w:r>
        <w:rPr/>
        <w:fldChar w:fldCharType="separate"/>
      </w:r>
      <w:r>
        <w:rPr>
          <w:rStyle w:val="style85"/>
          <w:rFonts w:hint="eastAsia"/>
        </w:rPr>
        <w:t>第四章</w:t>
      </w:r>
      <w:r>
        <w:rPr>
          <w:rFonts w:eastAsia="宋体"/>
          <w:sz w:val="21"/>
        </w:rPr>
        <w:tab/>
      </w:r>
      <w:r>
        <w:rPr>
          <w:rStyle w:val="style85"/>
          <w:rFonts w:hint="eastAsia"/>
        </w:rPr>
        <w:t>竞猜链关键技术</w:t>
      </w:r>
      <w:r>
        <w:tab/>
      </w:r>
      <w:r>
        <w:rPr/>
        <w:fldChar w:fldCharType="begin"/>
      </w:r>
      <w:r>
        <w:instrText xml:space="preserve"> PAGEREF _Toc516490151 \h </w:instrText>
      </w:r>
      <w:r>
        <w:rPr/>
        <w:fldChar w:fldCharType="separate"/>
      </w:r>
      <w:r>
        <w:t>29</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"_Toc516490153" </w:instrText>
      </w:r>
      <w:r>
        <w:rPr/>
        <w:fldChar w:fldCharType="separate"/>
      </w:r>
      <w:r>
        <w:rPr>
          <w:rStyle w:val="style85"/>
          <w14:scene3d xmlns:w14="http://schemas.microsoft.com/office/word/2010/wordml">
            <w14:camera w14:prst="orthographicFront"/>
            <w14:lightRig w14:rig="threePt" w14:dir="t">
              <w14:rot w14:lat="0" w14:lon="0" w14:rev="0"/>
            </w14:lightRig>
          </w14:scene3d>
        </w:rPr>
        <w:t>4.1</w:t>
      </w:r>
      <w:r>
        <w:rPr>
          <w:rFonts w:eastAsia="宋体"/>
          <w:sz w:val="21"/>
        </w:rPr>
        <w:tab/>
      </w:r>
      <w:r>
        <w:rPr>
          <w:rStyle w:val="style85"/>
          <w:rFonts w:hint="eastAsia"/>
        </w:rPr>
        <w:t>竞猜链技术简述</w:t>
      </w:r>
      <w:r>
        <w:tab/>
      </w:r>
      <w:r>
        <w:rPr/>
        <w:fldChar w:fldCharType="begin"/>
      </w:r>
      <w:r>
        <w:instrText xml:space="preserve"> PAGEREF _Toc516490153 \h </w:instrText>
      </w:r>
      <w:r>
        <w:rPr/>
        <w:fldChar w:fldCharType="separate"/>
      </w:r>
      <w:r>
        <w:t>29</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"_Toc516490154" </w:instrText>
      </w:r>
      <w:r>
        <w:rPr/>
        <w:fldChar w:fldCharType="separate"/>
      </w:r>
      <w:r>
        <w:rPr>
          <w:rStyle w:val="style85"/>
          <w14:scene3d xmlns:w14="http://schemas.microsoft.com/office/word/2010/wordml">
            <w14:camera w14:prst="orthographicFront"/>
            <w14:lightRig w14:rig="threePt" w14:dir="t">
              <w14:rot w14:lat="0" w14:lon="0" w14:rev="0"/>
            </w14:lightRig>
          </w14:scene3d>
        </w:rPr>
        <w:t>4.2</w:t>
      </w:r>
      <w:r>
        <w:rPr>
          <w:rFonts w:eastAsia="宋体"/>
          <w:sz w:val="21"/>
        </w:rPr>
        <w:tab/>
      </w:r>
      <w:r>
        <w:rPr>
          <w:rStyle w:val="style85"/>
          <w:rFonts w:hint="eastAsia"/>
        </w:rPr>
        <w:t>以太坊核心技术</w:t>
      </w:r>
      <w:r>
        <w:tab/>
      </w:r>
      <w:r>
        <w:rPr/>
        <w:fldChar w:fldCharType="begin"/>
      </w:r>
      <w:r>
        <w:instrText xml:space="preserve"> PAGEREF _Toc516490154 \h </w:instrText>
      </w:r>
      <w:r>
        <w:rPr/>
        <w:fldChar w:fldCharType="separate"/>
      </w:r>
      <w:r>
        <w:t>31</w:t>
      </w:r>
      <w:r>
        <w:rPr/>
        <w:fldChar w:fldCharType="end"/>
      </w:r>
      <w:r>
        <w:rPr/>
        <w:fldChar w:fldCharType="end"/>
      </w:r>
    </w:p>
    <w:p>
      <w:pPr>
        <w:pStyle w:val="style21"/>
        <w:tabs>
          <w:tab w:val="left" w:leader="none" w:pos="2016"/>
          <w:tab w:val="right" w:leader="dot" w:pos="8296"/>
        </w:tabs>
        <w:ind w:left="960" w:firstLine="480"/>
        <w:rPr>
          <w:rFonts w:eastAsia="宋体"/>
          <w:sz w:val="21"/>
        </w:rPr>
      </w:pPr>
      <w:r>
        <w:rPr/>
        <w:fldChar w:fldCharType="begin"/>
      </w:r>
      <w:r>
        <w:instrText xml:space="preserve"> HYPERLINK \l "_Toc516490155" </w:instrText>
      </w:r>
      <w:r>
        <w:rPr/>
        <w:fldChar w:fldCharType="separate"/>
      </w:r>
      <w:r>
        <w:rPr>
          <w:rStyle w:val="style85"/>
        </w:rPr>
        <w:t>4.2.1</w:t>
      </w:r>
      <w:r>
        <w:rPr>
          <w:rFonts w:eastAsia="宋体"/>
          <w:sz w:val="21"/>
        </w:rPr>
        <w:tab/>
      </w:r>
      <w:r>
        <w:rPr>
          <w:rStyle w:val="style85"/>
        </w:rPr>
        <w:t>ERC20</w:t>
      </w:r>
      <w:r>
        <w:rPr>
          <w:rStyle w:val="style85"/>
          <w:rFonts w:hint="eastAsia"/>
        </w:rPr>
        <w:t>代币合约</w:t>
      </w:r>
      <w:r>
        <w:tab/>
      </w:r>
      <w:r>
        <w:rPr/>
        <w:fldChar w:fldCharType="begin"/>
      </w:r>
      <w:r>
        <w:instrText xml:space="preserve"> PAGEREF _Toc516490155 \h </w:instrText>
      </w:r>
      <w:r>
        <w:rPr/>
        <w:fldChar w:fldCharType="separate"/>
      </w:r>
      <w:r>
        <w:t>31</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"_Toc516490156" </w:instrText>
      </w:r>
      <w:r>
        <w:rPr/>
        <w:fldChar w:fldCharType="separate"/>
      </w:r>
      <w:r>
        <w:rPr>
          <w:rStyle w:val="style85"/>
          <w:rFonts w:ascii="Times New Roman" w:hAnsi="Times New Roman"/>
        </w:rPr>
        <w:t>4.2.2</w:t>
      </w:r>
      <w:r>
        <w:rPr>
          <w:rFonts w:eastAsia="宋体"/>
          <w:sz w:val="21"/>
        </w:rPr>
        <w:tab/>
      </w:r>
      <w:r>
        <w:rPr>
          <w:rStyle w:val="style85"/>
          <w:rFonts w:ascii="Times New Roman" w:hAnsi="Times New Roman" w:hint="eastAsia"/>
        </w:rPr>
        <w:t>智能合约引擎</w:t>
      </w:r>
      <w:r>
        <w:tab/>
      </w:r>
      <w:r>
        <w:rPr/>
        <w:fldChar w:fldCharType="begin"/>
      </w:r>
      <w:r>
        <w:instrText xml:space="preserve"> PAGEREF _Toc516490156 \h </w:instrText>
      </w:r>
      <w:r>
        <w:rPr/>
        <w:fldChar w:fldCharType="separate"/>
      </w:r>
      <w:r>
        <w:t>32</w:t>
      </w:r>
      <w:r>
        <w:rPr/>
        <w:fldChar w:fldCharType="end"/>
      </w:r>
      <w:r>
        <w:rPr/>
        <w:fldChar w:fldCharType="end"/>
      </w:r>
    </w:p>
    <w:p>
      <w:pPr>
        <w:pStyle w:val="style21"/>
        <w:tabs>
          <w:tab w:val="left" w:leader="none" w:pos="2010"/>
          <w:tab w:val="right" w:leader="dot" w:pos="8296"/>
        </w:tabs>
        <w:ind w:left="960" w:firstLine="480"/>
        <w:rPr>
          <w:rFonts w:eastAsia="宋体"/>
          <w:sz w:val="21"/>
        </w:rPr>
      </w:pPr>
      <w:r>
        <w:rPr/>
        <w:fldChar w:fldCharType="begin"/>
      </w:r>
      <w:r>
        <w:instrText xml:space="preserve"> HYPERLINK \l "_Toc516490157" </w:instrText>
      </w:r>
      <w:r>
        <w:rPr/>
        <w:fldChar w:fldCharType="separate"/>
      </w:r>
      <w:r>
        <w:rPr>
          <w:rStyle w:val="style85"/>
          <w:rFonts w:ascii="Times New Roman" w:hAnsi="Times New Roman"/>
        </w:rPr>
        <w:t>4.2.3</w:t>
      </w:r>
      <w:r>
        <w:rPr>
          <w:rFonts w:eastAsia="宋体"/>
          <w:sz w:val="21"/>
        </w:rPr>
        <w:tab/>
      </w:r>
      <w:r>
        <w:rPr>
          <w:rStyle w:val="style85"/>
          <w:rFonts w:ascii="Times New Roman" w:hAnsi="Times New Roman"/>
        </w:rPr>
        <w:t>ERC721</w:t>
      </w:r>
      <w:r>
        <w:rPr>
          <w:rStyle w:val="style85"/>
          <w:rFonts w:ascii="Times New Roman" w:hAnsi="Times New Roman" w:hint="eastAsia"/>
        </w:rPr>
        <w:t>代币合约</w:t>
      </w:r>
      <w:r>
        <w:tab/>
      </w:r>
      <w:r>
        <w:rPr/>
        <w:fldChar w:fldCharType="begin"/>
      </w:r>
      <w:r>
        <w:instrText xml:space="preserve"> PAGEREF _Toc516490157 \h </w:instrText>
      </w:r>
      <w:r>
        <w:rPr/>
        <w:fldChar w:fldCharType="separate"/>
      </w:r>
      <w:r>
        <w:t>33</w:t>
      </w:r>
      <w:r>
        <w:rPr/>
        <w:fldChar w:fldCharType="end"/>
      </w:r>
      <w:r>
        <w:rPr/>
        <w:fldChar w:fldCharType="end"/>
      </w:r>
    </w:p>
    <w:p>
      <w:pPr>
        <w:pStyle w:val="style20"/>
        <w:tabs>
          <w:tab w:val="left" w:leader="none" w:pos="1260"/>
          <w:tab w:val="right" w:leader="dot" w:pos="8296"/>
        </w:tabs>
        <w:ind w:firstLine="480"/>
        <w:rPr>
          <w:rFonts w:eastAsia="宋体"/>
          <w:sz w:val="21"/>
        </w:rPr>
      </w:pPr>
      <w:r>
        <w:rPr/>
        <w:fldChar w:fldCharType="begin"/>
      </w:r>
      <w:r>
        <w:instrText xml:space="preserve"> HYPERLINK \l "_Toc516490158" </w:instrText>
      </w:r>
      <w:r>
        <w:rPr/>
        <w:fldChar w:fldCharType="separate"/>
      </w:r>
      <w:r>
        <w:rPr>
          <w:rStyle w:val="style85"/>
          <w14:scene3d xmlns:w14="http://schemas.microsoft.com/office/word/2010/wordml">
            <w14:camera w14:prst="orthographicFront"/>
            <w14:lightRig w14:rig="threePt" w14:dir="t">
              <w14:rot w14:lat="0" w14:lon="0" w14:rev="0"/>
            </w14:lightRig>
          </w14:scene3d>
        </w:rPr>
        <w:t>4.3</w:t>
      </w:r>
      <w:r>
        <w:rPr>
          <w:rFonts w:eastAsia="宋体"/>
          <w:sz w:val="21"/>
        </w:rPr>
        <w:tab/>
      </w:r>
      <w:r>
        <w:rPr>
          <w:rStyle w:val="style85"/>
        </w:rPr>
        <w:t>Randao</w:t>
      </w:r>
      <w:r>
        <w:rPr>
          <w:rStyle w:val="style85"/>
          <w:rFonts w:hint="eastAsia"/>
        </w:rPr>
        <w:t>技术与随机数生成</w:t>
      </w:r>
      <w:r>
        <w:tab/>
      </w:r>
      <w:r>
        <w:rPr/>
        <w:fldChar w:fldCharType="begin"/>
      </w:r>
      <w:r>
        <w:instrText xml:space="preserve"> PAGEREF _Toc516490158 \h </w:instrText>
      </w:r>
      <w:r>
        <w:rPr/>
        <w:fldChar w:fldCharType="separate"/>
      </w:r>
      <w:r>
        <w:t>34</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"_Toc516490159" </w:instrText>
      </w:r>
      <w:r>
        <w:rPr/>
        <w:fldChar w:fldCharType="separate"/>
      </w:r>
      <w:r>
        <w:rPr>
          <w:rStyle w:val="style85"/>
          <w14:scene3d xmlns:w14="http://schemas.microsoft.com/office/word/2010/wordml">
            <w14:camera w14:prst="orthographicFront"/>
            <w14:lightRig w14:rig="threePt" w14:dir="t">
              <w14:rot w14:lat="0" w14:lon="0" w14:rev="0"/>
            </w14:lightRig>
          </w14:scene3d>
        </w:rPr>
        <w:t>4.4</w:t>
      </w:r>
      <w:r>
        <w:rPr>
          <w:rFonts w:eastAsia="宋体"/>
          <w:sz w:val="21"/>
        </w:rPr>
        <w:tab/>
      </w:r>
      <w:r>
        <w:rPr>
          <w:rStyle w:val="style85"/>
          <w:rFonts w:hint="eastAsia"/>
        </w:rPr>
        <w:t>区块链其他核心技术</w:t>
      </w:r>
      <w:r>
        <w:tab/>
      </w:r>
      <w:r>
        <w:rPr/>
        <w:fldChar w:fldCharType="begin"/>
      </w:r>
      <w:r>
        <w:instrText xml:space="preserve"> PAGEREF _Toc516490159 \h </w:instrText>
      </w:r>
      <w:r>
        <w:rPr/>
        <w:fldChar w:fldCharType="separate"/>
      </w:r>
      <w:r>
        <w:t>36</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"_Toc516490160" </w:instrText>
      </w:r>
      <w:r>
        <w:rPr/>
        <w:fldChar w:fldCharType="separate"/>
      </w:r>
      <w:r>
        <w:rPr>
          <w:rStyle w:val="style85"/>
          <w:rFonts w:ascii="Times New Roman" w:hAnsi="Times New Roman"/>
          <w:lang w:val="en-CA"/>
        </w:rPr>
        <w:t>4.4.1</w:t>
      </w:r>
      <w:r>
        <w:rPr>
          <w:rFonts w:eastAsia="宋体"/>
          <w:sz w:val="21"/>
        </w:rPr>
        <w:tab/>
      </w:r>
      <w:r>
        <w:rPr>
          <w:rStyle w:val="style85"/>
          <w:rFonts w:ascii="Times New Roman" w:hAnsi="Times New Roman" w:hint="eastAsia"/>
          <w:lang w:val="en-CA"/>
        </w:rPr>
        <w:t>分布式记账</w:t>
      </w:r>
      <w:r>
        <w:tab/>
      </w:r>
      <w:r>
        <w:rPr/>
        <w:fldChar w:fldCharType="begin"/>
      </w:r>
      <w:r>
        <w:instrText xml:space="preserve"> PAGEREF _Toc516490160 \h </w:instrText>
      </w:r>
      <w:r>
        <w:rPr/>
        <w:fldChar w:fldCharType="separate"/>
      </w:r>
      <w:r>
        <w:t>36</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"_Toc516490161" </w:instrText>
      </w:r>
      <w:r>
        <w:rPr/>
        <w:fldChar w:fldCharType="separate"/>
      </w:r>
      <w:r>
        <w:rPr>
          <w:rStyle w:val="style85"/>
          <w:rFonts w:ascii="Times New Roman" w:hAnsi="Times New Roman"/>
          <w:lang w:val="en-CA"/>
        </w:rPr>
        <w:t>4.4.2</w:t>
      </w:r>
      <w:r>
        <w:rPr>
          <w:rFonts w:eastAsia="宋体"/>
          <w:sz w:val="21"/>
        </w:rPr>
        <w:tab/>
      </w:r>
      <w:r>
        <w:rPr>
          <w:rStyle w:val="style85"/>
          <w:rFonts w:ascii="Times New Roman" w:hAnsi="Times New Roman" w:hint="eastAsia"/>
          <w:lang w:val="en-CA"/>
        </w:rPr>
        <w:t>非对称加密技术</w:t>
      </w:r>
      <w:r>
        <w:tab/>
      </w:r>
      <w:r>
        <w:rPr/>
        <w:fldChar w:fldCharType="begin"/>
      </w:r>
      <w:r>
        <w:instrText xml:space="preserve"> PAGEREF _Toc516490161 \h </w:instrText>
      </w:r>
      <w:r>
        <w:rPr/>
        <w:fldChar w:fldCharType="separate"/>
      </w:r>
      <w:r>
        <w:t>37</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"_Toc516490162" </w:instrText>
      </w:r>
      <w:r>
        <w:rPr/>
        <w:fldChar w:fldCharType="separate"/>
      </w:r>
      <w:r>
        <w:rPr>
          <w:rStyle w:val="style85"/>
          <w:rFonts w:ascii="Times New Roman" w:hAnsi="Times New Roman"/>
          <w:lang w:val="en-CA"/>
        </w:rPr>
        <w:t>4.4.3</w:t>
      </w:r>
      <w:r>
        <w:rPr>
          <w:rFonts w:eastAsia="宋体"/>
          <w:sz w:val="21"/>
        </w:rPr>
        <w:tab/>
      </w:r>
      <w:r>
        <w:rPr>
          <w:rStyle w:val="style85"/>
          <w:rFonts w:ascii="Times New Roman" w:hAnsi="Times New Roman" w:hint="eastAsia"/>
          <w:lang w:val="en-CA"/>
        </w:rPr>
        <w:t>哈希算法与数字签名</w:t>
      </w:r>
      <w:r>
        <w:tab/>
      </w:r>
      <w:r>
        <w:rPr/>
        <w:fldChar w:fldCharType="begin"/>
      </w:r>
      <w:r>
        <w:instrText xml:space="preserve"> PAGEREF _Toc516490162 \h </w:instrText>
      </w:r>
      <w:r>
        <w:rPr/>
        <w:fldChar w:fldCharType="separate"/>
      </w:r>
      <w:r>
        <w:t>38</w:t>
      </w:r>
      <w:r>
        <w:rPr/>
        <w:fldChar w:fldCharType="end"/>
      </w:r>
      <w:r>
        <w:rPr/>
        <w:fldChar w:fldCharType="end"/>
      </w:r>
    </w:p>
    <w:p>
      <w:pPr>
        <w:pStyle w:val="style21"/>
        <w:tabs>
          <w:tab w:val="left" w:leader="none" w:pos="2070"/>
          <w:tab w:val="right" w:leader="dot" w:pos="8296"/>
        </w:tabs>
        <w:ind w:left="960" w:firstLine="480"/>
        <w:rPr>
          <w:rFonts w:eastAsia="宋体"/>
          <w:sz w:val="21"/>
        </w:rPr>
      </w:pPr>
      <w:r>
        <w:rPr/>
        <w:fldChar w:fldCharType="begin"/>
      </w:r>
      <w:r>
        <w:instrText xml:space="preserve"> HYPERLINK \l "_Toc516490163" </w:instrText>
      </w:r>
      <w:r>
        <w:rPr/>
        <w:fldChar w:fldCharType="separate"/>
      </w:r>
      <w:r>
        <w:rPr>
          <w:rStyle w:val="style85"/>
          <w:rFonts w:ascii="Times New Roman" w:hAnsi="Times New Roman"/>
          <w:lang w:val="en-CA"/>
        </w:rPr>
        <w:t>4.4.4</w:t>
      </w:r>
      <w:r>
        <w:rPr>
          <w:rFonts w:eastAsia="宋体"/>
          <w:sz w:val="21"/>
        </w:rPr>
        <w:tab/>
      </w:r>
      <w:r>
        <w:rPr>
          <w:rStyle w:val="style85"/>
          <w:rFonts w:ascii="Times New Roman" w:hAnsi="Times New Roman" w:hint="eastAsia"/>
          <w:lang w:val="en-CA"/>
        </w:rPr>
        <w:t>共识机制</w:t>
      </w:r>
      <w:r>
        <w:tab/>
      </w:r>
      <w:r>
        <w:rPr/>
        <w:fldChar w:fldCharType="begin"/>
      </w:r>
      <w:r>
        <w:instrText xml:space="preserve"> PAGEREF _Toc516490163 \h </w:instrText>
      </w:r>
      <w:r>
        <w:rPr/>
        <w:fldChar w:fldCharType="separate"/>
      </w:r>
      <w:r>
        <w:t>40</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"_Toc516490164" </w:instrText>
      </w:r>
      <w:r>
        <w:rPr/>
        <w:fldChar w:fldCharType="separate"/>
      </w:r>
      <w:r>
        <w:rPr>
          <w:rStyle w:val="style85"/>
          <w:rFonts w:hint="eastAsia"/>
        </w:rPr>
        <w:t>第五章</w:t>
      </w:r>
      <w:r>
        <w:rPr>
          <w:rFonts w:eastAsia="宋体"/>
          <w:sz w:val="21"/>
        </w:rPr>
        <w:tab/>
      </w:r>
      <w:r>
        <w:rPr>
          <w:rStyle w:val="style85"/>
          <w:rFonts w:hint="eastAsia"/>
        </w:rPr>
        <w:t>扩展性</w:t>
      </w:r>
      <w:r>
        <w:tab/>
      </w:r>
      <w:r>
        <w:rPr/>
        <w:fldChar w:fldCharType="begin"/>
      </w:r>
      <w:r>
        <w:instrText xml:space="preserve"> PAGEREF _Toc516490164 \h </w:instrText>
      </w:r>
      <w:r>
        <w:rPr/>
        <w:fldChar w:fldCharType="separate"/>
      </w:r>
      <w:r>
        <w:t>41</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"_Toc516490166" </w:instrText>
      </w:r>
      <w:r>
        <w:rPr/>
        <w:fldChar w:fldCharType="separate"/>
      </w:r>
      <w:r>
        <w:rPr>
          <w:rStyle w:val="style85"/>
          <w14:scene3d xmlns:w14="http://schemas.microsoft.com/office/word/2010/wordml">
            <w14:camera w14:prst="orthographicFront"/>
            <w14:lightRig w14:rig="threePt" w14:dir="t">
              <w14:rot w14:lat="0" w14:lon="0" w14:rev="0"/>
            </w14:lightRig>
          </w14:scene3d>
        </w:rPr>
        <w:t>5.1</w:t>
      </w:r>
      <w:r>
        <w:rPr>
          <w:rFonts w:eastAsia="宋体"/>
          <w:sz w:val="21"/>
        </w:rPr>
        <w:tab/>
      </w:r>
      <w:r>
        <w:rPr>
          <w:rStyle w:val="style85"/>
          <w:rFonts w:hint="eastAsia"/>
        </w:rPr>
        <w:t>预言机（</w:t>
      </w:r>
      <w:r>
        <w:rPr>
          <w:rStyle w:val="style85"/>
        </w:rPr>
        <w:t>Oracle</w:t>
      </w:r>
      <w:r>
        <w:rPr>
          <w:rStyle w:val="style85"/>
          <w:rFonts w:hint="eastAsia"/>
        </w:rPr>
        <w:t>）与预测市场</w:t>
      </w:r>
      <w:r>
        <w:tab/>
      </w:r>
      <w:r>
        <w:rPr/>
        <w:fldChar w:fldCharType="begin"/>
      </w:r>
      <w:r>
        <w:instrText xml:space="preserve"> PAGEREF _Toc516490166 \h </w:instrText>
      </w:r>
      <w:r>
        <w:rPr/>
        <w:fldChar w:fldCharType="separate"/>
      </w:r>
      <w:r>
        <w:t>41</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"_Toc516490167" </w:instrText>
      </w:r>
      <w:r>
        <w:rPr/>
        <w:fldChar w:fldCharType="separate"/>
      </w:r>
      <w:r>
        <w:rPr>
          <w:rStyle w:val="style85"/>
          <w14:scene3d xmlns:w14="http://schemas.microsoft.com/office/word/2010/wordml">
            <w14:camera w14:prst="orthographicFront"/>
            <w14:lightRig w14:rig="threePt" w14:dir="t">
              <w14:rot w14:lat="0" w14:lon="0" w14:rev="0"/>
            </w14:lightRig>
          </w14:scene3d>
        </w:rPr>
        <w:t>5.2</w:t>
      </w:r>
      <w:r>
        <w:rPr>
          <w:rFonts w:eastAsia="宋体"/>
          <w:sz w:val="21"/>
        </w:rPr>
        <w:tab/>
      </w:r>
      <w:r>
        <w:rPr>
          <w:rStyle w:val="style85"/>
          <w:rFonts w:hint="eastAsia"/>
        </w:rPr>
        <w:t>以太坊技术的未来可扩展性</w:t>
      </w:r>
      <w:r>
        <w:tab/>
      </w:r>
      <w:r>
        <w:rPr/>
        <w:fldChar w:fldCharType="begin"/>
      </w:r>
      <w:r>
        <w:instrText xml:space="preserve"> PAGEREF _Toc516490167 \h </w:instrText>
      </w:r>
      <w:r>
        <w:rPr/>
        <w:fldChar w:fldCharType="separate"/>
      </w:r>
      <w:r>
        <w:t>43</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"_Toc516490168" </w:instrText>
      </w:r>
      <w:r>
        <w:rPr/>
        <w:fldChar w:fldCharType="separate"/>
      </w:r>
      <w:r>
        <w:rPr>
          <w:rStyle w:val="style85"/>
          <w14:scene3d xmlns:w14="http://schemas.microsoft.com/office/word/2010/wordml">
            <w14:camera w14:prst="orthographicFront"/>
            <w14:lightRig w14:rig="threePt" w14:dir="t">
              <w14:rot w14:lat="0" w14:lon="0" w14:rev="0"/>
            </w14:lightRig>
          </w14:scene3d>
        </w:rPr>
        <w:t>5.3</w:t>
      </w:r>
      <w:r>
        <w:rPr>
          <w:rFonts w:eastAsia="宋体"/>
          <w:sz w:val="21"/>
        </w:rPr>
        <w:tab/>
      </w:r>
      <w:r>
        <w:rPr>
          <w:rStyle w:val="style85"/>
          <w:rFonts w:hint="eastAsia"/>
        </w:rPr>
        <w:t>应用场景</w:t>
      </w:r>
      <w:r>
        <w:tab/>
      </w:r>
      <w:r>
        <w:rPr/>
        <w:fldChar w:fldCharType="begin"/>
      </w:r>
      <w:r>
        <w:instrText xml:space="preserve"> PAGEREF _Toc516490168 \h </w:instrText>
      </w:r>
      <w:r>
        <w:rPr/>
        <w:fldChar w:fldCharType="separate"/>
      </w:r>
      <w:r>
        <w:t>44</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"_Toc516490169" </w:instrText>
      </w:r>
      <w:r>
        <w:rPr/>
        <w:fldChar w:fldCharType="separate"/>
      </w:r>
      <w:r>
        <w:rPr>
          <w:rStyle w:val="style85"/>
          <w14:scene3d xmlns:w14="http://schemas.microsoft.com/office/word/2010/wordml">
            <w14:camera w14:prst="orthographicFront"/>
            <w14:lightRig w14:rig="threePt" w14:dir="t">
              <w14:rot w14:lat="0" w14:lon="0" w14:rev="0"/>
            </w14:lightRig>
          </w14:scene3d>
        </w:rPr>
        <w:t>5.4</w:t>
      </w:r>
      <w:r>
        <w:rPr>
          <w:rFonts w:eastAsia="宋体"/>
          <w:sz w:val="21"/>
        </w:rPr>
        <w:tab/>
      </w:r>
      <w:r>
        <w:rPr>
          <w:rStyle w:val="style85"/>
          <w:rFonts w:hint="eastAsia"/>
        </w:rPr>
        <w:t>跨链钱包</w:t>
      </w:r>
      <w:r>
        <w:tab/>
      </w:r>
      <w:r>
        <w:rPr/>
        <w:fldChar w:fldCharType="begin"/>
      </w:r>
      <w:r>
        <w:instrText xml:space="preserve"> PAGEREF _Toc516490169 \h </w:instrText>
      </w:r>
      <w:r>
        <w:rPr/>
        <w:fldChar w:fldCharType="separate"/>
      </w:r>
      <w:r>
        <w:t>46</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"_Toc516490170" </w:instrText>
      </w:r>
      <w:r>
        <w:rPr/>
        <w:fldChar w:fldCharType="separate"/>
      </w:r>
      <w:r>
        <w:rPr>
          <w:rStyle w:val="style85"/>
          <w:rFonts w:hint="eastAsia"/>
        </w:rPr>
        <w:t>第六章</w:t>
      </w:r>
      <w:r>
        <w:rPr>
          <w:rFonts w:eastAsia="宋体"/>
          <w:sz w:val="21"/>
        </w:rPr>
        <w:tab/>
      </w:r>
      <w:r>
        <w:rPr>
          <w:rStyle w:val="style85"/>
          <w:rFonts w:hint="eastAsia"/>
        </w:rPr>
        <w:t>通证机制</w:t>
      </w:r>
      <w:r>
        <w:tab/>
      </w:r>
      <w:r>
        <w:rPr/>
        <w:fldChar w:fldCharType="begin"/>
      </w:r>
      <w:r>
        <w:instrText xml:space="preserve"> PAGEREF _Toc516490170 \h </w:instrText>
      </w:r>
      <w:r>
        <w:rPr/>
        <w:fldChar w:fldCharType="separate"/>
      </w:r>
      <w:r>
        <w:t>46</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"_Toc516490172" </w:instrText>
      </w:r>
      <w:r>
        <w:rPr/>
        <w:fldChar w:fldCharType="separate"/>
      </w:r>
      <w:r>
        <w:rPr>
          <w:rStyle w:val="style85"/>
          <w14:scene3d xmlns:w14="http://schemas.microsoft.com/office/word/2010/wordml">
            <w14:camera w14:prst="orthographicFront"/>
            <w14:lightRig w14:rig="threePt" w14:dir="t">
              <w14:rot w14:lat="0" w14:lon="0" w14:rev="0"/>
            </w14:lightRig>
          </w14:scene3d>
        </w:rPr>
        <w:t>6.1</w:t>
      </w:r>
      <w:r>
        <w:rPr>
          <w:rFonts w:eastAsia="宋体"/>
          <w:sz w:val="21"/>
        </w:rPr>
        <w:tab/>
      </w:r>
      <w:r>
        <w:rPr>
          <w:rStyle w:val="style85"/>
          <w:rFonts w:hint="eastAsia"/>
        </w:rPr>
        <w:t>竞猜链的双</w:t>
      </w:r>
      <w:r>
        <w:rPr>
          <w:rStyle w:val="style85"/>
        </w:rPr>
        <w:t>Token</w:t>
      </w:r>
      <w:r>
        <w:rPr>
          <w:rStyle w:val="style85"/>
          <w:rFonts w:hint="eastAsia"/>
        </w:rPr>
        <w:t>经济模型</w:t>
      </w:r>
      <w:r>
        <w:tab/>
      </w:r>
      <w:r>
        <w:rPr/>
        <w:fldChar w:fldCharType="begin"/>
      </w:r>
      <w:r>
        <w:instrText xml:space="preserve"> PAGEREF _Toc516490172 \h </w:instrText>
      </w:r>
      <w:r>
        <w:rPr/>
        <w:fldChar w:fldCharType="separate"/>
      </w:r>
      <w:r>
        <w:t>46</w:t>
      </w:r>
      <w:r>
        <w:rPr/>
        <w:fldChar w:fldCharType="end"/>
      </w:r>
      <w:r>
        <w:rPr/>
        <w:fldChar w:fldCharType="end"/>
      </w:r>
    </w:p>
    <w:p>
      <w:pPr>
        <w:pStyle w:val="style20"/>
        <w:tabs>
          <w:tab w:val="left" w:leader="none" w:pos="1260"/>
          <w:tab w:val="right" w:leader="dot" w:pos="8296"/>
        </w:tabs>
        <w:ind w:firstLine="480"/>
        <w:rPr>
          <w:rFonts w:eastAsia="宋体"/>
          <w:sz w:val="21"/>
        </w:rPr>
      </w:pPr>
      <w:r>
        <w:rPr/>
        <w:fldChar w:fldCharType="begin"/>
      </w:r>
      <w:r>
        <w:instrText xml:space="preserve"> HYPERLINK \l "_Toc516490173" </w:instrText>
      </w:r>
      <w:r>
        <w:rPr/>
        <w:fldChar w:fldCharType="separate"/>
      </w:r>
      <w:r>
        <w:rPr>
          <w:rStyle w:val="style85"/>
          <w14:scene3d xmlns:w14="http://schemas.microsoft.com/office/word/2010/wordml">
            <w14:camera w14:prst="orthographicFront"/>
            <w14:lightRig w14:rig="threePt" w14:dir="t">
              <w14:rot w14:lat="0" w14:lon="0" w14:rev="0"/>
            </w14:lightRig>
          </w14:scene3d>
        </w:rPr>
        <w:t>6.2</w:t>
      </w:r>
      <w:r>
        <w:rPr>
          <w:rFonts w:eastAsia="宋体"/>
          <w:sz w:val="21"/>
        </w:rPr>
        <w:tab/>
      </w:r>
      <w:r>
        <w:rPr>
          <w:rStyle w:val="style85"/>
          <w:rFonts w:hint="eastAsia"/>
        </w:rPr>
        <w:t>FGE</w:t>
      </w:r>
      <w:r>
        <w:rPr>
          <w:rStyle w:val="style85"/>
        </w:rPr>
        <w:t xml:space="preserve"> Token</w:t>
      </w:r>
      <w:r>
        <w:tab/>
      </w:r>
      <w:r>
        <w:rPr/>
        <w:fldChar w:fldCharType="begin"/>
      </w:r>
      <w:r>
        <w:instrText xml:space="preserve"> PAGEREF _Toc516490173 \h </w:instrText>
      </w:r>
      <w:r>
        <w:rPr/>
        <w:fldChar w:fldCharType="separate"/>
      </w:r>
      <w:r>
        <w:t>46</w:t>
      </w:r>
      <w:r>
        <w:rPr/>
        <w:fldChar w:fldCharType="end"/>
      </w:r>
      <w:r>
        <w:rPr/>
        <w:fldChar w:fldCharType="end"/>
      </w:r>
    </w:p>
    <w:p>
      <w:pPr>
        <w:pStyle w:val="style20"/>
        <w:tabs>
          <w:tab w:val="left" w:leader="none" w:pos="1260"/>
          <w:tab w:val="right" w:leader="dot" w:pos="8296"/>
        </w:tabs>
        <w:ind w:firstLine="480"/>
        <w:rPr>
          <w:rFonts w:eastAsia="宋体"/>
          <w:sz w:val="21"/>
        </w:rPr>
      </w:pPr>
      <w:r>
        <w:rPr/>
        <w:fldChar w:fldCharType="begin"/>
      </w:r>
      <w:r>
        <w:instrText xml:space="preserve"> HYPERLINK \l "_Toc516490174" </w:instrText>
      </w:r>
      <w:r>
        <w:rPr/>
        <w:fldChar w:fldCharType="separate"/>
      </w:r>
      <w:r>
        <w:rPr>
          <w:rStyle w:val="style85"/>
          <w14:scene3d xmlns:w14="http://schemas.microsoft.com/office/word/2010/wordml">
            <w14:camera w14:prst="orthographicFront"/>
            <w14:lightRig w14:rig="threePt" w14:dir="t">
              <w14:rot w14:lat="0" w14:lon="0" w14:rev="0"/>
            </w14:lightRig>
          </w14:scene3d>
        </w:rPr>
        <w:t>6.3</w:t>
      </w:r>
      <w:r>
        <w:rPr>
          <w:rFonts w:eastAsia="宋体"/>
          <w:sz w:val="21"/>
        </w:rPr>
        <w:tab/>
      </w:r>
      <w:r>
        <w:rPr>
          <w:rStyle w:val="style85"/>
          <w:rFonts w:hint="eastAsia"/>
        </w:rPr>
        <w:t>FGC</w:t>
      </w:r>
      <w:r>
        <w:rPr>
          <w:rStyle w:val="style85"/>
        </w:rPr>
        <w:t xml:space="preserve"> Token</w:t>
      </w:r>
      <w:r>
        <w:tab/>
      </w:r>
      <w:r>
        <w:rPr/>
        <w:fldChar w:fldCharType="begin"/>
      </w:r>
      <w:r>
        <w:instrText xml:space="preserve"> PAGEREF _Toc516490174 \h </w:instrText>
      </w:r>
      <w:r>
        <w:rPr/>
        <w:fldChar w:fldCharType="separate"/>
      </w:r>
      <w:r>
        <w:t>47</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"_Toc516490175" </w:instrText>
      </w:r>
      <w:r>
        <w:rPr/>
        <w:fldChar w:fldCharType="separate"/>
      </w:r>
      <w:r>
        <w:rPr>
          <w:rStyle w:val="style85"/>
          <w:rFonts w:hint="eastAsia"/>
        </w:rPr>
        <w:t>第七章</w:t>
      </w:r>
      <w:r>
        <w:rPr>
          <w:rFonts w:eastAsia="宋体"/>
          <w:sz w:val="21"/>
        </w:rPr>
        <w:tab/>
      </w:r>
      <w:r>
        <w:rPr>
          <w:rStyle w:val="style85"/>
          <w:rFonts w:hint="eastAsia"/>
        </w:rPr>
        <w:t>社群组织</w:t>
      </w:r>
      <w:r>
        <w:tab/>
      </w:r>
      <w:r>
        <w:rPr/>
        <w:fldChar w:fldCharType="begin"/>
      </w:r>
      <w:r>
        <w:instrText xml:space="preserve"> PAGEREF _Toc516490175 \h </w:instrText>
      </w:r>
      <w:r>
        <w:rPr/>
        <w:fldChar w:fldCharType="separate"/>
      </w:r>
      <w:r>
        <w:t>48</w:t>
      </w:r>
      <w:r>
        <w:rPr/>
        <w:fldChar w:fldCharType="end"/>
      </w:r>
      <w:r>
        <w:rPr/>
        <w:fldChar w:fldCharType="end"/>
      </w:r>
    </w:p>
    <w:p>
      <w:pPr>
        <w:pStyle w:val="style19"/>
        <w:tabs>
          <w:tab w:val="left" w:leader="none" w:pos="1470"/>
          <w:tab w:val="right" w:leader="dot" w:pos="8296"/>
        </w:tabs>
        <w:ind w:firstLine="480"/>
        <w:rPr>
          <w:rFonts w:eastAsia="宋体"/>
          <w:sz w:val="21"/>
        </w:rPr>
      </w:pPr>
      <w:r>
        <w:rPr/>
        <w:fldChar w:fldCharType="begin"/>
      </w:r>
      <w:r>
        <w:instrText xml:space="preserve"> HYPERLINK \l "_Toc516490176" </w:instrText>
      </w:r>
      <w:r>
        <w:rPr/>
        <w:fldChar w:fldCharType="separate"/>
      </w:r>
      <w:r>
        <w:rPr>
          <w:rStyle w:val="style85"/>
          <w:rFonts w:hint="eastAsia"/>
        </w:rPr>
        <w:t>第八章</w:t>
      </w:r>
      <w:r>
        <w:rPr>
          <w:rFonts w:eastAsia="宋体"/>
          <w:sz w:val="21"/>
        </w:rPr>
        <w:tab/>
      </w:r>
      <w:r>
        <w:rPr>
          <w:rStyle w:val="style85"/>
          <w:rFonts w:hint="eastAsia"/>
        </w:rPr>
        <w:t>法律事务和风险声明</w:t>
      </w:r>
      <w:r>
        <w:tab/>
      </w:r>
      <w:r>
        <w:rPr/>
        <w:fldChar w:fldCharType="begin"/>
      </w:r>
      <w:r>
        <w:instrText xml:space="preserve"> PAGEREF _Toc516490176 \h </w:instrText>
      </w:r>
      <w:r>
        <w:rPr/>
        <w:fldChar w:fldCharType="separate"/>
      </w:r>
      <w:r>
        <w:t>48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"_Toc516490179" </w:instrText>
      </w:r>
      <w:r>
        <w:rPr/>
        <w:fldChar w:fldCharType="separate"/>
      </w:r>
      <w:r>
        <w:rPr>
          <w:rStyle w:val="style85"/>
          <w14:scene3d xmlns:w14="http://schemas.microsoft.com/office/word/2010/wordml">
            <w14:camera w14:prst="orthographicFront"/>
            <w14:lightRig w14:rig="threePt" w14:dir="t">
              <w14:rot w14:lat="0" w14:lon="0" w14:rev="0"/>
            </w14:lightRig>
          </w14:scene3d>
        </w:rPr>
        <w:t>8.1</w:t>
      </w:r>
      <w:r>
        <w:rPr>
          <w:rFonts w:eastAsia="宋体"/>
          <w:sz w:val="21"/>
        </w:rPr>
        <w:tab/>
      </w:r>
      <w:r>
        <w:rPr>
          <w:rStyle w:val="style85"/>
          <w:rFonts w:hint="eastAsia"/>
        </w:rPr>
        <w:t>竞猜链项目的法律结构</w:t>
      </w:r>
      <w:r>
        <w:tab/>
      </w:r>
      <w:r>
        <w:rPr/>
        <w:fldChar w:fldCharType="begin"/>
      </w:r>
      <w:r>
        <w:instrText xml:space="preserve"> PAGEREF _Toc516490179 \h </w:instrText>
      </w:r>
      <w:r>
        <w:rPr/>
        <w:fldChar w:fldCharType="separate"/>
      </w:r>
      <w:r>
        <w:t>48</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"_Toc516490180" </w:instrText>
      </w:r>
      <w:r>
        <w:rPr/>
        <w:fldChar w:fldCharType="separate"/>
      </w:r>
      <w:r>
        <w:rPr>
          <w:rStyle w:val="style85"/>
          <w14:scene3d xmlns:w14="http://schemas.microsoft.com/office/word/2010/wordml">
            <w14:camera w14:prst="orthographicFront"/>
            <w14:lightRig w14:rig="threePt" w14:dir="t">
              <w14:rot w14:lat="0" w14:lon="0" w14:rev="0"/>
            </w14:lightRig>
          </w14:scene3d>
        </w:rPr>
        <w:t>8.2</w:t>
      </w:r>
      <w:r>
        <w:rPr>
          <w:rFonts w:eastAsia="宋体"/>
          <w:sz w:val="21"/>
        </w:rPr>
        <w:tab/>
      </w:r>
      <w:r>
        <w:rPr>
          <w:rStyle w:val="style85"/>
          <w:rFonts w:hint="eastAsia"/>
        </w:rPr>
        <w:t>免责声明</w:t>
      </w:r>
      <w:r>
        <w:tab/>
      </w:r>
      <w:r>
        <w:rPr/>
        <w:fldChar w:fldCharType="begin"/>
      </w:r>
      <w:r>
        <w:instrText xml:space="preserve"> PAGEREF _Toc516490180 \h </w:instrText>
      </w:r>
      <w:r>
        <w:rPr/>
        <w:fldChar w:fldCharType="separate"/>
      </w:r>
      <w:r>
        <w:t>49</w:t>
      </w:r>
      <w:r>
        <w:rPr/>
        <w:fldChar w:fldCharType="end"/>
      </w:r>
      <w:r>
        <w:rPr/>
        <w:fldChar w:fldCharType="end"/>
      </w:r>
    </w:p>
    <w:p>
      <w:pPr>
        <w:pStyle w:val="style20"/>
        <w:tabs>
          <w:tab w:val="left" w:leader="none" w:pos="1470"/>
          <w:tab w:val="right" w:leader="dot" w:pos="8296"/>
        </w:tabs>
        <w:ind w:firstLine="480"/>
        <w:rPr>
          <w:rFonts w:eastAsia="宋体"/>
          <w:sz w:val="21"/>
        </w:rPr>
      </w:pPr>
      <w:r>
        <w:rPr/>
        <w:fldChar w:fldCharType="begin"/>
      </w:r>
      <w:r>
        <w:instrText xml:space="preserve"> HYPERLINK \l "_Toc516490181" </w:instrText>
      </w:r>
      <w:r>
        <w:rPr/>
        <w:fldChar w:fldCharType="separate"/>
      </w:r>
      <w:r>
        <w:rPr>
          <w:rStyle w:val="style85"/>
          <w14:scene3d xmlns:w14="http://schemas.microsoft.com/office/word/2010/wordml">
            <w14:camera w14:prst="orthographicFront"/>
            <w14:lightRig w14:rig="threePt" w14:dir="t">
              <w14:rot w14:lat="0" w14:lon="0" w14:rev="0"/>
            </w14:lightRig>
          </w14:scene3d>
        </w:rPr>
        <w:t>8.3</w:t>
      </w:r>
      <w:r>
        <w:rPr>
          <w:rFonts w:eastAsia="宋体"/>
          <w:sz w:val="21"/>
        </w:rPr>
        <w:tab/>
      </w:r>
      <w:r>
        <w:rPr>
          <w:rStyle w:val="style85"/>
          <w:rFonts w:hint="eastAsia"/>
        </w:rPr>
        <w:t>风险声明</w:t>
      </w:r>
      <w:r>
        <w:tab/>
      </w:r>
      <w:r>
        <w:rPr/>
        <w:fldChar w:fldCharType="begin"/>
      </w:r>
      <w:r>
        <w:instrText xml:space="preserve"> PAGEREF _Toc516490181 \h </w:instrText>
      </w:r>
      <w:r>
        <w:rPr/>
        <w:fldChar w:fldCharType="separate"/>
      </w:r>
      <w:r>
        <w:t>50</w:t>
      </w:r>
      <w:r>
        <w:rPr/>
        <w:fldChar w:fldCharType="end"/>
      </w:r>
      <w:r>
        <w:rPr/>
        <w:fldChar w:fldCharType="end"/>
      </w:r>
    </w:p>
    <w:p>
      <w:pPr>
        <w:pStyle w:val="style0"/>
        <w:ind w:firstLine="0" w:firstLineChars="0"/>
        <w:rPr>
          <w:rFonts w:ascii="Times New Roman" w:cs="Times New Roman" w:hAnsi="Times New Roman"/>
          <w:color w:val="000000"/>
          <w:szCs w:val="24"/>
        </w:rPr>
      </w:pPr>
      <w:r>
        <w:rPr>
          <w:rFonts w:ascii="Times New Roman" w:cs="Times New Roman" w:hAnsi="Times New Roman"/>
          <w:color w:val="000000"/>
          <w:szCs w:val="24"/>
        </w:rPr>
        <w:fldChar w:fldCharType="end"/>
      </w:r>
    </w:p>
    <w:bookmarkStart w:id="3" w:name="_Toc516490117"/>
    <w:bookmarkStart w:id="4" w:name="_Toc512595485"/>
    <w:p>
      <w:pPr>
        <w:pStyle w:val="style1"/>
        <w:rPr/>
      </w:pPr>
      <w:r>
        <w:t>执行概要</w:t>
      </w:r>
      <w:bookmarkEnd w:id="3"/>
      <w:r>
        <w:rPr>
          <w:rFonts w:hint="eastAsia"/>
          <w:color w:val="c00000"/>
          <w:lang w:eastAsia="zh-CN"/>
        </w:rPr>
        <w:t>（</w:t>
      </w:r>
      <w:r>
        <w:rPr>
          <w:rFonts w:hint="eastAsia"/>
          <w:color w:val="c00000"/>
          <w:lang w:eastAsia="zh-CN"/>
        </w:rPr>
        <w:t>本章为执行概要，但内容与执行概要无太大关系，是否删除</w:t>
      </w:r>
      <w:r>
        <w:rPr>
          <w:rFonts w:hint="eastAsia"/>
          <w:color w:val="c00000"/>
          <w:lang w:eastAsia="zh-CN"/>
        </w:rPr>
        <w:t>？2.1.1的平台简述反而更接近执行概要</w:t>
      </w:r>
      <w:r>
        <w:rPr>
          <w:rFonts w:hint="eastAsia"/>
          <w:color w:val="c00000"/>
          <w:lang w:eastAsia="zh-CN"/>
        </w:rPr>
        <w:t>）</w:t>
      </w:r>
    </w:p>
    <w:bookmarkStart w:id="5" w:name="_Toc516490118"/>
    <w:p>
      <w:pPr>
        <w:pStyle w:val="style2"/>
        <w:rPr/>
      </w:pPr>
      <w:r>
        <w:t>历史背景</w:t>
      </w:r>
      <w:bookmarkEnd w:id="5"/>
    </w:p>
    <w:p>
      <w:pPr>
        <w:pStyle w:val="style0"/>
        <w:ind w:firstLine="480"/>
        <w:rPr>
          <w:rFonts w:ascii="Times New Roman" w:cs="Times New Roman" w:hAnsi="Times New Roman"/>
          <w:color w:val="000000"/>
        </w:rPr>
      </w:pPr>
      <w:r>
        <w:rPr>
          <w:rFonts w:ascii="Times New Roman" w:cs="Times New Roman" w:hAnsi="Times New Roman"/>
          <w:color w:val="000000"/>
          <w:shd w:val="clear" w:color="auto" w:fill="ffffff"/>
        </w:rPr>
        <w:t>当今，</w:t>
      </w:r>
      <w:r>
        <w:rPr>
          <w:rFonts w:ascii="Times New Roman" w:cs="Times New Roman" w:hAnsi="Times New Roman"/>
          <w:color w:val="000000"/>
          <w:shd w:val="clear" w:color="auto" w:fill="ffffff"/>
        </w:rPr>
        <w:t>“</w:t>
      </w:r>
      <w:r>
        <w:rPr>
          <w:rFonts w:ascii="Times New Roman" w:cs="Times New Roman" w:hAnsi="Times New Roman"/>
          <w:color w:val="000000"/>
          <w:shd w:val="clear" w:color="auto" w:fill="ffffff"/>
        </w:rPr>
        <w:t>区块链</w:t>
      </w:r>
      <w:r>
        <w:rPr>
          <w:rFonts w:ascii="Times New Roman" w:cs="Times New Roman" w:hAnsi="Times New Roman"/>
          <w:color w:val="000000"/>
          <w:shd w:val="clear" w:color="auto" w:fill="ffffff"/>
        </w:rPr>
        <w:t>”</w:t>
      </w:r>
      <w:r>
        <w:rPr>
          <w:rFonts w:ascii="Times New Roman" w:cs="Times New Roman" w:hAnsi="Times New Roman"/>
          <w:color w:val="000000"/>
          <w:shd w:val="clear" w:color="auto" w:fill="ffffff"/>
        </w:rPr>
        <w:t>已成为时下最火的概念。</w:t>
      </w:r>
      <w:r>
        <w:rPr>
          <w:rFonts w:ascii="Times New Roman" w:cs="Times New Roman" w:hAnsi="Times New Roman"/>
          <w:color w:val="000000"/>
        </w:rPr>
        <w:t>现有互联网解决了信息的传递，但无法低成本解决</w:t>
      </w:r>
      <w:r>
        <w:rPr>
          <w:rFonts w:ascii="Times New Roman" w:cs="Times New Roman" w:hAnsi="Times New Roman"/>
          <w:color w:val="000000"/>
        </w:rPr>
        <w:t>“</w:t>
      </w:r>
      <w:r>
        <w:rPr>
          <w:rFonts w:ascii="Times New Roman" w:cs="Times New Roman" w:hAnsi="Times New Roman"/>
          <w:color w:val="000000"/>
        </w:rPr>
        <w:t>信任传递</w:t>
      </w:r>
      <w:r>
        <w:rPr>
          <w:rFonts w:ascii="Times New Roman" w:cs="Times New Roman" w:hAnsi="Times New Roman"/>
          <w:color w:val="000000"/>
        </w:rPr>
        <w:t>”</w:t>
      </w:r>
      <w:r>
        <w:rPr>
          <w:rFonts w:ascii="Times New Roman" w:cs="Times New Roman" w:hAnsi="Times New Roman"/>
          <w:color w:val="000000"/>
        </w:rPr>
        <w:t>问题，而通过区块链现有的互联网应用以及传统行业将逐步被重塑，形成一个多中心的、去中介的、自组织的、共享数据的可信任网络。区块链技术将驱动世界由信息互联网向价值互联网迁移，通过挖掘实体经济的价值将资产数字化，打通行业壁垒释放实体经济的流动性促进经济的飞速发展。</w:t>
      </w:r>
    </w:p>
    <w:p>
      <w:pPr>
        <w:pStyle w:val="style0"/>
        <w:ind w:firstLine="480"/>
        <w:rPr>
          <w:rFonts w:ascii="Times New Roman" w:cs="Times New Roman" w:hAnsi="Times New Roman"/>
          <w:color w:val="000000"/>
        </w:rPr>
      </w:pPr>
      <w:r>
        <w:rPr>
          <w:rFonts w:ascii="Times New Roman" w:cs="Times New Roman" w:hAnsi="Times New Roman"/>
          <w:color w:val="000000"/>
        </w:rPr>
        <w:t>竞猜是人类发明的一种娱乐消遣活动，起初是为了用于公平抽奖，最后逐步演变成集游戏竞猜、双人博弈、福利彩票、娱乐筹资等于一体的行业。竞猜链是一个服务于竞猜场景以现代社会中涉及到竞猜的场景为切入点，包括彩票、体育竞猜、游戏竞猜等等，旨在解决传统竞猜场景</w:t>
      </w:r>
      <w:r>
        <w:rPr>
          <w:rFonts w:ascii="Times New Roman" w:cs="Times New Roman" w:hAnsi="Times New Roman"/>
          <w:color w:val="000000"/>
        </w:rPr>
        <w:t>中过程</w:t>
      </w:r>
      <w:r>
        <w:rPr>
          <w:rFonts w:ascii="Times New Roman" w:cs="Times New Roman" w:hAnsi="Times New Roman"/>
          <w:color w:val="000000"/>
        </w:rPr>
        <w:t>不透明、信息易篡改、中间渠道不可信的争议问题，利用区块链技术服务于公平竞猜、公开竞猜，增加流通效率降低手续费</w:t>
      </w:r>
      <w:r>
        <w:rPr>
          <w:rFonts w:ascii="Times New Roman" w:cs="Times New Roman" w:hAnsi="Times New Roman"/>
          <w:color w:val="000000"/>
        </w:rPr>
        <w:t>率保</w:t>
      </w:r>
      <w:r>
        <w:rPr>
          <w:rFonts w:ascii="Times New Roman" w:cs="Times New Roman" w:hAnsi="Times New Roman"/>
          <w:color w:val="000000"/>
        </w:rPr>
        <w:t>障客户利益，并打造集提供竞猜服务、区块链技术，引领行业健康发展的</w:t>
      </w:r>
      <w:bookmarkStart w:id="6" w:name="_Hlk516389842"/>
      <w:r>
        <w:rPr>
          <w:rFonts w:ascii="Times New Roman" w:cs="Times New Roman" w:hAnsi="Times New Roman"/>
          <w:color w:val="000000"/>
        </w:rPr>
        <w:t>公平竞猜服务平台（</w:t>
      </w:r>
      <w:r>
        <w:rPr>
          <w:rFonts w:ascii="Times New Roman" w:cs="Times New Roman" w:hAnsi="Times New Roman"/>
          <w:color w:val="000000"/>
        </w:rPr>
        <w:t>Fair guessing service platform</w:t>
      </w:r>
      <w:r>
        <w:rPr>
          <w:rFonts w:ascii="Times New Roman" w:cs="Times New Roman" w:hAnsi="Times New Roman"/>
          <w:color w:val="000000"/>
        </w:rPr>
        <w:t>，</w:t>
      </w:r>
      <w:r>
        <w:rPr>
          <w:rFonts w:ascii="Times New Roman" w:cs="Times New Roman" w:hAnsi="Times New Roman"/>
          <w:color w:val="000000"/>
        </w:rPr>
        <w:t xml:space="preserve">FGSP </w:t>
      </w:r>
      <w:r>
        <w:rPr>
          <w:rFonts w:ascii="Times New Roman" w:cs="Times New Roman" w:hAnsi="Times New Roman"/>
          <w:color w:val="000000"/>
        </w:rPr>
        <w:t>）</w:t>
      </w:r>
      <w:bookmarkEnd w:id="6"/>
      <w:r>
        <w:rPr>
          <w:rFonts w:ascii="Times New Roman" w:cs="Times New Roman" w:hAnsi="Times New Roman"/>
          <w:color w:val="000000"/>
        </w:rPr>
        <w:t>。</w:t>
      </w:r>
    </w:p>
    <w:bookmarkStart w:id="7" w:name="_Toc516490119"/>
    <w:p>
      <w:pPr>
        <w:pStyle w:val="style2"/>
        <w:rPr/>
      </w:pPr>
      <w:r>
        <w:t>产业背景</w:t>
      </w:r>
      <w:bookmarkEnd w:id="7"/>
    </w:p>
    <w:p>
      <w:pPr>
        <w:pStyle w:val="style0"/>
        <w:ind w:firstLine="480"/>
        <w:rPr>
          <w:rFonts w:ascii="Times New Roman" w:cs="Times New Roman" w:hAnsi="Times New Roman"/>
          <w:color w:val="000000"/>
        </w:rPr>
      </w:pPr>
      <w:r>
        <w:rPr>
          <w:rFonts w:ascii="Times New Roman" w:cs="Times New Roman" w:hAnsi="Times New Roman"/>
          <w:color w:val="000000"/>
        </w:rPr>
        <w:t>竞猜行业涉及的领域非常广泛，包括传统彩票、体育竞猜、游戏竞猜，部分国家还包括合法博彩娱乐市场。统计数据显示，全球竞猜行业市场规模达到了</w:t>
      </w:r>
      <w:r>
        <w:rPr>
          <w:rFonts w:ascii="Times New Roman" w:cs="Times New Roman" w:hAnsi="Times New Roman"/>
          <w:color w:val="000000"/>
        </w:rPr>
        <w:t>5360</w:t>
      </w:r>
      <w:r>
        <w:rPr>
          <w:rFonts w:ascii="Times New Roman" w:cs="Times New Roman" w:hAnsi="Times New Roman"/>
          <w:color w:val="000000"/>
        </w:rPr>
        <w:t>亿美元（部分国家包含博彩娱乐市场）。美国市场规模最大达到</w:t>
      </w:r>
      <w:r>
        <w:rPr>
          <w:rFonts w:ascii="Times New Roman" w:cs="Times New Roman" w:hAnsi="Times New Roman"/>
          <w:color w:val="000000"/>
        </w:rPr>
        <w:t>1662</w:t>
      </w:r>
      <w:r>
        <w:rPr>
          <w:rFonts w:ascii="Times New Roman" w:cs="Times New Roman" w:hAnsi="Times New Roman"/>
          <w:color w:val="000000"/>
        </w:rPr>
        <w:t>亿美元占全球市场的</w:t>
      </w:r>
      <w:r>
        <w:rPr>
          <w:rFonts w:ascii="Times New Roman" w:cs="Times New Roman" w:hAnsi="Times New Roman"/>
          <w:color w:val="000000"/>
        </w:rPr>
        <w:t>30%</w:t>
      </w:r>
      <w:r>
        <w:rPr>
          <w:rFonts w:ascii="Times New Roman" w:cs="Times New Roman" w:hAnsi="Times New Roman"/>
          <w:color w:val="000000"/>
        </w:rPr>
        <w:t>，排名第一。</w:t>
      </w:r>
    </w:p>
    <w:p>
      <w:pPr>
        <w:pStyle w:val="style0"/>
        <w:ind w:firstLine="480"/>
        <w:jc w:val="center"/>
        <w:rPr>
          <w:rFonts w:ascii="Times New Roman" w:cs="Times New Roman" w:hAnsi="Times New Roman"/>
          <w:color w:val="000000"/>
        </w:rPr>
      </w:pPr>
      <w:r>
        <w:rPr>
          <w:rFonts w:ascii="Times New Roman" w:cs="Times New Roman" w:hAnsi="Times New Roman"/>
          <w:noProof/>
          <w:color w:val="000000"/>
        </w:rPr>
        <w:drawing>
          <wp:inline distT="0" distB="0" distR="0" distL="0">
            <wp:extent cx="4160520" cy="2292350"/>
            <wp:effectExtent l="0" t="0" r="0" b="0"/>
            <wp:docPr id="1029"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8"/>
                    <pic:cNvPicPr/>
                  </pic:nvPicPr>
                  <pic:blipFill>
                    <a:blip r:embed="rId4" cstate="print"/>
                    <a:srcRect l="0" t="0" r="0" b="0"/>
                    <a:stretch/>
                  </pic:blipFill>
                  <pic:spPr>
                    <a:xfrm rot="0">
                      <a:off x="0" y="0"/>
                      <a:ext cx="4160520" cy="2292350"/>
                    </a:xfrm>
                    <a:prstGeom prst="rect"/>
                    <a:ln>
                      <a:noFill/>
                    </a:ln>
                  </pic:spPr>
                </pic:pic>
              </a:graphicData>
            </a:graphic>
          </wp:inline>
        </w:drawing>
      </w:r>
    </w:p>
    <w:p>
      <w:pPr>
        <w:pStyle w:val="style0"/>
        <w:ind w:firstLine="480"/>
        <w:jc w:val="center"/>
        <w:rPr>
          <w:rFonts w:ascii="Times New Roman" w:cs="Times New Roman" w:hAnsi="Times New Roman"/>
          <w:color w:val="000000"/>
        </w:rPr>
      </w:pPr>
      <w:r>
        <w:rPr>
          <w:rFonts w:ascii="Times New Roman" w:cs="Times New Roman" w:hAnsi="Times New Roman"/>
          <w:color w:val="000000"/>
        </w:rPr>
        <w:t>2017</w:t>
      </w:r>
      <w:r>
        <w:rPr>
          <w:rFonts w:ascii="Times New Roman" w:cs="Times New Roman" w:hAnsi="Times New Roman"/>
          <w:color w:val="000000"/>
        </w:rPr>
        <w:t>年全球竞猜行业市场规模排行</w:t>
      </w:r>
    </w:p>
    <w:p>
      <w:pPr>
        <w:pStyle w:val="style0"/>
        <w:ind w:firstLine="480"/>
        <w:rPr>
          <w:rFonts w:ascii="Times New Roman" w:cs="Times New Roman" w:hAnsi="Times New Roman"/>
          <w:color w:val="000000"/>
        </w:rPr>
      </w:pPr>
      <w:r>
        <w:rPr>
          <w:rFonts w:ascii="Times New Roman" w:cs="Times New Roman" w:hAnsi="Times New Roman"/>
          <w:color w:val="000000"/>
        </w:rPr>
        <w:t>东南亚国家作为全球人口规模第三的区域，博彩业的发展一直是这个欠发达地区的重要产业。菲律宾目前可以算是东南亚国家博彩业规模最大的地区，</w:t>
      </w:r>
      <w:r>
        <w:rPr>
          <w:rFonts w:ascii="Times New Roman" w:cs="Times New Roman" w:hAnsi="Times New Roman"/>
          <w:color w:val="000000"/>
        </w:rPr>
        <w:t>2018</w:t>
      </w:r>
      <w:r>
        <w:rPr>
          <w:rFonts w:ascii="Times New Roman" w:cs="Times New Roman" w:hAnsi="Times New Roman"/>
          <w:color w:val="000000"/>
        </w:rPr>
        <w:t>年菲律宾市场的博彩总收入预计增长</w:t>
      </w:r>
      <w:r>
        <w:rPr>
          <w:rFonts w:ascii="Times New Roman" w:cs="Times New Roman" w:hAnsi="Times New Roman"/>
          <w:color w:val="000000"/>
        </w:rPr>
        <w:t>9.4</w:t>
      </w:r>
      <w:r>
        <w:rPr>
          <w:rFonts w:ascii="Times New Roman" w:cs="Times New Roman" w:hAnsi="Times New Roman"/>
          <w:color w:val="000000"/>
        </w:rPr>
        <w:t>％，其中包括在线博彩、网络彩票等新兴互联网博彩细分领域在该国的博彩行业发展中扮演重要角色。菲律宾娱乐和</w:t>
      </w:r>
      <w:bookmarkStart w:id="8" w:name="_Hlk516409538"/>
      <w:r>
        <w:rPr>
          <w:rFonts w:ascii="Times New Roman" w:cs="Times New Roman" w:hAnsi="Times New Roman"/>
          <w:color w:val="000000"/>
        </w:rPr>
        <w:t>博彩公司（</w:t>
      </w:r>
      <w:r>
        <w:rPr>
          <w:rFonts w:ascii="Times New Roman" w:cs="Times New Roman" w:hAnsi="Times New Roman"/>
          <w:color w:val="000000"/>
        </w:rPr>
        <w:t>PAGCOR</w:t>
      </w:r>
      <w:r>
        <w:rPr>
          <w:rFonts w:ascii="Times New Roman" w:cs="Times New Roman" w:hAnsi="Times New Roman"/>
          <w:color w:val="000000"/>
        </w:rPr>
        <w:t>）</w:t>
      </w:r>
      <w:bookmarkEnd w:id="8"/>
      <w:r>
        <w:rPr>
          <w:rFonts w:ascii="Times New Roman" w:cs="Times New Roman" w:hAnsi="Times New Roman"/>
          <w:color w:val="000000"/>
        </w:rPr>
        <w:t>主席安德烈</w:t>
      </w:r>
      <w:r>
        <w:rPr>
          <w:rFonts w:ascii="Times New Roman" w:cs="Times New Roman" w:hAnsi="Times New Roman"/>
          <w:color w:val="000000"/>
        </w:rPr>
        <w:t>·</w:t>
      </w:r>
      <w:r>
        <w:rPr>
          <w:rFonts w:ascii="Times New Roman" w:cs="Times New Roman" w:hAnsi="Times New Roman"/>
          <w:color w:val="000000"/>
        </w:rPr>
        <w:t>多明戈估计，该国的博彩总收入将增至</w:t>
      </w:r>
      <w:r>
        <w:rPr>
          <w:rFonts w:ascii="Times New Roman" w:cs="Times New Roman" w:hAnsi="Times New Roman"/>
          <w:color w:val="000000"/>
        </w:rPr>
        <w:t>1,860</w:t>
      </w:r>
      <w:r>
        <w:rPr>
          <w:rFonts w:ascii="Times New Roman" w:cs="Times New Roman" w:hAnsi="Times New Roman"/>
          <w:color w:val="000000"/>
        </w:rPr>
        <w:t>亿比索（约合</w:t>
      </w:r>
      <w:r>
        <w:rPr>
          <w:rFonts w:ascii="Times New Roman" w:cs="Times New Roman" w:hAnsi="Times New Roman"/>
          <w:color w:val="000000"/>
        </w:rPr>
        <w:t>35.7</w:t>
      </w:r>
      <w:r>
        <w:rPr>
          <w:rFonts w:ascii="Times New Roman" w:cs="Times New Roman" w:hAnsi="Times New Roman"/>
          <w:color w:val="000000"/>
        </w:rPr>
        <w:t>亿美元），其中大部分增长来自菲律宾离岸博彩运营商（</w:t>
      </w:r>
      <w:r>
        <w:rPr>
          <w:rFonts w:ascii="Times New Roman" w:cs="Times New Roman" w:hAnsi="Times New Roman"/>
          <w:color w:val="000000"/>
        </w:rPr>
        <w:t>POGO</w:t>
      </w:r>
      <w:r>
        <w:rPr>
          <w:rFonts w:ascii="Times New Roman" w:cs="Times New Roman" w:hAnsi="Times New Roman"/>
          <w:color w:val="000000"/>
        </w:rPr>
        <w:t>）的持牌人。</w:t>
      </w:r>
      <w:r>
        <w:rPr>
          <w:rFonts w:ascii="Times New Roman" w:cs="Times New Roman" w:hAnsi="Times New Roman"/>
          <w:color w:val="000000"/>
        </w:rPr>
        <w:t>PAGCOR</w:t>
      </w:r>
      <w:r>
        <w:rPr>
          <w:rFonts w:ascii="Times New Roman" w:cs="Times New Roman" w:hAnsi="Times New Roman"/>
          <w:color w:val="000000"/>
        </w:rPr>
        <w:t>公司目前的总博彩收入为</w:t>
      </w:r>
      <w:r>
        <w:rPr>
          <w:rFonts w:ascii="Times New Roman" w:cs="Times New Roman" w:hAnsi="Times New Roman"/>
          <w:color w:val="000000"/>
        </w:rPr>
        <w:t>1,860</w:t>
      </w:r>
      <w:r>
        <w:rPr>
          <w:rFonts w:ascii="Times New Roman" w:cs="Times New Roman" w:hAnsi="Times New Roman"/>
          <w:color w:val="000000"/>
        </w:rPr>
        <w:t>亿比索，为菲律宾政府纳税高达</w:t>
      </w:r>
      <w:r>
        <w:rPr>
          <w:rFonts w:ascii="Times New Roman" w:cs="Times New Roman" w:hAnsi="Times New Roman"/>
          <w:color w:val="000000"/>
        </w:rPr>
        <w:t>650</w:t>
      </w:r>
      <w:r>
        <w:rPr>
          <w:rFonts w:ascii="Times New Roman" w:cs="Times New Roman" w:hAnsi="Times New Roman"/>
          <w:color w:val="000000"/>
        </w:rPr>
        <w:t>亿比索（合</w:t>
      </w:r>
      <w:r>
        <w:rPr>
          <w:rFonts w:ascii="Times New Roman" w:cs="Times New Roman" w:hAnsi="Times New Roman"/>
          <w:color w:val="000000"/>
        </w:rPr>
        <w:t>12.5</w:t>
      </w:r>
      <w:r>
        <w:rPr>
          <w:rFonts w:ascii="Times New Roman" w:cs="Times New Roman" w:hAnsi="Times New Roman"/>
          <w:color w:val="000000"/>
        </w:rPr>
        <w:t>亿美元），同时</w:t>
      </w:r>
      <w:r>
        <w:rPr>
          <w:rFonts w:ascii="Times New Roman" w:cs="Times New Roman" w:hAnsi="Times New Roman"/>
          <w:color w:val="000000"/>
        </w:rPr>
        <w:t>PAGCOR</w:t>
      </w:r>
      <w:r>
        <w:rPr>
          <w:rFonts w:ascii="Times New Roman" w:cs="Times New Roman" w:hAnsi="Times New Roman"/>
          <w:color w:val="000000"/>
        </w:rPr>
        <w:t>计划将</w:t>
      </w:r>
      <w:r>
        <w:rPr>
          <w:rFonts w:ascii="Times New Roman" w:cs="Times New Roman" w:hAnsi="Times New Roman"/>
          <w:color w:val="000000"/>
        </w:rPr>
        <w:t>POGO</w:t>
      </w:r>
      <w:r>
        <w:rPr>
          <w:rFonts w:ascii="Times New Roman" w:cs="Times New Roman" w:hAnsi="Times New Roman"/>
          <w:color w:val="000000"/>
        </w:rPr>
        <w:t>许可证持有者的收入目标从</w:t>
      </w:r>
      <w:r>
        <w:rPr>
          <w:rFonts w:ascii="Times New Roman" w:cs="Times New Roman" w:hAnsi="Times New Roman"/>
          <w:color w:val="000000"/>
        </w:rPr>
        <w:t>2017</w:t>
      </w:r>
      <w:r>
        <w:rPr>
          <w:rFonts w:ascii="Times New Roman" w:cs="Times New Roman" w:hAnsi="Times New Roman"/>
          <w:color w:val="000000"/>
        </w:rPr>
        <w:t>年的</w:t>
      </w:r>
      <w:r>
        <w:rPr>
          <w:rFonts w:ascii="Times New Roman" w:cs="Times New Roman" w:hAnsi="Times New Roman"/>
          <w:color w:val="000000"/>
        </w:rPr>
        <w:t>30</w:t>
      </w:r>
      <w:r>
        <w:rPr>
          <w:rFonts w:ascii="Times New Roman" w:cs="Times New Roman" w:hAnsi="Times New Roman"/>
          <w:color w:val="000000"/>
        </w:rPr>
        <w:t>亿欧元（</w:t>
      </w:r>
      <w:r>
        <w:rPr>
          <w:rFonts w:ascii="Times New Roman" w:cs="Times New Roman" w:hAnsi="Times New Roman"/>
          <w:color w:val="000000"/>
        </w:rPr>
        <w:t>5600</w:t>
      </w:r>
      <w:r>
        <w:rPr>
          <w:rFonts w:ascii="Times New Roman" w:cs="Times New Roman" w:hAnsi="Times New Roman"/>
          <w:color w:val="000000"/>
        </w:rPr>
        <w:t>万美元）增加至今年的</w:t>
      </w:r>
      <w:r>
        <w:rPr>
          <w:rFonts w:ascii="Times New Roman" w:cs="Times New Roman" w:hAnsi="Times New Roman"/>
          <w:color w:val="000000"/>
        </w:rPr>
        <w:t>60</w:t>
      </w:r>
      <w:r>
        <w:rPr>
          <w:rFonts w:ascii="Times New Roman" w:cs="Times New Roman" w:hAnsi="Times New Roman"/>
          <w:color w:val="000000"/>
        </w:rPr>
        <w:t>亿欧元（</w:t>
      </w:r>
      <w:r>
        <w:rPr>
          <w:rFonts w:ascii="Times New Roman" w:cs="Times New Roman" w:hAnsi="Times New Roman"/>
          <w:color w:val="000000"/>
        </w:rPr>
        <w:t>1.152</w:t>
      </w:r>
      <w:r>
        <w:rPr>
          <w:rFonts w:ascii="Times New Roman" w:cs="Times New Roman" w:hAnsi="Times New Roman"/>
          <w:color w:val="000000"/>
        </w:rPr>
        <w:t>亿美元）。竞猜链这一公平竞猜服务平台提供商</w:t>
      </w:r>
      <w:r>
        <w:rPr>
          <w:rFonts w:ascii="Times New Roman" w:cs="Times New Roman" w:hAnsi="Times New Roman" w:hint="eastAsia"/>
          <w:color w:val="000000"/>
        </w:rPr>
        <w:t>将与菲律宾、柬埔寨等东南亚国家的</w:t>
      </w:r>
      <w:r>
        <w:rPr>
          <w:rFonts w:ascii="Times New Roman" w:cs="Times New Roman" w:hAnsi="Times New Roman"/>
          <w:color w:val="000000"/>
        </w:rPr>
        <w:t>博彩娱乐公司构建全方位的深度合作关系，菲律宾市场也是竞猜</w:t>
      </w:r>
      <w:r>
        <w:rPr>
          <w:rFonts w:ascii="Times New Roman" w:cs="Times New Roman" w:hAnsi="Times New Roman"/>
          <w:color w:val="000000"/>
        </w:rPr>
        <w:t>链未来</w:t>
      </w:r>
      <w:r>
        <w:rPr>
          <w:rFonts w:ascii="Times New Roman" w:cs="Times New Roman" w:hAnsi="Times New Roman" w:hint="eastAsia"/>
          <w:color w:val="000000"/>
        </w:rPr>
        <w:t>主</w:t>
      </w:r>
      <w:r>
        <w:rPr>
          <w:rFonts w:ascii="Times New Roman" w:cs="Times New Roman" w:hAnsi="Times New Roman"/>
          <w:color w:val="000000"/>
        </w:rPr>
        <w:t>攻的海外市场之一。</w:t>
      </w:r>
    </w:p>
    <w:p>
      <w:pPr>
        <w:pStyle w:val="style0"/>
        <w:ind w:firstLine="480"/>
        <w:rPr>
          <w:rFonts w:ascii="Times New Roman" w:cs="Times New Roman" w:hAnsi="Times New Roman"/>
          <w:b/>
          <w:color w:val="000000"/>
        </w:rPr>
      </w:pPr>
    </w:p>
    <w:bookmarkStart w:id="9" w:name="_Toc516490120"/>
    <w:p>
      <w:pPr>
        <w:pStyle w:val="style2"/>
        <w:rPr/>
      </w:pPr>
      <w:r>
        <w:t>区块链背景</w:t>
      </w:r>
      <w:bookmarkEnd w:id="9"/>
    </w:p>
    <w:p>
      <w:pPr>
        <w:pStyle w:val="style0"/>
        <w:ind w:firstLine="480"/>
        <w:rPr>
          <w:rFonts w:ascii="Times New Roman" w:cs="Times New Roman" w:hAnsi="Times New Roman"/>
          <w:color w:val="000000"/>
        </w:rPr>
      </w:pPr>
      <w:r>
        <w:rPr>
          <w:rFonts w:ascii="Times New Roman" w:cs="Times New Roman" w:hAnsi="Times New Roman"/>
          <w:color w:val="000000"/>
        </w:rPr>
        <w:t>区块链本质上是一个去中心化的分布式账本数据库，其价值在于通过构建自</w:t>
      </w:r>
      <w:r>
        <w:rPr>
          <w:rFonts w:ascii="Times New Roman" w:cs="Times New Roman" w:hAnsi="Times New Roman"/>
          <w:color w:val="000000"/>
        </w:rPr>
        <w:t xml:space="preserve"> </w:t>
      </w:r>
      <w:r>
        <w:rPr>
          <w:rFonts w:ascii="Times New Roman" w:cs="Times New Roman" w:hAnsi="Times New Roman"/>
          <w:color w:val="000000"/>
        </w:rPr>
        <w:t>组织网络，使用密码学相关联算法所产生的一串数据块，每一个数据块中包含了多次交易有效确认的信息，且时间有序不可篡改。由此建立分布式共识机制，从而实现去中心化信任体系。比如比特币，其底层架构技术就是区块链技术，利用去中心化、不可伪造、公开透明、分布式记账、不可篡改、智能合约等特点，</w:t>
      </w:r>
      <w:r>
        <w:rPr>
          <w:rFonts w:ascii="Times New Roman" w:cs="Times New Roman" w:hAnsi="Times New Roman"/>
          <w:color w:val="000000"/>
        </w:rPr>
        <w:t xml:space="preserve"> </w:t>
      </w:r>
      <w:r>
        <w:rPr>
          <w:rFonts w:ascii="Times New Roman" w:cs="Times New Roman" w:hAnsi="Times New Roman"/>
          <w:color w:val="000000"/>
        </w:rPr>
        <w:t>从而实现不需要中介就能够向世人进行价值传递。</w:t>
      </w:r>
    </w:p>
    <w:p>
      <w:pPr>
        <w:pStyle w:val="style0"/>
        <w:ind w:firstLine="480"/>
        <w:rPr>
          <w:rFonts w:ascii="Times New Roman" w:cs="Times New Roman" w:hAnsi="Times New Roman"/>
          <w:color w:val="000000"/>
        </w:rPr>
      </w:pPr>
      <w:r>
        <w:rPr>
          <w:rFonts w:ascii="Times New Roman" w:cs="Times New Roman" w:hAnsi="Times New Roman"/>
          <w:color w:val="000000"/>
        </w:rPr>
        <w:t>同时，区块链作为一种数据库，具备几大特征。首先，只能在此数据库添加记录，不能移除或更改记录。其二，区块链数据库分布在多个计算机中，这些计算机存有这个数据库部分或完整的副本。例如</w:t>
      </w:r>
      <w:r>
        <w:rPr>
          <w:rFonts w:ascii="Times New Roman" w:cs="Times New Roman" w:hAnsi="Times New Roman"/>
          <w:color w:val="000000"/>
        </w:rPr>
        <w:t>比特币区块链</w:t>
      </w:r>
      <w:r>
        <w:rPr>
          <w:rFonts w:ascii="Times New Roman" w:cs="Times New Roman" w:hAnsi="Times New Roman"/>
          <w:color w:val="000000"/>
        </w:rPr>
        <w:t>就储存在数百万台机器上。此外，还有一个重要特征，我们能够将计算机代码部署到区块链中永久性地存储并等待被执行</w:t>
      </w:r>
      <w:r>
        <w:rPr>
          <w:rFonts w:ascii="Times New Roman" w:cs="Times New Roman" w:hAnsi="Times New Roman" w:hint="eastAsia"/>
          <w:color w:val="000000"/>
        </w:rPr>
        <w:t>。</w:t>
      </w:r>
      <w:r>
        <w:rPr>
          <w:rFonts w:ascii="Times New Roman" w:cs="Times New Roman" w:hAnsi="Times New Roman"/>
          <w:color w:val="000000"/>
        </w:rPr>
        <w:t>所以，区块链具备</w:t>
      </w:r>
      <w:r>
        <w:rPr>
          <w:rFonts w:ascii="Times New Roman" w:cs="Times New Roman" w:hAnsi="Times New Roman"/>
          <w:color w:val="000000"/>
        </w:rPr>
        <w:t>不</w:t>
      </w:r>
      <w:r>
        <w:rPr>
          <w:rFonts w:ascii="Times New Roman" w:cs="Times New Roman" w:hAnsi="Times New Roman"/>
          <w:color w:val="000000"/>
        </w:rPr>
        <w:t>可变性，再加上其分布在多个计算机上，意味着黑客极难篡改。</w:t>
      </w:r>
    </w:p>
    <w:bookmarkStart w:id="10" w:name="_Toc516490121"/>
    <w:p>
      <w:pPr>
        <w:pStyle w:val="style2"/>
        <w:rPr/>
      </w:pPr>
      <w:r>
        <w:t>代币背景</w:t>
      </w:r>
      <w:bookmarkEnd w:id="10"/>
    </w:p>
    <w:p>
      <w:pPr>
        <w:pStyle w:val="style0"/>
        <w:ind w:firstLine="480"/>
        <w:rPr>
          <w:rFonts w:ascii="Times New Roman" w:cs="Times New Roman" w:hAnsi="Times New Roman"/>
          <w:color w:val="000000"/>
        </w:rPr>
      </w:pPr>
      <w:r>
        <w:rPr>
          <w:rFonts w:ascii="Times New Roman" w:cs="Times New Roman" w:hAnsi="Times New Roman"/>
          <w:color w:val="000000"/>
        </w:rPr>
        <w:t>代币又称数字货币、虚拟货币，是非央行、信用机构、电子货币机构发行的一种加密货币。加密货币首先是一种货币体系，所以它的价值并不体现为制作材料和物理用途上，而是大众对其认可程度上，这种认可无论是主动的广泛使用，还是被强制要求作为法定货币，都是一种规模上的认可。基于虚拟或特定环境流通与应用的支付手段。世界最早的数字货币是比特币。比特</w:t>
      </w:r>
      <w:r>
        <w:rPr>
          <w:rFonts w:ascii="Times New Roman" w:cs="Times New Roman" w:hAnsi="Times New Roman"/>
          <w:color w:val="000000"/>
        </w:rPr>
        <w:t>币网络</w:t>
      </w:r>
      <w:r>
        <w:rPr>
          <w:rFonts w:ascii="Times New Roman" w:cs="Times New Roman" w:hAnsi="Times New Roman"/>
          <w:color w:val="000000"/>
        </w:rPr>
        <w:t>始于</w:t>
      </w:r>
      <w:r>
        <w:rPr>
          <w:rFonts w:ascii="Times New Roman" w:cs="Times New Roman" w:hAnsi="Times New Roman"/>
          <w:color w:val="000000"/>
        </w:rPr>
        <w:t>2009</w:t>
      </w:r>
      <w:r>
        <w:rPr>
          <w:rFonts w:ascii="Times New Roman" w:cs="Times New Roman" w:hAnsi="Times New Roman"/>
          <w:color w:val="000000"/>
        </w:rPr>
        <w:t>年</w:t>
      </w:r>
      <w:r>
        <w:rPr>
          <w:rFonts w:ascii="Times New Roman" w:cs="Times New Roman" w:hAnsi="Times New Roman"/>
          <w:color w:val="000000"/>
        </w:rPr>
        <w:t>1</w:t>
      </w:r>
      <w:r>
        <w:rPr>
          <w:rFonts w:ascii="Times New Roman" w:cs="Times New Roman" w:hAnsi="Times New Roman"/>
          <w:color w:val="000000"/>
        </w:rPr>
        <w:t>月</w:t>
      </w:r>
      <w:r>
        <w:rPr>
          <w:rFonts w:ascii="Times New Roman" w:cs="Times New Roman" w:hAnsi="Times New Roman"/>
          <w:color w:val="000000"/>
        </w:rPr>
        <w:t>3</w:t>
      </w:r>
      <w:r>
        <w:rPr>
          <w:rFonts w:ascii="Times New Roman" w:cs="Times New Roman" w:hAnsi="Times New Roman"/>
          <w:color w:val="000000"/>
        </w:rPr>
        <w:t>日创建的创世区块，并从那时起推出了一个不可阻挡的价值网络。</w:t>
      </w:r>
      <w:r>
        <w:rPr>
          <w:rFonts w:ascii="Times New Roman" w:cs="Times New Roman" w:hAnsi="Times New Roman"/>
          <w:color w:val="000000"/>
        </w:rPr>
        <w:t xml:space="preserve"> </w:t>
      </w:r>
      <w:r>
        <w:rPr>
          <w:rFonts w:ascii="Times New Roman" w:cs="Times New Roman" w:hAnsi="Times New Roman"/>
          <w:color w:val="000000"/>
        </w:rPr>
        <w:t>今天，比特币是包含一系列概念的生态系统，该系列包括支付系统，加密货币，数字资产和底层区块链技术。除了所有这些概念之外，还有一种信任机器机制，它能够跨越整个网络的节点之间建立对等或分布式的信任。</w:t>
      </w:r>
    </w:p>
    <w:p>
      <w:pPr>
        <w:pStyle w:val="style0"/>
        <w:ind w:firstLine="480"/>
        <w:rPr>
          <w:rFonts w:ascii="Times New Roman" w:cs="Times New Roman" w:hAnsi="Times New Roman"/>
          <w:color w:val="000000"/>
        </w:rPr>
      </w:pPr>
      <w:r>
        <w:rPr>
          <w:rFonts w:ascii="Times New Roman" w:cs="Times New Roman" w:hAnsi="Times New Roman"/>
          <w:color w:val="000000"/>
        </w:rPr>
        <w:t>首次代币发行也就是所谓的</w:t>
      </w:r>
      <w:r>
        <w:rPr>
          <w:rFonts w:ascii="Times New Roman" w:cs="Times New Roman" w:hAnsi="Times New Roman"/>
          <w:color w:val="000000"/>
        </w:rPr>
        <w:t>ICO</w:t>
      </w:r>
      <w:r>
        <w:rPr>
          <w:rFonts w:ascii="Times New Roman" w:cs="Times New Roman" w:hAnsi="Times New Roman"/>
          <w:color w:val="000000"/>
        </w:rPr>
        <w:t>是一种为项目募集资金的形式，但对于投</w:t>
      </w:r>
      <w:r>
        <w:rPr>
          <w:rFonts w:ascii="Times New Roman" w:cs="Times New Roman" w:hAnsi="Times New Roman"/>
          <w:color w:val="000000"/>
        </w:rPr>
        <w:t>资人来说是一种权益证明，同时也是平台上购买服务的一种支付手段。除此之外，发行的代币最重要的价值是在于对资产数字化，通过发行加密货币，可以保证资产在区块链中运行从而具有区块链技术在保护财产安全，降低流通成本等优势。因为区块链是一个去中心化的数据库，发行代币可以让每个人都可以保存这个数据库从而实现对自己私有财产的绝对控制权，并省去中介化信任机构降低流通成本提高效率。但是为了真正发挥发行代币的优势，成为受大家认可的新的支付手段，也必须遵循基本的市场经济规律：</w:t>
      </w:r>
    </w:p>
    <w:p>
      <w:pPr>
        <w:pStyle w:val="style179"/>
        <w:numPr>
          <w:ilvl w:val="0"/>
          <w:numId w:val="5"/>
        </w:numPr>
        <w:ind w:firstLineChars="0"/>
        <w:rPr>
          <w:rFonts w:ascii="Times New Roman" w:cs="Times New Roman" w:hAnsi="Times New Roman"/>
          <w:color w:val="000000"/>
        </w:rPr>
      </w:pPr>
      <w:r>
        <w:rPr>
          <w:rFonts w:ascii="Times New Roman" w:cs="Times New Roman" w:hAnsi="Times New Roman"/>
          <w:color w:val="000000"/>
        </w:rPr>
        <w:t>代币的价值应该来源于产品或服务的市场价格，合理定价</w:t>
      </w:r>
    </w:p>
    <w:p>
      <w:pPr>
        <w:pStyle w:val="style179"/>
        <w:numPr>
          <w:ilvl w:val="0"/>
          <w:numId w:val="5"/>
        </w:numPr>
        <w:ind w:firstLineChars="0"/>
        <w:rPr>
          <w:rFonts w:ascii="Times New Roman" w:cs="Times New Roman" w:hAnsi="Times New Roman"/>
          <w:color w:val="000000"/>
        </w:rPr>
      </w:pPr>
      <w:r>
        <w:rPr>
          <w:rFonts w:ascii="Times New Roman" w:cs="Times New Roman" w:hAnsi="Times New Roman"/>
          <w:color w:val="000000"/>
        </w:rPr>
        <w:t>加密货币的发行总量应受到严格控制</w:t>
      </w:r>
    </w:p>
    <w:p>
      <w:pPr>
        <w:pStyle w:val="style0"/>
        <w:ind w:firstLine="480"/>
        <w:rPr>
          <w:rFonts w:ascii="Times New Roman" w:cs="Times New Roman" w:hAnsi="Times New Roman"/>
          <w:color w:val="000000"/>
        </w:rPr>
      </w:pPr>
      <w:r>
        <w:rPr>
          <w:rFonts w:ascii="Times New Roman" w:cs="Times New Roman" w:hAnsi="Times New Roman"/>
          <w:color w:val="000000"/>
        </w:rPr>
        <w:t>未来只有遵循以上两</w:t>
      </w:r>
      <w:r>
        <w:rPr>
          <w:rFonts w:ascii="Times New Roman" w:cs="Times New Roman" w:hAnsi="Times New Roman" w:hint="eastAsia"/>
          <w:color w:val="000000"/>
        </w:rPr>
        <w:t>大</w:t>
      </w:r>
      <w:r>
        <w:rPr>
          <w:rFonts w:ascii="Times New Roman" w:cs="Times New Roman" w:hAnsi="Times New Roman"/>
          <w:color w:val="000000"/>
        </w:rPr>
        <w:t>基本市场经济规律的加密货币才会真正被市场接受和人们认可，进而发挥区块链技术的优势，促进经济的快速发展。市场的选择也会导致具有价值清晰、使用安全、数量合理的</w:t>
      </w:r>
      <w:r>
        <w:rPr>
          <w:rFonts w:ascii="Times New Roman" w:cs="Times New Roman" w:hAnsi="Times New Roman"/>
          <w:color w:val="000000"/>
        </w:rPr>
        <w:t>“</w:t>
      </w:r>
      <w:r>
        <w:rPr>
          <w:rFonts w:ascii="Times New Roman" w:cs="Times New Roman" w:hAnsi="Times New Roman"/>
          <w:color w:val="000000"/>
        </w:rPr>
        <w:t>良币</w:t>
      </w:r>
      <w:r>
        <w:rPr>
          <w:rFonts w:ascii="Times New Roman" w:cs="Times New Roman" w:hAnsi="Times New Roman"/>
          <w:color w:val="000000"/>
        </w:rPr>
        <w:t>”</w:t>
      </w:r>
      <w:r>
        <w:rPr>
          <w:rFonts w:ascii="Times New Roman" w:cs="Times New Roman" w:hAnsi="Times New Roman"/>
          <w:color w:val="000000"/>
        </w:rPr>
        <w:t>胜出，驱逐</w:t>
      </w:r>
      <w:r>
        <w:rPr>
          <w:rFonts w:ascii="Times New Roman" w:cs="Times New Roman" w:hAnsi="Times New Roman"/>
          <w:color w:val="000000"/>
        </w:rPr>
        <w:t>“</w:t>
      </w:r>
      <w:r>
        <w:rPr>
          <w:rFonts w:ascii="Times New Roman" w:cs="Times New Roman" w:hAnsi="Times New Roman"/>
          <w:color w:val="000000"/>
        </w:rPr>
        <w:t>劣币</w:t>
      </w:r>
      <w:r>
        <w:rPr>
          <w:rFonts w:ascii="Times New Roman" w:cs="Times New Roman" w:hAnsi="Times New Roman"/>
          <w:color w:val="000000"/>
        </w:rPr>
        <w:t>”</w:t>
      </w:r>
      <w:r>
        <w:rPr>
          <w:rFonts w:ascii="Times New Roman" w:cs="Times New Roman" w:hAnsi="Times New Roman"/>
          <w:color w:val="000000"/>
        </w:rPr>
        <w:t>，建立稳定、安全、高效的信任机制和交易体系。</w:t>
      </w:r>
    </w:p>
    <w:p>
      <w:pPr>
        <w:pStyle w:val="style0"/>
        <w:ind w:firstLine="480"/>
        <w:rPr>
          <w:rFonts w:ascii="Times New Roman" w:cs="Times New Roman" w:hAnsi="Times New Roman"/>
          <w:color w:val="000000"/>
        </w:rPr>
      </w:pPr>
    </w:p>
    <w:bookmarkStart w:id="11" w:name="_Toc516490122"/>
    <w:p>
      <w:pPr>
        <w:pStyle w:val="style1"/>
        <w:rPr/>
      </w:pPr>
      <w:r>
        <w:rPr>
          <w:rFonts w:hint="eastAsia"/>
        </w:rPr>
        <w:t>项目背景</w:t>
      </w:r>
      <w:bookmarkEnd w:id="11"/>
    </w:p>
    <w:bookmarkStart w:id="12" w:name="_Toc516490123"/>
    <w:bookmarkEnd w:id="12"/>
    <w:p>
      <w:pPr>
        <w:pStyle w:val="style179"/>
        <w:keepNext/>
        <w:keepLines/>
        <w:numPr>
          <w:ilvl w:val="0"/>
          <w:numId w:val="15"/>
        </w:numPr>
        <w:ind w:firstLineChars="0"/>
        <w:jc w:val="left"/>
        <w:outlineLvl w:val="1"/>
        <w:contextualSpacing w:val="false"/>
        <w:rPr>
          <w:rFonts w:ascii="Cambria" w:cs="Times New Roman" w:hAnsi="Cambria"/>
          <w:b/>
          <w:vanish/>
          <w:color w:val="000000"/>
          <w:sz w:val="28"/>
          <w:szCs w:val="24"/>
        </w:rPr>
      </w:pPr>
    </w:p>
    <w:bookmarkStart w:id="13" w:name="_Toc516490124"/>
    <w:p>
      <w:pPr>
        <w:pStyle w:val="style2"/>
        <w:rPr/>
      </w:pPr>
      <w:r>
        <w:t>产品介绍</w:t>
      </w:r>
      <w:bookmarkEnd w:id="13"/>
    </w:p>
    <w:bookmarkStart w:id="14" w:name="_Toc516490125"/>
    <w:p>
      <w:pPr>
        <w:pStyle w:val="style3"/>
        <w:rPr/>
      </w:pPr>
      <w:r>
        <w:t>竞猜链平台</w:t>
      </w:r>
      <w:r>
        <w:rPr>
          <w:rFonts w:hint="eastAsia"/>
        </w:rPr>
        <w:t>简述</w:t>
      </w:r>
      <w:bookmarkEnd w:id="14"/>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竞猜链是一个利用区块链技术的去中心化、分布式账本、不可篡改的特性，以及一套</w:t>
      </w:r>
      <w:bookmarkStart w:id="15" w:name="_Hlk516750773"/>
      <w:r>
        <w:rPr>
          <w:rFonts w:ascii="Times New Roman" w:cs="Times New Roman" w:hAnsi="Times New Roman"/>
          <w:color w:val="000000"/>
          <w:szCs w:val="24"/>
        </w:rPr>
        <w:t>基于</w:t>
      </w:r>
      <w:bookmarkStart w:id="16" w:name="_Hlk516750034"/>
      <w:r>
        <w:rPr>
          <w:rFonts w:ascii="Times New Roman" w:cs="Times New Roman" w:hAnsi="Times New Roman" w:hint="eastAsia"/>
          <w:color w:val="000000"/>
          <w:szCs w:val="24"/>
        </w:rPr>
        <w:t>参与式决策</w:t>
      </w:r>
      <w:r>
        <w:rPr>
          <w:rFonts w:ascii="Times New Roman" w:cs="Times New Roman" w:hAnsi="Times New Roman"/>
          <w:color w:val="000000"/>
          <w:szCs w:val="24"/>
        </w:rPr>
        <w:t>（</w:t>
      </w:r>
      <w:r>
        <w:rPr>
          <w:rFonts w:ascii="Times New Roman" w:cs="Times New Roman" w:hAnsi="Times New Roman"/>
          <w:color w:val="000000"/>
          <w:szCs w:val="24"/>
        </w:rPr>
        <w:t>Participatory</w:t>
      </w:r>
      <w:r>
        <w:rPr>
          <w:rFonts w:ascii="Times New Roman" w:cs="Times New Roman" w:hAnsi="Times New Roman"/>
          <w:color w:val="000000"/>
          <w:szCs w:val="24"/>
        </w:rPr>
        <w:t xml:space="preserve"> </w:t>
      </w:r>
      <w:r>
        <w:rPr>
          <w:rFonts w:ascii="Times New Roman" w:cs="Times New Roman" w:hAnsi="Times New Roman"/>
          <w:color w:val="000000"/>
          <w:szCs w:val="24"/>
        </w:rPr>
        <w:t>Decision Making</w:t>
      </w:r>
      <w:r>
        <w:rPr>
          <w:rFonts w:ascii="Times New Roman" w:cs="Times New Roman" w:hAnsi="Times New Roman"/>
          <w:color w:val="000000"/>
          <w:szCs w:val="24"/>
        </w:rPr>
        <w:t>）的随机数生成器</w:t>
      </w:r>
      <w:bookmarkEnd w:id="15"/>
      <w:bookmarkEnd w:id="16"/>
      <w:r>
        <w:rPr>
          <w:rFonts w:ascii="Times New Roman" w:cs="Times New Roman" w:hAnsi="Times New Roman"/>
          <w:color w:val="000000"/>
          <w:szCs w:val="24"/>
        </w:rPr>
        <w:t>的</w:t>
      </w:r>
      <w:bookmarkStart w:id="17" w:name="_Hlk516618477"/>
      <w:r>
        <w:rPr>
          <w:rFonts w:ascii="Times New Roman" w:cs="Times New Roman" w:hAnsi="Times New Roman"/>
          <w:color w:val="000000"/>
          <w:szCs w:val="24"/>
        </w:rPr>
        <w:t>公平竞猜服务平台（</w:t>
      </w:r>
      <w:r>
        <w:rPr>
          <w:rFonts w:ascii="Times New Roman" w:cs="Times New Roman" w:hAnsi="Times New Roman"/>
          <w:color w:val="000000"/>
          <w:szCs w:val="24"/>
        </w:rPr>
        <w:t>Fair guessing service platform</w:t>
      </w:r>
      <w:r>
        <w:rPr>
          <w:rFonts w:ascii="Times New Roman" w:cs="Times New Roman" w:hAnsi="Times New Roman"/>
          <w:color w:val="000000"/>
          <w:szCs w:val="24"/>
        </w:rPr>
        <w:t>，</w:t>
      </w:r>
      <w:r>
        <w:rPr>
          <w:rFonts w:ascii="Times New Roman" w:cs="Times New Roman" w:hAnsi="Times New Roman"/>
          <w:color w:val="000000"/>
          <w:szCs w:val="24"/>
        </w:rPr>
        <w:t xml:space="preserve">FGSP </w:t>
      </w:r>
      <w:r>
        <w:rPr>
          <w:rFonts w:ascii="Times New Roman" w:cs="Times New Roman" w:hAnsi="Times New Roman"/>
          <w:color w:val="000000"/>
          <w:szCs w:val="24"/>
        </w:rPr>
        <w:t>）</w:t>
      </w:r>
      <w:bookmarkEnd w:id="17"/>
      <w:r>
        <w:rPr>
          <w:rFonts w:ascii="Times New Roman" w:cs="Times New Roman" w:hAnsi="Times New Roman"/>
          <w:color w:val="000000"/>
          <w:szCs w:val="24"/>
        </w:rPr>
        <w:t>，平台集传统彩票、互联网彩票、体育竞猜、个性化竞猜任务发布、线上社交平台与一体，旨在为参与</w:t>
      </w:r>
      <w:r>
        <w:rPr>
          <w:rFonts w:ascii="Times New Roman" w:cs="Times New Roman" w:hAnsi="Times New Roman"/>
          <w:color w:val="000000"/>
          <w:szCs w:val="24"/>
        </w:rPr>
        <w:t>竞猜的客户提供一个安全、规范、公正、极具娱乐多样性的渠道进行娱乐竞猜活动。</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竞猜链依托区块链底层技术构建应用生态系统，基于区块链的底层智能合约，代码开源、规则透明、去中心化的分权特征，建立竞猜链公平竞猜服务平台（</w:t>
      </w:r>
      <w:r>
        <w:rPr>
          <w:rFonts w:ascii="Times New Roman" w:cs="Times New Roman" w:hAnsi="Times New Roman"/>
          <w:color w:val="000000"/>
          <w:szCs w:val="24"/>
        </w:rPr>
        <w:t>FGSP</w:t>
      </w:r>
      <w:r>
        <w:rPr>
          <w:rFonts w:ascii="Times New Roman" w:cs="Times New Roman" w:hAnsi="Times New Roman"/>
          <w:color w:val="000000"/>
          <w:szCs w:val="24"/>
        </w:rPr>
        <w:t>）公有链的底层系统和社区自治的治理构架</w:t>
      </w:r>
      <w:r>
        <w:rPr>
          <w:rFonts w:ascii="Times New Roman" w:cs="Times New Roman" w:hAnsi="Times New Roman" w:hint="eastAsia"/>
          <w:color w:val="000000"/>
          <w:szCs w:val="24"/>
        </w:rPr>
        <w:t>，</w:t>
      </w:r>
      <w:r>
        <w:rPr>
          <w:rFonts w:ascii="Times New Roman" w:cs="Times New Roman" w:hAnsi="Times New Roman"/>
          <w:color w:val="000000"/>
          <w:szCs w:val="24"/>
        </w:rPr>
        <w:t>是一款能够在区块链上实现智能合约的底层系统。其定义了一个代币实现的规则，通过双</w:t>
      </w:r>
      <w:r>
        <w:rPr>
          <w:rFonts w:ascii="Times New Roman" w:cs="Times New Roman" w:hAnsi="Times New Roman"/>
          <w:color w:val="000000"/>
          <w:szCs w:val="24"/>
        </w:rPr>
        <w:t>TOKEN</w:t>
      </w:r>
      <w:r>
        <w:rPr>
          <w:rFonts w:ascii="Times New Roman" w:cs="Times New Roman" w:hAnsi="Times New Roman"/>
          <w:color w:val="000000"/>
          <w:szCs w:val="24"/>
        </w:rPr>
        <w:t>经济模型发行</w:t>
      </w:r>
      <w:r>
        <w:rPr>
          <w:rFonts w:ascii="Times New Roman" w:cs="Times New Roman" w:hAnsi="Times New Roman" w:hint="eastAsia"/>
          <w:color w:val="000000"/>
          <w:szCs w:val="24"/>
        </w:rPr>
        <w:t>FGE</w:t>
      </w:r>
      <w:r>
        <w:rPr>
          <w:rFonts w:ascii="Times New Roman" w:cs="Times New Roman" w:hAnsi="Times New Roman"/>
          <w:color w:val="000000"/>
          <w:szCs w:val="24"/>
        </w:rPr>
        <w:t>，</w:t>
      </w:r>
      <w:r>
        <w:rPr>
          <w:rFonts w:ascii="Times New Roman" w:cs="Times New Roman" w:hAnsi="Times New Roman" w:hint="eastAsia"/>
          <w:color w:val="000000"/>
          <w:szCs w:val="24"/>
        </w:rPr>
        <w:t>FGC</w:t>
      </w:r>
      <w:r>
        <w:rPr>
          <w:rFonts w:ascii="Times New Roman" w:cs="Times New Roman" w:hAnsi="Times New Roman"/>
          <w:color w:val="000000"/>
          <w:szCs w:val="24"/>
        </w:rPr>
        <w:t>两种</w:t>
      </w:r>
      <w:r>
        <w:rPr>
          <w:rFonts w:ascii="Times New Roman" w:cs="Times New Roman" w:hAnsi="Times New Roman"/>
          <w:color w:val="000000"/>
          <w:szCs w:val="24"/>
        </w:rPr>
        <w:t>TOKEN</w:t>
      </w:r>
      <w:r>
        <w:rPr>
          <w:rFonts w:ascii="Times New Roman" w:cs="Times New Roman" w:hAnsi="Times New Roman"/>
          <w:color w:val="000000"/>
          <w:szCs w:val="24"/>
        </w:rPr>
        <w:t>，一种用于</w:t>
      </w:r>
      <w:r>
        <w:rPr>
          <w:rFonts w:ascii="Times New Roman" w:cs="Times New Roman" w:hAnsi="Times New Roman"/>
          <w:color w:val="000000"/>
          <w:szCs w:val="24"/>
        </w:rPr>
        <w:t>ICO</w:t>
      </w:r>
      <w:r>
        <w:rPr>
          <w:rFonts w:ascii="Times New Roman" w:cs="Times New Roman" w:hAnsi="Times New Roman"/>
          <w:color w:val="000000"/>
          <w:szCs w:val="24"/>
        </w:rPr>
        <w:t>发行</w:t>
      </w:r>
      <w:r>
        <w:rPr>
          <w:rFonts w:ascii="Times New Roman" w:cs="Times New Roman" w:hAnsi="Times New Roman" w:hint="eastAsia"/>
          <w:color w:val="000000"/>
          <w:szCs w:val="24"/>
        </w:rPr>
        <w:t>作为权益代币，持有竞猜链平台</w:t>
      </w:r>
      <w:r>
        <w:rPr>
          <w:rFonts w:ascii="Times New Roman" w:cs="Times New Roman" w:hAnsi="Times New Roman" w:hint="eastAsia"/>
          <w:color w:val="000000"/>
          <w:szCs w:val="24"/>
        </w:rPr>
        <w:t>的股份，享有收益分红、应用事务投票权等</w:t>
      </w:r>
      <w:r>
        <w:rPr>
          <w:rFonts w:ascii="Times New Roman" w:cs="Times New Roman" w:hAnsi="Times New Roman"/>
          <w:color w:val="000000"/>
          <w:szCs w:val="24"/>
        </w:rPr>
        <w:t>，一种与法币锚</w:t>
      </w:r>
      <w:r>
        <w:rPr>
          <w:rFonts w:ascii="Times New Roman" w:cs="Times New Roman" w:hAnsi="Times New Roman"/>
          <w:color w:val="000000"/>
          <w:szCs w:val="24"/>
        </w:rPr>
        <w:t>定保证</w:t>
      </w:r>
      <w:r>
        <w:rPr>
          <w:rFonts w:ascii="Times New Roman" w:cs="Times New Roman" w:hAnsi="Times New Roman"/>
          <w:color w:val="000000"/>
          <w:szCs w:val="24"/>
        </w:rPr>
        <w:t>价格恒定</w:t>
      </w:r>
      <w:r>
        <w:rPr>
          <w:rFonts w:ascii="Times New Roman" w:cs="Times New Roman" w:hAnsi="Times New Roman" w:hint="eastAsia"/>
          <w:color w:val="000000"/>
          <w:szCs w:val="24"/>
        </w:rPr>
        <w:t>，</w:t>
      </w:r>
      <w:r>
        <w:rPr>
          <w:rFonts w:ascii="Times New Roman" w:cs="Times New Roman" w:hAnsi="Times New Roman"/>
          <w:color w:val="000000"/>
          <w:szCs w:val="24"/>
        </w:rPr>
        <w:t>减少市场波动损失</w:t>
      </w:r>
      <w:r>
        <w:rPr>
          <w:rFonts w:ascii="Times New Roman" w:cs="Times New Roman" w:hAnsi="Times New Roman" w:hint="eastAsia"/>
          <w:color w:val="000000"/>
          <w:szCs w:val="24"/>
        </w:rPr>
        <w:t>，并作为</w:t>
      </w:r>
      <w:r>
        <w:rPr>
          <w:rFonts w:ascii="Times New Roman" w:cs="Times New Roman" w:hAnsi="Times New Roman"/>
          <w:color w:val="000000"/>
          <w:szCs w:val="24"/>
        </w:rPr>
        <w:t>平台上主要娱乐代币。基于成熟的竞猜链底层协议和基础架构，可以很快实现竞猜产品的发行和清算。用户一方面可以随时随地参与竞猜，另一方面也可以利用</w:t>
      </w:r>
      <w:r>
        <w:rPr>
          <w:rFonts w:ascii="Times New Roman" w:cs="Times New Roman" w:hAnsi="Times New Roman"/>
          <w:color w:val="000000"/>
          <w:szCs w:val="24"/>
        </w:rPr>
        <w:t xml:space="preserve"> API</w:t>
      </w:r>
      <w:r>
        <w:rPr>
          <w:rFonts w:ascii="Times New Roman" w:cs="Times New Roman" w:hAnsi="Times New Roman"/>
          <w:color w:val="000000"/>
          <w:szCs w:val="24"/>
        </w:rPr>
        <w:t>（应用程序编程结构）</w:t>
      </w:r>
      <w:r>
        <w:rPr>
          <w:rFonts w:ascii="Times New Roman" w:cs="Times New Roman" w:hAnsi="Times New Roman"/>
          <w:color w:val="000000"/>
          <w:szCs w:val="24"/>
        </w:rPr>
        <w:t>&amp;SDK</w:t>
      </w:r>
      <w:r>
        <w:rPr>
          <w:rFonts w:ascii="Times New Roman" w:cs="Times New Roman" w:hAnsi="Times New Roman"/>
          <w:color w:val="000000"/>
          <w:szCs w:val="24"/>
        </w:rPr>
        <w:t>（软件开发工具包）</w:t>
      </w:r>
      <w:r>
        <w:rPr>
          <w:rFonts w:ascii="Times New Roman" w:cs="Times New Roman" w:hAnsi="Times New Roman"/>
          <w:color w:val="000000"/>
          <w:szCs w:val="24"/>
        </w:rPr>
        <w:t xml:space="preserve"> </w:t>
      </w:r>
      <w:r>
        <w:rPr>
          <w:rFonts w:ascii="Times New Roman" w:cs="Times New Roman" w:hAnsi="Times New Roman"/>
          <w:color w:val="000000"/>
          <w:szCs w:val="24"/>
        </w:rPr>
        <w:t>实现各种定制，</w:t>
      </w:r>
      <w:bookmarkStart w:id="18" w:name="OLE_LINK1"/>
      <w:r>
        <w:rPr>
          <w:rFonts w:ascii="Times New Roman" w:cs="Times New Roman" w:hAnsi="Times New Roman"/>
          <w:color w:val="000000"/>
          <w:szCs w:val="24"/>
        </w:rPr>
        <w:t>开设各个垂直领域的竞猜市场。</w:t>
      </w:r>
      <w:bookmarkEnd w:id="18"/>
    </w:p>
    <w:p>
      <w:pPr>
        <w:pStyle w:val="style0"/>
        <w:ind w:firstLine="480"/>
        <w:jc w:val="center"/>
        <w:rPr>
          <w:rFonts w:ascii="Times New Roman" w:cs="Times New Roman" w:hAnsi="Times New Roman"/>
          <w:color w:val="000000"/>
          <w:szCs w:val="24"/>
        </w:rPr>
      </w:pPr>
      <w:r>
        <w:rPr>
          <w:rFonts w:ascii="Times New Roman" w:cs="Times New Roman" w:hAnsi="Times New Roman"/>
          <w:noProof/>
          <w:color w:val="000000"/>
          <w:szCs w:val="24"/>
        </w:rPr>
        <w:drawing>
          <wp:inline distT="0" distB="0" distR="0" distL="0">
            <wp:extent cx="3869833" cy="3127443"/>
            <wp:effectExtent l="0" t="0" r="0" b="0"/>
            <wp:docPr id="1030" name="图片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7"/>
                    <pic:cNvPicPr/>
                  </pic:nvPicPr>
                  <pic:blipFill>
                    <a:blip r:embed="rId5" cstate="print"/>
                    <a:srcRect l="0" t="0" r="0" b="0"/>
                    <a:stretch/>
                  </pic:blipFill>
                  <pic:spPr>
                    <a:xfrm rot="0">
                      <a:off x="0" y="0"/>
                      <a:ext cx="3869833" cy="3127443"/>
                    </a:xfrm>
                    <a:prstGeom prst="rect"/>
                  </pic:spPr>
                </pic:pic>
              </a:graphicData>
            </a:graphic>
          </wp:inline>
        </w:drawing>
      </w:r>
    </w:p>
    <w:p>
      <w:pPr>
        <w:pStyle w:val="style0"/>
        <w:ind w:firstLine="480"/>
        <w:jc w:val="center"/>
        <w:rPr>
          <w:rFonts w:ascii="Times New Roman" w:cs="Times New Roman" w:hAnsi="Times New Roman"/>
          <w:color w:val="000000"/>
          <w:szCs w:val="24"/>
        </w:rPr>
      </w:pPr>
      <w:r>
        <w:rPr>
          <w:rFonts w:ascii="Times New Roman" w:cs="Times New Roman" w:hAnsi="Times New Roman"/>
          <w:color w:val="000000"/>
          <w:szCs w:val="24"/>
        </w:rPr>
        <w:t>图</w:t>
      </w:r>
      <w:r>
        <w:rPr>
          <w:rFonts w:ascii="Times New Roman" w:cs="Times New Roman" w:hAnsi="Times New Roman"/>
          <w:color w:val="000000"/>
          <w:szCs w:val="24"/>
        </w:rPr>
        <w:t>1</w:t>
      </w:r>
      <w:r>
        <w:rPr>
          <w:rFonts w:ascii="Times New Roman" w:cs="Times New Roman" w:hAnsi="Times New Roman"/>
          <w:color w:val="000000"/>
          <w:szCs w:val="24"/>
        </w:rPr>
        <w:t>竞猜链</w:t>
      </w:r>
      <w:r>
        <w:rPr>
          <w:rFonts w:ascii="Times New Roman" w:cs="Times New Roman" w:hAnsi="Times New Roman"/>
          <w:color w:val="000000"/>
          <w:szCs w:val="24"/>
        </w:rPr>
        <w:t>—</w:t>
      </w:r>
      <w:r>
        <w:rPr>
          <w:rFonts w:ascii="Times New Roman" w:cs="Times New Roman" w:hAnsi="Times New Roman"/>
          <w:color w:val="000000"/>
          <w:szCs w:val="24"/>
        </w:rPr>
        <w:t>公平竞猜服务平台图</w:t>
      </w:r>
    </w:p>
    <w:p>
      <w:pPr>
        <w:pStyle w:val="style0"/>
        <w:ind w:firstLine="480"/>
        <w:jc w:val="center"/>
        <w:rPr>
          <w:rFonts w:ascii="Times New Roman" w:cs="Times New Roman" w:hAnsi="Times New Roman" w:hint="eastAsia"/>
          <w:color w:val="c00000"/>
          <w:szCs w:val="24"/>
        </w:rPr>
      </w:pP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上图除了预言机外，是否应加一个Rand</w:t>
      </w:r>
      <w:r>
        <w:rPr>
          <w:rFonts w:ascii="Times New Roman" w:cs="Times New Roman" w:hAnsi="Times New Roman" w:hint="eastAsia"/>
          <w:color w:val="c00000"/>
          <w:szCs w:val="24"/>
          <w:lang w:eastAsia="zh-CN"/>
        </w:rPr>
        <w:t>a</w:t>
      </w:r>
      <w:r>
        <w:rPr>
          <w:rFonts w:ascii="Times New Roman" w:cs="Times New Roman" w:hAnsi="Times New Roman" w:hint="eastAsia"/>
          <w:color w:val="c00000"/>
          <w:szCs w:val="24"/>
          <w:lang w:eastAsia="zh-CN"/>
        </w:rPr>
        <w:t>o随机数</w:t>
      </w:r>
      <w:r>
        <w:rPr>
          <w:rFonts w:ascii="Times New Roman" w:cs="Times New Roman" w:hAnsi="Times New Roman" w:hint="eastAsia"/>
          <w:color w:val="c00000"/>
          <w:szCs w:val="24"/>
          <w:lang w:eastAsia="zh-CN"/>
        </w:rPr>
        <w:t>生成器</w:t>
      </w:r>
      <w:r>
        <w:rPr>
          <w:rFonts w:ascii="Times New Roman" w:cs="Times New Roman" w:hAnsi="Times New Roman" w:hint="eastAsia"/>
          <w:color w:val="c00000"/>
          <w:szCs w:val="24"/>
          <w:lang w:eastAsia="zh-CN"/>
        </w:rPr>
        <w:t>；另外竞标链应改为竞猜链</w:t>
      </w:r>
      <w:r>
        <w:rPr>
          <w:rFonts w:ascii="Times New Roman" w:cs="Times New Roman" w:hAnsi="Times New Roman" w:hint="eastAsia"/>
          <w:color w:val="c00000"/>
          <w:szCs w:val="24"/>
          <w:lang w:eastAsia="zh-CN"/>
        </w:rPr>
        <w:t>）</w:t>
      </w:r>
    </w:p>
    <w:bookmarkStart w:id="19" w:name="_Toc516490126"/>
    <w:p>
      <w:pPr>
        <w:pStyle w:val="style3"/>
        <w:ind w:firstLine="480"/>
        <w:rPr>
          <w:rFonts w:ascii="Times New Roman" w:hAnsi="Times New Roman"/>
          <w:color w:val="000000"/>
        </w:rPr>
      </w:pPr>
      <w:r>
        <w:rPr>
          <w:rFonts w:ascii="Times New Roman" w:hAnsi="Times New Roman"/>
          <w:color w:val="000000"/>
        </w:rPr>
        <w:t>竞猜链理念</w:t>
      </w:r>
      <w:bookmarkEnd w:id="19"/>
    </w:p>
    <w:p>
      <w:pPr>
        <w:pStyle w:val="style0"/>
        <w:ind w:firstLine="480"/>
        <w:rPr>
          <w:rFonts w:ascii="Times New Roman" w:cs="Times New Roman" w:hAnsi="Times New Roman"/>
          <w:color w:val="000000"/>
        </w:rPr>
      </w:pPr>
      <w:r>
        <w:rPr>
          <w:rFonts w:ascii="Times New Roman" w:cs="Times New Roman" w:hAnsi="Times New Roman"/>
          <w:color w:val="000000"/>
        </w:rPr>
        <w:t>竞猜链旨在打造公平、安全又极具娱乐多样性的竞猜服务平台，一直</w:t>
      </w:r>
      <w:r>
        <w:rPr>
          <w:rFonts w:ascii="Times New Roman" w:cs="Times New Roman" w:hAnsi="Times New Roman"/>
          <w:color w:val="000000"/>
        </w:rPr>
        <w:t>秉持全</w:t>
      </w:r>
      <w:r>
        <w:rPr>
          <w:rFonts w:ascii="Times New Roman" w:cs="Times New Roman" w:hAnsi="Times New Roman"/>
          <w:color w:val="000000"/>
        </w:rPr>
        <w:t>流程公开透明（</w:t>
      </w:r>
      <w:r>
        <w:rPr>
          <w:rFonts w:ascii="Times New Roman" w:cs="Times New Roman" w:hAnsi="Times New Roman"/>
          <w:color w:val="000000"/>
        </w:rPr>
        <w:t>Transparent</w:t>
      </w:r>
      <w:r>
        <w:rPr>
          <w:rFonts w:ascii="Times New Roman" w:cs="Times New Roman" w:hAnsi="Times New Roman"/>
          <w:color w:val="000000"/>
        </w:rPr>
        <w:t>），操作简洁流畅（</w:t>
      </w:r>
      <w:r>
        <w:rPr>
          <w:rFonts w:ascii="Times New Roman" w:cs="Times New Roman" w:hAnsi="Times New Roman"/>
          <w:color w:val="000000"/>
        </w:rPr>
        <w:t>Concise</w:t>
      </w:r>
      <w:r>
        <w:rPr>
          <w:rFonts w:ascii="Times New Roman" w:cs="Times New Roman" w:hAnsi="Times New Roman"/>
          <w:color w:val="000000"/>
        </w:rPr>
        <w:t>），代码开源（</w:t>
      </w:r>
      <w:r>
        <w:rPr>
          <w:rFonts w:ascii="Times New Roman" w:cs="Times New Roman" w:hAnsi="Times New Roman"/>
          <w:color w:val="000000"/>
        </w:rPr>
        <w:t>Open</w:t>
      </w:r>
      <w:r>
        <w:rPr>
          <w:rFonts w:ascii="Times New Roman" w:cs="Times New Roman" w:hAnsi="Times New Roman"/>
          <w:color w:val="000000"/>
        </w:rPr>
        <w:t>），社区自治（</w:t>
      </w:r>
      <w:r>
        <w:rPr>
          <w:rFonts w:ascii="Times New Roman" w:cs="Times New Roman" w:hAnsi="Times New Roman"/>
          <w:color w:val="000000"/>
        </w:rPr>
        <w:t>Community</w:t>
      </w:r>
      <w:r>
        <w:rPr>
          <w:rFonts w:ascii="Times New Roman" w:cs="Times New Roman" w:hAnsi="Times New Roman"/>
          <w:color w:val="000000"/>
        </w:rPr>
        <w:t>）的</w:t>
      </w:r>
      <w:r>
        <w:rPr>
          <w:rFonts w:ascii="Times New Roman" w:cs="Times New Roman" w:hAnsi="Times New Roman"/>
          <w:color w:val="000000"/>
        </w:rPr>
        <w:t>TCOC</w:t>
      </w:r>
      <w:r>
        <w:rPr>
          <w:rFonts w:ascii="Times New Roman" w:cs="Times New Roman" w:hAnsi="Times New Roman"/>
          <w:color w:val="000000"/>
        </w:rPr>
        <w:t>运营理念。</w:t>
      </w:r>
    </w:p>
    <w:p>
      <w:pPr>
        <w:pStyle w:val="style0"/>
        <w:ind w:firstLine="199" w:firstLineChars="83"/>
        <w:rPr>
          <w:rFonts w:ascii="Times New Roman" w:cs="Times New Roman" w:hAnsi="Times New Roman"/>
          <w:color w:val="000000"/>
        </w:rPr>
      </w:pPr>
      <w:r>
        <w:rPr>
          <w:rFonts w:ascii="Times New Roman" w:cs="Times New Roman" w:hAnsi="Times New Roman"/>
          <w:color w:val="000000"/>
        </w:rPr>
        <w:t xml:space="preserve">  Transparent</w:t>
      </w:r>
      <w:r>
        <w:rPr>
          <w:rFonts w:ascii="Times New Roman" w:cs="Times New Roman" w:hAnsi="Times New Roman"/>
          <w:color w:val="000000"/>
        </w:rPr>
        <w:t>：关注产品的全流程运营，确保过程公开通明，公平公正无黑箱操作可能，不同于现有的最长链投票机制，竞猜采用的是最先进</w:t>
      </w:r>
      <w:r>
        <w:rPr>
          <w:rFonts w:ascii="Times New Roman" w:cs="Times New Roman" w:hAnsi="Times New Roman" w:hint="eastAsia"/>
          <w:color w:val="000000"/>
        </w:rPr>
        <w:t>的</w:t>
      </w:r>
      <w:r>
        <w:rPr>
          <w:rFonts w:ascii="Times New Roman" w:cs="Times New Roman" w:hAnsi="Times New Roman"/>
          <w:color w:val="000000"/>
        </w:rPr>
        <w:t>基于公开数据产生随机数的</w:t>
      </w:r>
      <w:r>
        <w:rPr>
          <w:rFonts w:ascii="Times New Roman" w:cs="Times New Roman" w:hAnsi="Times New Roman" w:hint="eastAsia"/>
          <w:color w:val="000000"/>
          <w:szCs w:val="24"/>
        </w:rPr>
        <w:t>参与式决策</w:t>
      </w:r>
      <w:r>
        <w:rPr>
          <w:rFonts w:ascii="Times New Roman" w:cs="Times New Roman" w:hAnsi="Times New Roman"/>
          <w:color w:val="000000"/>
          <w:szCs w:val="24"/>
        </w:rPr>
        <w:t>（</w:t>
      </w:r>
      <w:r>
        <w:rPr>
          <w:rFonts w:ascii="Times New Roman" w:cs="Times New Roman" w:hAnsi="Times New Roman"/>
          <w:color w:val="000000"/>
          <w:szCs w:val="24"/>
        </w:rPr>
        <w:t xml:space="preserve">Participatory </w:t>
      </w:r>
      <w:r>
        <w:rPr>
          <w:rFonts w:ascii="Times New Roman" w:cs="Times New Roman" w:hAnsi="Times New Roman"/>
          <w:color w:val="000000"/>
          <w:szCs w:val="24"/>
        </w:rPr>
        <w:t>Decision Making</w:t>
      </w:r>
      <w:r>
        <w:rPr>
          <w:rFonts w:ascii="Times New Roman" w:cs="Times New Roman" w:hAnsi="Times New Roman"/>
          <w:color w:val="000000"/>
          <w:szCs w:val="24"/>
        </w:rPr>
        <w:t>）</w:t>
      </w:r>
      <w:r>
        <w:rPr>
          <w:rFonts w:ascii="Times New Roman" w:cs="Times New Roman" w:hAnsi="Times New Roman"/>
          <w:color w:val="000000"/>
        </w:rPr>
        <w:t>算法，能够确保公开公正公平透明。</w:t>
      </w:r>
    </w:p>
    <w:p>
      <w:pPr>
        <w:pStyle w:val="style0"/>
        <w:ind w:firstLine="480"/>
        <w:rPr>
          <w:rFonts w:ascii="Times New Roman" w:cs="Times New Roman" w:hAnsi="Times New Roman"/>
          <w:color w:val="000000"/>
        </w:rPr>
      </w:pPr>
      <w:r>
        <w:rPr>
          <w:rFonts w:ascii="Times New Roman" w:cs="Times New Roman" w:hAnsi="Times New Roman"/>
          <w:color w:val="000000"/>
        </w:rPr>
        <w:t>Concise</w:t>
      </w:r>
      <w:r>
        <w:rPr>
          <w:rFonts w:ascii="Times New Roman" w:cs="Times New Roman" w:hAnsi="Times New Roman"/>
          <w:color w:val="000000"/>
        </w:rPr>
        <w:t>：竞猜</w:t>
      </w:r>
      <w:r>
        <w:rPr>
          <w:rFonts w:ascii="Times New Roman" w:cs="Times New Roman" w:hAnsi="Times New Roman"/>
          <w:color w:val="000000"/>
        </w:rPr>
        <w:t>链整个平台能工具</w:t>
      </w:r>
      <w:r>
        <w:rPr>
          <w:rFonts w:ascii="Times New Roman" w:cs="Times New Roman" w:hAnsi="Times New Roman"/>
          <w:color w:val="000000"/>
        </w:rPr>
        <w:t>化的模块</w:t>
      </w:r>
      <w:r>
        <w:rPr>
          <w:rFonts w:ascii="Times New Roman" w:cs="Times New Roman" w:hAnsi="Times New Roman"/>
          <w:color w:val="000000"/>
        </w:rPr>
        <w:t>都工</w:t>
      </w:r>
      <w:r>
        <w:rPr>
          <w:rFonts w:ascii="Times New Roman" w:cs="Times New Roman" w:hAnsi="Times New Roman"/>
          <w:color w:val="000000"/>
        </w:rPr>
        <w:t>具化，并且集成了很多的开源模块，是</w:t>
      </w:r>
      <w:r>
        <w:rPr>
          <w:rFonts w:ascii="Times New Roman" w:cs="Times New Roman" w:hAnsi="Times New Roman" w:hint="eastAsia"/>
          <w:color w:val="c00000"/>
          <w:lang w:eastAsia="zh-CN"/>
        </w:rPr>
        <w:t>（</w:t>
      </w:r>
      <w:r>
        <w:rPr>
          <w:rFonts w:ascii="Times New Roman" w:cs="Times New Roman" w:hAnsi="Times New Roman" w:hint="eastAsia"/>
          <w:color w:val="c00000"/>
          <w:lang w:eastAsia="zh-CN"/>
        </w:rPr>
        <w:t>应为“</w:t>
      </w:r>
      <w:r>
        <w:rPr>
          <w:rFonts w:ascii="Times New Roman" w:cs="Times New Roman" w:hAnsi="Times New Roman" w:hint="eastAsia"/>
          <w:color w:val="c00000"/>
          <w:lang w:eastAsia="zh-CN"/>
        </w:rPr>
        <w:t>使</w:t>
      </w:r>
      <w:r>
        <w:rPr>
          <w:rFonts w:ascii="Times New Roman" w:cs="Times New Roman" w:hAnsi="Times New Roman" w:hint="eastAsia"/>
          <w:color w:val="c00000"/>
          <w:lang w:eastAsia="zh-CN"/>
        </w:rPr>
        <w:t>”</w:t>
      </w:r>
      <w:r>
        <w:rPr>
          <w:rFonts w:ascii="Times New Roman" w:cs="Times New Roman" w:hAnsi="Times New Roman" w:hint="eastAsia"/>
          <w:color w:val="c00000"/>
          <w:lang w:eastAsia="zh-CN"/>
        </w:rPr>
        <w:t>）</w:t>
      </w:r>
      <w:r>
        <w:rPr>
          <w:rFonts w:ascii="Times New Roman" w:cs="Times New Roman" w:hAnsi="Times New Roman"/>
          <w:color w:val="000000"/>
        </w:rPr>
        <w:t>所有顾客无论是在本身参与竞猜项目中，还是自己定制和发布竞猜项目的过程中，简洁流畅，不浪费时间和精力。</w:t>
      </w:r>
    </w:p>
    <w:p>
      <w:pPr>
        <w:pStyle w:val="style0"/>
        <w:ind w:firstLine="480"/>
        <w:rPr>
          <w:rFonts w:ascii="Times New Roman" w:cs="Times New Roman" w:hAnsi="Times New Roman"/>
          <w:color w:val="000000"/>
        </w:rPr>
      </w:pPr>
      <w:r>
        <w:rPr>
          <w:rFonts w:ascii="Times New Roman" w:cs="Times New Roman" w:hAnsi="Times New Roman"/>
          <w:color w:val="000000"/>
        </w:rPr>
        <w:t xml:space="preserve">Open: </w:t>
      </w:r>
      <w:r>
        <w:rPr>
          <w:rFonts w:ascii="Times New Roman" w:cs="Times New Roman" w:hAnsi="Times New Roman"/>
          <w:color w:val="000000"/>
        </w:rPr>
        <w:t>竞猜链平台将上层应用所需要的功能组件进行封装</w:t>
      </w:r>
      <w:r>
        <w:rPr>
          <w:rFonts w:ascii="Times New Roman" w:cs="Times New Roman" w:hAnsi="Times New Roman"/>
          <w:color w:val="000000"/>
        </w:rPr>
        <w:t>,</w:t>
      </w:r>
      <w:r>
        <w:rPr>
          <w:rFonts w:ascii="Times New Roman" w:cs="Times New Roman" w:hAnsi="Times New Roman"/>
          <w:color w:val="000000"/>
        </w:rPr>
        <w:t>开发者想实现对应的功能，只需要注册成为开发者即可获得接口使用权限（提供</w:t>
      </w:r>
      <w:r>
        <w:rPr>
          <w:rFonts w:ascii="Times New Roman" w:cs="Times New Roman" w:hAnsi="Times New Roman"/>
          <w:color w:val="000000"/>
        </w:rPr>
        <w:t>RESTFUL</w:t>
      </w:r>
      <w:r>
        <w:rPr>
          <w:rFonts w:ascii="Times New Roman" w:cs="Times New Roman" w:hAnsi="Times New Roman"/>
          <w:color w:val="000000"/>
        </w:rPr>
        <w:t>，</w:t>
      </w:r>
      <w:r>
        <w:rPr>
          <w:rFonts w:ascii="Times New Roman" w:cs="Times New Roman" w:hAnsi="Times New Roman"/>
          <w:color w:val="000000"/>
        </w:rPr>
        <w:t>Websocket</w:t>
      </w:r>
      <w:r>
        <w:rPr>
          <w:rFonts w:ascii="Times New Roman" w:cs="Times New Roman" w:hAnsi="Times New Roman"/>
          <w:color w:val="000000"/>
        </w:rPr>
        <w:t>的</w:t>
      </w:r>
      <w:r>
        <w:rPr>
          <w:rFonts w:ascii="Times New Roman" w:cs="Times New Roman" w:hAnsi="Times New Roman"/>
          <w:color w:val="000000"/>
        </w:rPr>
        <w:t>RPC</w:t>
      </w:r>
      <w:r>
        <w:rPr>
          <w:rFonts w:ascii="Times New Roman" w:cs="Times New Roman" w:hAnsi="Times New Roman"/>
          <w:color w:val="000000"/>
        </w:rPr>
        <w:t>访问接口、数据分析、部署智能合约等）。平台提供开发者</w:t>
      </w:r>
      <w:r>
        <w:rPr>
          <w:rFonts w:ascii="Times New Roman" w:cs="Times New Roman" w:hAnsi="Times New Roman"/>
          <w:color w:val="000000"/>
        </w:rPr>
        <w:t>运维所需要</w:t>
      </w:r>
      <w:r>
        <w:rPr>
          <w:rFonts w:ascii="Times New Roman" w:cs="Times New Roman" w:hAnsi="Times New Roman"/>
          <w:color w:val="000000"/>
        </w:rPr>
        <w:t>的可视化管理工具。开发者能够通过</w:t>
      </w:r>
      <w:r>
        <w:rPr>
          <w:rFonts w:ascii="Times New Roman" w:cs="Times New Roman" w:hAnsi="Times New Roman"/>
          <w:color w:val="000000"/>
        </w:rPr>
        <w:t>API&amp;SDK</w:t>
      </w:r>
      <w:r>
        <w:rPr>
          <w:rFonts w:ascii="Times New Roman" w:cs="Times New Roman" w:hAnsi="Times New Roman"/>
          <w:color w:val="000000"/>
        </w:rPr>
        <w:t>进行个性化竞猜任务定制和发布，</w:t>
      </w:r>
      <w:r>
        <w:rPr>
          <w:rFonts w:ascii="Times New Roman" w:cs="Times New Roman" w:hAnsi="Times New Roman"/>
          <w:color w:val="000000"/>
          <w:szCs w:val="24"/>
        </w:rPr>
        <w:t>开设各个垂直领域的竞猜市场。</w:t>
      </w:r>
    </w:p>
    <w:p>
      <w:pPr>
        <w:pStyle w:val="style0"/>
        <w:ind w:firstLine="480"/>
        <w:rPr>
          <w:rFonts w:ascii="Times New Roman" w:cs="Times New Roman" w:hAnsi="Times New Roman"/>
          <w:color w:val="000000"/>
        </w:rPr>
      </w:pPr>
      <w:r>
        <w:rPr>
          <w:rFonts w:ascii="Times New Roman" w:cs="Times New Roman" w:hAnsi="Times New Roman"/>
          <w:color w:val="000000"/>
        </w:rPr>
        <w:t>Community</w:t>
      </w:r>
      <w:r>
        <w:rPr>
          <w:rFonts w:ascii="Times New Roman" w:cs="Times New Roman" w:hAnsi="Times New Roman"/>
          <w:color w:val="000000"/>
        </w:rPr>
        <w:t>：竞猜链旨在为喜欢竞猜的客户打造一个公平竞猜服务平台，并能成为区块链技术爱好者、传统彩票、体彩、福彩、博彩等竞猜任务发布公司及爱好者的交流平台。打造有去中心化的</w:t>
      </w:r>
      <w:r>
        <w:rPr>
          <w:rFonts w:ascii="Times New Roman" w:cs="Times New Roman" w:hAnsi="Times New Roman"/>
          <w:color w:val="000000"/>
        </w:rPr>
        <w:t>IM</w:t>
      </w:r>
      <w:r>
        <w:rPr>
          <w:rFonts w:ascii="Times New Roman" w:cs="Times New Roman" w:hAnsi="Times New Roman"/>
          <w:color w:val="000000"/>
        </w:rPr>
        <w:t>工具，客户借此建立自己的社区，也可通过社区形成自己的竞猜朋友圈，发布个性化竞猜任务，集竞猜任务发布、竞猜项目参与、线上交流、线上投票</w:t>
      </w:r>
      <w:r>
        <w:rPr>
          <w:rFonts w:ascii="Times New Roman" w:cs="Times New Roman" w:hAnsi="Times New Roman" w:hint="eastAsia"/>
          <w:color w:val="000000"/>
        </w:rPr>
        <w:t>于</w:t>
      </w:r>
      <w:r>
        <w:rPr>
          <w:rFonts w:ascii="Times New Roman" w:cs="Times New Roman" w:hAnsi="Times New Roman"/>
          <w:color w:val="000000"/>
        </w:rPr>
        <w:t>一体的社区平台。</w:t>
      </w:r>
    </w:p>
    <w:bookmarkStart w:id="20" w:name="_Toc516490127"/>
    <w:p>
      <w:pPr>
        <w:pStyle w:val="style3"/>
        <w:ind w:firstLine="480"/>
        <w:rPr>
          <w:rFonts w:ascii="Times New Roman" w:hAnsi="Times New Roman"/>
          <w:color w:val="000000"/>
        </w:rPr>
      </w:pPr>
      <w:r>
        <w:rPr>
          <w:rFonts w:ascii="Times New Roman" w:hAnsi="Times New Roman"/>
          <w:color w:val="000000"/>
        </w:rPr>
        <w:t>竞猜链双链体系</w:t>
      </w:r>
      <w:bookmarkEnd w:id="20"/>
    </w:p>
    <w:p>
      <w:pPr>
        <w:pStyle w:val="style0"/>
        <w:ind w:firstLine="480"/>
        <w:rPr>
          <w:rFonts w:ascii="Times New Roman" w:cs="Times New Roman" w:hAnsi="Times New Roman"/>
          <w:color w:val="c00000"/>
        </w:rPr>
      </w:pPr>
      <w:r>
        <w:rPr>
          <w:rFonts w:ascii="Times New Roman" w:cs="Times New Roman" w:hAnsi="Times New Roman"/>
          <w:color w:val="000000"/>
        </w:rPr>
        <w:t>双链体系是很好地一种兼顾区块链去中心化特性和最优效率实现快速交易的方法。竞猜</w:t>
      </w:r>
      <w:r>
        <w:rPr>
          <w:rFonts w:ascii="Times New Roman" w:cs="Times New Roman" w:hAnsi="Times New Roman"/>
          <w:color w:val="000000"/>
        </w:rPr>
        <w:t>链计划</w:t>
      </w:r>
      <w:r>
        <w:rPr>
          <w:rFonts w:ascii="Times New Roman" w:cs="Times New Roman" w:hAnsi="Times New Roman"/>
          <w:color w:val="000000"/>
        </w:rPr>
        <w:t>打造双链机制（公有链</w:t>
      </w:r>
      <w:r>
        <w:rPr>
          <w:rFonts w:ascii="Times New Roman" w:cs="Times New Roman" w:hAnsi="Times New Roman"/>
          <w:color w:val="000000"/>
        </w:rPr>
        <w:t>+</w:t>
      </w:r>
      <w:r>
        <w:rPr>
          <w:rFonts w:ascii="Times New Roman" w:cs="Times New Roman" w:hAnsi="Times New Roman" w:hint="eastAsia"/>
          <w:color w:val="000000"/>
        </w:rPr>
        <w:t>专有</w:t>
      </w:r>
      <w:r>
        <w:rPr>
          <w:rFonts w:ascii="Times New Roman" w:cs="Times New Roman" w:hAnsi="Times New Roman"/>
          <w:color w:val="000000"/>
        </w:rPr>
        <w:t>链），其中公有</w:t>
      </w:r>
      <w:r>
        <w:rPr>
          <w:rFonts w:ascii="Times New Roman" w:cs="Times New Roman" w:hAnsi="Times New Roman"/>
          <w:color w:val="000000"/>
        </w:rPr>
        <w:t>链作</w:t>
      </w:r>
      <w:r>
        <w:rPr>
          <w:rFonts w:ascii="Times New Roman" w:cs="Times New Roman" w:hAnsi="Times New Roman"/>
          <w:color w:val="000000"/>
        </w:rPr>
        <w:t>为记账人选举机制的依托，利用公有链的开放特性，让更多的人参与到私有链的登记节点和记账，并给予一定的回报。</w:t>
      </w:r>
      <w:r>
        <w:rPr>
          <w:rFonts w:ascii="Times New Roman" w:cs="Times New Roman" w:hAnsi="Times New Roman" w:hint="eastAsia"/>
          <w:color w:val="000000"/>
        </w:rPr>
        <w:t>专有</w:t>
      </w:r>
      <w:r>
        <w:rPr>
          <w:rFonts w:ascii="Times New Roman" w:cs="Times New Roman" w:hAnsi="Times New Roman"/>
          <w:color w:val="000000"/>
        </w:rPr>
        <w:t>链基于以太坊和比特币的开源技术、在对接公有链的基础上也营造相对独立的区块链环境</w:t>
      </w:r>
      <w:r>
        <w:rPr>
          <w:rFonts w:ascii="Times New Roman" w:cs="Times New Roman" w:hAnsi="Times New Roman" w:hint="eastAsia"/>
          <w:color w:val="000000"/>
        </w:rPr>
        <w:t>。</w:t>
      </w:r>
      <w:r>
        <w:rPr>
          <w:rFonts w:ascii="Times New Roman" w:cs="Times New Roman" w:hAnsi="Times New Roman"/>
          <w:color w:val="000000"/>
        </w:rPr>
        <w:t>在此环境中客户可以进行相关的读和写操作，也可以进行智能合约的部署</w:t>
      </w:r>
      <w:r>
        <w:rPr>
          <w:rFonts w:ascii="Times New Roman" w:cs="Times New Roman" w:hAnsi="Times New Roman" w:hint="eastAsia"/>
          <w:color w:val="000000"/>
        </w:rPr>
        <w:t>。</w:t>
      </w:r>
      <w:r>
        <w:rPr>
          <w:rFonts w:ascii="Times New Roman" w:cs="Times New Roman" w:hAnsi="Times New Roman"/>
          <w:color w:val="000000"/>
        </w:rPr>
        <w:t>相对独立的环境可以帮助客户进行业务上的</w:t>
      </w:r>
      <w:r>
        <w:rPr>
          <w:rFonts w:ascii="Times New Roman" w:cs="Times New Roman" w:hAnsi="Times New Roman"/>
          <w:color w:val="000000"/>
        </w:rPr>
        <w:t>POC</w:t>
      </w:r>
      <w:r>
        <w:rPr>
          <w:rFonts w:ascii="Times New Roman" w:cs="Times New Roman" w:hAnsi="Times New Roman"/>
          <w:color w:val="000000"/>
        </w:rPr>
        <w:t>测试验证并可以通过申请作为登记节点参与到记账权益中。双链体</w:t>
      </w:r>
      <w:r>
        <w:rPr>
          <w:rFonts w:ascii="Times New Roman" w:cs="Times New Roman" w:hAnsi="Times New Roman"/>
          <w:color w:val="000000"/>
        </w:rPr>
        <w:t>系帮助</w:t>
      </w:r>
      <w:r>
        <w:rPr>
          <w:rFonts w:ascii="Times New Roman" w:cs="Times New Roman" w:hAnsi="Times New Roman"/>
          <w:color w:val="000000"/>
        </w:rPr>
        <w:t>公平竞猜服务平台（</w:t>
      </w:r>
      <w:r>
        <w:rPr>
          <w:rFonts w:ascii="Times New Roman" w:cs="Times New Roman" w:hAnsi="Times New Roman"/>
          <w:color w:val="000000"/>
        </w:rPr>
        <w:t>FGPS</w:t>
      </w:r>
      <w:r>
        <w:rPr>
          <w:rFonts w:ascii="Times New Roman" w:cs="Times New Roman" w:hAnsi="Times New Roman"/>
          <w:color w:val="000000"/>
        </w:rPr>
        <w:t>）实现权益、记账和交易的去中心化，同时又支持瞬时、低手续费的链上资产流转，提高交易效率。</w:t>
      </w:r>
      <w:r>
        <w:rPr>
          <w:rFonts w:ascii="Times New Roman" w:cs="Times New Roman" w:hAnsi="Times New Roman" w:hint="eastAsia"/>
          <w:color w:val="c00000"/>
          <w:lang w:eastAsia="zh-CN"/>
        </w:rPr>
        <w:t>（</w:t>
      </w:r>
      <w:r>
        <w:rPr>
          <w:rFonts w:ascii="Times New Roman" w:cs="Times New Roman" w:hAnsi="Times New Roman" w:hint="eastAsia"/>
          <w:color w:val="c00000"/>
          <w:lang w:eastAsia="zh-CN"/>
        </w:rPr>
        <w:t>此句话是否抄自</w:t>
      </w:r>
      <w:r>
        <w:rPr>
          <w:rFonts w:ascii="Times New Roman" w:cs="Times New Roman" w:hAnsi="Times New Roman" w:hint="eastAsia"/>
          <w:color w:val="c00000"/>
          <w:lang w:eastAsia="zh-CN"/>
        </w:rPr>
        <w:t>winchain，如是，作调整</w:t>
      </w:r>
      <w:r>
        <w:rPr>
          <w:rFonts w:ascii="Times New Roman" w:cs="Times New Roman" w:hAnsi="Times New Roman" w:hint="eastAsia"/>
          <w:color w:val="c00000"/>
          <w:lang w:eastAsia="zh-CN"/>
        </w:rPr>
        <w:t>）</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竞猜</w:t>
      </w:r>
      <w:r>
        <w:rPr>
          <w:rFonts w:ascii="Times New Roman" w:cs="Times New Roman" w:hAnsi="Times New Roman"/>
          <w:color w:val="000000"/>
          <w:szCs w:val="24"/>
        </w:rPr>
        <w:t>链选择</w:t>
      </w:r>
      <w:r>
        <w:rPr>
          <w:rFonts w:ascii="Times New Roman" w:cs="Times New Roman" w:hAnsi="Times New Roman"/>
          <w:color w:val="000000"/>
          <w:szCs w:val="24"/>
        </w:rPr>
        <w:t>了以太坊（</w:t>
      </w:r>
      <w:r>
        <w:rPr>
          <w:rFonts w:ascii="Times New Roman" w:cs="Times New Roman" w:hAnsi="Times New Roman"/>
          <w:color w:val="000000"/>
          <w:szCs w:val="24"/>
        </w:rPr>
        <w:t>Ethereum</w:t>
      </w:r>
      <w:r>
        <w:rPr>
          <w:rFonts w:ascii="Times New Roman" w:cs="Times New Roman" w:hAnsi="Times New Roman"/>
          <w:color w:val="000000"/>
          <w:szCs w:val="24"/>
        </w:rPr>
        <w:t>）作为公平竞猜服务平台的底层技术。原因如下：</w:t>
      </w:r>
    </w:p>
    <w:p>
      <w:pPr>
        <w:pStyle w:val="style0"/>
        <w:ind w:firstLine="480" w:firstLineChars="0"/>
        <w:rPr>
          <w:rFonts w:ascii="Times New Roman" w:cs="Times New Roman" w:hAnsi="Times New Roman"/>
          <w:color w:val="000000"/>
          <w:szCs w:val="24"/>
        </w:rPr>
      </w:pPr>
      <w:r>
        <w:rPr>
          <w:rFonts w:ascii="Times New Roman" w:cs="Times New Roman" w:hAnsi="Times New Roman"/>
          <w:color w:val="000000"/>
          <w:szCs w:val="24"/>
        </w:rPr>
        <w:t>1.</w:t>
      </w:r>
      <w:r>
        <w:rPr>
          <w:rFonts w:ascii="Times New Roman" w:cs="Times New Roman" w:hAnsi="Times New Roman"/>
          <w:color w:val="000000"/>
          <w:szCs w:val="24"/>
        </w:rPr>
        <w:t>以太</w:t>
      </w:r>
      <w:r>
        <w:rPr>
          <w:rFonts w:ascii="Times New Roman" w:cs="Times New Roman" w:hAnsi="Times New Roman"/>
          <w:color w:val="000000"/>
          <w:szCs w:val="24"/>
        </w:rPr>
        <w:t>坊提供</w:t>
      </w:r>
      <w:r>
        <w:rPr>
          <w:rFonts w:ascii="Times New Roman" w:cs="Times New Roman" w:hAnsi="Times New Roman"/>
          <w:color w:val="000000"/>
          <w:szCs w:val="24"/>
        </w:rPr>
        <w:t>了完备编程语言和编程接口。以太</w:t>
      </w:r>
      <w:r>
        <w:rPr>
          <w:rFonts w:ascii="Times New Roman" w:cs="Times New Roman" w:hAnsi="Times New Roman"/>
          <w:color w:val="000000"/>
          <w:szCs w:val="24"/>
        </w:rPr>
        <w:t>坊提供</w:t>
      </w:r>
      <w:r>
        <w:rPr>
          <w:rFonts w:ascii="Times New Roman" w:cs="Times New Roman" w:hAnsi="Times New Roman"/>
          <w:color w:val="000000"/>
          <w:szCs w:val="24"/>
        </w:rPr>
        <w:t>了</w:t>
      </w:r>
      <w:r>
        <w:rPr>
          <w:rFonts w:ascii="Times New Roman" w:cs="Times New Roman" w:hAnsi="Times New Roman"/>
          <w:color w:val="000000"/>
          <w:szCs w:val="24"/>
        </w:rPr>
        <w:t>Solidity</w:t>
      </w:r>
      <w:r>
        <w:rPr>
          <w:rFonts w:ascii="Times New Roman" w:cs="Times New Roman" w:hAnsi="Times New Roman"/>
          <w:color w:val="000000"/>
          <w:szCs w:val="24"/>
        </w:rPr>
        <w:t>智能编程语言和定义好的编程接口。在此基础上的平台开发和维护都变得比较简单和轻松。</w:t>
      </w:r>
    </w:p>
    <w:p>
      <w:pPr>
        <w:pStyle w:val="style0"/>
        <w:ind w:firstLine="480" w:firstLineChars="0"/>
        <w:rPr>
          <w:rFonts w:ascii="Times New Roman" w:cs="Times New Roman" w:hAnsi="Times New Roman"/>
          <w:color w:val="000000"/>
          <w:szCs w:val="24"/>
        </w:rPr>
      </w:pPr>
      <w:r>
        <w:rPr>
          <w:rFonts w:ascii="Times New Roman" w:cs="Times New Roman" w:hAnsi="Times New Roman"/>
          <w:color w:val="000000"/>
          <w:szCs w:val="24"/>
        </w:rPr>
        <w:t>2.</w:t>
      </w:r>
      <w:r>
        <w:rPr>
          <w:rFonts w:ascii="Times New Roman" w:cs="Times New Roman" w:hAnsi="Times New Roman"/>
          <w:color w:val="000000"/>
          <w:szCs w:val="24"/>
        </w:rPr>
        <w:t>以太坊的</w:t>
      </w:r>
      <w:r>
        <w:rPr>
          <w:rFonts w:ascii="Times New Roman" w:cs="Times New Roman" w:hAnsi="Times New Roman"/>
          <w:color w:val="000000"/>
          <w:szCs w:val="24"/>
        </w:rPr>
        <w:t>ERC20</w:t>
      </w:r>
      <w:r>
        <w:rPr>
          <w:rFonts w:ascii="Times New Roman" w:cs="Times New Roman" w:hAnsi="Times New Roman"/>
          <w:color w:val="000000"/>
          <w:szCs w:val="24"/>
        </w:rPr>
        <w:t>代币。以太</w:t>
      </w:r>
      <w:r>
        <w:rPr>
          <w:rFonts w:ascii="Times New Roman" w:cs="Times New Roman" w:hAnsi="Times New Roman"/>
          <w:color w:val="000000"/>
          <w:szCs w:val="24"/>
        </w:rPr>
        <w:t>坊可以</w:t>
      </w:r>
      <w:r>
        <w:rPr>
          <w:rFonts w:ascii="Times New Roman" w:cs="Times New Roman" w:hAnsi="Times New Roman"/>
          <w:color w:val="000000"/>
          <w:szCs w:val="24"/>
        </w:rPr>
        <w:t>很容易的发行代币，从而很容易的建立基于代币的经济学模型。</w:t>
      </w:r>
      <w:r>
        <w:rPr>
          <w:rFonts w:ascii="Times New Roman" w:cs="Times New Roman" w:hAnsi="Times New Roman"/>
          <w:color w:val="000000"/>
          <w:szCs w:val="24"/>
        </w:rPr>
        <w:t>ERC20</w:t>
      </w:r>
      <w:r>
        <w:rPr>
          <w:rFonts w:ascii="Times New Roman" w:cs="Times New Roman" w:hAnsi="Times New Roman"/>
          <w:color w:val="000000"/>
          <w:szCs w:val="24"/>
        </w:rPr>
        <w:t>代币在</w:t>
      </w:r>
      <w:r>
        <w:rPr>
          <w:rFonts w:ascii="Times New Roman" w:cs="Times New Roman" w:hAnsi="Times New Roman"/>
          <w:color w:val="000000"/>
          <w:szCs w:val="24"/>
        </w:rPr>
        <w:t>ICO</w:t>
      </w:r>
      <w:r>
        <w:rPr>
          <w:rFonts w:ascii="Times New Roman" w:cs="Times New Roman" w:hAnsi="Times New Roman"/>
          <w:color w:val="000000"/>
          <w:szCs w:val="24"/>
        </w:rPr>
        <w:t>风行的时候得到了大规模的验证。现在几乎所有的钱包都支持</w:t>
      </w:r>
      <w:r>
        <w:rPr>
          <w:rFonts w:ascii="Times New Roman" w:cs="Times New Roman" w:hAnsi="Times New Roman"/>
          <w:color w:val="000000"/>
          <w:szCs w:val="24"/>
        </w:rPr>
        <w:t>ERC20</w:t>
      </w:r>
      <w:r>
        <w:rPr>
          <w:rFonts w:ascii="Times New Roman" w:cs="Times New Roman" w:hAnsi="Times New Roman"/>
          <w:color w:val="000000"/>
          <w:szCs w:val="24"/>
        </w:rPr>
        <w:t>代币。</w:t>
      </w:r>
    </w:p>
    <w:p>
      <w:pPr>
        <w:pStyle w:val="style0"/>
        <w:ind w:firstLine="480" w:firstLineChars="0"/>
        <w:rPr>
          <w:rFonts w:ascii="Times New Roman" w:cs="Times New Roman" w:hAnsi="Times New Roman"/>
          <w:color w:val="000000"/>
          <w:szCs w:val="24"/>
        </w:rPr>
      </w:pPr>
      <w:r>
        <w:rPr>
          <w:rFonts w:ascii="Times New Roman" w:cs="Times New Roman" w:hAnsi="Times New Roman"/>
          <w:color w:val="000000"/>
          <w:szCs w:val="24"/>
        </w:rPr>
        <w:t>3.</w:t>
      </w:r>
      <w:r>
        <w:rPr>
          <w:rFonts w:ascii="Times New Roman" w:cs="Times New Roman" w:hAnsi="Times New Roman"/>
          <w:color w:val="000000"/>
          <w:szCs w:val="24"/>
        </w:rPr>
        <w:t>以太坊的</w:t>
      </w:r>
      <w:r>
        <w:rPr>
          <w:rFonts w:ascii="Times New Roman" w:cs="Times New Roman" w:hAnsi="Times New Roman"/>
          <w:color w:val="000000"/>
          <w:szCs w:val="24"/>
        </w:rPr>
        <w:t>ERC721</w:t>
      </w:r>
      <w:r>
        <w:rPr>
          <w:rFonts w:ascii="Times New Roman" w:cs="Times New Roman" w:hAnsi="Times New Roman"/>
          <w:color w:val="000000"/>
          <w:szCs w:val="24"/>
        </w:rPr>
        <w:t>代币。以太坊猫，</w:t>
      </w:r>
      <w:r>
        <w:rPr>
          <w:rFonts w:ascii="Times New Roman" w:cs="Times New Roman" w:hAnsi="Times New Roman"/>
          <w:color w:val="000000"/>
          <w:szCs w:val="24"/>
        </w:rPr>
        <w:t>莱</w:t>
      </w:r>
      <w:r>
        <w:rPr>
          <w:rFonts w:ascii="Times New Roman" w:cs="Times New Roman" w:hAnsi="Times New Roman"/>
          <w:color w:val="000000"/>
          <w:szCs w:val="24"/>
        </w:rPr>
        <w:t>茨狗等的风行，</w:t>
      </w:r>
      <w:r>
        <w:rPr>
          <w:rFonts w:ascii="Times New Roman" w:cs="Times New Roman" w:hAnsi="Times New Roman" w:hint="eastAsia"/>
          <w:color w:val="000000"/>
          <w:szCs w:val="24"/>
        </w:rPr>
        <w:t>都是</w:t>
      </w:r>
      <w:r>
        <w:rPr>
          <w:rFonts w:ascii="Times New Roman" w:cs="Times New Roman" w:hAnsi="Times New Roman"/>
          <w:color w:val="000000"/>
          <w:szCs w:val="24"/>
        </w:rPr>
        <w:t>使用不可分代币代替所表征的实物</w:t>
      </w:r>
      <w:r>
        <w:rPr>
          <w:rFonts w:ascii="Times New Roman" w:cs="Times New Roman" w:hAnsi="Times New Roman" w:hint="eastAsia"/>
          <w:color w:val="000000"/>
          <w:szCs w:val="24"/>
        </w:rPr>
        <w:t>。</w:t>
      </w:r>
    </w:p>
    <w:p>
      <w:pPr>
        <w:pStyle w:val="style0"/>
        <w:ind w:firstLine="480" w:firstLineChars="0"/>
        <w:rPr>
          <w:rFonts w:ascii="Times New Roman" w:cs="Times New Roman" w:hAnsi="Times New Roman"/>
          <w:color w:val="000000"/>
          <w:szCs w:val="24"/>
        </w:rPr>
      </w:pPr>
      <w:r>
        <w:rPr>
          <w:rFonts w:ascii="Times New Roman" w:cs="Times New Roman" w:hAnsi="Times New Roman"/>
          <w:color w:val="000000"/>
          <w:szCs w:val="24"/>
        </w:rPr>
        <w:t>4.</w:t>
      </w:r>
      <w:r>
        <w:rPr>
          <w:rFonts w:ascii="Times New Roman" w:cs="Times New Roman" w:hAnsi="Times New Roman"/>
          <w:color w:val="000000"/>
          <w:szCs w:val="24"/>
        </w:rPr>
        <w:t>代码开源。所有智能合约代码均位于以太坊的公链上，任何人可以随意查看，理解并验证。</w:t>
      </w:r>
    </w:p>
    <w:p>
      <w:pPr>
        <w:pStyle w:val="style0"/>
        <w:ind w:firstLine="480" w:firstLineChars="0"/>
        <w:rPr>
          <w:rFonts w:ascii="Times New Roman" w:cs="Times New Roman" w:hAnsi="Times New Roman"/>
          <w:color w:val="000000"/>
          <w:szCs w:val="24"/>
        </w:rPr>
      </w:pPr>
      <w:r>
        <w:rPr>
          <w:rFonts w:ascii="Times New Roman" w:cs="Times New Roman" w:hAnsi="Times New Roman"/>
          <w:color w:val="000000"/>
          <w:szCs w:val="24"/>
        </w:rPr>
        <w:t>5.</w:t>
      </w:r>
      <w:r>
        <w:rPr>
          <w:rFonts w:ascii="Times New Roman" w:cs="Times New Roman" w:hAnsi="Times New Roman"/>
          <w:color w:val="000000"/>
          <w:szCs w:val="24"/>
        </w:rPr>
        <w:t>以太坊的工具完备。以太</w:t>
      </w:r>
      <w:r>
        <w:rPr>
          <w:rFonts w:ascii="Times New Roman" w:cs="Times New Roman" w:hAnsi="Times New Roman"/>
          <w:color w:val="000000"/>
          <w:szCs w:val="24"/>
        </w:rPr>
        <w:t>坊目前</w:t>
      </w:r>
      <w:r>
        <w:rPr>
          <w:rFonts w:ascii="Times New Roman" w:cs="Times New Roman" w:hAnsi="Times New Roman"/>
          <w:color w:val="000000"/>
          <w:szCs w:val="24"/>
        </w:rPr>
        <w:t>具备</w:t>
      </w:r>
      <w:r>
        <w:rPr>
          <w:rFonts w:ascii="Times New Roman" w:cs="Times New Roman" w:hAnsi="Times New Roman"/>
          <w:color w:val="000000"/>
          <w:szCs w:val="24"/>
        </w:rPr>
        <w:t>了公链圈</w:t>
      </w:r>
      <w:r>
        <w:rPr>
          <w:rFonts w:ascii="Times New Roman" w:cs="Times New Roman" w:hAnsi="Times New Roman"/>
          <w:color w:val="000000"/>
          <w:szCs w:val="24"/>
        </w:rPr>
        <w:t>里最完备的工具集。用户稍</w:t>
      </w:r>
      <w:r>
        <w:rPr>
          <w:rFonts w:ascii="Times New Roman" w:cs="Times New Roman" w:hAnsi="Times New Roman"/>
          <w:color w:val="000000"/>
          <w:szCs w:val="24"/>
        </w:rPr>
        <w:t>加训练，即可掌握。</w:t>
      </w:r>
    </w:p>
    <w:p>
      <w:pPr>
        <w:pStyle w:val="style0"/>
        <w:ind w:firstLine="480"/>
        <w:jc w:val="center"/>
        <w:rPr>
          <w:rFonts w:ascii="Times New Roman" w:cs="Times New Roman" w:hAnsi="Times New Roman"/>
          <w:color w:val="000000"/>
        </w:rPr>
      </w:pPr>
      <w:r>
        <w:rPr>
          <w:rFonts w:ascii="Times New Roman" w:cs="Times New Roman" w:hAnsi="Times New Roman"/>
          <w:noProof/>
          <w:color w:val="000000"/>
        </w:rPr>
        <w:drawing>
          <wp:inline distT="0" distB="0" distR="0" distL="0">
            <wp:extent cx="4525645" cy="3474720"/>
            <wp:effectExtent l="0" t="0" r="8255" b="0"/>
            <wp:docPr id="1031" name="图片 1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175"/>
                    <pic:cNvPicPr/>
                  </pic:nvPicPr>
                  <pic:blipFill>
                    <a:blip r:embed="rId6" cstate="print"/>
                    <a:srcRect l="0" t="0" r="0" b="0"/>
                    <a:stretch/>
                  </pic:blipFill>
                  <pic:spPr>
                    <a:xfrm rot="0">
                      <a:off x="0" y="0"/>
                      <a:ext cx="4525645" cy="3474720"/>
                    </a:xfrm>
                    <a:prstGeom prst="rect"/>
                  </pic:spPr>
                </pic:pic>
              </a:graphicData>
            </a:graphic>
          </wp:inline>
        </w:drawing>
      </w:r>
    </w:p>
    <w:p>
      <w:pPr>
        <w:pStyle w:val="style0"/>
        <w:ind w:firstLine="480"/>
        <w:jc w:val="center"/>
        <w:rPr>
          <w:rFonts w:ascii="Times New Roman" w:cs="Times New Roman" w:hAnsi="Times New Roman"/>
          <w:color w:val="000000"/>
        </w:rPr>
      </w:pPr>
      <w:r>
        <w:rPr>
          <w:rFonts w:ascii="Times New Roman" w:cs="Times New Roman" w:hAnsi="Times New Roman"/>
          <w:color w:val="000000"/>
        </w:rPr>
        <w:t>图</w:t>
      </w:r>
      <w:r>
        <w:rPr>
          <w:rFonts w:ascii="Times New Roman" w:cs="Times New Roman" w:hAnsi="Times New Roman"/>
          <w:color w:val="000000"/>
        </w:rPr>
        <w:t xml:space="preserve">2 </w:t>
      </w:r>
      <w:r>
        <w:rPr>
          <w:rFonts w:ascii="Times New Roman" w:cs="Times New Roman" w:hAnsi="Times New Roman"/>
          <w:color w:val="000000"/>
        </w:rPr>
        <w:t>补充一张双链技术框架图</w:t>
      </w:r>
    </w:p>
    <w:bookmarkStart w:id="21" w:name="_Toc516490128"/>
    <w:bookmarkStart w:id="22" w:name="_Toc512595486"/>
    <w:bookmarkEnd w:id="4"/>
    <w:p>
      <w:pPr>
        <w:pStyle w:val="style2"/>
        <w:rPr/>
      </w:pPr>
      <w:r>
        <w:t>竞猜链平台的意义</w:t>
      </w:r>
      <w:bookmarkEnd w:id="21"/>
    </w:p>
    <w:bookmarkStart w:id="23" w:name="_Toc516490129"/>
    <w:p>
      <w:pPr>
        <w:pStyle w:val="style0"/>
        <w:keepNext/>
        <w:keepLines/>
        <w:numPr>
          <w:ilvl w:val="2"/>
          <w:numId w:val="15"/>
        </w:numPr>
        <w:ind w:left="0" w:firstLine="480" w:firstLineChars="0"/>
        <w:outlineLvl w:val="2"/>
        <w:rPr>
          <w:rFonts w:ascii="Times New Roman" w:cs="Times New Roman" w:hAnsi="Times New Roman"/>
          <w:b/>
          <w:color w:val="000000"/>
          <w:szCs w:val="24"/>
        </w:rPr>
      </w:pPr>
      <w:r>
        <w:rPr>
          <w:rFonts w:ascii="Times New Roman" w:cs="Times New Roman" w:hAnsi="Times New Roman"/>
          <w:b/>
          <w:color w:val="000000"/>
          <w:szCs w:val="24"/>
        </w:rPr>
        <w:t>传统竞猜行业的弊端</w:t>
      </w:r>
      <w:bookmarkEnd w:id="23"/>
    </w:p>
    <w:p>
      <w:pPr>
        <w:pStyle w:val="style0"/>
        <w:ind w:firstLine="480"/>
        <w:rPr/>
      </w:pPr>
      <w:r>
        <w:t>从技术层面来说，对竞猜的最大的质疑是其公平公正性。</w:t>
      </w:r>
    </w:p>
    <w:p>
      <w:pPr>
        <w:pStyle w:val="style0"/>
        <w:ind w:firstLine="480"/>
        <w:rPr/>
      </w:pPr>
      <w:r>
        <w:t>大多数的竞猜平台对于游戏规则都是语焉不详，尤其是对于规则的细节以及数据的来源。竞猜的中奖算法，竞猜流程不透明，属于集中式管理，而集中则意味着竞猜平台对这些数据是可控的。在一个自定游戏规则，且缺乏有效监督的网络平台，很难保证公平公正。由于竞猜平台保有所有的数据，对于事后的追查，没有很高的公信力。首先，很难获取竞猜的数据。其次，即使获取到了数据，也很难保证数据的真实性。</w:t>
      </w:r>
    </w:p>
    <w:p>
      <w:pPr>
        <w:pStyle w:val="style0"/>
        <w:ind w:firstLine="480"/>
        <w:rPr/>
      </w:pPr>
      <w:r>
        <w:rPr>
          <w:shd w:val="clear" w:color="auto" w:fill="ffffff"/>
        </w:rPr>
        <w:t>传统预测参与系统都采用类似的模式：渠道要求用户充值到渠道中或根据用户的信用开启一定的信用额度，然后渠道在自己账户系统中为用户进行记账。用</w:t>
      </w:r>
      <w:r>
        <w:rPr>
          <w:shd w:val="clear" w:color="auto" w:fill="ffffff"/>
        </w:rPr>
        <w:t>户实际交易的是这些记账的信息。渠道替用户保管资产的能力是用户和预测产品发行商最大的风险，同时渠道运营者面临监管带来的其它风险。通过在区块链上的智能合约可以实现交易的原子性，成交前抵押代币和成交后支付代币均存放在用户本人区块链地址中。整个交易过程用户无需</w:t>
      </w:r>
      <w:r>
        <w:rPr>
          <w:shd w:val="clear" w:color="auto" w:fill="ffffff"/>
        </w:rPr>
        <w:t>向渠道</w:t>
      </w:r>
      <w:r>
        <w:rPr>
          <w:shd w:val="clear" w:color="auto" w:fill="ffffff"/>
        </w:rPr>
        <w:t>转账，渠道不托管用户下单资金，资产丢失或者渠道跑路风险为零，哪怕渠道倒闭，也不会对用户产生任何影响</w:t>
      </w:r>
      <w:r>
        <w:rPr>
          <w:shd w:val="clear" w:color="auto" w:fill="ffffff"/>
        </w:rPr>
        <w:t xml:space="preserve"> </w:t>
      </w:r>
      <w:r>
        <w:rPr>
          <w:shd w:val="clear" w:color="auto" w:fill="ffffff"/>
        </w:rPr>
        <w:t>。</w:t>
      </w:r>
    </w:p>
    <w:bookmarkStart w:id="24" w:name="_Toc516490130"/>
    <w:p>
      <w:pPr>
        <w:pStyle w:val="style0"/>
        <w:keepNext/>
        <w:keepLines/>
        <w:numPr>
          <w:ilvl w:val="2"/>
          <w:numId w:val="15"/>
        </w:numPr>
        <w:ind w:left="0" w:firstLine="0" w:firstLineChars="0"/>
        <w:outlineLvl w:val="2"/>
        <w:rPr>
          <w:rFonts w:ascii="Times New Roman" w:cs="Times New Roman" w:hAnsi="Times New Roman"/>
          <w:b/>
          <w:color w:val="000000"/>
          <w:szCs w:val="24"/>
          <w:shd w:val="clear" w:color="auto" w:fill="ffffff"/>
        </w:rPr>
      </w:pPr>
      <w:r>
        <w:rPr>
          <w:rFonts w:ascii="Times New Roman" w:cs="Times New Roman" w:hAnsi="Times New Roman"/>
          <w:b/>
          <w:color w:val="000000"/>
          <w:szCs w:val="24"/>
          <w:shd w:val="clear" w:color="auto" w:fill="ffffff"/>
        </w:rPr>
        <w:t>区块链竞猜的经济效益</w:t>
      </w:r>
      <w:bookmarkEnd w:id="24"/>
    </w:p>
    <w:p>
      <w:pPr>
        <w:pStyle w:val="style0"/>
        <w:ind w:firstLine="480"/>
        <w:rPr>
          <w:shd w:val="clear" w:color="auto" w:fill="ffffff"/>
          <w:lang w:val="en-CA"/>
        </w:rPr>
      </w:pPr>
      <w:r>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程度地延伸传统竞猜的覆盖范围和社会扩散效应，提高竞猜市场的潜在存量。</w:t>
      </w:r>
    </w:p>
    <w:p>
      <w:pPr>
        <w:pStyle w:val="style0"/>
        <w:ind w:firstLine="480"/>
        <w:rPr>
          <w:shd w:val="clear" w:color="auto" w:fill="ffffff"/>
          <w:lang w:val="en-CA"/>
        </w:rPr>
      </w:pPr>
      <w:r>
        <w:rPr>
          <w:shd w:val="clear" w:color="auto" w:fill="ffffff"/>
          <w:lang w:val="en-CA"/>
        </w:rPr>
        <w:t>每一份竞猜都是基于竞猜链平台的一份智能合约，通过基于以太坊的平台，竞猜</w:t>
      </w:r>
      <w:r>
        <w:rPr>
          <w:shd w:val="clear" w:color="auto" w:fill="ffffff"/>
          <w:lang w:val="en-CA"/>
        </w:rPr>
        <w:t>链技术</w:t>
      </w:r>
      <w:r>
        <w:rPr>
          <w:shd w:val="clear" w:color="auto" w:fill="ffffff"/>
          <w:lang w:val="en-CA"/>
        </w:rPr>
        <w:t>将使竞猜更为高效、便捷，在根本上</w:t>
      </w:r>
      <w:r>
        <w:rPr>
          <w:rFonts w:hint="eastAsia"/>
          <w:shd w:val="clear" w:color="auto" w:fill="ffffff"/>
        </w:rPr>
        <w:t>完成</w:t>
      </w:r>
      <w:r>
        <w:rPr>
          <w:shd w:val="clear" w:color="auto" w:fill="ffffff"/>
          <w:lang w:val="en-CA"/>
        </w:rPr>
        <w:t>竞猜行业的更新换代。基于区块链技术的全球竞猜娱乐平台不仅是创新的区块链娱乐平台，还接受数字货币如</w:t>
      </w:r>
      <w:r>
        <w:rPr>
          <w:shd w:val="clear" w:color="auto" w:fill="ffffff"/>
          <w:lang w:val="en-CA"/>
        </w:rPr>
        <w:t>BTC</w:t>
      </w:r>
      <w:r>
        <w:rPr>
          <w:shd w:val="clear" w:color="auto" w:fill="ffffff"/>
          <w:lang w:val="en-CA"/>
        </w:rPr>
        <w:t>、</w:t>
      </w:r>
      <w:r>
        <w:rPr>
          <w:shd w:val="clear" w:color="auto" w:fill="ffffff"/>
          <w:lang w:val="en-CA"/>
        </w:rPr>
        <w:t>ETH</w:t>
      </w:r>
      <w:r>
        <w:rPr>
          <w:shd w:val="clear" w:color="auto" w:fill="ffffff"/>
          <w:lang w:val="en-CA"/>
        </w:rPr>
        <w:t>等的支付，并将带来超过</w:t>
      </w:r>
      <w:r>
        <w:rPr>
          <w:shd w:val="clear" w:color="auto" w:fill="ffffff"/>
          <w:lang w:val="en-CA"/>
        </w:rPr>
        <w:t>2000</w:t>
      </w:r>
      <w:r>
        <w:rPr>
          <w:shd w:val="clear" w:color="auto" w:fill="ffffff"/>
          <w:lang w:val="en-CA"/>
        </w:rPr>
        <w:t>万的全世界的数字货币玩家进入竞猜市场。</w:t>
      </w:r>
    </w:p>
    <w:bookmarkStart w:id="25" w:name="_Toc516490131"/>
    <w:p>
      <w:pPr>
        <w:pStyle w:val="style0"/>
        <w:keepNext/>
        <w:keepLines/>
        <w:numPr>
          <w:ilvl w:val="2"/>
          <w:numId w:val="15"/>
        </w:numPr>
        <w:ind w:left="0" w:firstLine="0" w:firstLineChars="0"/>
        <w:outlineLvl w:val="2"/>
        <w:rPr>
          <w:rFonts w:ascii="Times New Roman" w:cs="Times New Roman" w:hAnsi="Times New Roman"/>
          <w:b/>
          <w:color w:val="000000"/>
          <w:szCs w:val="24"/>
          <w:shd w:val="clear" w:color="auto" w:fill="ffffff"/>
        </w:rPr>
      </w:pPr>
      <w:r>
        <w:rPr>
          <w:rFonts w:ascii="Times New Roman" w:cs="Times New Roman" w:hAnsi="Times New Roman"/>
          <w:b/>
          <w:color w:val="000000"/>
          <w:szCs w:val="24"/>
          <w:shd w:val="clear" w:color="auto" w:fill="ffffff"/>
        </w:rPr>
        <w:t>竞猜链的社会意义</w:t>
      </w:r>
      <w:bookmarkEnd w:id="25"/>
    </w:p>
    <w:p>
      <w:pPr>
        <w:pStyle w:val="style0"/>
        <w:ind w:firstLine="480"/>
        <w:rPr>
          <w:shd w:val="clear" w:color="auto" w:fill="ffffff"/>
          <w:lang w:val="en-CA"/>
        </w:rPr>
      </w:pPr>
      <w:r>
        <w:rPr>
          <w:shd w:val="clear" w:color="auto" w:fill="ffffff"/>
          <w:lang w:val="en-CA"/>
        </w:rPr>
        <w:t>在整个竞猜娱乐产业中区块链具有非凡的意义，总体上，竞猜链是开放和透明的、不可改变的，可以保护参与者的竞猜信息的公开性和透明度（钱包地址）。</w:t>
      </w:r>
    </w:p>
    <w:p>
      <w:pPr>
        <w:pStyle w:val="style0"/>
        <w:ind w:firstLine="480"/>
        <w:rPr>
          <w:shd w:val="clear" w:color="auto" w:fill="ffffff"/>
          <w:lang w:val="en-CA"/>
        </w:rPr>
      </w:pPr>
      <w:r>
        <w:rPr>
          <w:shd w:val="clear" w:color="auto" w:fill="ffffff"/>
          <w:lang w:val="en-CA"/>
        </w:rPr>
        <w:t>同时，竞猜链平台是基于一个完全开放的、透明的环境，监督竞猜娱乐规则，投注，兑付的结果等等，竞猜链也可以重塑竞猜产业的信托制度，提高参与者的契约精神和提供一个良好的娱乐环境。</w:t>
      </w:r>
      <w:r>
        <w:rPr>
          <w:shd w:val="clear" w:color="auto" w:fill="ffffff"/>
          <w:lang w:val="en-CA"/>
        </w:rPr>
        <w:t xml:space="preserve"> </w:t>
      </w:r>
    </w:p>
    <w:p>
      <w:pPr>
        <w:pStyle w:val="style0"/>
        <w:ind w:firstLine="480"/>
        <w:rPr>
          <w:shd w:val="clear" w:color="auto" w:fill="ffffff"/>
          <w:lang w:val="en-CA"/>
        </w:rPr>
      </w:pPr>
      <w:r>
        <w:rPr>
          <w:shd w:val="clear" w:color="auto" w:fill="ffffff"/>
          <w:lang w:val="en-CA"/>
        </w:rPr>
        <w:t>智能合约：各种竞猜娱乐场景通过定制的智能合约，消除了参与者的违约风险，并确保各方利益，默认的智能合同还允许长期下注，长期下注一旦触发条件达到，智能合约将直接执行或提供证据。</w:t>
      </w:r>
      <w:r>
        <w:rPr>
          <w:shd w:val="clear" w:color="auto" w:fill="ffffff"/>
          <w:lang w:val="en-CA"/>
        </w:rPr>
        <w:t xml:space="preserve"> </w:t>
      </w:r>
    </w:p>
    <w:p>
      <w:pPr>
        <w:pStyle w:val="style0"/>
        <w:ind w:firstLine="480"/>
        <w:rPr>
          <w:shd w:val="clear" w:color="auto" w:fill="ffffff"/>
          <w:lang w:val="en-CA"/>
        </w:rPr>
      </w:pPr>
      <w:r>
        <w:rPr>
          <w:shd w:val="clear" w:color="auto" w:fill="ffffff"/>
          <w:lang w:val="en-CA"/>
        </w:rPr>
        <w:t>加密保护：钱包地址，数字化筹码和其他数据块加密功能，可以有效地保护所有的竞猜娱乐用户的信息安全，尤其是满足高端</w:t>
      </w:r>
      <w:r>
        <w:rPr>
          <w:shd w:val="clear" w:color="auto" w:fill="ffffff"/>
          <w:lang w:val="en-CA"/>
        </w:rPr>
        <w:t>VIP</w:t>
      </w:r>
      <w:r>
        <w:rPr>
          <w:shd w:val="clear" w:color="auto" w:fill="ffffff"/>
          <w:lang w:val="en-CA"/>
        </w:rPr>
        <w:t>客户的隐私要求，可以提高平台的信誉，提高服务水平和信誉平台。</w:t>
      </w:r>
    </w:p>
    <w:p>
      <w:pPr>
        <w:pStyle w:val="style0"/>
        <w:ind w:firstLine="480"/>
        <w:rPr>
          <w:shd w:val="clear" w:color="auto" w:fill="ffffff"/>
          <w:lang w:val="en-CA"/>
        </w:rPr>
      </w:pPr>
      <w:r>
        <w:rPr>
          <w:shd w:val="clear" w:color="auto" w:fill="ffffff"/>
          <w:lang w:val="en-CA"/>
        </w:rPr>
        <w:t>摆脱传统地域限制：用户可以随时随地接入竞猜链平台参与娱乐，也可由竞猜链区块链钱包使用数字化筹码在数字资产交易平台进行交易，使世界各地的人们参与竞猜娱乐和随时随地使用数字化筹码。</w:t>
      </w:r>
    </w:p>
    <w:bookmarkStart w:id="26" w:name="_Toc516490132"/>
    <w:p>
      <w:pPr>
        <w:pStyle w:val="style0"/>
        <w:keepNext/>
        <w:keepLines/>
        <w:numPr>
          <w:ilvl w:val="2"/>
          <w:numId w:val="15"/>
        </w:numPr>
        <w:ind w:left="0" w:firstLine="0" w:firstLineChars="0"/>
        <w:outlineLvl w:val="2"/>
        <w:rPr>
          <w:rFonts w:ascii="Times New Roman" w:cs="Times New Roman" w:hAnsi="Times New Roman"/>
          <w:b/>
          <w:color w:val="000000"/>
          <w:szCs w:val="24"/>
          <w:shd w:val="clear" w:color="auto" w:fill="ffffff"/>
        </w:rPr>
      </w:pPr>
      <w:r>
        <w:rPr>
          <w:rFonts w:ascii="Times New Roman" w:cs="Times New Roman" w:hAnsi="Times New Roman"/>
          <w:b/>
          <w:color w:val="000000"/>
          <w:szCs w:val="24"/>
          <w:shd w:val="clear" w:color="auto" w:fill="ffffff"/>
        </w:rPr>
        <w:t>大数据和人工智能在竞猜娱乐产业的意义</w:t>
      </w:r>
      <w:bookmarkEnd w:id="26"/>
    </w:p>
    <w:p>
      <w:pPr>
        <w:pStyle w:val="style0"/>
        <w:ind w:firstLine="480"/>
        <w:rPr>
          <w:shd w:val="clear" w:color="auto" w:fill="ffffff"/>
          <w:lang w:val="en-CA"/>
        </w:rPr>
      </w:pPr>
      <w:r>
        <w:rPr>
          <w:shd w:val="clear" w:color="auto" w:fill="ffffff"/>
          <w:lang w:val="en-CA"/>
        </w:rPr>
        <w:t>竞猜</w:t>
      </w:r>
      <w:r>
        <w:rPr>
          <w:shd w:val="clear" w:color="auto" w:fill="ffffff"/>
          <w:lang w:val="en-CA"/>
        </w:rPr>
        <w:t>链积极</w:t>
      </w:r>
      <w:r>
        <w:rPr>
          <w:shd w:val="clear" w:color="auto" w:fill="ffffff"/>
          <w:lang w:val="en-CA"/>
        </w:rPr>
        <w:t>引入大数据技术，可以大大提高竞猜娱乐产业的服务质量和效率。一般来说，竞猜的大数据主要意义是：</w:t>
      </w:r>
      <w:r>
        <w:rPr>
          <w:shd w:val="clear" w:color="auto" w:fill="ffffff"/>
          <w:lang w:val="en-CA"/>
        </w:rPr>
        <w:t xml:space="preserve"> </w:t>
      </w:r>
      <w:r>
        <w:rPr>
          <w:shd w:val="clear" w:color="auto" w:fill="ffffff"/>
          <w:lang w:val="en-CA"/>
        </w:rPr>
        <w:t>竞猜的本质是概率。各种因素的概率分析对于非随机交互式娱乐产品尤为重要，而大数据则提供了全面准确的概率分析。竞猜链的客户可以随时根据竞猜</w:t>
      </w:r>
      <w:r>
        <w:rPr>
          <w:shd w:val="clear" w:color="auto" w:fill="ffffff"/>
          <w:lang w:val="en-CA"/>
        </w:rPr>
        <w:t>链提供</w:t>
      </w:r>
      <w:r>
        <w:rPr>
          <w:shd w:val="clear" w:color="auto" w:fill="ffffff"/>
          <w:lang w:val="en-CA"/>
        </w:rPr>
        <w:t>的大数据服务，动态调整赔率和投注金额，并确保自己利益的最大化。</w:t>
      </w:r>
    </w:p>
    <w:p>
      <w:pPr>
        <w:pStyle w:val="style0"/>
        <w:ind w:firstLine="480"/>
        <w:rPr>
          <w:shd w:val="clear" w:color="auto" w:fill="ffffff"/>
          <w:lang w:val="en-CA"/>
        </w:rPr>
      </w:pPr>
      <w:r>
        <w:rPr>
          <w:shd w:val="clear" w:color="auto" w:fill="ffffff"/>
          <w:lang w:val="en-CA"/>
        </w:rPr>
        <w:t>另一方面，</w:t>
      </w:r>
      <w:r>
        <w:rPr>
          <w:shd w:val="clear" w:color="auto" w:fill="ffffff"/>
          <w:lang w:val="en-CA"/>
        </w:rPr>
        <w:t>竞猜链对接入</w:t>
      </w:r>
      <w:r>
        <w:rPr>
          <w:shd w:val="clear" w:color="auto" w:fill="ffffff"/>
          <w:lang w:val="en-CA"/>
        </w:rPr>
        <w:t>平台用户数据的分析，如基于用户、习惯和偏好，个性化的推荐产品等等，可以帮助优化用户服务策略</w:t>
      </w:r>
      <w:r>
        <w:rPr>
          <w:color w:val="c00000"/>
          <w:highlight w:val="yellow"/>
          <w:shd w:val="clear" w:color="auto" w:fill="ffffff"/>
          <w:lang w:val="en-CA"/>
        </w:rPr>
        <w:t>，；</w:t>
      </w:r>
      <w:r>
        <w:rPr>
          <w:shd w:val="clear" w:color="auto" w:fill="ffffff"/>
          <w:lang w:val="en-CA"/>
        </w:rPr>
        <w:t>另一方面，竞猜链可以提供小额贷款，信用卡，保险等其他数字金融服务，从而更好地为用户提供服务。</w:t>
      </w:r>
      <w:r>
        <w:rPr>
          <w:shd w:val="clear" w:color="auto" w:fill="ffffff"/>
          <w:lang w:val="en-CA"/>
        </w:rPr>
        <w:t xml:space="preserve"> </w:t>
      </w:r>
      <w:r>
        <w:rPr>
          <w:shd w:val="clear" w:color="auto" w:fill="ffffff"/>
          <w:lang w:val="en-CA"/>
        </w:rPr>
        <w:t>通过长期统计和分析历史数据，可以形成大数据成果如竞猜娱乐指数、行业报告等，为全球竞猜产业的持续健康发展提供理论基础和数据模型。</w:t>
      </w:r>
    </w:p>
    <w:p>
      <w:pPr>
        <w:pStyle w:val="style0"/>
        <w:ind w:firstLine="480"/>
        <w:rPr>
          <w:shd w:val="clear" w:color="auto" w:fill="ffffff"/>
          <w:lang w:val="en-CA"/>
        </w:rPr>
      </w:pPr>
      <w:r>
        <w:rPr>
          <w:shd w:val="clear" w:color="auto" w:fill="ffffff"/>
          <w:lang w:val="en-CA"/>
        </w:rPr>
        <w:t>同时，竞猜链可以利用人工智能技术改善竞猜娱乐的服务质量水平，结合大数据和机器学习的平台，提高竞猜娱乐的效率与高质量发展。</w:t>
      </w:r>
    </w:p>
    <w:p>
      <w:pPr>
        <w:pStyle w:val="style0"/>
        <w:ind w:firstLine="480"/>
        <w:rPr>
          <w:shd w:val="clear" w:color="auto" w:fill="ffffff"/>
          <w:lang w:val="en-CA"/>
        </w:rPr>
      </w:pPr>
      <w:r>
        <w:rPr>
          <w:shd w:val="clear" w:color="auto" w:fill="ffffff"/>
          <w:lang w:val="en-CA"/>
        </w:rPr>
        <w:t>人工智能应用在客户服务中可以深入分析用户的习惯和揣摩用户的意图来进行更个性化的客户服务，节省平台的人力成本。人工智能在物联网、智慧城市等方面中的应用也可以帮助竞猜平台乃至国家提高服务质量和技术水平，如人脸识别、智能支付等等。</w:t>
      </w:r>
      <w:r>
        <w:rPr>
          <w:shd w:val="clear" w:color="auto" w:fill="ffffff"/>
          <w:lang w:val="en-CA"/>
        </w:rPr>
        <w:t xml:space="preserve"> </w:t>
      </w:r>
      <w:r>
        <w:rPr>
          <w:shd w:val="clear" w:color="auto" w:fill="ffffff"/>
          <w:lang w:val="en-CA"/>
        </w:rPr>
        <w:t>人工智能和基于机器学习的大数据可以帮助用户进行高负荷的数据分析和结果的预测，不仅可以有效的节省用户的时间，同时也提高了判断的准确性。</w:t>
      </w:r>
      <w:r>
        <w:rPr>
          <w:shd w:val="clear" w:color="auto" w:fill="ffffff"/>
          <w:lang w:val="en-CA"/>
        </w:rPr>
        <w:t xml:space="preserve"> </w:t>
      </w:r>
    </w:p>
    <w:bookmarkStart w:id="27" w:name="_Toc516490133"/>
    <w:bookmarkEnd w:id="22"/>
    <w:p>
      <w:pPr>
        <w:pStyle w:val="style1"/>
        <w:jc w:val="left"/>
        <w:rPr/>
      </w:pPr>
      <w:r>
        <w:t>功能模块介绍</w:t>
      </w:r>
      <w:bookmarkEnd w:id="27"/>
    </w:p>
    <w:bookmarkStart w:id="28" w:name="_Toc516490134"/>
    <w:bookmarkEnd w:id="28"/>
    <w:p>
      <w:pPr>
        <w:pStyle w:val="style179"/>
        <w:keepNext/>
        <w:keepLines/>
        <w:numPr>
          <w:ilvl w:val="0"/>
          <w:numId w:val="15"/>
        </w:numPr>
        <w:ind w:firstLineChars="0"/>
        <w:jc w:val="left"/>
        <w:outlineLvl w:val="1"/>
        <w:contextualSpacing w:val="false"/>
        <w:rPr>
          <w:rFonts w:ascii="Cambria" w:cs="Times New Roman" w:hAnsi="Cambria"/>
          <w:b/>
          <w:vanish/>
          <w:color w:val="000000"/>
          <w:sz w:val="28"/>
          <w:szCs w:val="24"/>
        </w:rPr>
      </w:pPr>
    </w:p>
    <w:bookmarkStart w:id="29" w:name="_Toc516490135"/>
    <w:p>
      <w:pPr>
        <w:pStyle w:val="style2"/>
        <w:rPr/>
      </w:pPr>
      <w:r>
        <w:t>竞猜</w:t>
      </w:r>
      <w:r>
        <w:t>链基础</w:t>
      </w:r>
      <w:r>
        <w:t>技术框架</w:t>
      </w:r>
      <w:bookmarkEnd w:id="29"/>
    </w:p>
    <w:p>
      <w:pPr>
        <w:pStyle w:val="style0"/>
        <w:ind w:firstLine="480"/>
        <w:rPr>
          <w:rFonts w:ascii="Times New Roman" w:cs="Times New Roman" w:hAnsi="Times New Roman"/>
          <w:color w:val="000000"/>
        </w:rPr>
      </w:pPr>
      <w:r>
        <w:rPr>
          <w:rFonts w:ascii="Times New Roman" w:cs="Times New Roman" w:hAnsi="Times New Roman"/>
          <w:color w:val="000000"/>
        </w:rPr>
        <w:t>竞猜链基于区块链底层智能合约机制建立基础技术框架，总共包含四层：公有链底层</w:t>
      </w:r>
      <w:r>
        <w:rPr>
          <w:rFonts w:ascii="Times New Roman" w:cs="Times New Roman" w:hAnsi="Times New Roman"/>
          <w:color w:val="000000"/>
        </w:rPr>
        <w:t>TOKEN</w:t>
      </w:r>
      <w:r>
        <w:rPr>
          <w:rFonts w:ascii="Times New Roman" w:cs="Times New Roman" w:hAnsi="Times New Roman"/>
          <w:color w:val="000000"/>
        </w:rPr>
        <w:t>、大数据及</w:t>
      </w:r>
      <w:r>
        <w:rPr>
          <w:rFonts w:ascii="Times New Roman" w:cs="Times New Roman" w:hAnsi="Times New Roman"/>
          <w:color w:val="000000"/>
        </w:rPr>
        <w:t>AI</w:t>
      </w:r>
      <w:r>
        <w:rPr>
          <w:rFonts w:ascii="Times New Roman" w:cs="Times New Roman" w:hAnsi="Times New Roman"/>
          <w:color w:val="000000"/>
        </w:rPr>
        <w:t>层、</w:t>
      </w:r>
      <w:r>
        <w:rPr>
          <w:rFonts w:ascii="Times New Roman" w:cs="Times New Roman" w:hAnsi="Times New Roman"/>
          <w:color w:val="000000"/>
        </w:rPr>
        <w:t>Smart Contract</w:t>
      </w:r>
      <w:r>
        <w:rPr>
          <w:rFonts w:ascii="Times New Roman" w:cs="Times New Roman" w:hAnsi="Times New Roman"/>
          <w:color w:val="000000"/>
        </w:rPr>
        <w:t>层和服务扩展层。第一层是公有链底层</w:t>
      </w:r>
      <w:r>
        <w:rPr>
          <w:rFonts w:ascii="Times New Roman" w:cs="Times New Roman" w:hAnsi="Times New Roman"/>
          <w:color w:val="000000"/>
        </w:rPr>
        <w:t>TOKEN</w:t>
      </w:r>
      <w:r>
        <w:rPr>
          <w:rFonts w:ascii="Times New Roman" w:cs="Times New Roman" w:hAnsi="Times New Roman"/>
          <w:color w:val="000000"/>
        </w:rPr>
        <w:t>，其用来发行通兑的加密货币</w:t>
      </w:r>
      <w:r>
        <w:rPr>
          <w:rFonts w:ascii="Times New Roman" w:cs="Times New Roman" w:hAnsi="Times New Roman" w:hint="eastAsia"/>
          <w:color w:val="000000"/>
        </w:rPr>
        <w:t>FGE</w:t>
      </w:r>
      <w:r>
        <w:rPr>
          <w:rFonts w:ascii="Times New Roman" w:cs="Times New Roman" w:hAnsi="Times New Roman"/>
          <w:color w:val="000000"/>
        </w:rPr>
        <w:t>，作为权益证明和平台认可的交易方式；第二层是大数据及</w:t>
      </w:r>
      <w:r>
        <w:rPr>
          <w:rFonts w:ascii="Times New Roman" w:cs="Times New Roman" w:hAnsi="Times New Roman"/>
          <w:color w:val="000000"/>
        </w:rPr>
        <w:t>AI</w:t>
      </w:r>
      <w:r>
        <w:rPr>
          <w:rFonts w:ascii="Times New Roman" w:cs="Times New Roman" w:hAnsi="Times New Roman"/>
          <w:color w:val="000000"/>
        </w:rPr>
        <w:t>层，大数据底层为上层的娱乐竞猜活动的应用提供各种数据支撑，其中</w:t>
      </w:r>
      <w:r>
        <w:rPr>
          <w:rFonts w:ascii="Times New Roman" w:cs="Times New Roman" w:hAnsi="Times New Roman"/>
          <w:color w:val="000000"/>
        </w:rPr>
        <w:t>AI</w:t>
      </w:r>
      <w:r>
        <w:rPr>
          <w:rFonts w:ascii="Times New Roman" w:cs="Times New Roman" w:hAnsi="Times New Roman"/>
          <w:color w:val="000000"/>
        </w:rPr>
        <w:t>层的人工智能技术还能提供一系列的辅助功能，包括智能投注，智能识别等。第三层是智能合约层（</w:t>
      </w:r>
      <w:r>
        <w:rPr>
          <w:rFonts w:ascii="Times New Roman" w:cs="Times New Roman" w:hAnsi="Times New Roman"/>
          <w:color w:val="000000"/>
        </w:rPr>
        <w:t>Smart Contract</w:t>
      </w:r>
      <w:r>
        <w:rPr>
          <w:rFonts w:ascii="Times New Roman" w:cs="Times New Roman" w:hAnsi="Times New Roman"/>
          <w:color w:val="000000"/>
        </w:rPr>
        <w:t>），其基于竞猜公有链的智能合约层，可以定制多种娱乐竞猜场景的智能合约模板，此外还提供封装智能合约的</w:t>
      </w:r>
      <w:r>
        <w:rPr>
          <w:rFonts w:ascii="Times New Roman" w:cs="Times New Roman" w:hAnsi="Times New Roman"/>
          <w:color w:val="000000"/>
        </w:rPr>
        <w:t>API</w:t>
      </w:r>
      <w:r>
        <w:rPr>
          <w:rFonts w:ascii="Times New Roman" w:cs="Times New Roman" w:hAnsi="Times New Roman"/>
          <w:color w:val="000000"/>
        </w:rPr>
        <w:t>，将其作为工具包提供给客户，方便自定义开发竞猜项目，开设各垂直领域竞猜市场；第四层是服务拓展层，竞猜链平台（</w:t>
      </w:r>
      <w:r>
        <w:rPr>
          <w:rFonts w:ascii="Times New Roman" w:cs="Times New Roman" w:hAnsi="Times New Roman"/>
          <w:color w:val="000000"/>
        </w:rPr>
        <w:t>FGPS</w:t>
      </w:r>
      <w:r>
        <w:rPr>
          <w:rFonts w:ascii="Times New Roman" w:cs="Times New Roman" w:hAnsi="Times New Roman"/>
          <w:color w:val="000000"/>
        </w:rPr>
        <w:t>）会协助客户嫁接自己的分布式应用，客户可在公有</w:t>
      </w:r>
      <w:r>
        <w:rPr>
          <w:rFonts w:ascii="Times New Roman" w:cs="Times New Roman" w:hAnsi="Times New Roman"/>
          <w:color w:val="000000"/>
        </w:rPr>
        <w:t>链基础</w:t>
      </w:r>
      <w:r>
        <w:rPr>
          <w:rFonts w:ascii="Times New Roman" w:cs="Times New Roman" w:hAnsi="Times New Roman"/>
          <w:color w:val="000000"/>
        </w:rPr>
        <w:t>上自行搭设专属私有链，营造封闭环境特定规模的专属娱乐竞猜社群，利用平台提供的去中心化</w:t>
      </w:r>
      <w:r>
        <w:rPr>
          <w:rFonts w:ascii="Times New Roman" w:cs="Times New Roman" w:hAnsi="Times New Roman"/>
          <w:color w:val="000000"/>
        </w:rPr>
        <w:t>IM</w:t>
      </w:r>
      <w:r>
        <w:rPr>
          <w:rFonts w:ascii="Times New Roman" w:cs="Times New Roman" w:hAnsi="Times New Roman"/>
          <w:color w:val="000000"/>
        </w:rPr>
        <w:t>功能集娱乐、社交于一体。竞猜链平台会提供基于多语言的一系列底层数据访问和交互接口，</w:t>
      </w:r>
      <w:r>
        <w:rPr>
          <w:rFonts w:ascii="Times New Roman" w:cs="Times New Roman" w:hAnsi="Times New Roman"/>
          <w:color w:val="000000"/>
        </w:rPr>
        <w:t>提供包括登记存证、交易记录、所有权存证、数据查询引擎等一</w:t>
      </w:r>
      <w:r>
        <w:rPr>
          <w:rFonts w:ascii="Times New Roman" w:cs="Times New Roman" w:hAnsi="Times New Roman" w:hint="eastAsia"/>
          <w:color w:val="000000"/>
        </w:rPr>
        <w:t>系列</w:t>
      </w:r>
      <w:r>
        <w:rPr>
          <w:rFonts w:ascii="Times New Roman" w:cs="Times New Roman" w:hAnsi="Times New Roman"/>
          <w:color w:val="000000"/>
        </w:rPr>
        <w:t>服务。</w:t>
      </w:r>
    </w:p>
    <w:p>
      <w:pPr>
        <w:pStyle w:val="style0"/>
        <w:ind w:firstLine="480"/>
        <w:jc w:val="center"/>
        <w:rPr>
          <w:rFonts w:ascii="Times New Roman" w:cs="Times New Roman" w:hAnsi="Times New Roman"/>
          <w:color w:val="000000"/>
        </w:rPr>
      </w:pPr>
      <w:r>
        <w:rPr>
          <w:rFonts w:ascii="Times New Roman" w:cs="Times New Roman" w:hAnsi="Times New Roman"/>
          <w:noProof/>
          <w:color w:val="000000"/>
        </w:rPr>
        <w:drawing>
          <wp:inline distT="0" distB="0" distR="0" distL="0">
            <wp:extent cx="4064741" cy="3190716"/>
            <wp:effectExtent l="0" t="0" r="0" b="0"/>
            <wp:docPr id="1032" name="图片 1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32"/>
                    <pic:cNvPicPr/>
                  </pic:nvPicPr>
                  <pic:blipFill>
                    <a:blip r:embed="rId7" cstate="print"/>
                    <a:srcRect l="0" t="0" r="0" b="0"/>
                    <a:stretch/>
                  </pic:blipFill>
                  <pic:spPr>
                    <a:xfrm rot="0">
                      <a:off x="0" y="0"/>
                      <a:ext cx="4064741" cy="3190716"/>
                    </a:xfrm>
                    <a:prstGeom prst="rect"/>
                  </pic:spPr>
                </pic:pic>
              </a:graphicData>
            </a:graphic>
          </wp:inline>
        </w:drawing>
      </w:r>
    </w:p>
    <w:p>
      <w:pPr>
        <w:pStyle w:val="style0"/>
        <w:ind w:firstLine="480"/>
        <w:jc w:val="center"/>
        <w:rPr>
          <w:rFonts w:ascii="Times New Roman" w:cs="Times New Roman" w:hAnsi="Times New Roman"/>
          <w:color w:val="000000"/>
        </w:rPr>
      </w:pPr>
      <w:r>
        <w:rPr>
          <w:rFonts w:ascii="Times New Roman" w:cs="Times New Roman" w:hAnsi="Times New Roman"/>
          <w:color w:val="000000"/>
        </w:rPr>
        <w:t>基础框架图</w:t>
      </w:r>
    </w:p>
    <w:bookmarkStart w:id="30" w:name="_Toc516490153"/>
    <w:bookmarkStart w:id="31" w:name="_Toc516490136"/>
    <w:p>
      <w:pPr>
        <w:pStyle w:val="style2"/>
        <w:rPr/>
      </w:pPr>
      <w:r>
        <w:t>竞猜</w:t>
      </w:r>
      <w:r>
        <w:t>链</w:t>
      </w:r>
      <w:r>
        <w:rPr>
          <w:rFonts w:hint="eastAsia"/>
        </w:rPr>
        <w:t>关键</w:t>
      </w:r>
      <w:r>
        <w:t>技术简述</w:t>
      </w:r>
      <w:bookmarkEnd w:id="30"/>
    </w:p>
    <w:p>
      <w:pPr>
        <w:pStyle w:val="style0"/>
        <w:ind w:firstLine="480"/>
        <w:rPr>
          <w:rFonts w:ascii="Times New Roman" w:cs="Times New Roman" w:hAnsi="Times New Roman"/>
          <w:color w:val="000000"/>
        </w:rPr>
      </w:pPr>
      <w:r>
        <w:rPr>
          <w:rFonts w:ascii="Times New Roman" w:cs="Times New Roman" w:hAnsi="Times New Roman"/>
          <w:color w:val="000000"/>
        </w:rPr>
        <w:t>竞猜</w:t>
      </w:r>
      <w:r>
        <w:rPr>
          <w:rFonts w:ascii="Times New Roman" w:cs="Times New Roman" w:hAnsi="Times New Roman"/>
          <w:color w:val="000000"/>
        </w:rPr>
        <w:t>链允许</w:t>
      </w:r>
      <w:r>
        <w:rPr>
          <w:rFonts w:ascii="Times New Roman" w:cs="Times New Roman" w:hAnsi="Times New Roman"/>
          <w:color w:val="000000"/>
        </w:rPr>
        <w:t>开发者创建任何可扩展的，标准化的、易开发性的协同应用。竞猜链将是一个全球通用的区块链。基于公有链的底端，形成一个新的软件应用的类型，是一个真正的分散投注应用嵌入在程序运行的信任逻辑链。在</w:t>
      </w:r>
      <w:r>
        <w:rPr>
          <w:rFonts w:ascii="Times New Roman" w:cs="Times New Roman" w:hAnsi="Times New Roman"/>
          <w:color w:val="000000"/>
        </w:rPr>
        <w:t>最</w:t>
      </w:r>
      <w:r>
        <w:rPr>
          <w:rFonts w:ascii="Times New Roman" w:cs="Times New Roman" w:hAnsi="Times New Roman"/>
          <w:color w:val="000000"/>
        </w:rPr>
        <w:t>底层，竞猜链是一个多层次的、基于开源技术协议的各功能模块完全集成的封装包，作为一个整体，它是用于创建和部署分散的博彩娱乐应用的综合平台</w:t>
      </w:r>
      <w:r>
        <w:rPr>
          <w:rFonts w:ascii="Times New Roman" w:cs="Times New Roman" w:hAnsi="Times New Roman" w:hint="eastAsia"/>
          <w:color w:val="000000"/>
        </w:rPr>
        <w:t>，</w:t>
      </w:r>
      <w:r>
        <w:rPr>
          <w:rFonts w:ascii="Times New Roman" w:cs="Times New Roman" w:hAnsi="Times New Roman" w:hint="eastAsia"/>
          <w:color w:val="000000"/>
        </w:rPr>
        <w:t>实现</w:t>
      </w:r>
      <w:r>
        <w:rPr>
          <w:rFonts w:ascii="Times New Roman" w:cs="Times New Roman" w:hAnsi="Times New Roman" w:hint="eastAsia"/>
          <w:color w:val="000000"/>
        </w:rPr>
        <w:t>了</w:t>
      </w:r>
      <w:r>
        <w:rPr>
          <w:rFonts w:ascii="Times New Roman" w:cs="Times New Roman" w:hAnsi="Times New Roman" w:hint="eastAsia"/>
          <w:color w:val="000000"/>
        </w:rPr>
        <w:t>公有链与</w:t>
      </w:r>
      <w:r>
        <w:rPr>
          <w:rFonts w:ascii="Times New Roman" w:cs="Times New Roman" w:hAnsi="Times New Roman" w:hint="eastAsia"/>
          <w:color w:val="000000"/>
        </w:rPr>
        <w:t>P2P</w:t>
      </w:r>
      <w:r>
        <w:rPr>
          <w:rFonts w:ascii="Times New Roman" w:cs="Times New Roman" w:hAnsi="Times New Roman" w:hint="eastAsia"/>
          <w:color w:val="000000"/>
        </w:rPr>
        <w:t>网络</w:t>
      </w:r>
      <w:r>
        <w:rPr>
          <w:rFonts w:ascii="Times New Roman" w:cs="Times New Roman" w:hAnsi="Times New Roman" w:hint="eastAsia"/>
          <w:color w:val="000000"/>
        </w:rPr>
        <w:t>的对接</w:t>
      </w:r>
      <w:r>
        <w:rPr>
          <w:rFonts w:ascii="Times New Roman" w:cs="Times New Roman" w:hAnsi="Times New Roman"/>
          <w:color w:val="000000"/>
        </w:rPr>
        <w:t>。同时，竞猜链也有一个完整的智能合约</w:t>
      </w:r>
      <w:r>
        <w:rPr>
          <w:rFonts w:ascii="Times New Roman" w:cs="Times New Roman" w:hAnsi="Times New Roman" w:hint="eastAsia"/>
          <w:color w:val="c00000"/>
        </w:rPr>
        <w:t>引擎提，</w:t>
      </w:r>
      <w:r>
        <w:rPr>
          <w:rFonts w:ascii="Times New Roman" w:cs="Times New Roman" w:hAnsi="Times New Roman" w:hint="eastAsia"/>
          <w:color w:val="000000"/>
        </w:rPr>
        <w:t>用户可以通过图形化界面的方式自动生成模板并部署，大大减轻用户的学习曲线和开发智能合约方面的负担，从而大大降低使用竞猜链的使用门槛</w:t>
      </w:r>
      <w:r>
        <w:rPr>
          <w:rFonts w:ascii="Times New Roman" w:cs="Times New Roman" w:hAnsi="Times New Roman" w:hint="eastAsia"/>
          <w:color w:val="000000"/>
        </w:rPr>
        <w:t>，</w:t>
      </w:r>
      <w:r>
        <w:rPr>
          <w:rFonts w:ascii="Times New Roman" w:cs="Times New Roman" w:hAnsi="Times New Roman"/>
          <w:color w:val="000000"/>
        </w:rPr>
        <w:t>并拥有一套完整的工具，可以扩展</w:t>
      </w:r>
      <w:r>
        <w:rPr>
          <w:rFonts w:ascii="Times New Roman" w:cs="Times New Roman" w:hAnsi="Times New Roman" w:hint="eastAsia"/>
          <w:color w:val="000000"/>
        </w:rPr>
        <w:t>智能合约的应用场景</w:t>
      </w:r>
      <w:r>
        <w:rPr>
          <w:rFonts w:ascii="Times New Roman" w:cs="Times New Roman" w:hAnsi="Times New Roman"/>
          <w:color w:val="000000"/>
        </w:rPr>
        <w:t>。</w:t>
      </w:r>
    </w:p>
    <w:p>
      <w:pPr>
        <w:pStyle w:val="style0"/>
        <w:ind w:firstLine="480"/>
        <w:rPr>
          <w:rFonts w:ascii="Times New Roman" w:cs="Times New Roman" w:hAnsi="Times New Roman"/>
          <w:color w:val="000000"/>
        </w:rPr>
      </w:pPr>
      <w:r>
        <w:rPr>
          <w:rFonts w:ascii="Times New Roman" w:cs="Times New Roman" w:hAnsi="Times New Roman"/>
          <w:color w:val="c00000"/>
        </w:rPr>
        <w:t>竞猜链拟发行一种基于以太坊智能合约，符合ERC20令牌标准的双token代币</w:t>
      </w:r>
      <w:r>
        <w:rPr>
          <w:rFonts w:ascii="Times New Roman" w:cs="Times New Roman" w:hAnsi="Times New Roman" w:hint="eastAsia"/>
          <w:color w:val="c00000"/>
        </w:rPr>
        <w:t>FGC</w:t>
      </w:r>
      <w:r>
        <w:rPr>
          <w:rFonts w:ascii="Times New Roman" w:cs="Times New Roman" w:hAnsi="Times New Roman"/>
          <w:color w:val="c00000"/>
        </w:rPr>
        <w:t>，以开发智能合约引擎。</w:t>
      </w:r>
      <w:r>
        <w:rPr>
          <w:rFonts w:ascii="Times New Roman" w:cs="Times New Roman" w:hAnsi="Times New Roman" w:hint="eastAsia"/>
          <w:color w:val="c00000"/>
        </w:rPr>
        <w:t>竞猜链会发行一种基于以太坊智能合约的、符合ERC20标准（以太坊令牌：允许钱包、交易所和其他智能合约以一种常见的方式对接各种代币）的代币FGC（Fair Bid Coin）。</w:t>
      </w:r>
      <w:r>
        <w:rPr>
          <w:rFonts w:ascii="Times New Roman" w:cs="Times New Roman" w:hAnsi="Times New Roman" w:hint="eastAsia"/>
          <w:color w:val="000000"/>
        </w:rPr>
        <w:t>FGC</w:t>
      </w:r>
      <w:r>
        <w:rPr>
          <w:rFonts w:ascii="Times New Roman" w:cs="Times New Roman" w:hAnsi="Times New Roman" w:hint="eastAsia"/>
          <w:color w:val="000000"/>
        </w:rPr>
        <w:t>是竞猜链在正式上线运行时发行的，由智能合约生成的。竞猜</w:t>
      </w:r>
      <w:r>
        <w:rPr>
          <w:rFonts w:ascii="Times New Roman" w:cs="Times New Roman" w:hAnsi="Times New Roman" w:hint="eastAsia"/>
          <w:color w:val="000000"/>
        </w:rPr>
        <w:t>链用户</w:t>
      </w:r>
      <w:r>
        <w:rPr>
          <w:rFonts w:ascii="Times New Roman" w:cs="Times New Roman" w:hAnsi="Times New Roman" w:hint="eastAsia"/>
          <w:color w:val="000000"/>
        </w:rPr>
        <w:t>对发布在竞猜链上任何一个项目</w:t>
      </w:r>
      <w:r>
        <w:rPr>
          <w:rFonts w:ascii="Times New Roman" w:cs="Times New Roman" w:hAnsi="Times New Roman" w:hint="eastAsia"/>
          <w:color w:val="000000"/>
        </w:rPr>
        <w:t>作出</w:t>
      </w:r>
      <w:r>
        <w:rPr>
          <w:rFonts w:ascii="Times New Roman" w:cs="Times New Roman" w:hAnsi="Times New Roman" w:hint="eastAsia"/>
          <w:color w:val="000000"/>
        </w:rPr>
        <w:t>预测时，只能而且必须使用</w:t>
      </w:r>
      <w:r>
        <w:rPr>
          <w:rFonts w:ascii="Times New Roman" w:cs="Times New Roman" w:hAnsi="Times New Roman" w:hint="eastAsia"/>
          <w:color w:val="000000"/>
        </w:rPr>
        <w:t>FGC</w:t>
      </w:r>
      <w:r>
        <w:rPr>
          <w:rFonts w:ascii="Times New Roman" w:cs="Times New Roman" w:hAnsi="Times New Roman" w:hint="eastAsia"/>
          <w:color w:val="000000"/>
        </w:rPr>
        <w:t>去操作：发起项目，竞猜项目以及验证项目。</w:t>
      </w:r>
    </w:p>
    <w:p>
      <w:pPr>
        <w:pStyle w:val="style0"/>
        <w:ind w:firstLine="480"/>
        <w:rPr>
          <w:rFonts w:ascii="Times New Roman" w:cs="Times New Roman" w:hAnsi="Times New Roman" w:hint="eastAsia"/>
          <w:color w:val="000000"/>
        </w:rPr>
      </w:pPr>
      <w:r>
        <w:rPr>
          <w:rFonts w:ascii="Times New Roman" w:cs="Times New Roman" w:hAnsi="Times New Roman" w:hint="eastAsia"/>
          <w:color w:val="000000"/>
        </w:rPr>
        <w:t>竞猜链的</w:t>
      </w:r>
      <w:r>
        <w:rPr>
          <w:rFonts w:ascii="Times New Roman" w:cs="Times New Roman" w:hAnsi="Times New Roman" w:hint="eastAsia"/>
          <w:color w:val="000000"/>
        </w:rPr>
        <w:t>随机数生成</w:t>
      </w:r>
      <w:r>
        <w:rPr>
          <w:rFonts w:ascii="Times New Roman" w:cs="Times New Roman" w:hAnsi="Times New Roman" w:hint="eastAsia"/>
          <w:color w:val="000000"/>
        </w:rPr>
        <w:t>算法是</w:t>
      </w:r>
      <w:r>
        <w:rPr>
          <w:rFonts w:ascii="Times New Roman" w:cs="Times New Roman" w:hAnsi="Times New Roman" w:hint="eastAsia"/>
          <w:color w:val="000000"/>
        </w:rPr>
        <w:t>基于</w:t>
      </w:r>
      <w:r>
        <w:rPr>
          <w:rFonts w:ascii="Times New Roman" w:cs="Times New Roman" w:hAnsi="Times New Roman" w:hint="eastAsia"/>
          <w:color w:val="000000"/>
        </w:rPr>
        <w:t>RANDAO</w:t>
      </w:r>
      <w:r>
        <w:rPr>
          <w:rFonts w:ascii="Times New Roman" w:cs="Times New Roman" w:hAnsi="Times New Roman" w:hint="eastAsia"/>
          <w:color w:val="000000"/>
        </w:rPr>
        <w:t>思想的以参与者为随机源的</w:t>
      </w:r>
      <w:r>
        <w:rPr>
          <w:rFonts w:ascii="Times New Roman" w:cs="Times New Roman" w:hAnsi="Times New Roman" w:hint="eastAsia"/>
          <w:color w:val="000000"/>
        </w:rPr>
        <w:t>参与式决策算法，能</w:t>
      </w:r>
      <w:r>
        <w:rPr>
          <w:rFonts w:ascii="Times New Roman" w:cs="Times New Roman" w:hAnsi="Times New Roman" w:hint="eastAsia"/>
          <w:color w:val="000000"/>
        </w:rPr>
        <w:t>这种方式基于</w:t>
      </w:r>
      <w:r>
        <w:rPr>
          <w:rFonts w:ascii="Times New Roman" w:cs="Times New Roman" w:hAnsi="Times New Roman" w:hint="eastAsia"/>
          <w:color w:val="000000"/>
        </w:rPr>
        <w:t>区块链网络</w:t>
      </w:r>
      <w:r>
        <w:rPr>
          <w:rFonts w:ascii="Times New Roman" w:cs="Times New Roman" w:hAnsi="Times New Roman" w:hint="eastAsia"/>
          <w:color w:val="000000"/>
        </w:rPr>
        <w:t>的强鲁棒性和去中心化，</w:t>
      </w:r>
      <w:r>
        <w:rPr>
          <w:rFonts w:ascii="Times New Roman" w:cs="Times New Roman" w:hAnsi="Times New Roman" w:hint="eastAsia"/>
          <w:color w:val="000000"/>
        </w:rPr>
        <w:t>并</w:t>
      </w:r>
      <w:r>
        <w:rPr>
          <w:rFonts w:ascii="Times New Roman" w:cs="Times New Roman" w:hAnsi="Times New Roman" w:hint="eastAsia"/>
          <w:color w:val="000000"/>
        </w:rPr>
        <w:t>根据</w:t>
      </w:r>
      <w:r>
        <w:rPr>
          <w:rFonts w:ascii="Times New Roman" w:cs="Times New Roman" w:hAnsi="Times New Roman" w:hint="eastAsia"/>
          <w:color w:val="000000"/>
        </w:rPr>
        <w:t>参与者提供的随机数为随机源</w:t>
      </w:r>
      <w:r>
        <w:rPr>
          <w:rFonts w:ascii="Times New Roman" w:cs="Times New Roman" w:hAnsi="Times New Roman" w:hint="eastAsia"/>
          <w:color w:val="000000"/>
        </w:rPr>
        <w:t>进行透明</w:t>
      </w:r>
      <w:r>
        <w:rPr>
          <w:rFonts w:ascii="Times New Roman" w:cs="Times New Roman" w:hAnsi="Times New Roman" w:hint="eastAsia"/>
          <w:color w:val="000000"/>
        </w:rPr>
        <w:t>R</w:t>
      </w:r>
      <w:r>
        <w:rPr>
          <w:rFonts w:ascii="Times New Roman" w:cs="Times New Roman" w:hAnsi="Times New Roman"/>
          <w:color w:val="000000"/>
        </w:rPr>
        <w:t>ANDAO</w:t>
      </w:r>
      <w:r>
        <w:rPr>
          <w:rFonts w:ascii="Times New Roman" w:cs="Times New Roman" w:hAnsi="Times New Roman" w:hint="eastAsia"/>
          <w:color w:val="000000"/>
        </w:rPr>
        <w:t>算法计算，从而得到基于</w:t>
      </w:r>
      <w:r>
        <w:rPr>
          <w:rFonts w:ascii="Times New Roman" w:cs="Times New Roman" w:hAnsi="Times New Roman" w:hint="eastAsia"/>
          <w:color w:val="000000"/>
        </w:rPr>
        <w:t>参与者随机源</w:t>
      </w:r>
      <w:r>
        <w:rPr>
          <w:rFonts w:ascii="Times New Roman" w:cs="Times New Roman" w:hAnsi="Times New Roman" w:hint="eastAsia"/>
          <w:color w:val="000000"/>
        </w:rPr>
        <w:t>的绝对随机数，从而达到安全可靠随机数，以此向各种彩票游戏提供绝对的随机因子，通过随机因子而得到各种玩法需要的透明随机数，保证开奖的绝对公平性和透明性。</w:t>
      </w:r>
    </w:p>
    <w:p>
      <w:pPr>
        <w:pStyle w:val="style0"/>
        <w:ind w:firstLine="480"/>
        <w:rPr>
          <w:rFonts w:ascii="Times New Roman" w:cs="Times New Roman" w:hAnsi="Times New Roman"/>
          <w:color w:val="000000"/>
        </w:rPr>
      </w:pPr>
      <w:r>
        <w:rPr>
          <w:rFonts w:ascii="Times New Roman" w:cs="Times New Roman" w:hAnsi="Times New Roman"/>
          <w:color w:val="000000"/>
        </w:rPr>
        <w:t>除了对区块链的底层技术的支持，</w:t>
      </w:r>
      <w:r>
        <w:rPr>
          <w:rFonts w:ascii="Times New Roman" w:cs="Times New Roman" w:hAnsi="Times New Roman"/>
          <w:color w:val="000000"/>
        </w:rPr>
        <w:t>竞猜链还会</w:t>
      </w:r>
      <w:r>
        <w:rPr>
          <w:rFonts w:ascii="Times New Roman" w:cs="Times New Roman" w:hAnsi="Times New Roman"/>
          <w:color w:val="000000"/>
        </w:rPr>
        <w:t>引进新的高科技技术，如大数据和人工智能将为竞猜链注入新的活力和竞争优势，大大提升了竞猜链服务系统的服务水平和效率。结合大数据和区块链可以增加数据的价值和区块链的落地应用。</w:t>
      </w:r>
      <w:r>
        <w:rPr>
          <w:rFonts w:ascii="Times New Roman" w:cs="Times New Roman" w:hAnsi="Times New Roman" w:hint="eastAsia"/>
          <w:color w:val="000000"/>
        </w:rPr>
        <w:t>竞猜链将基于区块链与大数据，结合人工智能</w:t>
      </w:r>
      <w:r>
        <w:rPr>
          <w:rFonts w:ascii="Times New Roman" w:cs="Times New Roman" w:hAnsi="Times New Roman" w:hint="eastAsia"/>
          <w:color w:val="000000"/>
        </w:rPr>
        <w:t>AI</w:t>
      </w:r>
      <w:r>
        <w:rPr>
          <w:rFonts w:ascii="Times New Roman" w:cs="Times New Roman" w:hAnsi="Times New Roman" w:hint="eastAsia"/>
          <w:color w:val="000000"/>
        </w:rPr>
        <w:t>开发深度应用，包括但不限于智能客服、智能助手、博彩娱乐产品的个性化推荐（即基于大数据的广告服务）等等，使竞猜</w:t>
      </w:r>
      <w:r>
        <w:rPr>
          <w:rFonts w:ascii="Times New Roman" w:cs="Times New Roman" w:hAnsi="Times New Roman" w:hint="eastAsia"/>
          <w:color w:val="000000"/>
        </w:rPr>
        <w:t>链更智能</w:t>
      </w:r>
      <w:r>
        <w:rPr>
          <w:rFonts w:ascii="Times New Roman" w:cs="Times New Roman" w:hAnsi="Times New Roman" w:hint="eastAsia"/>
          <w:color w:val="000000"/>
        </w:rPr>
        <w:t>、更安全、更有效的服务博彩娱乐市场和全球用户。</w:t>
      </w:r>
    </w:p>
    <w:p>
      <w:pPr>
        <w:pStyle w:val="style2"/>
        <w:ind w:left="1" w:leftChars="-3" w:hanging="8" w:hangingChars="3"/>
        <w:rPr/>
      </w:pPr>
      <w:r>
        <w:rPr>
          <w:rFonts w:hint="eastAsia"/>
        </w:rPr>
        <w:t>平台各参与方</w:t>
      </w:r>
      <w:bookmarkEnd w:id="31"/>
    </w:p>
    <w:p>
      <w:pPr>
        <w:pStyle w:val="style0"/>
        <w:ind w:firstLine="480"/>
        <w:rPr>
          <w:rFonts w:ascii="微软雅黑" w:cs="微软雅黑" w:hAnsi="微软雅黑"/>
          <w:szCs w:val="24"/>
        </w:rPr>
      </w:pPr>
      <w:r>
        <w:rPr>
          <w:rFonts w:ascii="微软雅黑" w:cs="微软雅黑" w:hAnsi="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w:t>
      </w:r>
      <w:r>
        <w:rPr>
          <w:rFonts w:ascii="微软雅黑" w:cs="微软雅黑" w:hAnsi="微软雅黑" w:hint="eastAsia"/>
          <w:szCs w:val="24"/>
        </w:rPr>
        <w:t>布，当满足预设开标条件后进行开标并自动实现价值转移，若未中奖则流标。</w:t>
      </w:r>
    </w:p>
    <w:p>
      <w:pPr>
        <w:pStyle w:val="style0"/>
        <w:ind w:firstLine="480"/>
        <w:jc w:val="center"/>
        <w:rPr>
          <w:rFonts w:ascii="微软雅黑" w:cs="微软雅黑" w:hAnsi="微软雅黑"/>
          <w:szCs w:val="24"/>
        </w:rPr>
      </w:pPr>
      <w:r>
        <w:rPr>
          <w:rFonts w:ascii="微软雅黑" w:cs="微软雅黑" w:hAnsi="微软雅黑" w:hint="eastAsia"/>
          <w:szCs w:val="24"/>
        </w:rPr>
        <w:drawing>
          <wp:inline distT="0" distB="0" distR="0" distL="0">
            <wp:extent cx="3275330" cy="2407285"/>
            <wp:effectExtent l="0" t="0" r="0" b="0"/>
            <wp:docPr id="103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8" cstate="print"/>
                    <a:srcRect l="0" t="0" r="0" b="0"/>
                    <a:stretch/>
                  </pic:blipFill>
                  <pic:spPr>
                    <a:xfrm rot="0">
                      <a:off x="0" y="0"/>
                      <a:ext cx="3275330" cy="2407285"/>
                    </a:xfrm>
                    <a:prstGeom prst="rect"/>
                    <a:ln>
                      <a:noFill/>
                    </a:ln>
                  </pic:spPr>
                </pic:pic>
              </a:graphicData>
            </a:graphic>
          </wp:inline>
        </w:drawing>
      </w:r>
    </w:p>
    <w:p>
      <w:pPr>
        <w:pStyle w:val="style0"/>
        <w:ind w:firstLine="480"/>
        <w:rPr>
          <w:rFonts w:ascii="微软雅黑" w:cs="微软雅黑" w:hAnsi="微软雅黑"/>
          <w:szCs w:val="24"/>
        </w:rPr>
      </w:pPr>
    </w:p>
    <w:bookmarkStart w:id="32" w:name="_Toc516490137"/>
    <w:p>
      <w:pPr>
        <w:pStyle w:val="style3"/>
        <w:ind w:firstLine="640"/>
        <w:rPr>
          <w:rFonts w:ascii="微软雅黑" w:cs="微软雅黑" w:hAnsi="微软雅黑"/>
        </w:rPr>
      </w:pPr>
      <w:r>
        <w:rPr>
          <w:rFonts w:ascii="微软雅黑" w:cs="微软雅黑" w:hAnsi="微软雅黑" w:hint="eastAsia"/>
        </w:rPr>
        <w:t>项目发起方</w:t>
      </w:r>
      <w:bookmarkEnd w:id="32"/>
    </w:p>
    <w:p>
      <w:pPr>
        <w:pStyle w:val="style0"/>
        <w:ind w:firstLine="480"/>
        <w:rPr>
          <w:rFonts w:ascii="微软雅黑" w:cs="微软雅黑" w:hAnsi="微软雅黑"/>
          <w:szCs w:val="24"/>
        </w:rPr>
      </w:pPr>
      <w:r>
        <w:rPr>
          <w:rFonts w:ascii="微软雅黑" w:cs="微软雅黑" w:hAnsi="微软雅黑" w:hint="eastAsia"/>
          <w:szCs w:val="24"/>
        </w:rPr>
        <w:t>项目发起方可以为竞猜链公有链用户、也可以是利用竞猜</w:t>
      </w:r>
      <w:r>
        <w:rPr>
          <w:rFonts w:ascii="微软雅黑" w:cs="微软雅黑" w:hAnsi="微软雅黑" w:hint="eastAsia"/>
          <w:szCs w:val="24"/>
        </w:rPr>
        <w:t>链提供</w:t>
      </w:r>
      <w:r>
        <w:rPr>
          <w:rFonts w:ascii="微软雅黑" w:cs="微软雅黑" w:hAnsi="微软雅黑" w:hint="eastAsia"/>
          <w:szCs w:val="24"/>
        </w:rPr>
        <w:t>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cs="微软雅黑" w:hAnsi="微软雅黑"/>
          <w:szCs w:val="24"/>
        </w:rPr>
        <w:t>PI</w:t>
      </w:r>
      <w:r>
        <w:rPr>
          <w:rFonts w:ascii="微软雅黑" w:cs="微软雅黑" w:hAnsi="微软雅黑" w:hint="eastAsia"/>
          <w:szCs w:val="24"/>
        </w:rPr>
        <w:t>等软件开发工具开发新的竞猜项目。智能合约模板待完成验证无误后，系统会自动生成智能合约代码，并部署到竞猜链上，如下图。</w:t>
      </w:r>
    </w:p>
    <w:p>
      <w:pPr>
        <w:pStyle w:val="style0"/>
        <w:ind w:firstLine="480"/>
        <w:jc w:val="center"/>
        <w:rPr>
          <w:rFonts w:ascii="微软雅黑" w:cs="微软雅黑" w:hAnsi="微软雅黑"/>
          <w:szCs w:val="24"/>
        </w:rPr>
      </w:pPr>
      <w:r>
        <w:rPr>
          <w:rFonts w:ascii="微软雅黑" w:cs="微软雅黑" w:hAnsi="微软雅黑" w:hint="eastAsia"/>
          <w:szCs w:val="24"/>
        </w:rPr>
        <w:drawing>
          <wp:inline distT="0" distB="0" distR="0" distL="0">
            <wp:extent cx="2195195" cy="2408555"/>
            <wp:effectExtent l="0" t="0" r="0" b="0"/>
            <wp:docPr id="103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9" cstate="print"/>
                    <a:srcRect l="0" t="0" r="0" b="0"/>
                    <a:stretch/>
                  </pic:blipFill>
                  <pic:spPr>
                    <a:xfrm rot="0">
                      <a:off x="0" y="0"/>
                      <a:ext cx="2195195" cy="2408555"/>
                    </a:xfrm>
                    <a:prstGeom prst="rect"/>
                    <a:ln>
                      <a:noFill/>
                    </a:ln>
                  </pic:spPr>
                </pic:pic>
              </a:graphicData>
            </a:graphic>
          </wp:inline>
        </w:drawing>
      </w:r>
    </w:p>
    <w:p>
      <w:pPr>
        <w:pStyle w:val="style0"/>
        <w:ind w:firstLine="480"/>
        <w:rPr>
          <w:rFonts w:ascii="微软雅黑" w:cs="微软雅黑" w:hAnsi="微软雅黑"/>
          <w:szCs w:val="24"/>
        </w:rPr>
      </w:pPr>
      <w:r>
        <w:rPr>
          <w:rFonts w:ascii="微软雅黑" w:cs="微软雅黑" w:hAnsi="微软雅黑" w:hint="eastAsia"/>
          <w:szCs w:val="24"/>
        </w:rPr>
        <w:t>系统会预置一些智能合约模板，如果项目发起方找不到合用的模板，平台提供定制模板功能。发布成功的合约，项目发起方会获得合约地址，当然也可以通过系统搜索或者项目列表检查合约的状况。</w:t>
      </w:r>
    </w:p>
    <w:bookmarkStart w:id="33" w:name="_Toc516490138"/>
    <w:p>
      <w:pPr>
        <w:pStyle w:val="style3"/>
        <w:ind w:firstLine="640"/>
        <w:rPr>
          <w:rFonts w:ascii="微软雅黑" w:cs="微软雅黑" w:hAnsi="微软雅黑"/>
        </w:rPr>
      </w:pPr>
      <w:r>
        <w:rPr>
          <w:rFonts w:ascii="微软雅黑" w:cs="微软雅黑" w:hAnsi="微软雅黑" w:hint="eastAsia"/>
        </w:rPr>
        <w:t>项目竞猜方</w:t>
      </w:r>
      <w:bookmarkEnd w:id="33"/>
    </w:p>
    <w:p>
      <w:pPr>
        <w:pStyle w:val="style0"/>
        <w:ind w:firstLine="480"/>
        <w:rPr>
          <w:rFonts w:ascii="微软雅黑" w:cs="微软雅黑" w:hAnsi="微软雅黑"/>
          <w:color w:val="ff0000"/>
          <w:szCs w:val="24"/>
        </w:rPr>
      </w:pPr>
      <w:r>
        <w:rPr>
          <w:rFonts w:ascii="微软雅黑" w:cs="微软雅黑" w:hAnsi="微软雅黑" w:hint="eastAsia"/>
          <w:szCs w:val="24"/>
        </w:rPr>
        <w:t>项目竞猜方为竞猜链客户、也可以是搭建私有链的机构客户。此外平台提供有去中心化的I</w:t>
      </w:r>
      <w:r>
        <w:rPr>
          <w:rFonts w:ascii="微软雅黑" w:cs="微软雅黑" w:hAnsi="微软雅黑"/>
          <w:szCs w:val="24"/>
        </w:rPr>
        <w:t>M</w:t>
      </w:r>
      <w:r>
        <w:rPr>
          <w:rFonts w:ascii="微软雅黑" w:cs="微软雅黑" w:hAnsi="微软雅黑" w:hint="eastAsia"/>
          <w:szCs w:val="24"/>
        </w:rPr>
        <w:t>工具，项目发起方在发布一项竞猜任务后，可通过I</w:t>
      </w:r>
      <w:r>
        <w:rPr>
          <w:rFonts w:ascii="微软雅黑" w:cs="微软雅黑" w:hAnsi="微软雅黑"/>
          <w:szCs w:val="24"/>
        </w:rPr>
        <w:t>M</w:t>
      </w:r>
      <w:r>
        <w:rPr>
          <w:rFonts w:ascii="微软雅黑" w:cs="微软雅黑" w:hAnsi="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w:t>
      </w:r>
    </w:p>
    <w:p>
      <w:pPr>
        <w:pStyle w:val="style0"/>
        <w:ind w:firstLine="480"/>
        <w:jc w:val="center"/>
        <w:rPr>
          <w:rFonts w:ascii="微软雅黑" w:cs="微软雅黑" w:hAnsi="微软雅黑"/>
          <w:szCs w:val="24"/>
        </w:rPr>
      </w:pPr>
      <w:r>
        <w:rPr>
          <w:rFonts w:ascii="微软雅黑" w:cs="微软雅黑" w:hAnsi="微软雅黑" w:hint="eastAsia"/>
          <w:szCs w:val="24"/>
        </w:rPr>
        <w:drawing>
          <wp:inline distT="0" distB="0" distR="0" distL="0">
            <wp:extent cx="2195195" cy="1548130"/>
            <wp:effectExtent l="0" t="0" r="0" b="0"/>
            <wp:docPr id="103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0" cstate="print"/>
                    <a:srcRect l="0" t="0" r="0" b="0"/>
                    <a:stretch/>
                  </pic:blipFill>
                  <pic:spPr>
                    <a:xfrm rot="0">
                      <a:off x="0" y="0"/>
                      <a:ext cx="2195195" cy="1548130"/>
                    </a:xfrm>
                    <a:prstGeom prst="rect"/>
                    <a:ln>
                      <a:noFill/>
                    </a:ln>
                  </pic:spPr>
                </pic:pic>
              </a:graphicData>
            </a:graphic>
          </wp:inline>
        </w:drawing>
      </w:r>
    </w:p>
    <w:p>
      <w:pPr>
        <w:pStyle w:val="style0"/>
        <w:ind w:firstLine="480"/>
        <w:rPr>
          <w:rFonts w:ascii="微软雅黑" w:cs="微软雅黑" w:hAnsi="微软雅黑"/>
          <w:szCs w:val="24"/>
        </w:rPr>
      </w:pPr>
    </w:p>
    <w:bookmarkStart w:id="34" w:name="_Toc516490139"/>
    <w:p>
      <w:pPr>
        <w:pStyle w:val="style3"/>
        <w:ind w:firstLine="640"/>
        <w:rPr>
          <w:rFonts w:ascii="微软雅黑" w:cs="微软雅黑" w:hAnsi="微软雅黑"/>
        </w:rPr>
      </w:pPr>
      <w:r>
        <w:rPr>
          <w:rFonts w:ascii="微软雅黑" w:cs="微软雅黑" w:hAnsi="微软雅黑" w:hint="eastAsia"/>
        </w:rPr>
        <w:t>项目验证方</w:t>
      </w:r>
      <w:bookmarkEnd w:id="34"/>
    </w:p>
    <w:p>
      <w:pPr>
        <w:pStyle w:val="style0"/>
        <w:ind w:firstLine="480"/>
        <w:rPr>
          <w:rFonts w:ascii="微软雅黑" w:cs="微软雅黑" w:hAnsi="微软雅黑"/>
          <w:szCs w:val="24"/>
        </w:rPr>
      </w:pPr>
      <w:r>
        <w:rPr>
          <w:rFonts w:ascii="微软雅黑" w:cs="微软雅黑" w:hAnsi="微软雅黑" w:hint="eastAsia"/>
          <w:szCs w:val="24"/>
        </w:rPr>
        <w:t>基于竞猜链公平，公开，公正、透明的</w:t>
      </w:r>
      <w:r>
        <w:rPr>
          <w:rFonts w:ascii="微软雅黑" w:cs="微软雅黑" w:hAnsi="微软雅黑" w:hint="eastAsia"/>
          <w:szCs w:val="24"/>
        </w:rPr>
        <w:t>的</w:t>
      </w:r>
      <w:r>
        <w:rPr>
          <w:rFonts w:ascii="微软雅黑" w:cs="微软雅黑" w:hAnsi="微软雅黑" w:hint="eastAsia"/>
          <w:szCs w:val="24"/>
        </w:rPr>
        <w:t>原则，对竞猜结果有异议的参与方可以通过系统提供</w:t>
      </w:r>
      <w:r>
        <w:rPr>
          <w:rFonts w:ascii="微软雅黑" w:cs="微软雅黑" w:hAnsi="微软雅黑" w:hint="eastAsia"/>
          <w:color w:val="c00000"/>
          <w:szCs w:val="24"/>
        </w:rPr>
        <w:t>的</w:t>
      </w:r>
      <w:r>
        <w:rPr>
          <w:rFonts w:ascii="微软雅黑" w:cs="微软雅黑" w:hAnsi="微软雅黑" w:hint="eastAsia"/>
          <w:color w:val="c00000"/>
          <w:szCs w:val="24"/>
          <w:lang w:eastAsia="zh-CN"/>
        </w:rPr>
        <w:t>区块链</w:t>
      </w:r>
      <w:r>
        <w:rPr>
          <w:rFonts w:ascii="微软雅黑" w:cs="微软雅黑" w:hAnsi="微软雅黑" w:hint="eastAsia"/>
          <w:szCs w:val="24"/>
        </w:rPr>
        <w:t>浏览器，凭项目的合约地址查看合约内容，对竞猜结果进行确认，并邀请具有相关资质的权威第三方进行公平公正性的验证。</w:t>
      </w:r>
    </w:p>
    <w:bookmarkStart w:id="35" w:name="_Toc516490140"/>
    <w:p>
      <w:pPr>
        <w:pStyle w:val="style2"/>
        <w:ind w:left="1" w:leftChars="-3" w:hanging="8" w:hangingChars="3"/>
        <w:rPr/>
      </w:pPr>
      <w:r>
        <w:rPr>
          <w:rFonts w:hint="eastAsia"/>
        </w:rPr>
        <w:t>竞猜链公共服务体系</w:t>
      </w:r>
      <w:bookmarkEnd w:id="35"/>
    </w:p>
    <w:p>
      <w:pPr>
        <w:pStyle w:val="style0"/>
        <w:ind w:firstLine="480"/>
        <w:rPr/>
      </w:pPr>
      <w:r>
        <w:rPr>
          <w:rFonts w:hint="eastAsia"/>
        </w:rPr>
        <w:t>竞猜</w:t>
      </w:r>
      <w:r>
        <w:rPr>
          <w:rFonts w:hint="eastAsia"/>
        </w:rPr>
        <w:t>链作为</w:t>
      </w:r>
      <w:r>
        <w:rPr>
          <w:rFonts w:hint="eastAsia"/>
        </w:rPr>
        <w:t>一个公平竞猜服务平台，旨在利用区块链技术为项目发起方、项目竞猜方、项目验证方提供安全、可靠、便捷、贴心的全方位服务内容。</w:t>
      </w:r>
    </w:p>
    <w:bookmarkStart w:id="36" w:name="_Toc516490141"/>
    <w:p>
      <w:pPr>
        <w:pStyle w:val="style3"/>
        <w:rPr/>
      </w:pPr>
      <w:r>
        <w:rPr>
          <w:rFonts w:hint="eastAsia"/>
        </w:rPr>
        <w:t>网络平台服务</w:t>
      </w:r>
      <w:bookmarkEnd w:id="36"/>
    </w:p>
    <w:p>
      <w:pPr>
        <w:pStyle w:val="style0"/>
        <w:ind w:firstLine="480"/>
        <w:rPr/>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w:t>
      </w:r>
    </w:p>
    <w:bookmarkStart w:id="37" w:name="_Toc516490142"/>
    <w:p>
      <w:pPr>
        <w:pStyle w:val="style3"/>
        <w:rPr/>
      </w:pPr>
      <w:r>
        <w:rPr>
          <w:rFonts w:hint="eastAsia"/>
        </w:rPr>
        <w:t>第三方访问接入</w:t>
      </w:r>
      <w:bookmarkEnd w:id="37"/>
    </w:p>
    <w:p>
      <w:pPr>
        <w:pStyle w:val="style0"/>
        <w:ind w:firstLine="480"/>
        <w:rPr/>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bookmarkStart w:id="38" w:name="_Toc516490143"/>
    <w:p>
      <w:pPr>
        <w:pStyle w:val="style3"/>
        <w:rPr/>
      </w:pPr>
      <w:r>
        <w:rPr>
          <w:rFonts w:hint="eastAsia"/>
        </w:rPr>
        <w:t>竞猜项目综合管理</w:t>
      </w:r>
      <w:bookmarkEnd w:id="38"/>
    </w:p>
    <w:p>
      <w:pPr>
        <w:pStyle w:val="style0"/>
        <w:ind w:firstLine="480"/>
        <w:rPr/>
      </w:pPr>
      <w:r>
        <w:rPr>
          <w:rFonts w:hint="eastAsia"/>
        </w:rPr>
        <w:t>竞猜链公平竞猜服务平台将提供</w:t>
      </w:r>
      <w:r>
        <w:rPr>
          <w:rFonts w:hint="eastAsia"/>
        </w:rPr>
        <w:t>专为线</w:t>
      </w:r>
      <w:r>
        <w:rPr>
          <w:rFonts w:hint="eastAsia"/>
        </w:rPr>
        <w:t>上竞猜项目设置的综合管理系统，将提供符合</w:t>
      </w:r>
      <w:r>
        <w:rPr>
          <w:rFonts w:hint="eastAsia"/>
        </w:rPr>
        <w:t>各地法</w:t>
      </w:r>
      <w:r>
        <w:rPr>
          <w:rFonts w:hint="eastAsia"/>
        </w:rPr>
        <w:t>律法规的竞猜项目发布、开标、</w:t>
      </w:r>
      <w:r>
        <w:rPr>
          <w:rFonts w:hint="eastAsia"/>
        </w:rPr>
        <w:t>通兑</w:t>
      </w:r>
      <w:r>
        <w:rPr>
          <w:rFonts w:hint="eastAsia"/>
        </w:rPr>
        <w:t>全流程管理服务，包括用户概览、佣金设置、财务分账等功能。</w:t>
      </w:r>
    </w:p>
    <w:bookmarkStart w:id="39" w:name="_Toc516490144"/>
    <w:p>
      <w:pPr>
        <w:pStyle w:val="style3"/>
        <w:rPr/>
      </w:pPr>
      <w:r>
        <w:rPr>
          <w:rFonts w:hint="eastAsia"/>
        </w:rPr>
        <w:t>线上线下合作</w:t>
      </w:r>
      <w:bookmarkEnd w:id="39"/>
    </w:p>
    <w:p>
      <w:pPr>
        <w:pStyle w:val="style0"/>
        <w:ind w:firstLine="480"/>
        <w:rPr/>
      </w:pPr>
      <w:r>
        <w:rPr>
          <w:rFonts w:hint="eastAsia"/>
        </w:rPr>
        <w:t>除了提供在线竞猜娱乐服务以外。同样会对世界其他娱乐公司开放公有链接口，使线下交易方式数字化，逐步打造竞猜客户、竞猜机构等娱乐竞猜项目的爱好者线上服务提供平台。</w:t>
      </w:r>
    </w:p>
    <w:bookmarkStart w:id="40" w:name="_Toc516490145"/>
    <w:p>
      <w:pPr>
        <w:pStyle w:val="style3"/>
        <w:rPr/>
      </w:pPr>
      <w:r>
        <w:rPr>
          <w:rFonts w:hint="eastAsia"/>
        </w:rPr>
        <w:t>资产兑换</w:t>
      </w:r>
      <w:bookmarkEnd w:id="40"/>
    </w:p>
    <w:p>
      <w:pPr>
        <w:pStyle w:val="style0"/>
        <w:ind w:firstLine="480"/>
        <w:rPr/>
      </w:pPr>
      <w:r>
        <w:rPr>
          <w:rFonts w:hint="eastAsia"/>
        </w:rPr>
        <w:t>许多用户持有其他主流数字资产（</w:t>
      </w:r>
      <w:r>
        <w:rPr>
          <w:rFonts w:hint="eastAsia"/>
        </w:rPr>
        <w:t>BTC</w:t>
      </w:r>
      <w:r>
        <w:rPr>
          <w:rFonts w:hint="eastAsia"/>
        </w:rPr>
        <w:t>，</w:t>
      </w:r>
      <w:r>
        <w:rPr>
          <w:rFonts w:hint="eastAsia"/>
        </w:rPr>
        <w:t>ETH</w:t>
      </w:r>
      <w:r>
        <w:rPr>
          <w:rFonts w:hint="eastAsia"/>
        </w:rPr>
        <w:t>，等）。竞猜</w:t>
      </w:r>
      <w:r>
        <w:rPr>
          <w:rFonts w:hint="eastAsia"/>
        </w:rPr>
        <w:t>链在</w:t>
      </w:r>
      <w:r>
        <w:rPr>
          <w:rFonts w:hint="eastAsia"/>
        </w:rPr>
        <w:t>此</w:t>
      </w:r>
      <w:r>
        <w:rPr>
          <w:rFonts w:hint="eastAsia"/>
        </w:rPr>
        <w:t>基础上</w:t>
      </w:r>
      <w:r>
        <w:rPr>
          <w:rFonts w:hint="eastAsia"/>
        </w:rPr>
        <w:t>打造跨链钱包</w:t>
      </w:r>
      <w:r>
        <w:rPr>
          <w:rFonts w:hint="eastAsia"/>
        </w:rPr>
        <w:t>，可接受主流资产转入和储存，与平台流通的</w:t>
      </w:r>
      <w:r>
        <w:rPr>
          <w:rFonts w:hint="eastAsia"/>
        </w:rPr>
        <w:t>FGE</w:t>
      </w:r>
      <w:r>
        <w:rPr>
          <w:rFonts w:hint="eastAsia"/>
        </w:rPr>
        <w:t>代币自由兑换，甚至以其持有的主流数字资产作为筹码直接参与竞猜。同时竞猜链的双</w:t>
      </w:r>
      <w:r>
        <w:rPr>
          <w:rFonts w:hint="eastAsia"/>
        </w:rPr>
        <w:t>T</w:t>
      </w:r>
      <w:r>
        <w:t>OKEN</w:t>
      </w:r>
      <w:r>
        <w:rPr>
          <w:rFonts w:hint="eastAsia"/>
        </w:rPr>
        <w:t>机制</w:t>
      </w:r>
      <w:r>
        <w:rPr>
          <w:rFonts w:hint="eastAsia"/>
        </w:rPr>
        <w:t>还发行</w:t>
      </w:r>
      <w:r>
        <w:rPr>
          <w:rFonts w:hint="eastAsia"/>
        </w:rPr>
        <w:t>FGC</w:t>
      </w:r>
      <w:r>
        <w:rPr>
          <w:rFonts w:hint="eastAsia"/>
        </w:rPr>
        <w:t>代币与法定货币锚定，确保筹码的竞猜与持有过程中实现资产保值，避免</w:t>
      </w:r>
      <w:r>
        <w:rPr>
          <w:rFonts w:hint="eastAsia"/>
        </w:rPr>
        <w:t>因币圈</w:t>
      </w:r>
      <w:r>
        <w:rPr>
          <w:rFonts w:hint="eastAsia"/>
        </w:rPr>
        <w:t>波动而造成的价值不稳定。</w:t>
      </w:r>
    </w:p>
    <w:bookmarkStart w:id="41" w:name="_Toc516490146"/>
    <w:p>
      <w:pPr>
        <w:pStyle w:val="style2"/>
        <w:ind w:left="1" w:leftChars="-3" w:hanging="8" w:hangingChars="3"/>
        <w:rPr/>
      </w:pPr>
      <w:r>
        <w:t>系统模块</w:t>
      </w:r>
      <w:bookmarkEnd w:id="41"/>
    </w:p>
    <w:p>
      <w:pPr>
        <w:pStyle w:val="style0"/>
        <w:ind w:firstLine="480"/>
        <w:rPr/>
      </w:pPr>
      <w:r>
        <w:rPr>
          <w:rFonts w:hint="eastAsia"/>
        </w:rPr>
        <w:t>本系统的架构基于以太坊技术：</w:t>
      </w:r>
      <w:r>
        <w:rPr>
          <w:rFonts w:hint="eastAsia"/>
        </w:rPr>
        <w:t>EVM</w:t>
      </w:r>
      <w:r>
        <w:rPr>
          <w:rFonts w:hint="eastAsia"/>
        </w:rPr>
        <w:t>机制以及智能合约机制。为了便于</w:t>
      </w:r>
      <w:r>
        <w:rPr>
          <w:rFonts w:hint="eastAsia"/>
        </w:rPr>
        <w:t>EVM</w:t>
      </w:r>
      <w:r>
        <w:rPr>
          <w:rFonts w:hint="eastAsia"/>
        </w:rPr>
        <w:t>调试以及合约的安全性验证，将使用</w:t>
      </w:r>
      <w:r>
        <w:rPr>
          <w:rFonts w:hint="eastAsia"/>
        </w:rPr>
        <w:t>zeppelin</w:t>
      </w:r>
      <w:r>
        <w:rPr>
          <w:rFonts w:hint="eastAsia"/>
        </w:rPr>
        <w:t>库。系统主要由以下部分组成</w:t>
      </w:r>
    </w:p>
    <w:bookmarkStart w:id="42" w:name="_Toc516490147"/>
    <w:p>
      <w:pPr>
        <w:pStyle w:val="style3"/>
        <w:ind w:firstLine="480"/>
        <w:rPr>
          <w:rFonts w:ascii="Times New Roman" w:hAnsi="Times New Roman"/>
          <w:color w:val="000000"/>
        </w:rPr>
      </w:pPr>
      <w:r>
        <w:rPr>
          <w:rFonts w:ascii="Times New Roman" w:hAnsi="Times New Roman" w:hint="eastAsia"/>
          <w:color w:val="000000"/>
        </w:rPr>
        <w:t>竞猜链账户管理</w:t>
      </w:r>
      <w:r>
        <w:rPr>
          <w:rFonts w:ascii="Times New Roman" w:hAnsi="Times New Roman"/>
          <w:color w:val="000000"/>
        </w:rPr>
        <w:t>系统</w:t>
      </w:r>
      <w:bookmarkEnd w:id="42"/>
    </w:p>
    <w:p>
      <w:pPr>
        <w:pStyle w:val="style0"/>
        <w:ind w:firstLine="480"/>
        <w:jc w:val="center"/>
        <w:rPr/>
      </w:pPr>
      <w:r>
        <w:rPr>
          <w:noProof/>
        </w:rPr>
        <w:drawing>
          <wp:inline distT="0" distB="0" distR="0" distL="0">
            <wp:extent cx="3253795" cy="3301641"/>
            <wp:effectExtent l="0" t="0" r="3810" b="0"/>
            <wp:docPr id="1037"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25"/>
                    <pic:cNvPicPr/>
                  </pic:nvPicPr>
                  <pic:blipFill>
                    <a:blip r:embed="rId11" cstate="print"/>
                    <a:srcRect l="0" t="0" r="0" b="0"/>
                    <a:stretch/>
                  </pic:blipFill>
                  <pic:spPr>
                    <a:xfrm rot="0">
                      <a:off x="0" y="0"/>
                      <a:ext cx="3253795" cy="3301641"/>
                    </a:xfrm>
                    <a:prstGeom prst="rect"/>
                  </pic:spPr>
                </pic:pic>
              </a:graphicData>
            </a:graphic>
          </wp:inline>
        </w:drawing>
      </w:r>
    </w:p>
    <w:p>
      <w:pPr>
        <w:pStyle w:val="style4"/>
        <w:rPr/>
      </w:pPr>
      <w:r>
        <w:rPr>
          <w:rFonts w:hint="eastAsia"/>
        </w:rPr>
        <w:t>注册登录模块和可信身份验证</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注册登录模块主要的功能是给每个参加竞猜活动的用户分配钱包地址。此功能的目的就是为用户提供傻瓜式服务，获取参与竞猜活动的</w:t>
      </w:r>
      <w:r>
        <w:rPr>
          <w:rFonts w:ascii="Times New Roman" w:cs="Times New Roman" w:hAnsi="Times New Roman"/>
          <w:color w:val="000000"/>
          <w:szCs w:val="24"/>
        </w:rPr>
        <w:t>ID</w:t>
      </w:r>
      <w:r>
        <w:rPr>
          <w:rFonts w:ascii="Times New Roman" w:cs="Times New Roman" w:hAnsi="Times New Roman"/>
          <w:color w:val="000000"/>
          <w:szCs w:val="24"/>
        </w:rPr>
        <w:t>。整个登录过程包括：</w:t>
      </w:r>
      <w:r>
        <w:rPr>
          <w:rFonts w:ascii="Times New Roman" w:cs="Times New Roman" w:hAnsi="Times New Roman"/>
          <w:color w:val="000000"/>
          <w:szCs w:val="24"/>
        </w:rPr>
        <w:t xml:space="preserve"> </w:t>
      </w:r>
    </w:p>
    <w:p>
      <w:pPr>
        <w:pStyle w:val="style179"/>
        <w:numPr>
          <w:ilvl w:val="0"/>
          <w:numId w:val="6"/>
        </w:numPr>
        <w:ind w:firstLineChars="0"/>
        <w:rPr>
          <w:rFonts w:ascii="Times New Roman" w:cs="Times New Roman" w:hAnsi="Times New Roman"/>
          <w:color w:val="000000"/>
          <w:szCs w:val="24"/>
        </w:rPr>
      </w:pPr>
      <w:r>
        <w:rPr>
          <w:rFonts w:ascii="Times New Roman" w:cs="Times New Roman" w:hAnsi="Times New Roman"/>
          <w:color w:val="000000"/>
          <w:szCs w:val="24"/>
        </w:rPr>
        <w:t>给每个注册用户分配一个公</w:t>
      </w:r>
      <w:r>
        <w:rPr>
          <w:rFonts w:ascii="Times New Roman" w:cs="Times New Roman" w:hAnsi="Times New Roman"/>
          <w:color w:val="000000"/>
          <w:szCs w:val="24"/>
        </w:rPr>
        <w:t>钥</w:t>
      </w:r>
      <w:r>
        <w:rPr>
          <w:rFonts w:ascii="Times New Roman" w:cs="Times New Roman" w:hAnsi="Times New Roman"/>
          <w:color w:val="000000"/>
          <w:szCs w:val="24"/>
        </w:rPr>
        <w:t>/</w:t>
      </w:r>
      <w:r>
        <w:rPr>
          <w:rFonts w:ascii="Times New Roman" w:cs="Times New Roman" w:hAnsi="Times New Roman"/>
          <w:color w:val="000000"/>
          <w:szCs w:val="24"/>
        </w:rPr>
        <w:t>私钥对</w:t>
      </w:r>
    </w:p>
    <w:p>
      <w:pPr>
        <w:pStyle w:val="style0"/>
        <w:ind w:firstLine="480"/>
        <w:jc w:val="left"/>
        <w:rPr>
          <w:rFonts w:ascii="Times New Roman" w:cs="Times New Roman" w:hAnsi="Times New Roman"/>
          <w:color w:val="000000"/>
          <w:szCs w:val="24"/>
        </w:rPr>
      </w:pPr>
      <w:r>
        <w:rPr>
          <w:rFonts w:ascii="Times New Roman" w:cs="Times New Roman" w:hAnsi="Times New Roman"/>
          <w:color w:val="000000"/>
          <w:szCs w:val="24"/>
        </w:rPr>
        <w:t>公</w:t>
      </w:r>
      <w:r>
        <w:rPr>
          <w:rFonts w:ascii="Times New Roman" w:cs="Times New Roman" w:hAnsi="Times New Roman"/>
          <w:color w:val="000000"/>
          <w:szCs w:val="24"/>
        </w:rPr>
        <w:t>钥</w:t>
      </w:r>
      <w:r>
        <w:rPr>
          <w:rFonts w:ascii="Times New Roman" w:cs="Times New Roman" w:hAnsi="Times New Roman"/>
          <w:color w:val="000000"/>
          <w:szCs w:val="24"/>
        </w:rPr>
        <w:t>作为用户身份的唯一</w:t>
      </w:r>
      <w:r>
        <w:rPr>
          <w:rFonts w:ascii="Times New Roman" w:cs="Times New Roman" w:hAnsi="Times New Roman"/>
          <w:color w:val="000000"/>
          <w:szCs w:val="24"/>
        </w:rPr>
        <w:t>ID,</w:t>
      </w:r>
      <w:r>
        <w:rPr>
          <w:rFonts w:ascii="Times New Roman" w:cs="Times New Roman" w:hAnsi="Times New Roman"/>
          <w:color w:val="000000"/>
          <w:szCs w:val="24"/>
        </w:rPr>
        <w:t>用来收发竞猜平台的</w:t>
      </w:r>
      <w:del w:id="1" w:author="星辰大海" w:date="2018-06-12T11:54:00Z">
        <w:r w:rsidDel="3C1E8CE6">
          <w:rPr>
            <w:rFonts w:ascii="Times New Roman" w:cs="Times New Roman" w:hAnsi="Times New Roman"/>
            <w:color w:val="000000"/>
            <w:szCs w:val="24"/>
          </w:rPr>
          <w:delText>FBC</w:delText>
        </w:r>
      </w:del>
      <w:ins w:id="2" w:author="星辰大海" w:date="2018-06-12T11:54:00Z">
        <w:r w:rsidR="2924EAE1">
          <w:rPr>
            <w:rFonts w:ascii="Times New Roman" w:cs="Times New Roman" w:hAnsi="Times New Roman" w:hint="eastAsia"/>
            <w:color w:val="000000"/>
            <w:szCs w:val="24"/>
          </w:rPr>
          <w:t>FGC</w:t>
        </w:r>
      </w:ins>
      <w:r>
        <w:rPr>
          <w:rFonts w:ascii="Times New Roman" w:cs="Times New Roman" w:hAnsi="Times New Roman"/>
          <w:color w:val="000000"/>
          <w:szCs w:val="24"/>
        </w:rPr>
        <w:t>代币。私</w:t>
      </w:r>
      <w:r>
        <w:rPr>
          <w:rFonts w:ascii="Times New Roman" w:cs="Times New Roman" w:hAnsi="Times New Roman"/>
          <w:color w:val="000000"/>
          <w:szCs w:val="24"/>
        </w:rPr>
        <w:t>钥</w:t>
      </w:r>
      <w:r>
        <w:rPr>
          <w:rFonts w:ascii="Times New Roman" w:cs="Times New Roman" w:hAnsi="Times New Roman"/>
          <w:color w:val="000000"/>
          <w:szCs w:val="24"/>
        </w:rPr>
        <w:t>有两种选择：</w:t>
      </w:r>
    </w:p>
    <w:p>
      <w:pPr>
        <w:pStyle w:val="style0"/>
        <w:ind w:firstLine="439" w:firstLineChars="183"/>
        <w:rPr>
          <w:rFonts w:ascii="Times New Roman" w:cs="Times New Roman" w:hAnsi="Times New Roman"/>
          <w:color w:val="000000"/>
          <w:szCs w:val="24"/>
        </w:rPr>
      </w:pPr>
      <w:r>
        <w:rPr>
          <w:rFonts w:ascii="Times New Roman" w:cs="Times New Roman" w:hAnsi="Times New Roman" w:hint="eastAsia"/>
          <w:color w:val="000000"/>
          <w:szCs w:val="24"/>
        </w:rPr>
        <w:t>（</w:t>
      </w:r>
      <w:r>
        <w:rPr>
          <w:rFonts w:ascii="Times New Roman" w:cs="Times New Roman" w:hAnsi="Times New Roman" w:hint="eastAsia"/>
          <w:color w:val="000000"/>
          <w:szCs w:val="24"/>
        </w:rPr>
        <w:t>1</w:t>
      </w:r>
      <w:r>
        <w:rPr>
          <w:rFonts w:ascii="Times New Roman" w:cs="Times New Roman" w:hAnsi="Times New Roman" w:hint="eastAsia"/>
          <w:color w:val="000000"/>
          <w:szCs w:val="24"/>
        </w:rPr>
        <w:t>）</w:t>
      </w:r>
      <w:r>
        <w:rPr>
          <w:rFonts w:ascii="Times New Roman" w:cs="Times New Roman" w:hAnsi="Times New Roman"/>
          <w:color w:val="000000"/>
          <w:szCs w:val="24"/>
        </w:rPr>
        <w:t>私</w:t>
      </w:r>
      <w:r>
        <w:rPr>
          <w:rFonts w:ascii="Times New Roman" w:cs="Times New Roman" w:hAnsi="Times New Roman"/>
          <w:color w:val="000000"/>
          <w:szCs w:val="24"/>
        </w:rPr>
        <w:t>钥</w:t>
      </w:r>
      <w:r>
        <w:rPr>
          <w:rFonts w:ascii="Times New Roman" w:cs="Times New Roman" w:hAnsi="Times New Roman"/>
          <w:color w:val="000000"/>
          <w:szCs w:val="24"/>
        </w:rPr>
        <w:t>存储在服务器端。</w:t>
      </w:r>
    </w:p>
    <w:p>
      <w:pPr>
        <w:pStyle w:val="style0"/>
        <w:ind w:firstLine="480"/>
        <w:rPr/>
      </w:pPr>
      <w:r>
        <w:t>这样的好处，是可以在用户忘记私</w:t>
      </w:r>
      <w:r>
        <w:t>钥</w:t>
      </w:r>
      <w:r>
        <w:t>的时候，由服务器找回私钥。为此付出的代价就是：服务器是中心化的，信息容易受到攻击，而且容易被故意泄露</w:t>
      </w:r>
      <w:ins w:id="3" w:author="星辰大海" w:date="2018-06-12T11:20:00Z">
        <w:r w:rsidR="68435D59">
          <w:rPr>
            <w:rFonts w:hint="eastAsia"/>
          </w:rPr>
          <w:t>。</w:t>
        </w:r>
      </w:ins>
    </w:p>
    <w:p>
      <w:pPr>
        <w:pStyle w:val="style0"/>
        <w:ind w:firstLine="480" w:firstLineChars="0"/>
        <w:rPr>
          <w:rFonts w:ascii="Times New Roman" w:cs="Times New Roman" w:hAnsi="Times New Roman"/>
          <w:color w:val="000000"/>
          <w:szCs w:val="24"/>
        </w:rPr>
      </w:pPr>
      <w:r>
        <w:rPr>
          <w:rFonts w:ascii="Times New Roman" w:cs="Times New Roman" w:hAnsi="Times New Roman" w:hint="eastAsia"/>
          <w:color w:val="000000"/>
          <w:szCs w:val="24"/>
        </w:rPr>
        <w:t>（</w:t>
      </w:r>
      <w:r>
        <w:rPr>
          <w:rFonts w:ascii="Times New Roman" w:cs="Times New Roman" w:hAnsi="Times New Roman" w:hint="eastAsia"/>
          <w:color w:val="000000"/>
          <w:szCs w:val="24"/>
        </w:rPr>
        <w:t>2</w:t>
      </w:r>
      <w:r>
        <w:rPr>
          <w:rFonts w:ascii="Times New Roman" w:cs="Times New Roman" w:hAnsi="Times New Roman" w:hint="eastAsia"/>
          <w:color w:val="000000"/>
          <w:szCs w:val="24"/>
        </w:rPr>
        <w:t>）</w:t>
      </w:r>
      <w:r>
        <w:rPr>
          <w:rFonts w:ascii="Times New Roman" w:cs="Times New Roman" w:hAnsi="Times New Roman"/>
          <w:color w:val="000000"/>
          <w:szCs w:val="24"/>
        </w:rPr>
        <w:t>私</w:t>
      </w:r>
      <w:r>
        <w:rPr>
          <w:rFonts w:ascii="Times New Roman" w:cs="Times New Roman" w:hAnsi="Times New Roman"/>
          <w:color w:val="000000"/>
          <w:szCs w:val="24"/>
        </w:rPr>
        <w:t>钥</w:t>
      </w:r>
      <w:r>
        <w:rPr>
          <w:rFonts w:ascii="Times New Roman" w:cs="Times New Roman" w:hAnsi="Times New Roman"/>
          <w:color w:val="000000"/>
          <w:szCs w:val="24"/>
        </w:rPr>
        <w:t>由用户自己保存和管理，服务器不保存副本</w:t>
      </w:r>
    </w:p>
    <w:p>
      <w:pPr>
        <w:pStyle w:val="style0"/>
        <w:ind w:firstLine="480"/>
        <w:rPr/>
      </w:pPr>
      <w:r>
        <w:t>好处就是安全性高。潜在的风险就是如果用户管理不善，弄丢了私</w:t>
      </w:r>
      <w:r>
        <w:t>钥</w:t>
      </w:r>
      <w:r>
        <w:t>，相应的数字资产也就丢失了，无法找回。</w:t>
      </w:r>
    </w:p>
    <w:p>
      <w:pPr>
        <w:pStyle w:val="style179"/>
        <w:numPr>
          <w:ilvl w:val="0"/>
          <w:numId w:val="6"/>
        </w:numPr>
        <w:ind w:firstLineChars="0"/>
        <w:rPr>
          <w:rFonts w:ascii="Times New Roman" w:cs="Times New Roman" w:hAnsi="Times New Roman"/>
          <w:color w:val="000000"/>
          <w:szCs w:val="24"/>
        </w:rPr>
      </w:pPr>
      <w:r>
        <w:rPr>
          <w:rFonts w:ascii="Times New Roman" w:cs="Times New Roman" w:hAnsi="Times New Roman"/>
          <w:color w:val="000000"/>
          <w:szCs w:val="24"/>
        </w:rPr>
        <w:t>每个用户注册过程中提供助记词</w:t>
      </w:r>
      <w:r>
        <w:rPr>
          <w:rFonts w:ascii="Times New Roman" w:cs="Times New Roman" w:hAnsi="Times New Roman" w:hint="eastAsia"/>
          <w:color w:val="000000"/>
          <w:szCs w:val="24"/>
        </w:rPr>
        <w:t>。</w:t>
      </w:r>
      <w:r>
        <w:rPr>
          <w:rFonts w:ascii="Times New Roman" w:cs="Times New Roman" w:hAnsi="Times New Roman"/>
          <w:color w:val="000000"/>
          <w:szCs w:val="24"/>
        </w:rPr>
        <w:t>主要是通过助记词来复原用户的私</w:t>
      </w:r>
      <w:r>
        <w:rPr>
          <w:rFonts w:ascii="Times New Roman" w:cs="Times New Roman" w:hAnsi="Times New Roman"/>
          <w:color w:val="000000"/>
          <w:szCs w:val="24"/>
        </w:rPr>
        <w:t>钥</w:t>
      </w:r>
    </w:p>
    <w:p>
      <w:pPr>
        <w:pStyle w:val="style0"/>
        <w:ind w:firstLine="480"/>
        <w:rPr/>
      </w:pPr>
      <w:r>
        <w:rPr>
          <w:rFonts w:hint="eastAsia"/>
        </w:rPr>
        <w:t>竞猜</w:t>
      </w:r>
      <w:r>
        <w:rPr>
          <w:rFonts w:hint="eastAsia"/>
        </w:rPr>
        <w:t>链用户</w:t>
      </w:r>
      <w:r>
        <w:rPr>
          <w:rFonts w:hint="eastAsia"/>
        </w:rPr>
        <w:t>的身份验证在链上进行，以</w:t>
      </w:r>
      <w:r>
        <w:rPr>
          <w:rFonts w:hint="eastAsia"/>
        </w:rPr>
        <w:t>token</w:t>
      </w:r>
      <w:r>
        <w:rPr>
          <w:rFonts w:hint="eastAsia"/>
        </w:rPr>
        <w:t>的地址作为用户的唯一身份标识和资产标识，并基于人工智能的人脸识别检测技术，确保数字身份同真实个人间的真实性和一致性。实现智能合约控制下的，全流程无中介参与的用户身份验证和资产转移验证，实现整个竞猜生命周期中用户身份的可信验证。</w:t>
      </w:r>
    </w:p>
    <w:p>
      <w:pPr>
        <w:pStyle w:val="style4"/>
        <w:rPr/>
      </w:pPr>
      <w:r>
        <w:rPr>
          <w:rFonts w:hint="eastAsia"/>
        </w:rPr>
        <w:t>去中心化账户管理</w:t>
      </w:r>
    </w:p>
    <w:p>
      <w:pPr>
        <w:pStyle w:val="style0"/>
        <w:ind w:firstLine="480"/>
        <w:rPr/>
      </w:pPr>
      <w:r>
        <w:rPr>
          <w:rFonts w:hint="eastAsia"/>
        </w:rPr>
        <w:t>账户是用户在互联网世界的通行证，是用户的身份标识。传统的用户身份存储于中心化的网站服务器中，竞猜链的账户管理系统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规避了中心化账户管理系统，一旦服务器被攻击，或利益驱动、政治等其他人为原因造成的用户信息被泄露、篡改的风险。</w:t>
      </w:r>
    </w:p>
    <w:bookmarkStart w:id="43" w:name="_Toc516490148"/>
    <w:p>
      <w:pPr>
        <w:pStyle w:val="style3"/>
        <w:rPr/>
      </w:pPr>
      <w:r>
        <w:rPr>
          <w:rFonts w:hint="eastAsia"/>
        </w:rPr>
        <w:t>竞猜数据管理系统</w:t>
      </w:r>
      <w:bookmarkEnd w:id="43"/>
    </w:p>
    <w:p>
      <w:pPr>
        <w:pStyle w:val="style0"/>
        <w:ind w:firstLine="199" w:firstLineChars="83"/>
        <w:rPr/>
      </w:pPr>
      <w:r>
        <w:rPr>
          <w:noProof/>
        </w:rPr>
        <w:drawing>
          <wp:inline distT="0" distB="0" distR="0" distL="0">
            <wp:extent cx="5023186" cy="3400747"/>
            <wp:effectExtent l="0" t="0" r="6350" b="0"/>
            <wp:docPr id="1038"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23"/>
                    <pic:cNvPicPr/>
                  </pic:nvPicPr>
                  <pic:blipFill>
                    <a:blip r:embed="rId12" cstate="print"/>
                    <a:srcRect l="0" t="0" r="0" b="0"/>
                    <a:stretch/>
                  </pic:blipFill>
                  <pic:spPr>
                    <a:xfrm rot="0">
                      <a:off x="0" y="0"/>
                      <a:ext cx="5023186" cy="3400747"/>
                    </a:xfrm>
                    <a:prstGeom prst="rect"/>
                  </pic:spPr>
                </pic:pic>
              </a:graphicData>
            </a:graphic>
          </wp:inline>
        </w:drawing>
      </w:r>
    </w:p>
    <w:p>
      <w:pPr>
        <w:pStyle w:val="style0"/>
        <w:ind w:firstLine="480"/>
        <w:rPr/>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pPr>
        <w:pStyle w:val="style0"/>
        <w:ind w:firstLine="480"/>
        <w:rPr/>
      </w:pPr>
      <w:r>
        <w:rPr>
          <w:rFonts w:hint="eastAsia"/>
        </w:rPr>
        <w:t>关于兑奖结算系统，竞猜链将最终竞猜记录联结到其他系统的分布式账本，包含用户身份信息和连接预言机（</w:t>
      </w:r>
      <w:r>
        <w:rPr>
          <w:rFonts w:hint="eastAsia"/>
        </w:rPr>
        <w:t>Oracle</w:t>
      </w:r>
      <w:r>
        <w:rPr>
          <w:rFonts w:hint="eastAsia"/>
        </w:rPr>
        <w:t>）及</w:t>
      </w:r>
      <w:r>
        <w:rPr>
          <w:rFonts w:hint="eastAsia"/>
        </w:rPr>
        <w:t>基于</w:t>
      </w:r>
      <w:r>
        <w:rPr>
          <w:rFonts w:hint="eastAsia"/>
        </w:rPr>
        <w:t>参与式决策（</w:t>
      </w:r>
      <w:r>
        <w:rPr>
          <w:rFonts w:hint="eastAsia"/>
        </w:rPr>
        <w:t>Participatory Decision Making</w:t>
      </w:r>
      <w:r>
        <w:rPr>
          <w:rFonts w:hint="eastAsia"/>
        </w:rPr>
        <w:t>）的随机数生成器</w:t>
      </w:r>
      <w:r>
        <w:rPr>
          <w:rFonts w:hint="eastAsia"/>
        </w:rPr>
        <w:t>，得到竞猜结果后，竞猜链将根据智能合约自动结算奖金代币，不受任何中心化机构或第三方机构的控制，即时将奖金</w:t>
      </w:r>
      <w:r>
        <w:rPr>
          <w:rFonts w:hint="eastAsia"/>
        </w:rPr>
        <w:t>T</w:t>
      </w:r>
      <w:r>
        <w:t>OKEN</w:t>
      </w:r>
      <w:r>
        <w:rPr>
          <w:rFonts w:hint="eastAsia"/>
        </w:rPr>
        <w:t>分发给区块链网络上用户的身份地址中，保障兑奖过程中绝对的公开、公正和透明。</w:t>
      </w:r>
    </w:p>
    <w:bookmarkStart w:id="44" w:name="_Toc516490149"/>
    <w:p>
      <w:pPr>
        <w:pStyle w:val="style3"/>
        <w:rPr/>
      </w:pPr>
      <w:r>
        <w:rPr>
          <w:rFonts w:hint="eastAsia"/>
        </w:rPr>
        <w:t>竞猜链</w:t>
      </w:r>
      <w:bookmarkEnd w:id="44"/>
      <w:r>
        <w:rPr>
          <w:rFonts w:hint="eastAsia"/>
        </w:rPr>
        <w:t>智能合约引擎</w:t>
      </w:r>
    </w:p>
    <w:p>
      <w:pPr>
        <w:pStyle w:val="style0"/>
        <w:ind w:firstLine="199" w:firstLineChars="83"/>
        <w:jc w:val="center"/>
        <w:rPr/>
      </w:pPr>
      <w:r>
        <w:rPr>
          <w:noProof/>
        </w:rPr>
        <w:drawing>
          <wp:inline distT="0" distB="0" distR="0" distL="0">
            <wp:extent cx="4528287" cy="2005843"/>
            <wp:effectExtent l="0" t="0" r="0" b="0"/>
            <wp:docPr id="1039"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4"/>
                    <pic:cNvPicPr/>
                  </pic:nvPicPr>
                  <pic:blipFill>
                    <a:blip r:embed="rId13" cstate="print"/>
                    <a:srcRect l="0" t="0" r="0" b="0"/>
                    <a:stretch/>
                  </pic:blipFill>
                  <pic:spPr>
                    <a:xfrm rot="0">
                      <a:off x="0" y="0"/>
                      <a:ext cx="4528287" cy="2005843"/>
                    </a:xfrm>
                    <a:prstGeom prst="rect"/>
                  </pic:spPr>
                </pic:pic>
              </a:graphicData>
            </a:graphic>
          </wp:inline>
        </w:drawing>
      </w:r>
    </w:p>
    <w:p>
      <w:pPr>
        <w:pStyle w:val="style0"/>
        <w:ind w:firstLine="480"/>
        <w:jc w:val="center"/>
        <w:rPr/>
      </w:pPr>
      <w:r>
        <w:rPr>
          <w:rFonts w:hint="eastAsia"/>
        </w:rPr>
        <w:t>图</w:t>
      </w:r>
      <w:r>
        <w:rPr>
          <w:rFonts w:hint="eastAsia"/>
        </w:rPr>
        <w:t>4</w:t>
      </w:r>
      <w:r>
        <w:t xml:space="preserve"> </w:t>
      </w:r>
      <w:r>
        <w:rPr>
          <w:rFonts w:hint="eastAsia"/>
        </w:rPr>
        <w:t>竞猜链智能合约引擎</w:t>
      </w:r>
    </w:p>
    <w:p>
      <w:pPr>
        <w:pStyle w:val="style0"/>
        <w:ind w:firstLine="480"/>
        <w:jc w:val="left"/>
        <w:rPr/>
      </w:pPr>
      <w:r>
        <w:rPr>
          <w:rFonts w:hint="eastAsia"/>
        </w:rPr>
        <w:t>竞猜</w:t>
      </w:r>
      <w:r>
        <w:rPr>
          <w:rFonts w:hint="eastAsia"/>
        </w:rPr>
        <w:t>链</w:t>
      </w:r>
      <w:r>
        <w:rPr>
          <w:rFonts w:hint="eastAsia"/>
        </w:rPr>
        <w:t>用户</w:t>
      </w:r>
      <w:r>
        <w:rPr>
          <w:rFonts w:hint="eastAsia"/>
        </w:rPr>
        <w:t>的需求是多种多样的，对于中标者的中标逻辑，有些用户有非常确定的中标条件，而有些用户则随机选择。对于中标条件，有些用户的设定是固定的，比如招人合约，</w:t>
      </w:r>
      <w:r>
        <w:rPr>
          <w:rFonts w:hint="eastAsia"/>
        </w:rPr>
        <w:t>211</w:t>
      </w:r>
      <w:r>
        <w:rPr>
          <w:rFonts w:hint="eastAsia"/>
        </w:rPr>
        <w:t>大学毕业生有可能就是定死的条件，而相对的，有些用户的中标条件可能是依赖于外部条件的变化而变化的。比如某些岗位的招聘，如果是女的，则</w:t>
      </w:r>
      <w:r>
        <w:rPr>
          <w:rFonts w:hint="eastAsia"/>
        </w:rPr>
        <w:t>40</w:t>
      </w:r>
      <w:r>
        <w:rPr>
          <w:rFonts w:hint="eastAsia"/>
        </w:rPr>
        <w:t>岁以下，如果是男的，则</w:t>
      </w:r>
      <w:r>
        <w:rPr>
          <w:rFonts w:hint="eastAsia"/>
        </w:rPr>
        <w:t>50</w:t>
      </w:r>
      <w:r>
        <w:rPr>
          <w:rFonts w:hint="eastAsia"/>
        </w:rPr>
        <w:t>岁以下。竞猜链平台</w:t>
      </w:r>
      <w:bookmarkStart w:id="45" w:name="_Hlk516751162"/>
      <w:r>
        <w:rPr>
          <w:rFonts w:hint="eastAsia"/>
        </w:rPr>
        <w:t>提供了一些最常用的逻辑的智能合约模板，并融合了智能合约自动化生成引擎技术，用户可以通过图形化界面的方式自动生成模板并部署，大大减轻用户的学习曲线和开发智能合约方面的负担，从而大大降低使用竞猜链的使用门槛。</w:t>
      </w:r>
      <w:bookmarkEnd w:id="45"/>
      <w:r>
        <w:rPr>
          <w:rFonts w:hint="eastAsia"/>
        </w:rPr>
        <w:t>对于没有预置的那些商业逻辑，用户可以选择自己开发，并由平台提供指导。或者可以有平台直接定制开发。</w:t>
      </w:r>
    </w:p>
    <w:p>
      <w:pPr>
        <w:pStyle w:val="style3"/>
        <w:rPr>
          <w:rFonts w:hint="eastAsia"/>
        </w:rPr>
      </w:pPr>
      <w:r>
        <w:rPr>
          <w:rFonts w:hint="eastAsia"/>
        </w:rPr>
        <w:t>竞猜链</w:t>
      </w:r>
      <w:r>
        <w:rPr>
          <w:rFonts w:hint="eastAsia"/>
        </w:rPr>
        <w:t>随机数生成系统</w:t>
      </w:r>
    </w:p>
    <w:p>
      <w:pPr>
        <w:pStyle w:val="style0"/>
        <w:ind w:firstLine="480"/>
        <w:rPr/>
      </w:pPr>
      <w:r>
        <w:rPr>
          <w:rFonts w:hint="eastAsia"/>
        </w:rPr>
        <w:t>绝对随机数的产生是保证竞猜结果公平、公正重要的技术环节，也可以当</w:t>
      </w:r>
      <w:ins w:id="4" w:author="星辰大海" w:date="2018-06-12T11:24:00Z">
        <w:r w:rsidR="76DB5876">
          <w:rPr>
            <w:rFonts w:hint="eastAsia"/>
          </w:rPr>
          <w:t>作</w:t>
        </w:r>
      </w:ins>
      <w:r>
        <w:rPr>
          <w:rFonts w:hint="eastAsia"/>
        </w:rPr>
        <w:t>竞猜服务提供商的核心竞争力。业界提供了非常多的伪随机数的方案，而原有</w:t>
      </w:r>
      <w:r>
        <w:rPr>
          <w:rFonts w:hint="eastAsia"/>
        </w:rPr>
        <w:t>的各种方案因为都是基于中心化的方案，理论上都可以通过多种方式进行攻破或修</w:t>
      </w:r>
      <w:r>
        <w:rPr>
          <w:rFonts w:hint="eastAsia"/>
        </w:rPr>
        <w:t>改，尤其各种在线竞猜平台中</w:t>
      </w:r>
      <w:r>
        <w:rPr>
          <w:rFonts w:hint="eastAsia"/>
        </w:rPr>
        <w:t>，随机数</w:t>
      </w:r>
      <w:r>
        <w:rPr>
          <w:rFonts w:hint="eastAsia"/>
        </w:rPr>
        <w:t>生成</w:t>
      </w:r>
      <w:r>
        <w:rPr>
          <w:rFonts w:hint="eastAsia"/>
        </w:rPr>
        <w:t>的</w:t>
      </w:r>
      <w:r>
        <w:rPr>
          <w:rFonts w:hint="eastAsia"/>
        </w:rPr>
        <w:t>安全性和可靠性一直被质疑。</w:t>
      </w:r>
    </w:p>
    <w:p>
      <w:pPr>
        <w:pStyle w:val="style0"/>
        <w:ind w:firstLine="480"/>
        <w:rPr/>
      </w:pPr>
      <w:r>
        <w:rPr>
          <w:rFonts w:hint="eastAsia"/>
        </w:rPr>
        <w:t>竞猜</w:t>
      </w:r>
      <w:r>
        <w:rPr>
          <w:rFonts w:hint="eastAsia"/>
        </w:rPr>
        <w:t>链设计</w:t>
      </w:r>
      <w:r>
        <w:rPr>
          <w:rFonts w:hint="eastAsia"/>
        </w:rPr>
        <w:t>了一套基于</w:t>
      </w:r>
      <w:r>
        <w:rPr>
          <w:rFonts w:hint="eastAsia"/>
        </w:rPr>
        <w:t>RANDAO</w:t>
      </w:r>
      <w:r>
        <w:rPr>
          <w:rFonts w:hint="eastAsia"/>
        </w:rPr>
        <w:t>思想的以参与者为随机源的随机数生成器，以保证算法的公正性。</w:t>
      </w:r>
      <w:r>
        <w:rPr>
          <w:rFonts w:hint="eastAsia"/>
        </w:rPr>
        <w:t>其中，</w:t>
      </w:r>
      <w:r>
        <w:rPr>
          <w:rFonts w:hint="eastAsia"/>
        </w:rPr>
        <w:t>RA</w:t>
      </w:r>
      <w:r>
        <w:t>NDAO</w:t>
      </w:r>
      <w:r>
        <w:rPr>
          <w:rFonts w:hint="eastAsia"/>
        </w:rPr>
        <w:t>算法</w:t>
      </w:r>
      <w:r>
        <w:rPr>
          <w:rFonts w:hint="eastAsia"/>
        </w:rPr>
        <w:t>被</w:t>
      </w:r>
      <w:r>
        <w:rPr>
          <w:rFonts w:hint="eastAsia"/>
        </w:rPr>
        <w:t>V</w:t>
      </w:r>
      <w:r>
        <w:rPr>
          <w:rFonts w:hint="eastAsia"/>
        </w:rPr>
        <w:t>神誉为当前最公平最随机的随机数生成算法</w:t>
      </w:r>
      <w:r>
        <w:rPr>
          <w:rFonts w:hint="eastAsia"/>
        </w:rPr>
        <w:t>，</w:t>
      </w:r>
      <w:r>
        <w:rPr>
          <w:rFonts w:hint="eastAsia"/>
        </w:rPr>
        <w:t>竞猜链算法是对</w:t>
      </w:r>
      <w:r>
        <w:rPr>
          <w:rFonts w:hint="eastAsia"/>
        </w:rPr>
        <w:t>RANDAO</w:t>
      </w:r>
      <w:r>
        <w:rPr>
          <w:rFonts w:hint="eastAsia"/>
        </w:rPr>
        <w:t>随机数生成算法简化和提升，</w:t>
      </w:r>
      <w:r>
        <w:rPr>
          <w:rFonts w:hint="eastAsia"/>
        </w:rPr>
        <w:t>并进一步避免了最后一人投注相比于其他顺序中奖概率略高的不足。</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Randao</w:t>
      </w:r>
      <w:r>
        <w:rPr>
          <w:rFonts w:ascii="Times New Roman" w:cs="Times New Roman" w:hAnsi="Times New Roman"/>
          <w:color w:val="000000"/>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r>
        <w:rPr>
          <w:rFonts w:ascii="Times New Roman" w:cs="Times New Roman" w:hAnsi="Times New Roman"/>
          <w:color w:val="000000"/>
          <w:szCs w:val="24"/>
        </w:rPr>
        <w:t>Randao</w:t>
      </w:r>
      <w:r>
        <w:rPr>
          <w:rFonts w:ascii="Times New Roman" w:cs="Times New Roman" w:hAnsi="Times New Roman"/>
          <w:color w:val="000000"/>
          <w:szCs w:val="24"/>
        </w:rPr>
        <w:t>将结合市场需求封装更多的随机数生成模式，为了把</w:t>
      </w:r>
      <w:r>
        <w:rPr>
          <w:rFonts w:ascii="Times New Roman" w:cs="Times New Roman" w:hAnsi="Times New Roman"/>
          <w:color w:val="000000"/>
          <w:szCs w:val="24"/>
        </w:rPr>
        <w:t>Randao</w:t>
      </w:r>
      <w:r>
        <w:rPr>
          <w:rFonts w:ascii="Times New Roman" w:cs="Times New Roman" w:hAnsi="Times New Roman"/>
          <w:color w:val="000000"/>
          <w:szCs w:val="24"/>
        </w:rPr>
        <w:t>打造成区块链上的标准随机数服务，随机数服务都将经过严格的测试以及安全审计，确保服务上线的质量。</w:t>
      </w:r>
    </w:p>
    <w:p>
      <w:pPr>
        <w:pStyle w:val="style0"/>
        <w:ind w:firstLine="480"/>
        <w:rPr>
          <w:rFonts w:ascii="Times New Roman" w:cs="Times New Roman" w:hAnsi="Times New Roman"/>
          <w:color w:val="000000"/>
          <w:szCs w:val="24"/>
          <w:lang w:val="en-CA"/>
        </w:rPr>
      </w:pPr>
      <w:r>
        <w:rPr>
          <w:rFonts w:ascii="Times New Roman" w:cs="Times New Roman" w:hAnsi="Times New Roman"/>
          <w:color w:val="000000"/>
          <w:szCs w:val="24"/>
          <w:lang w:val="en-CA"/>
        </w:rPr>
        <w:t>竞猜链的随机数生成算法有</w:t>
      </w:r>
      <w:r>
        <w:rPr>
          <w:rFonts w:ascii="Times New Roman" w:cs="Times New Roman" w:hAnsi="Times New Roman"/>
          <w:color w:val="000000"/>
          <w:szCs w:val="24"/>
          <w:lang w:val="en-CA"/>
        </w:rPr>
        <w:t>2</w:t>
      </w:r>
      <w:r>
        <w:rPr>
          <w:rFonts w:ascii="Times New Roman" w:cs="Times New Roman" w:hAnsi="Times New Roman"/>
          <w:color w:val="000000"/>
          <w:szCs w:val="24"/>
          <w:lang w:val="en-CA"/>
        </w:rPr>
        <w:t>个特点：</w:t>
      </w:r>
      <w:r>
        <w:rPr>
          <w:rFonts w:ascii="Times New Roman" w:cs="Times New Roman" w:hAnsi="Times New Roman"/>
          <w:color w:val="000000"/>
          <w:szCs w:val="24"/>
          <w:lang w:val="en-CA"/>
        </w:rPr>
        <w:t xml:space="preserve"> </w:t>
      </w:r>
      <w:r>
        <w:rPr>
          <w:rFonts w:ascii="Times New Roman" w:cs="Times New Roman" w:hAnsi="Times New Roman"/>
          <w:color w:val="000000"/>
          <w:szCs w:val="24"/>
          <w:lang w:val="en-CA"/>
        </w:rPr>
        <w:t>重复哈希</w:t>
      </w:r>
      <w:r>
        <w:rPr>
          <w:rFonts w:ascii="Times New Roman" w:cs="Times New Roman" w:hAnsi="Times New Roman"/>
          <w:color w:val="000000"/>
          <w:szCs w:val="24"/>
          <w:lang w:val="en-CA"/>
        </w:rPr>
        <w:t>(Repeat Hashing)</w:t>
      </w:r>
      <w:r>
        <w:rPr>
          <w:rFonts w:ascii="Times New Roman" w:cs="Times New Roman" w:hAnsi="Times New Roman"/>
          <w:color w:val="000000"/>
          <w:szCs w:val="24"/>
          <w:lang w:val="en-CA"/>
        </w:rPr>
        <w:t>和参与者贡献</w:t>
      </w:r>
      <w:r>
        <w:rPr>
          <w:rFonts w:ascii="Times New Roman" w:cs="Times New Roman" w:hAnsi="Times New Roman"/>
          <w:color w:val="000000"/>
          <w:szCs w:val="24"/>
          <w:lang w:val="en-CA"/>
        </w:rPr>
        <w:t>(Participator Contribution)</w:t>
      </w:r>
      <w:r>
        <w:rPr>
          <w:rFonts w:ascii="Times New Roman" w:cs="Times New Roman" w:hAnsi="Times New Roman"/>
          <w:color w:val="000000"/>
          <w:szCs w:val="24"/>
          <w:lang w:val="en-CA"/>
        </w:rPr>
        <w:t>。重复哈希是一个数据源进行多次哈希，上一次哈希的结果输出是下一次哈希运算的输入。下面是示意图：</w:t>
      </w:r>
    </w:p>
    <w:p>
      <w:pPr>
        <w:pStyle w:val="style0"/>
        <w:ind w:firstLine="480"/>
        <w:rPr>
          <w:rFonts w:ascii="Times New Roman" w:cs="Times New Roman" w:hAnsi="Times New Roman"/>
          <w:color w:val="000000"/>
          <w:szCs w:val="24"/>
          <w:lang w:val="en-CA"/>
        </w:rPr>
      </w:pPr>
    </w:p>
    <w:p>
      <w:pPr>
        <w:pStyle w:val="style0"/>
        <w:ind w:firstLine="480"/>
        <w:rPr>
          <w:rFonts w:ascii="Times New Roman" w:cs="Times New Roman" w:hAnsi="Times New Roman"/>
          <w:color w:val="000000"/>
          <w:szCs w:val="24"/>
          <w:lang w:val="en-CA"/>
        </w:rPr>
      </w:pPr>
      <w:r>
        <w:rPr>
          <w:rFonts w:ascii="Times New Roman" w:cs="Times New Roman" w:hAnsi="Times New Roman"/>
          <w:noProof/>
          <w:color w:val="000000"/>
        </w:rPr>
        <w:drawing>
          <wp:inline distT="0" distB="0" distR="0" distL="0">
            <wp:extent cx="4699635" cy="4114800"/>
            <wp:effectExtent l="0" t="0" r="5715" b="0"/>
            <wp:docPr id="104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4" cstate="print"/>
                    <a:srcRect l="0" t="0" r="0" b="0"/>
                    <a:stretch/>
                  </pic:blipFill>
                  <pic:spPr>
                    <a:xfrm rot="0">
                      <a:off x="0" y="0"/>
                      <a:ext cx="4699635" cy="4114800"/>
                    </a:xfrm>
                    <a:prstGeom prst="rect"/>
                  </pic:spPr>
                </pic:pic>
              </a:graphicData>
            </a:graphic>
          </wp:inline>
        </w:drawing>
      </w:r>
    </w:p>
    <w:p>
      <w:pPr>
        <w:pStyle w:val="style0"/>
        <w:ind w:firstLine="480"/>
        <w:rPr>
          <w:rFonts w:ascii="Times New Roman" w:cs="Times New Roman" w:hAnsi="Times New Roman"/>
          <w:color w:val="000000"/>
          <w:szCs w:val="24"/>
          <w:lang w:val="en-CA"/>
        </w:rPr>
      </w:pPr>
      <w:r>
        <w:rPr>
          <w:rFonts w:ascii="Times New Roman" w:cs="Times New Roman" w:hAnsi="Times New Roman"/>
          <w:color w:val="000000"/>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pPr>
        <w:pStyle w:val="style0"/>
        <w:ind w:firstLine="480"/>
        <w:rPr>
          <w:rFonts w:ascii="Times New Roman" w:cs="Times New Roman" w:hAnsi="Times New Roman"/>
          <w:color w:val="000000"/>
          <w:szCs w:val="24"/>
          <w:lang w:val="en-CA"/>
        </w:rPr>
      </w:pPr>
      <w:r>
        <w:rPr>
          <w:rFonts w:ascii="Times New Roman" w:cs="Times New Roman" w:hAnsi="Times New Roman"/>
          <w:noProof/>
          <w:color w:val="000000"/>
        </w:rPr>
        <w:drawing>
          <wp:inline distT="0" distB="0" distR="0" distL="0">
            <wp:extent cx="4552315" cy="2209800"/>
            <wp:effectExtent l="0" t="0" r="635" b="0"/>
            <wp:docPr id="104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5" cstate="print"/>
                    <a:srcRect l="0" t="0" r="0" b="0"/>
                    <a:stretch/>
                  </pic:blipFill>
                  <pic:spPr>
                    <a:xfrm rot="0">
                      <a:off x="0" y="0"/>
                      <a:ext cx="4552315" cy="2209800"/>
                    </a:xfrm>
                    <a:prstGeom prst="rect"/>
                  </pic:spPr>
                </pic:pic>
              </a:graphicData>
            </a:graphic>
          </wp:inline>
        </w:drawing>
      </w:r>
    </w:p>
    <w:p>
      <w:pPr>
        <w:pStyle w:val="style0"/>
        <w:ind w:firstLine="480"/>
        <w:rPr>
          <w:rFonts w:ascii="Times New Roman" w:cs="Times New Roman" w:hAnsi="Times New Roman"/>
          <w:color w:val="000000"/>
          <w:szCs w:val="24"/>
          <w:lang w:val="en-CA"/>
        </w:rPr>
      </w:pPr>
    </w:p>
    <w:p>
      <w:pPr>
        <w:pStyle w:val="style0"/>
        <w:ind w:firstLine="480"/>
        <w:rPr>
          <w:rFonts w:ascii="Times New Roman" w:cs="Times New Roman" w:hAnsi="Times New Roman"/>
          <w:color w:val="000000"/>
          <w:szCs w:val="24"/>
          <w:lang w:val="en-CA"/>
        </w:rPr>
      </w:pPr>
      <w:r>
        <w:rPr>
          <w:rFonts w:ascii="Times New Roman" w:cs="Times New Roman" w:hAnsi="Times New Roman"/>
          <w:color w:val="000000"/>
          <w:szCs w:val="24"/>
          <w:lang w:val="en-CA"/>
        </w:rPr>
        <w:t>具体随机数生成过程如下：</w:t>
      </w:r>
    </w:p>
    <w:p>
      <w:pPr>
        <w:pStyle w:val="style0"/>
        <w:ind w:firstLine="480"/>
        <w:rPr>
          <w:rFonts w:hint="eastAsia"/>
          <w:lang w:val="en-CA"/>
        </w:rPr>
      </w:pPr>
      <w:r>
        <w:rPr>
          <w:noProof/>
          <w:lang w:val="en-CA"/>
        </w:rPr>
        <w:drawing>
          <wp:inline distT="0" distB="0" distR="0" distL="0">
            <wp:extent cx="4725035" cy="3389630"/>
            <wp:effectExtent l="0" t="0" r="0" b="1270"/>
            <wp:docPr id="1042"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16" cstate="print"/>
                    <a:srcRect l="0" t="0" r="0" b="0"/>
                    <a:stretch/>
                  </pic:blipFill>
                  <pic:spPr>
                    <a:xfrm rot="0">
                      <a:off x="0" y="0"/>
                      <a:ext cx="4725035" cy="3389630"/>
                    </a:xfrm>
                    <a:prstGeom prst="rect"/>
                  </pic:spPr>
                </pic:pic>
              </a:graphicData>
            </a:graphic>
          </wp:inline>
        </w:drawing>
      </w:r>
    </w:p>
    <w:bookmarkStart w:id="46" w:name="_Toc516490150"/>
    <w:p>
      <w:pPr>
        <w:pStyle w:val="style3"/>
        <w:rPr/>
      </w:pPr>
      <w:r>
        <w:rPr>
          <w:rFonts w:hint="eastAsia"/>
        </w:rPr>
        <w:t>P</w:t>
      </w:r>
      <w:r>
        <w:t>2P</w:t>
      </w:r>
      <w:r>
        <w:t>去中心化</w:t>
      </w:r>
      <w:r>
        <w:rPr>
          <w:rFonts w:hint="eastAsia"/>
        </w:rPr>
        <w:t>信息交流工具</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为了扩大竞猜链平台上发起项目的参与人群，我们在初期设置了</w:t>
      </w:r>
      <w:r>
        <w:rPr>
          <w:rFonts w:ascii="Times New Roman" w:cs="Times New Roman" w:hAnsi="Times New Roman" w:hint="eastAsia"/>
          <w:color w:val="000000"/>
          <w:szCs w:val="24"/>
        </w:rPr>
        <w:t>基于</w:t>
      </w:r>
      <w:r>
        <w:rPr>
          <w:rFonts w:ascii="Times New Roman" w:cs="Times New Roman" w:hAnsi="Times New Roman" w:hint="eastAsia"/>
          <w:color w:val="000000"/>
          <w:szCs w:val="24"/>
        </w:rPr>
        <w:t>P</w:t>
      </w:r>
      <w:r>
        <w:rPr>
          <w:rFonts w:ascii="Times New Roman" w:cs="Times New Roman" w:hAnsi="Times New Roman"/>
          <w:color w:val="000000"/>
          <w:szCs w:val="24"/>
        </w:rPr>
        <w:t>DP</w:t>
      </w:r>
      <w:r>
        <w:rPr>
          <w:rFonts w:ascii="Times New Roman" w:cs="Times New Roman" w:hAnsi="Times New Roman" w:hint="eastAsia"/>
          <w:color w:val="000000"/>
          <w:szCs w:val="24"/>
        </w:rPr>
        <w:t>协议的去中心化信息交流工具</w:t>
      </w:r>
      <w:r>
        <w:rPr>
          <w:rFonts w:ascii="Times New Roman" w:cs="Times New Roman" w:hAnsi="Times New Roman"/>
          <w:color w:val="000000"/>
          <w:szCs w:val="24"/>
        </w:rPr>
        <w:t>，以便</w:t>
      </w:r>
      <w:r>
        <w:rPr>
          <w:rFonts w:ascii="Times New Roman" w:cs="Times New Roman" w:hAnsi="Times New Roman" w:hint="eastAsia"/>
          <w:color w:val="000000"/>
          <w:szCs w:val="24"/>
        </w:rPr>
        <w:t>竞猜</w:t>
      </w:r>
      <w:r>
        <w:rPr>
          <w:rFonts w:ascii="Times New Roman" w:cs="Times New Roman" w:hAnsi="Times New Roman" w:hint="eastAsia"/>
          <w:color w:val="000000"/>
          <w:szCs w:val="24"/>
        </w:rPr>
        <w:t>链客户</w:t>
      </w:r>
      <w:r>
        <w:rPr>
          <w:rFonts w:ascii="Times New Roman" w:cs="Times New Roman" w:hAnsi="Times New Roman" w:hint="eastAsia"/>
          <w:color w:val="000000"/>
          <w:szCs w:val="24"/>
        </w:rPr>
        <w:t>通过该信息交流工具</w:t>
      </w:r>
      <w:r>
        <w:rPr>
          <w:rFonts w:ascii="Times New Roman" w:cs="Times New Roman" w:hAnsi="Times New Roman"/>
          <w:color w:val="000000"/>
          <w:szCs w:val="24"/>
        </w:rPr>
        <w:t>发布项目信息。</w:t>
      </w:r>
      <w:r>
        <w:rPr>
          <w:rFonts w:ascii="Times New Roman" w:cs="Times New Roman" w:hAnsi="Times New Roman" w:hint="eastAsia"/>
          <w:color w:val="000000"/>
          <w:szCs w:val="24"/>
        </w:rPr>
        <w:t>P2P</w:t>
      </w:r>
      <w:r>
        <w:rPr>
          <w:rFonts w:ascii="Times New Roman" w:cs="Times New Roman" w:hAnsi="Times New Roman" w:hint="eastAsia"/>
          <w:color w:val="000000"/>
          <w:szCs w:val="24"/>
        </w:rPr>
        <w:t>是一种分布式网络，网络的参与者共享他们所拥有的一部分硬件资源</w:t>
      </w:r>
      <w:r>
        <w:rPr>
          <w:rFonts w:ascii="Times New Roman" w:cs="Times New Roman" w:hAnsi="Times New Roman" w:hint="eastAsia"/>
          <w:color w:val="000000"/>
          <w:szCs w:val="24"/>
        </w:rPr>
        <w:t>或数据资源</w:t>
      </w:r>
      <w:r>
        <w:rPr>
          <w:rFonts w:ascii="Times New Roman" w:cs="Times New Roman" w:hAnsi="Times New Roman" w:hint="eastAsia"/>
          <w:color w:val="000000"/>
          <w:szCs w:val="24"/>
        </w:rPr>
        <w:t>，这些共享资源需要由网络提供服务和内容，能被其它对等节点（</w:t>
      </w:r>
      <w:r>
        <w:rPr>
          <w:rFonts w:ascii="Times New Roman" w:cs="Times New Roman" w:hAnsi="Times New Roman" w:hint="eastAsia"/>
          <w:color w:val="000000"/>
          <w:szCs w:val="24"/>
        </w:rPr>
        <w:t>peer</w:t>
      </w:r>
      <w:r>
        <w:rPr>
          <w:rFonts w:ascii="Times New Roman" w:cs="Times New Roman" w:hAnsi="Times New Roman" w:hint="eastAsia"/>
          <w:color w:val="000000"/>
          <w:szCs w:val="24"/>
        </w:rPr>
        <w:t>）直接访问而无需经过中间实体。在此网络中的参与者既是资源（服务和内容）提供者（</w:t>
      </w:r>
      <w:r>
        <w:rPr>
          <w:rFonts w:ascii="Times New Roman" w:cs="Times New Roman" w:hAnsi="Times New Roman" w:hint="eastAsia"/>
          <w:color w:val="000000"/>
          <w:szCs w:val="24"/>
        </w:rPr>
        <w:t>server</w:t>
      </w:r>
      <w:r>
        <w:rPr>
          <w:rFonts w:ascii="Times New Roman" w:cs="Times New Roman" w:hAnsi="Times New Roman" w:hint="eastAsia"/>
          <w:color w:val="000000"/>
          <w:szCs w:val="24"/>
        </w:rPr>
        <w:t>），又是资源（服务和内容）获取者（</w:t>
      </w:r>
      <w:r>
        <w:rPr>
          <w:rFonts w:ascii="Times New Roman" w:cs="Times New Roman" w:hAnsi="Times New Roman" w:hint="eastAsia"/>
          <w:color w:val="000000"/>
          <w:szCs w:val="24"/>
        </w:rPr>
        <w:t>client</w:t>
      </w:r>
      <w:r>
        <w:rPr>
          <w:rFonts w:ascii="Times New Roman" w:cs="Times New Roman" w:hAnsi="Times New Roman" w:hint="eastAsia"/>
          <w:color w:val="000000"/>
          <w:szCs w:val="24"/>
        </w:rPr>
        <w:t>）。</w:t>
      </w:r>
      <w:r>
        <w:rPr>
          <w:rFonts w:ascii="Times New Roman" w:cs="Times New Roman" w:hAnsi="Times New Roman" w:hint="eastAsia"/>
          <w:color w:val="000000"/>
          <w:szCs w:val="24"/>
        </w:rPr>
        <w:t>基于</w:t>
      </w:r>
      <w:r>
        <w:rPr>
          <w:rFonts w:ascii="Times New Roman" w:cs="Times New Roman" w:hAnsi="Times New Roman" w:hint="eastAsia"/>
          <w:color w:val="000000"/>
          <w:szCs w:val="24"/>
        </w:rPr>
        <w:t>P</w:t>
      </w:r>
      <w:r>
        <w:rPr>
          <w:rFonts w:ascii="Times New Roman" w:cs="Times New Roman" w:hAnsi="Times New Roman"/>
          <w:color w:val="000000"/>
          <w:szCs w:val="24"/>
        </w:rPr>
        <w:t>2P</w:t>
      </w:r>
      <w:r>
        <w:rPr>
          <w:rFonts w:ascii="Times New Roman" w:cs="Times New Roman" w:hAnsi="Times New Roman" w:hint="eastAsia"/>
          <w:color w:val="000000"/>
          <w:szCs w:val="24"/>
        </w:rPr>
        <w:t>协议的去中心化交流工具能够保证信息</w:t>
      </w:r>
      <w:r>
        <w:rPr>
          <w:rFonts w:ascii="Times New Roman" w:cs="Times New Roman" w:hAnsi="Times New Roman" w:hint="eastAsia"/>
          <w:color w:val="000000"/>
          <w:szCs w:val="24"/>
        </w:rPr>
        <w:t>安全，防泄漏防检测，并由于其去中心化的储存方式，信心在多个中心服务器暂存从而防止被中心化储存机构的数据备份。</w:t>
      </w:r>
      <w:r>
        <w:rPr>
          <w:rFonts w:ascii="Times New Roman" w:cs="Times New Roman" w:hAnsi="Times New Roman" w:hint="eastAsia"/>
          <w:color w:val="000000"/>
          <w:szCs w:val="24"/>
        </w:rPr>
        <w:t>使用户不止对于项目的交流交易乃至个人通信更为私密和纯粹。</w:t>
      </w:r>
      <w:r>
        <w:rPr>
          <w:rFonts w:ascii="Times New Roman" w:cs="Times New Roman" w:hAnsi="Times New Roman"/>
          <w:color w:val="000000"/>
          <w:szCs w:val="24"/>
        </w:rPr>
        <w:t xml:space="preserve"> </w:t>
      </w:r>
    </w:p>
    <w:p>
      <w:pPr>
        <w:pStyle w:val="style0"/>
        <w:ind w:firstLine="480"/>
        <w:jc w:val="center"/>
        <w:rPr>
          <w:rFonts w:ascii="Times New Roman" w:cs="Times New Roman" w:hAnsi="Times New Roman"/>
          <w:color w:val="000000"/>
          <w:szCs w:val="24"/>
        </w:rPr>
      </w:pPr>
      <w:r>
        <w:rPr>
          <w:rFonts w:ascii="Times New Roman" w:cs="Times New Roman" w:hAnsi="Times New Roman"/>
          <w:color w:val="000000"/>
          <w:szCs w:val="24"/>
        </w:rPr>
        <w:drawing>
          <wp:inline distT="0" distB="0" distR="0" distL="0">
            <wp:extent cx="4000500" cy="3192780"/>
            <wp:effectExtent l="0" t="0" r="0" b="7620"/>
            <wp:docPr id="1043"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0"/>
                    <pic:cNvPicPr/>
                  </pic:nvPicPr>
                  <pic:blipFill>
                    <a:blip r:embed="rId17" cstate="print"/>
                    <a:srcRect l="0" t="0" r="0" b="0"/>
                    <a:stretch/>
                  </pic:blipFill>
                  <pic:spPr>
                    <a:xfrm rot="0">
                      <a:off x="0" y="0"/>
                      <a:ext cx="4000500" cy="3192780"/>
                    </a:xfrm>
                    <a:prstGeom prst="rect"/>
                    <a:ln>
                      <a:noFill/>
                    </a:ln>
                  </pic:spPr>
                </pic:pic>
              </a:graphicData>
            </a:graphic>
          </wp:inline>
        </w:drawing>
      </w:r>
    </w:p>
    <w:p>
      <w:pPr>
        <w:pStyle w:val="style0"/>
        <w:ind w:firstLine="480"/>
        <w:jc w:val="center"/>
        <w:rPr>
          <w:rFonts w:ascii="Times New Roman" w:cs="Times New Roman" w:hAnsi="Times New Roman" w:hint="eastAsia"/>
          <w:color w:val="000000"/>
          <w:szCs w:val="24"/>
        </w:rPr>
      </w:pPr>
      <w:r>
        <w:rPr>
          <w:rFonts w:ascii="Times New Roman" w:cs="Times New Roman" w:hAnsi="Times New Roman" w:hint="eastAsia"/>
          <w:color w:val="000000"/>
          <w:szCs w:val="24"/>
        </w:rPr>
        <w:t>图</w:t>
      </w:r>
      <w:r>
        <w:rPr>
          <w:rFonts w:ascii="Times New Roman" w:cs="Times New Roman" w:hAnsi="Times New Roman" w:hint="eastAsia"/>
          <w:color w:val="000000"/>
          <w:szCs w:val="24"/>
        </w:rPr>
        <w:t>5</w:t>
      </w:r>
      <w:r>
        <w:rPr>
          <w:rFonts w:ascii="Times New Roman" w:cs="Times New Roman" w:hAnsi="Times New Roman"/>
          <w:color w:val="000000"/>
          <w:szCs w:val="24"/>
        </w:rPr>
        <w:t xml:space="preserve"> </w:t>
      </w:r>
      <w:r>
        <w:rPr>
          <w:rFonts w:ascii="Times New Roman" w:cs="Times New Roman" w:hAnsi="Times New Roman" w:hint="eastAsia"/>
          <w:color w:val="000000"/>
          <w:szCs w:val="24"/>
        </w:rPr>
        <w:t>P</w:t>
      </w:r>
      <w:r>
        <w:rPr>
          <w:rFonts w:ascii="Times New Roman" w:cs="Times New Roman" w:hAnsi="Times New Roman"/>
          <w:color w:val="000000"/>
          <w:szCs w:val="24"/>
        </w:rPr>
        <w:t>2P</w:t>
      </w:r>
      <w:r>
        <w:rPr>
          <w:rFonts w:ascii="Times New Roman" w:cs="Times New Roman" w:hAnsi="Times New Roman" w:hint="eastAsia"/>
          <w:color w:val="000000"/>
          <w:szCs w:val="24"/>
        </w:rPr>
        <w:t>协议信息传输图示</w:t>
      </w:r>
    </w:p>
    <w:p>
      <w:pPr>
        <w:pStyle w:val="style3"/>
        <w:rPr/>
      </w:pPr>
      <w:r>
        <w:rPr>
          <w:rFonts w:hint="eastAsia"/>
        </w:rPr>
        <w:t>竞猜</w:t>
      </w:r>
      <w:r>
        <w:rPr>
          <w:rFonts w:hint="eastAsia"/>
        </w:rPr>
        <w:t>链其他</w:t>
      </w:r>
      <w:r>
        <w:rPr>
          <w:rFonts w:hint="eastAsia"/>
        </w:rPr>
        <w:t>辅助工具</w:t>
      </w:r>
      <w:bookmarkEnd w:id="46"/>
    </w:p>
    <w:p>
      <w:pPr>
        <w:pStyle w:val="style4"/>
        <w:rPr/>
      </w:pPr>
      <w:r>
        <w:t>区块链浏览器</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竞猜链是基于以太坊技术。对于每一个项目活动，会将包含活动的商业逻辑的代码以智能合约的方式部署在链上。</w:t>
      </w:r>
      <w:r>
        <w:rPr>
          <w:rFonts w:ascii="Times New Roman" w:cs="Times New Roman" w:hAnsi="Times New Roman"/>
          <w:color w:val="000000"/>
          <w:szCs w:val="24"/>
        </w:rPr>
        <w:t>以太坊上所有</w:t>
      </w:r>
      <w:r>
        <w:rPr>
          <w:rFonts w:ascii="Times New Roman" w:cs="Times New Roman" w:hAnsi="Times New Roman"/>
          <w:color w:val="000000"/>
          <w:szCs w:val="24"/>
        </w:rPr>
        <w:t>的智能合约代码都是公开透明的，可以通过</w:t>
      </w:r>
      <w:r>
        <w:rPr>
          <w:rFonts w:ascii="Times New Roman" w:cs="Times New Roman" w:hAnsi="Times New Roman"/>
          <w:color w:val="000000"/>
          <w:szCs w:val="24"/>
          <w:lang w:val="en-CA"/>
        </w:rPr>
        <w:t>区块链浏览器</w:t>
      </w:r>
      <w:r>
        <w:rPr>
          <w:rFonts w:ascii="Times New Roman" w:cs="Times New Roman" w:hAnsi="Times New Roman"/>
          <w:color w:val="000000"/>
          <w:szCs w:val="24"/>
        </w:rPr>
        <w:t>工具查看：</w:t>
      </w:r>
    </w:p>
    <w:p>
      <w:pPr>
        <w:pStyle w:val="style179"/>
        <w:numPr>
          <w:ilvl w:val="0"/>
          <w:numId w:val="4"/>
        </w:numPr>
        <w:ind w:firstLine="480"/>
        <w:rPr>
          <w:rFonts w:ascii="Times New Roman" w:cs="Times New Roman" w:hAnsi="Times New Roman"/>
          <w:color w:val="000000"/>
          <w:szCs w:val="24"/>
        </w:rPr>
      </w:pPr>
      <w:r>
        <w:rPr/>
        <w:fldChar w:fldCharType="begin"/>
      </w:r>
      <w:r>
        <w:instrText xml:space="preserve"> HYPERLINK "https://www.etherchain.org/" </w:instrText>
      </w:r>
      <w:r>
        <w:rPr/>
        <w:fldChar w:fldCharType="separate"/>
      </w:r>
      <w:r>
        <w:rPr>
          <w:rStyle w:val="style85"/>
          <w:rFonts w:ascii="Times New Roman" w:cs="Times New Roman" w:hAnsi="Times New Roman"/>
          <w:color w:val="000000"/>
          <w:szCs w:val="24"/>
        </w:rPr>
        <w:t>https://www.etherchain.org/</w:t>
      </w:r>
      <w:r>
        <w:rPr/>
        <w:fldChar w:fldCharType="end"/>
      </w:r>
    </w:p>
    <w:p>
      <w:pPr>
        <w:pStyle w:val="style179"/>
        <w:numPr>
          <w:ilvl w:val="0"/>
          <w:numId w:val="4"/>
        </w:numPr>
        <w:ind w:firstLine="480"/>
        <w:rPr>
          <w:rStyle w:val="style85"/>
          <w:rFonts w:ascii="Times New Roman" w:cs="Times New Roman" w:hAnsi="Times New Roman"/>
          <w:color w:val="000000"/>
          <w:szCs w:val="24"/>
        </w:rPr>
      </w:pPr>
      <w:r>
        <w:rPr/>
        <w:fldChar w:fldCharType="begin"/>
      </w:r>
      <w:r>
        <w:instrText xml:space="preserve"> HYPERLINK "https://etherscan.io" </w:instrText>
      </w:r>
      <w:r>
        <w:rPr/>
        <w:fldChar w:fldCharType="separate"/>
      </w:r>
      <w:r>
        <w:rPr>
          <w:rStyle w:val="style85"/>
          <w:rFonts w:ascii="Times New Roman" w:cs="Times New Roman" w:hAnsi="Times New Roman"/>
          <w:color w:val="000000"/>
          <w:szCs w:val="24"/>
        </w:rPr>
        <w:t>https://etherscan.io</w:t>
      </w:r>
      <w:r>
        <w:rPr/>
        <w:fldChar w:fldCharType="end"/>
      </w:r>
    </w:p>
    <w:p>
      <w:pPr>
        <w:pStyle w:val="style179"/>
        <w:numPr>
          <w:ilvl w:val="0"/>
          <w:numId w:val="4"/>
        </w:numPr>
        <w:ind w:firstLine="480"/>
        <w:rPr>
          <w:rFonts w:ascii="Times New Roman" w:cs="Times New Roman" w:hAnsi="Times New Roman"/>
          <w:color w:val="000000"/>
          <w:szCs w:val="24"/>
        </w:rPr>
      </w:pPr>
      <w:r>
        <w:rPr>
          <w:rFonts w:ascii="Times New Roman" w:cs="Times New Roman" w:hAnsi="Times New Roman"/>
          <w:color w:val="000000"/>
          <w:szCs w:val="24"/>
        </w:rPr>
        <w:t>类似的工具还有很多</w:t>
      </w:r>
    </w:p>
    <w:p>
      <w:pPr>
        <w:pStyle w:val="style0"/>
        <w:ind w:firstLine="480"/>
        <w:rPr>
          <w:rFonts w:ascii="Times New Roman" w:cs="Times New Roman" w:hAnsi="Times New Roman"/>
          <w:color w:val="000000"/>
          <w:szCs w:val="24"/>
        </w:rPr>
      </w:pPr>
      <w:r>
        <w:rPr>
          <w:rFonts w:ascii="Times New Roman" w:cs="Times New Roman" w:hAnsi="Times New Roman"/>
          <w:noProof/>
          <w:color w:val="000000"/>
          <w:szCs w:val="24"/>
        </w:rPr>
        <w:drawing>
          <wp:inline distT="0" distB="0" distR="0" distL="0">
            <wp:extent cx="4902200" cy="3573780"/>
            <wp:effectExtent l="0" t="0" r="0" b="7620"/>
            <wp:docPr id="1044"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2"/>
                    <pic:cNvPicPr/>
                  </pic:nvPicPr>
                  <pic:blipFill>
                    <a:blip r:embed="rId18" cstate="print"/>
                    <a:srcRect l="0" t="0" r="0" b="0"/>
                    <a:stretch/>
                  </pic:blipFill>
                  <pic:spPr>
                    <a:xfrm rot="0">
                      <a:off x="0" y="0"/>
                      <a:ext cx="4902200" cy="3573780"/>
                    </a:xfrm>
                    <a:prstGeom prst="rect"/>
                  </pic:spPr>
                </pic:pic>
              </a:graphicData>
            </a:graphic>
          </wp:inline>
        </w:drawing>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竞猜链也提供一个类似以太坊的区块链浏览器，方便用户查询相应的合约代码。</w:t>
      </w:r>
    </w:p>
    <w:p>
      <w:pPr>
        <w:pStyle w:val="style4"/>
        <w:rPr/>
      </w:pPr>
      <w:r>
        <w:t>合约模板助手</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竞猜链预置了一些常用的项目模板，以应付日常的高频需求。但是市场总会出现一些出乎意外的需求，而且这些需求是实实在在的。基于市场为王，用户为王的信仰，鉴于目前智能合约的编程的复杂性，</w:t>
      </w:r>
      <w:r>
        <w:rPr>
          <w:rFonts w:ascii="Times New Roman" w:cs="Times New Roman" w:hAnsi="Times New Roman"/>
          <w:color w:val="000000"/>
          <w:szCs w:val="24"/>
        </w:rPr>
        <w:t>竞猜链会推出</w:t>
      </w:r>
      <w:r>
        <w:rPr>
          <w:rFonts w:ascii="Times New Roman" w:cs="Times New Roman" w:hAnsi="Times New Roman"/>
          <w:color w:val="000000"/>
          <w:szCs w:val="24"/>
        </w:rPr>
        <w:t>排名机制，允许平台的注册用户提出编写智能合约的需求，由用户定期投票产生排名。竞猜链平台会为排名靠前的需求开发模板，或者提供指导，并进行安全性检查。经过市场的实际运行检验后，达标的模板会进入预置模板列表，为广大用户服务。</w:t>
      </w:r>
    </w:p>
    <w:bookmarkStart w:id="47" w:name="_Toc516490164"/>
    <w:p>
      <w:pPr>
        <w:pStyle w:val="style1"/>
        <w:rPr/>
      </w:pPr>
      <w:r>
        <w:t>扩展性</w:t>
      </w:r>
      <w:bookmarkEnd w:id="47"/>
    </w:p>
    <w:bookmarkStart w:id="48" w:name="_Toc516490165"/>
    <w:bookmarkEnd w:id="48"/>
    <w:p>
      <w:pPr>
        <w:pStyle w:val="style179"/>
        <w:keepNext/>
        <w:keepLines/>
        <w:numPr>
          <w:ilvl w:val="0"/>
          <w:numId w:val="15"/>
        </w:numPr>
        <w:ind w:firstLineChars="0"/>
        <w:jc w:val="left"/>
        <w:outlineLvl w:val="1"/>
        <w:contextualSpacing w:val="false"/>
        <w:rPr>
          <w:rFonts w:ascii="Cambria" w:cs="Times New Roman" w:hAnsi="Cambria"/>
          <w:b/>
          <w:vanish/>
          <w:color w:val="000000"/>
          <w:sz w:val="28"/>
          <w:szCs w:val="24"/>
        </w:rPr>
      </w:pPr>
    </w:p>
    <w:bookmarkStart w:id="49" w:name="_Toc516490166"/>
    <w:p>
      <w:pPr>
        <w:pStyle w:val="style2"/>
        <w:rPr/>
      </w:pPr>
      <w:r>
        <w:t>预言机（</w:t>
      </w:r>
      <w:r>
        <w:t>Oracle</w:t>
      </w:r>
      <w:r>
        <w:t>）与预测市场</w:t>
      </w:r>
      <w:bookmarkEnd w:id="49"/>
      <w:r>
        <w:rPr>
          <w:rFonts w:hint="eastAsia"/>
          <w:color w:val="c00000"/>
          <w:lang w:eastAsia="zh-CN"/>
        </w:rPr>
        <w:t>（</w:t>
      </w:r>
      <w:r>
        <w:rPr>
          <w:rFonts w:hint="eastAsia"/>
          <w:color w:val="c00000"/>
          <w:lang w:eastAsia="zh-CN"/>
        </w:rPr>
        <w:t>预言机部分再简化</w:t>
      </w:r>
      <w:r>
        <w:rPr>
          <w:rFonts w:hint="eastAsia"/>
          <w:color w:val="c00000"/>
          <w:lang w:eastAsia="zh-CN"/>
        </w:rPr>
        <w:t>）</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针对传统的竞猜项目如体育彩票，需要根据外部消息结果来进行判定兑奖结果，如世界杯的竞技足彩，智能合约需要获得比赛结果，才能执行合约内容，自动化的处理各项工作。这就需要预言机的存在。预言</w:t>
      </w:r>
      <w:r>
        <w:rPr>
          <w:rFonts w:ascii="Times New Roman" w:cs="Times New Roman" w:hAnsi="Times New Roman" w:hint="eastAsia"/>
          <w:color w:val="000000"/>
          <w:szCs w:val="24"/>
        </w:rPr>
        <w:t>机</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是</w:t>
      </w:r>
      <w:r>
        <w:rPr>
          <w:rFonts w:ascii="Times New Roman" w:cs="Times New Roman" w:hAnsi="Times New Roman" w:hint="eastAsia"/>
          <w:color w:val="c00000"/>
          <w:szCs w:val="24"/>
          <w:lang w:eastAsia="zh-CN"/>
        </w:rPr>
        <w:t>）</w:t>
      </w:r>
      <w:r>
        <w:rPr>
          <w:rFonts w:ascii="Times New Roman" w:cs="Times New Roman" w:hAnsi="Times New Roman" w:hint="eastAsia"/>
          <w:color w:val="000000"/>
          <w:szCs w:val="24"/>
        </w:rPr>
        <w:t>现实</w:t>
      </w:r>
      <w:r>
        <w:rPr>
          <w:rFonts w:ascii="Times New Roman" w:cs="Times New Roman" w:hAnsi="Times New Roman" w:hint="eastAsia"/>
          <w:color w:val="000000"/>
          <w:szCs w:val="24"/>
        </w:rPr>
        <w:t>世界与虚拟世界的连接者，提供数据上链，保证智能合约的正常运行，而单一的预言机存在着来源数据不可信的可能性，为了保证结果的正确性和可靠性，我们提出一种多点态势下的去中心化预言机机制。预言机来源数据将来自于多个可信节点，同时通过代币奖励机制由竞猜</w:t>
      </w:r>
      <w:r>
        <w:rPr>
          <w:rFonts w:ascii="Times New Roman" w:cs="Times New Roman" w:hAnsi="Times New Roman" w:hint="eastAsia"/>
          <w:color w:val="000000"/>
          <w:szCs w:val="24"/>
        </w:rPr>
        <w:t>链网络</w:t>
      </w:r>
      <w:r>
        <w:rPr>
          <w:rFonts w:ascii="Times New Roman" w:cs="Times New Roman" w:hAnsi="Times New Roman" w:hint="eastAsia"/>
          <w:color w:val="000000"/>
          <w:szCs w:val="24"/>
        </w:rPr>
        <w:t>上的用户选取志愿者进行参与判定，而当多个可信节点的结果出现不同时，区块链网络上的参与者将进行结果多方验证，通过多</w:t>
      </w:r>
      <w:r>
        <w:rPr>
          <w:rFonts w:ascii="Times New Roman" w:cs="Times New Roman" w:hAnsi="Times New Roman" w:hint="eastAsia"/>
          <w:color w:val="000000"/>
          <w:szCs w:val="24"/>
        </w:rPr>
        <w:t>点数</w:t>
      </w:r>
      <w:r>
        <w:rPr>
          <w:rFonts w:ascii="Times New Roman" w:cs="Times New Roman" w:hAnsi="Times New Roman" w:hint="eastAsia"/>
          <w:color w:val="000000"/>
          <w:szCs w:val="24"/>
        </w:rPr>
        <w:t>据</w:t>
      </w:r>
      <w:r>
        <w:rPr>
          <w:rFonts w:ascii="Times New Roman" w:cs="Times New Roman" w:hAnsi="Times New Roman" w:hint="eastAsia"/>
          <w:color w:val="000000"/>
          <w:szCs w:val="24"/>
        </w:rPr>
        <w:t>+</w:t>
      </w:r>
      <w:r>
        <w:rPr>
          <w:rFonts w:ascii="Times New Roman" w:cs="Times New Roman" w:hAnsi="Times New Roman" w:hint="eastAsia"/>
          <w:color w:val="000000"/>
          <w:szCs w:val="24"/>
        </w:rPr>
        <w:t>多点验证的方式，保证预言机数据的安全性和可靠性，这对保障彩票体系</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改为竞猜体系</w:t>
      </w:r>
      <w:r>
        <w:rPr>
          <w:rFonts w:ascii="Times New Roman" w:cs="Times New Roman" w:hAnsi="Times New Roman" w:hint="eastAsia"/>
          <w:color w:val="c00000"/>
          <w:szCs w:val="24"/>
          <w:lang w:eastAsia="zh-CN"/>
        </w:rPr>
        <w:t>）</w:t>
      </w:r>
      <w:r>
        <w:rPr>
          <w:rFonts w:ascii="Times New Roman" w:cs="Times New Roman" w:hAnsi="Times New Roman" w:hint="eastAsia"/>
          <w:color w:val="000000"/>
          <w:szCs w:val="24"/>
        </w:rPr>
        <w:t>的公开透明非常重要。</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此外，</w:t>
      </w:r>
      <w:r>
        <w:rPr>
          <w:rFonts w:ascii="Times New Roman" w:cs="Times New Roman" w:hAnsi="Times New Roman"/>
          <w:color w:val="000000"/>
          <w:szCs w:val="24"/>
        </w:rPr>
        <w:t>竞猜链</w:t>
      </w:r>
      <w:r>
        <w:rPr>
          <w:rFonts w:ascii="Times New Roman" w:cs="Times New Roman" w:hAnsi="Times New Roman" w:hint="eastAsia"/>
          <w:color w:val="000000"/>
          <w:szCs w:val="24"/>
        </w:rPr>
        <w:t>还可</w:t>
      </w:r>
      <w:r>
        <w:rPr>
          <w:rFonts w:ascii="Times New Roman" w:cs="Times New Roman" w:hAnsi="Times New Roman"/>
          <w:color w:val="000000"/>
          <w:szCs w:val="24"/>
        </w:rPr>
        <w:t>以</w:t>
      </w:r>
      <w:r>
        <w:rPr>
          <w:rFonts w:ascii="Times New Roman" w:cs="Times New Roman" w:hAnsi="Times New Roman"/>
          <w:color w:val="000000"/>
          <w:szCs w:val="24"/>
        </w:rPr>
        <w:t>接入第三方信息中介（</w:t>
      </w:r>
      <w:r>
        <w:rPr>
          <w:rFonts w:ascii="Times New Roman" w:cs="Times New Roman" w:hAnsi="Times New Roman"/>
          <w:color w:val="000000"/>
          <w:szCs w:val="24"/>
        </w:rPr>
        <w:t>Oracle</w:t>
      </w:r>
      <w:r>
        <w:rPr>
          <w:rFonts w:ascii="Times New Roman" w:cs="Times New Roman" w:hAnsi="Times New Roman"/>
          <w:color w:val="000000"/>
          <w:szCs w:val="24"/>
        </w:rPr>
        <w:t>），项目的结果由</w:t>
      </w:r>
      <w:r>
        <w:rPr>
          <w:rFonts w:ascii="Times New Roman" w:cs="Times New Roman" w:hAnsi="Times New Roman"/>
          <w:color w:val="000000"/>
          <w:szCs w:val="24"/>
        </w:rPr>
        <w:t>Oracle</w:t>
      </w:r>
      <w:r>
        <w:rPr>
          <w:rFonts w:ascii="Times New Roman" w:cs="Times New Roman" w:hAnsi="Times New Roman"/>
          <w:color w:val="000000"/>
          <w:szCs w:val="24"/>
        </w:rPr>
        <w:t>来决定。这些</w:t>
      </w:r>
      <w:r>
        <w:rPr>
          <w:rFonts w:ascii="Times New Roman" w:cs="Times New Roman" w:hAnsi="Times New Roman"/>
          <w:color w:val="000000"/>
          <w:szCs w:val="24"/>
        </w:rPr>
        <w:t>Oracle</w:t>
      </w:r>
      <w:r>
        <w:rPr>
          <w:rFonts w:ascii="Times New Roman" w:cs="Times New Roman" w:hAnsi="Times New Roman"/>
          <w:color w:val="000000"/>
          <w:szCs w:val="24"/>
        </w:rPr>
        <w:t>提供了一系列的</w:t>
      </w:r>
      <w:r>
        <w:rPr>
          <w:rFonts w:ascii="Times New Roman" w:cs="Times New Roman" w:hAnsi="Times New Roman"/>
          <w:color w:val="000000"/>
          <w:szCs w:val="24"/>
        </w:rPr>
        <w:t>API</w:t>
      </w:r>
      <w:r>
        <w:rPr>
          <w:rFonts w:ascii="Times New Roman" w:cs="Times New Roman" w:hAnsi="Times New Roman"/>
          <w:color w:val="000000"/>
          <w:szCs w:val="24"/>
        </w:rPr>
        <w:t>，竞猜链通过调用这些</w:t>
      </w:r>
      <w:r>
        <w:rPr>
          <w:rFonts w:ascii="Times New Roman" w:cs="Times New Roman" w:hAnsi="Times New Roman"/>
          <w:color w:val="000000"/>
          <w:szCs w:val="24"/>
        </w:rPr>
        <w:t>Oracle API</w:t>
      </w:r>
      <w:r>
        <w:rPr>
          <w:rFonts w:ascii="Times New Roman" w:cs="Times New Roman" w:hAnsi="Times New Roman"/>
          <w:color w:val="000000"/>
          <w:szCs w:val="24"/>
        </w:rPr>
        <w:t>来决定项目的中标方。</w:t>
      </w:r>
      <w:r>
        <w:rPr>
          <w:rFonts w:ascii="Times New Roman" w:cs="Times New Roman" w:hAnsi="Times New Roman"/>
          <w:color w:val="000000"/>
          <w:szCs w:val="24"/>
        </w:rPr>
        <w:t>Oracle</w:t>
      </w:r>
      <w:r>
        <w:rPr>
          <w:rFonts w:ascii="Times New Roman" w:cs="Times New Roman" w:hAnsi="Times New Roman"/>
          <w:color w:val="000000"/>
          <w:szCs w:val="24"/>
        </w:rPr>
        <w:t>可以是中心化的，也可以是多中心化的。</w:t>
      </w:r>
    </w:p>
    <w:p>
      <w:pPr>
        <w:pStyle w:val="style0"/>
        <w:ind w:firstLine="480"/>
        <w:rPr>
          <w:rFonts w:ascii="Times New Roman" w:cs="Times New Roman" w:hAnsi="Times New Roman"/>
          <w:color w:val="c00000"/>
          <w:szCs w:val="24"/>
        </w:rPr>
      </w:pPr>
      <w:r>
        <w:rPr>
          <w:rFonts w:ascii="Times New Roman" w:cs="Times New Roman" w:hAnsi="Times New Roman"/>
          <w:color w:val="000000"/>
          <w:szCs w:val="24"/>
        </w:rPr>
        <w:t>预言机是一种可信任的实体，它通过签名引入关于外部世界状态的信息，从而允许确定的智能合约对不确定的外部世界</w:t>
      </w:r>
      <w:r>
        <w:rPr>
          <w:rFonts w:ascii="Times New Roman" w:cs="Times New Roman" w:hAnsi="Times New Roman"/>
          <w:color w:val="000000"/>
          <w:szCs w:val="24"/>
        </w:rPr>
        <w:t>作出</w:t>
      </w:r>
      <w:r>
        <w:rPr>
          <w:rFonts w:ascii="Times New Roman" w:cs="Times New Roman" w:hAnsi="Times New Roman"/>
          <w:color w:val="000000"/>
          <w:szCs w:val="24"/>
        </w:rPr>
        <w:t>反应。预言机具有不可篡改、服务稳定、可审计等特点，并具有经济激励机制以保证运行的动力。</w:t>
      </w:r>
      <w:r>
        <w:rPr>
          <w:rFonts w:ascii="Times New Roman" w:cs="Times New Roman" w:hAnsi="Times New Roman"/>
          <w:color w:val="c00000"/>
          <w:szCs w:val="24"/>
        </w:rPr>
        <w:t>这样理解起来确实很烧脑，不过结合上面的例子还是很容易理解。</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过于口语化，另外应该是“</w:t>
      </w:r>
      <w:r>
        <w:rPr>
          <w:rFonts w:ascii="Times New Roman" w:cs="Times New Roman" w:hAnsi="Times New Roman" w:hint="eastAsia"/>
          <w:color w:val="c00000"/>
          <w:szCs w:val="24"/>
          <w:lang w:eastAsia="zh-CN"/>
        </w:rPr>
        <w:t>下面的例子，而非“</w:t>
      </w:r>
      <w:r>
        <w:rPr>
          <w:rFonts w:ascii="Times New Roman" w:cs="Times New Roman" w:hAnsi="Times New Roman" w:hint="eastAsia"/>
          <w:color w:val="c00000"/>
          <w:szCs w:val="24"/>
          <w:lang w:eastAsia="zh-CN"/>
        </w:rPr>
        <w:t>上面的例子</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。另外有没有必要举例子？</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假设现在有一个第三方系统（预言机）可以提供权威准确、不可篡改、稳定、并可接受审计的价格查询接口，包括查询小米</w:t>
      </w:r>
      <w:r>
        <w:rPr>
          <w:rFonts w:ascii="Times New Roman" w:cs="Times New Roman" w:hAnsi="Times New Roman"/>
          <w:color w:val="000000"/>
          <w:szCs w:val="24"/>
        </w:rPr>
        <w:t>mix2</w:t>
      </w:r>
      <w:r>
        <w:rPr>
          <w:rFonts w:ascii="Times New Roman" w:cs="Times New Roman" w:hAnsi="Times New Roman"/>
          <w:color w:val="000000"/>
          <w:szCs w:val="24"/>
        </w:rPr>
        <w:t>的价格，在执行赔偿智能合</w:t>
      </w:r>
      <w:r>
        <w:rPr>
          <w:rFonts w:ascii="Times New Roman" w:cs="Times New Roman" w:hAnsi="Times New Roman"/>
          <w:color w:val="000000"/>
          <w:szCs w:val="24"/>
        </w:rPr>
        <w:t>约时会自动触发该预言机，向区块链发送一笔交易，交易的数据块携带了小米</w:t>
      </w:r>
      <w:r>
        <w:rPr>
          <w:rFonts w:ascii="Times New Roman" w:cs="Times New Roman" w:hAnsi="Times New Roman"/>
          <w:color w:val="000000"/>
          <w:szCs w:val="24"/>
        </w:rPr>
        <w:t>mix2</w:t>
      </w:r>
      <w:r>
        <w:rPr>
          <w:rFonts w:ascii="Times New Roman" w:cs="Times New Roman" w:hAnsi="Times New Roman"/>
          <w:color w:val="000000"/>
          <w:szCs w:val="24"/>
        </w:rPr>
        <w:t>的价格，随着每个矿工节点区块的同步，就保证了价格完全一致。</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换一种解释，预言</w:t>
      </w:r>
      <w:r>
        <w:rPr>
          <w:rFonts w:ascii="Times New Roman" w:cs="Times New Roman" w:hAnsi="Times New Roman"/>
          <w:color w:val="000000"/>
          <w:szCs w:val="24"/>
        </w:rPr>
        <w:t>机整个</w:t>
      </w:r>
      <w:r>
        <w:rPr>
          <w:rFonts w:ascii="Times New Roman" w:cs="Times New Roman" w:hAnsi="Times New Roman"/>
          <w:color w:val="000000"/>
          <w:szCs w:val="24"/>
        </w:rPr>
        <w:t>完整的工作流程是这样的，首先预言机从小米官方获取小米</w:t>
      </w:r>
      <w:r>
        <w:rPr>
          <w:rFonts w:ascii="Times New Roman" w:cs="Times New Roman" w:hAnsi="Times New Roman"/>
          <w:color w:val="000000"/>
          <w:szCs w:val="24"/>
        </w:rPr>
        <w:t>mix2</w:t>
      </w:r>
      <w:r>
        <w:rPr>
          <w:rFonts w:ascii="Times New Roman" w:cs="Times New Roman" w:hAnsi="Times New Roman"/>
          <w:color w:val="000000"/>
          <w:szCs w:val="24"/>
        </w:rPr>
        <w:t>的价格，然后向特定区块链上的地址进行转账，并将价格信息写入交易备注，这样智能合约只需要查看特定地址的交易记录，就可以获取小米</w:t>
      </w:r>
      <w:r>
        <w:rPr>
          <w:rFonts w:ascii="Times New Roman" w:cs="Times New Roman" w:hAnsi="Times New Roman"/>
          <w:color w:val="000000"/>
          <w:szCs w:val="24"/>
        </w:rPr>
        <w:t>mix2</w:t>
      </w:r>
      <w:r>
        <w:rPr>
          <w:rFonts w:ascii="Times New Roman" w:cs="Times New Roman" w:hAnsi="Times New Roman"/>
          <w:color w:val="000000"/>
          <w:szCs w:val="24"/>
        </w:rPr>
        <w:t>的价格了。而由于区块链会自动同步存储包含交易的区块，所以智能合约几乎只需要访问本地就能得到价格信息。既保证了访问效率，又保证了价格的一致性。</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总的来说就是由预言机（第三方）将数据推送给区块链，而不需要智能合约主动向第三方拉取数据。</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在绝大部分情况下，一台预言机已经足够，但在处理重大资产时，常常一台预言机并不能保证完全可靠，有人提出了多台预言机的解决方案，比如设置</w:t>
      </w:r>
      <w:r>
        <w:rPr>
          <w:rFonts w:ascii="Times New Roman" w:cs="Times New Roman" w:hAnsi="Times New Roman"/>
          <w:color w:val="000000"/>
          <w:szCs w:val="24"/>
        </w:rPr>
        <w:t>5</w:t>
      </w:r>
      <w:r>
        <w:rPr>
          <w:rFonts w:ascii="Times New Roman" w:cs="Times New Roman" w:hAnsi="Times New Roman"/>
          <w:color w:val="000000"/>
          <w:szCs w:val="24"/>
        </w:rPr>
        <w:t>台预言机，如果其中有</w:t>
      </w:r>
      <w:r>
        <w:rPr>
          <w:rFonts w:ascii="Times New Roman" w:cs="Times New Roman" w:hAnsi="Times New Roman"/>
          <w:color w:val="000000"/>
          <w:szCs w:val="24"/>
        </w:rPr>
        <w:t>3</w:t>
      </w:r>
      <w:r>
        <w:rPr>
          <w:rFonts w:ascii="Times New Roman" w:cs="Times New Roman" w:hAnsi="Times New Roman"/>
          <w:color w:val="000000"/>
          <w:szCs w:val="24"/>
        </w:rPr>
        <w:t>台或</w:t>
      </w:r>
      <w:r>
        <w:rPr>
          <w:rFonts w:ascii="Times New Roman" w:cs="Times New Roman" w:hAnsi="Times New Roman"/>
          <w:color w:val="000000"/>
          <w:szCs w:val="24"/>
        </w:rPr>
        <w:t>3</w:t>
      </w:r>
      <w:r>
        <w:rPr>
          <w:rFonts w:ascii="Times New Roman" w:cs="Times New Roman" w:hAnsi="Times New Roman"/>
          <w:color w:val="000000"/>
          <w:szCs w:val="24"/>
        </w:rPr>
        <w:t>台以上给出的价格一致，则向区块链发起一笔携带此价格备注的交易。这种由多台单一预言机组成的多重模型又被称为预言机网络。</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而这两种不同形态的预言机模型，也被分别称为单一模型和多重模型（预言机网络）。如果说预言机和预言机网络是数据的搬运工，那么预测市场则可以给智能合同提供未来准确的数据。</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假设今天晚上在莫斯科举行世界杯决赛，所有的直播和赛事数据都来自于</w:t>
      </w:r>
      <w:r>
        <w:rPr>
          <w:rFonts w:ascii="Times New Roman" w:cs="Times New Roman" w:hAnsi="Times New Roman"/>
          <w:color w:val="000000"/>
          <w:szCs w:val="24"/>
        </w:rPr>
        <w:t>CCTV5</w:t>
      </w:r>
      <w:r>
        <w:rPr>
          <w:rFonts w:ascii="Times New Roman" w:cs="Times New Roman" w:hAnsi="Times New Roman"/>
          <w:color w:val="000000"/>
          <w:szCs w:val="24"/>
        </w:rPr>
        <w:t>，却没有人能保证</w:t>
      </w:r>
      <w:r>
        <w:rPr>
          <w:rFonts w:ascii="Times New Roman" w:cs="Times New Roman" w:hAnsi="Times New Roman"/>
          <w:color w:val="000000"/>
          <w:szCs w:val="24"/>
        </w:rPr>
        <w:t>CCTV5</w:t>
      </w:r>
      <w:r>
        <w:rPr>
          <w:rFonts w:ascii="Times New Roman" w:cs="Times New Roman" w:hAnsi="Times New Roman"/>
          <w:color w:val="000000"/>
          <w:szCs w:val="24"/>
        </w:rPr>
        <w:t>的网站不被攻击，或者出现无法访问等各种意外情况，而一旦出现这些意外将造成严重的后果，在这种情况下，我们就可以运用预测市场的技术。</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预测市场的最终数据从哪里来呢？数据来自于人，而非机器，比如那些博彩，</w:t>
      </w:r>
      <w:r>
        <w:rPr>
          <w:rFonts w:ascii="Times New Roman" w:cs="Times New Roman" w:hAnsi="Times New Roman"/>
          <w:color w:val="000000"/>
          <w:szCs w:val="24"/>
        </w:rPr>
        <w:t>下注，竞猜等一切与比赛结果相关，并捆绑了自身利益的人，都可以成为预测数据的提供者，因为他们捆绑了自身利益，他们不会牺牲自身利益提供虚假数据，从而有效地保证了数据的可靠性和真实性。</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预测市场和预言机的功能和目的完全一致，都是为了给智能合约提供可靠的外部数据，他们的核心价值都是解决信任，促成共识，最终保证了区块链与外部世界的连接。他们提供了一个桥梁，让区块链实现了</w:t>
      </w:r>
      <w:r>
        <w:rPr>
          <w:rFonts w:ascii="Times New Roman" w:cs="Times New Roman" w:hAnsi="Times New Roman"/>
          <w:color w:val="000000"/>
          <w:szCs w:val="24"/>
        </w:rPr>
        <w:t>“</w:t>
      </w:r>
      <w:r>
        <w:rPr>
          <w:rFonts w:ascii="Times New Roman" w:cs="Times New Roman" w:hAnsi="Times New Roman"/>
          <w:color w:val="000000"/>
          <w:szCs w:val="24"/>
        </w:rPr>
        <w:t>世界那么大，我想去看看</w:t>
      </w:r>
      <w:r>
        <w:rPr>
          <w:rFonts w:ascii="Times New Roman" w:cs="Times New Roman" w:hAnsi="Times New Roman"/>
          <w:color w:val="000000"/>
          <w:szCs w:val="24"/>
        </w:rPr>
        <w:t>”</w:t>
      </w:r>
      <w:r>
        <w:rPr>
          <w:rFonts w:ascii="Times New Roman" w:cs="Times New Roman" w:hAnsi="Times New Roman"/>
          <w:color w:val="000000"/>
          <w:szCs w:val="24"/>
        </w:rPr>
        <w:t>的愿望。</w:t>
      </w:r>
    </w:p>
    <w:bookmarkStart w:id="50" w:name="_Toc516490167"/>
    <w:p>
      <w:pPr>
        <w:pStyle w:val="style2"/>
        <w:rPr/>
      </w:pPr>
      <w:r>
        <w:t>以太</w:t>
      </w:r>
      <w:r>
        <w:t>坊技术</w:t>
      </w:r>
      <w:r>
        <w:t>的未来可扩展性</w:t>
      </w:r>
      <w:bookmarkEnd w:id="50"/>
    </w:p>
    <w:bookmarkStart w:id="51" w:name="_Hlk516406120"/>
    <w:p>
      <w:pPr>
        <w:pStyle w:val="style0"/>
        <w:ind w:firstLine="480"/>
        <w:jc w:val="left"/>
        <w:rPr>
          <w:rFonts w:ascii="Times New Roman" w:cs="Times New Roman" w:hAnsi="Times New Roman"/>
          <w:color w:val="000000"/>
          <w:szCs w:val="24"/>
        </w:rPr>
      </w:pPr>
      <w:r>
        <w:rPr>
          <w:rFonts w:ascii="Times New Roman" w:cs="Times New Roman" w:hAnsi="Times New Roman"/>
          <w:color w:val="000000"/>
          <w:szCs w:val="24"/>
        </w:rPr>
        <w:t>Vitalik</w:t>
      </w:r>
      <w:bookmarkEnd w:id="51"/>
      <w:r>
        <w:rPr>
          <w:rFonts w:ascii="Times New Roman" w:cs="Times New Roman" w:hAnsi="Times New Roman"/>
          <w:color w:val="000000"/>
          <w:szCs w:val="24"/>
        </w:rPr>
        <w:t>主导的分片（</w:t>
      </w:r>
      <w:bookmarkStart w:id="52" w:name="_Hlk516406066"/>
      <w:r>
        <w:rPr>
          <w:rFonts w:ascii="Times New Roman" w:cs="Times New Roman" w:hAnsi="Times New Roman"/>
          <w:color w:val="000000"/>
          <w:szCs w:val="24"/>
        </w:rPr>
        <w:t>Sharding</w:t>
      </w:r>
      <w:bookmarkEnd w:id="52"/>
      <w:r>
        <w:rPr>
          <w:rFonts w:ascii="Times New Roman" w:cs="Times New Roman" w:hAnsi="Times New Roman"/>
          <w:color w:val="000000"/>
          <w:szCs w:val="24"/>
        </w:rPr>
        <w:t>）技术最近取得了很大进展。分片（</w:t>
      </w:r>
      <w:r>
        <w:rPr>
          <w:rFonts w:ascii="Times New Roman" w:cs="Times New Roman" w:hAnsi="Times New Roman"/>
          <w:color w:val="000000"/>
          <w:szCs w:val="24"/>
        </w:rPr>
        <w:t>Sharing</w:t>
      </w:r>
      <w:r>
        <w:rPr>
          <w:rFonts w:ascii="Times New Roman" w:cs="Times New Roman" w:hAnsi="Times New Roman"/>
          <w:color w:val="000000"/>
          <w:szCs w:val="24"/>
        </w:rPr>
        <w:t>）其实是一种传统数据库的技术，它将大型数据库分成更小、更快、更容易管理的部分。在区块链网络中，分片是将网络中的每个区块变为</w:t>
      </w:r>
      <w:r>
        <w:rPr>
          <w:rFonts w:ascii="Times New Roman" w:cs="Times New Roman" w:hAnsi="Times New Roman"/>
          <w:color w:val="000000"/>
          <w:szCs w:val="24"/>
        </w:rPr>
        <w:t>一</w:t>
      </w:r>
      <w:r>
        <w:rPr>
          <w:rFonts w:ascii="Times New Roman" w:cs="Times New Roman" w:hAnsi="Times New Roman"/>
          <w:color w:val="000000"/>
          <w:szCs w:val="24"/>
        </w:rPr>
        <w:t>个子区块链（</w:t>
      </w:r>
      <w:r>
        <w:rPr>
          <w:rFonts w:ascii="Times New Roman" w:cs="Times New Roman" w:hAnsi="Times New Roman"/>
          <w:color w:val="000000"/>
          <w:szCs w:val="24"/>
        </w:rPr>
        <w:t>100</w:t>
      </w:r>
      <w:r>
        <w:rPr>
          <w:rFonts w:ascii="Times New Roman" w:cs="Times New Roman" w:hAnsi="Times New Roman"/>
          <w:color w:val="000000"/>
          <w:szCs w:val="24"/>
        </w:rPr>
        <w:t>个），子区块链中可以容纳交易数据，并最终组成一个在主链上区块。用</w:t>
      </w:r>
      <w:r>
        <w:rPr>
          <w:rFonts w:ascii="Times New Roman" w:cs="Times New Roman" w:hAnsi="Times New Roman"/>
          <w:color w:val="000000"/>
          <w:szCs w:val="24"/>
        </w:rPr>
        <w:t>Vitalik</w:t>
      </w:r>
      <w:r>
        <w:rPr>
          <w:rFonts w:ascii="Times New Roman" w:cs="Times New Roman" w:hAnsi="Times New Roman"/>
          <w:color w:val="000000"/>
          <w:szCs w:val="24"/>
        </w:rPr>
        <w:t>的话说，</w:t>
      </w:r>
      <w:r>
        <w:rPr>
          <w:rFonts w:ascii="Times New Roman" w:cs="Times New Roman" w:hAnsi="Times New Roman"/>
          <w:color w:val="000000"/>
          <w:szCs w:val="24"/>
        </w:rPr>
        <w:t>“</w:t>
      </w:r>
      <w:r>
        <w:rPr>
          <w:rFonts w:ascii="Times New Roman" w:cs="Times New Roman" w:hAnsi="Times New Roman"/>
          <w:color w:val="000000"/>
          <w:szCs w:val="24"/>
        </w:rPr>
        <w:t>每个分片都像是个独立的银河：它具有自己的账户空间，交易需要指定它们自己应该被发布到哪个分片中，并且分片间的通信是受限的。</w:t>
      </w:r>
      <w:r>
        <w:rPr>
          <w:rFonts w:ascii="Times New Roman" w:cs="Times New Roman" w:hAnsi="Times New Roman"/>
          <w:color w:val="000000"/>
          <w:szCs w:val="24"/>
        </w:rPr>
        <w:t>”</w:t>
      </w:r>
      <w:r>
        <w:rPr>
          <w:rFonts w:ascii="Times New Roman" w:cs="Times New Roman" w:hAnsi="Times New Roman"/>
          <w:noProof/>
          <w:color w:val="000000"/>
          <w:szCs w:val="24"/>
        </w:rPr>
        <w:drawing>
          <wp:inline distT="0" distB="0" distR="0" distL="0">
            <wp:extent cx="5273675" cy="2517775"/>
            <wp:effectExtent l="0" t="0" r="3175" b="0"/>
            <wp:docPr id="1045"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13"/>
                    <pic:cNvPicPr/>
                  </pic:nvPicPr>
                  <pic:blipFill>
                    <a:blip r:embed="rId19" cstate="print"/>
                    <a:srcRect l="0" t="0" r="0" b="0"/>
                    <a:stretch/>
                  </pic:blipFill>
                  <pic:spPr>
                    <a:xfrm rot="0">
                      <a:off x="0" y="0"/>
                      <a:ext cx="5273675" cy="2517775"/>
                    </a:xfrm>
                    <a:prstGeom prst="rect"/>
                  </pic:spPr>
                </pic:pic>
              </a:graphicData>
            </a:graphic>
          </wp:inline>
        </w:drawing>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这样，每个区块的交易容量就大概扩大了</w:t>
      </w:r>
      <w:r>
        <w:rPr>
          <w:rFonts w:ascii="Times New Roman" w:cs="Times New Roman" w:hAnsi="Times New Roman"/>
          <w:color w:val="000000"/>
          <w:szCs w:val="24"/>
        </w:rPr>
        <w:t>100</w:t>
      </w:r>
      <w:r>
        <w:rPr>
          <w:rFonts w:ascii="Times New Roman" w:cs="Times New Roman" w:hAnsi="Times New Roman"/>
          <w:color w:val="000000"/>
          <w:szCs w:val="24"/>
        </w:rPr>
        <w:t>倍；而且这种设计还有利于未来的继续扩展，整个扩展计划目前也被大致分为</w:t>
      </w:r>
      <w:r>
        <w:rPr>
          <w:rFonts w:ascii="Times New Roman" w:cs="Times New Roman" w:hAnsi="Times New Roman"/>
          <w:color w:val="000000"/>
          <w:szCs w:val="24"/>
        </w:rPr>
        <w:t>4</w:t>
      </w:r>
      <w:r>
        <w:rPr>
          <w:rFonts w:ascii="Times New Roman" w:cs="Times New Roman" w:hAnsi="Times New Roman"/>
          <w:color w:val="000000"/>
          <w:szCs w:val="24"/>
        </w:rPr>
        <w:t>个阶段：在进行第一阶段的分片之后，第二阶段为</w:t>
      </w:r>
      <w:r>
        <w:rPr>
          <w:rFonts w:ascii="Times New Roman" w:cs="Times New Roman" w:hAnsi="Times New Roman"/>
          <w:color w:val="000000"/>
          <w:szCs w:val="24"/>
        </w:rPr>
        <w:t>two-way pegging</w:t>
      </w:r>
      <w:r>
        <w:rPr>
          <w:rFonts w:ascii="Times New Roman" w:cs="Times New Roman" w:hAnsi="Times New Roman"/>
          <w:color w:val="000000"/>
          <w:szCs w:val="24"/>
        </w:rPr>
        <w:t>，即双向限定；第三阶段，选项</w:t>
      </w:r>
      <w:r>
        <w:rPr>
          <w:rFonts w:ascii="Times New Roman" w:cs="Times New Roman" w:hAnsi="Times New Roman"/>
          <w:color w:val="000000"/>
          <w:szCs w:val="24"/>
        </w:rPr>
        <w:t xml:space="preserve">a </w:t>
      </w:r>
      <w:r>
        <w:rPr>
          <w:rFonts w:ascii="Times New Roman" w:cs="Times New Roman" w:hAnsi="Times New Roman"/>
          <w:color w:val="000000"/>
          <w:szCs w:val="24"/>
        </w:rPr>
        <w:t>：将</w:t>
      </w:r>
      <w:r>
        <w:rPr>
          <w:rFonts w:ascii="Times New Roman" w:cs="Times New Roman" w:hAnsi="Times New Roman"/>
          <w:color w:val="000000"/>
          <w:szCs w:val="24"/>
        </w:rPr>
        <w:t>collation header</w:t>
      </w:r>
      <w:r>
        <w:rPr>
          <w:rFonts w:ascii="Times New Roman" w:cs="Times New Roman" w:hAnsi="Times New Roman"/>
          <w:color w:val="000000"/>
          <w:szCs w:val="24"/>
        </w:rPr>
        <w:t>作为</w:t>
      </w:r>
      <w:r>
        <w:rPr>
          <w:rFonts w:ascii="Times New Roman" w:cs="Times New Roman" w:hAnsi="Times New Roman"/>
          <w:color w:val="000000"/>
          <w:szCs w:val="24"/>
        </w:rPr>
        <w:t>uncle</w:t>
      </w:r>
      <w:r>
        <w:rPr>
          <w:rFonts w:ascii="Times New Roman" w:cs="Times New Roman" w:hAnsi="Times New Roman"/>
          <w:color w:val="000000"/>
          <w:szCs w:val="24"/>
        </w:rPr>
        <w:t>加入，而不是交易；第三阶段，选项</w:t>
      </w:r>
      <w:r>
        <w:rPr>
          <w:rFonts w:ascii="Times New Roman" w:cs="Times New Roman" w:hAnsi="Times New Roman"/>
          <w:color w:val="000000"/>
          <w:szCs w:val="24"/>
        </w:rPr>
        <w:t xml:space="preserve">b </w:t>
      </w:r>
      <w:r>
        <w:rPr>
          <w:rFonts w:ascii="Times New Roman" w:cs="Times New Roman" w:hAnsi="Times New Roman"/>
          <w:color w:val="000000"/>
          <w:szCs w:val="24"/>
        </w:rPr>
        <w:t>：将</w:t>
      </w:r>
      <w:r>
        <w:rPr>
          <w:rFonts w:ascii="Times New Roman" w:cs="Times New Roman" w:hAnsi="Times New Roman"/>
          <w:color w:val="000000"/>
          <w:szCs w:val="24"/>
        </w:rPr>
        <w:t>collation header</w:t>
      </w:r>
      <w:r>
        <w:rPr>
          <w:rFonts w:ascii="Times New Roman" w:cs="Times New Roman" w:hAnsi="Times New Roman"/>
          <w:color w:val="000000"/>
          <w:szCs w:val="24"/>
        </w:rPr>
        <w:t>加入一个数组，数组中的元素必须为分片的</w:t>
      </w:r>
      <w:r>
        <w:rPr>
          <w:rFonts w:ascii="Times New Roman" w:cs="Times New Roman" w:hAnsi="Times New Roman"/>
          <w:color w:val="000000"/>
          <w:szCs w:val="24"/>
        </w:rPr>
        <w:t>collation header</w:t>
      </w:r>
      <w:r>
        <w:rPr>
          <w:rFonts w:ascii="Times New Roman" w:cs="Times New Roman" w:hAnsi="Times New Roman"/>
          <w:color w:val="000000"/>
          <w:szCs w:val="24"/>
        </w:rPr>
        <w:t>或者空字符串，并且额外的数据必须为这个数组的哈希（软分叉）；第四阶段（</w:t>
      </w:r>
      <w:r>
        <w:rPr>
          <w:rFonts w:ascii="Times New Roman" w:cs="Times New Roman" w:hAnsi="Times New Roman"/>
          <w:color w:val="000000"/>
          <w:szCs w:val="24"/>
        </w:rPr>
        <w:t>tight coupling</w:t>
      </w:r>
      <w:r>
        <w:rPr>
          <w:rFonts w:ascii="Times New Roman" w:cs="Times New Roman" w:hAnsi="Times New Roman"/>
          <w:color w:val="000000"/>
          <w:szCs w:val="24"/>
        </w:rPr>
        <w:t>，</w:t>
      </w:r>
      <w:r>
        <w:rPr>
          <w:rFonts w:ascii="Times New Roman" w:cs="Times New Roman" w:hAnsi="Times New Roman"/>
          <w:color w:val="000000"/>
          <w:szCs w:val="24"/>
        </w:rPr>
        <w:t>即紧耦合</w:t>
      </w:r>
      <w:r>
        <w:rPr>
          <w:rFonts w:ascii="Times New Roman" w:cs="Times New Roman" w:hAnsi="Times New Roman"/>
          <w:color w:val="000000"/>
          <w:szCs w:val="24"/>
        </w:rPr>
        <w:t>）：如果区块指向无效或</w:t>
      </w:r>
      <w:r>
        <w:rPr>
          <w:rFonts w:ascii="Times New Roman" w:cs="Times New Roman" w:hAnsi="Times New Roman"/>
          <w:color w:val="000000"/>
          <w:szCs w:val="24"/>
        </w:rPr>
        <w:t>不</w:t>
      </w:r>
      <w:r>
        <w:rPr>
          <w:rFonts w:ascii="Times New Roman" w:cs="Times New Roman" w:hAnsi="Times New Roman"/>
          <w:color w:val="000000"/>
          <w:szCs w:val="24"/>
        </w:rPr>
        <w:t>可用的</w:t>
      </w:r>
      <w:r>
        <w:rPr>
          <w:rFonts w:ascii="Times New Roman" w:cs="Times New Roman" w:hAnsi="Times New Roman"/>
          <w:color w:val="000000"/>
          <w:szCs w:val="24"/>
        </w:rPr>
        <w:t>collation</w:t>
      </w:r>
      <w:r>
        <w:rPr>
          <w:rFonts w:ascii="Times New Roman" w:cs="Times New Roman" w:hAnsi="Times New Roman"/>
          <w:color w:val="000000"/>
          <w:szCs w:val="24"/>
        </w:rPr>
        <w:t>，那么区块也将变为无效；增加数据可用性证明。</w:t>
      </w:r>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总体来说，分片的思想是把区块链的整体状态分割成不同的</w:t>
      </w:r>
      <w:r>
        <w:rPr>
          <w:rFonts w:ascii="Times New Roman" w:cs="Times New Roman" w:hAnsi="Times New Roman"/>
          <w:color w:val="000000"/>
          <w:szCs w:val="24"/>
        </w:rPr>
        <w:t>“</w:t>
      </w:r>
      <w:r>
        <w:rPr>
          <w:rFonts w:ascii="Times New Roman" w:cs="Times New Roman" w:hAnsi="Times New Roman"/>
          <w:color w:val="000000"/>
          <w:szCs w:val="24"/>
        </w:rPr>
        <w:t>片</w:t>
      </w:r>
      <w:r>
        <w:rPr>
          <w:rFonts w:ascii="Times New Roman" w:cs="Times New Roman" w:hAnsi="Times New Roman"/>
          <w:color w:val="000000"/>
          <w:szCs w:val="24"/>
        </w:rPr>
        <w:t>”</w:t>
      </w:r>
      <w:r>
        <w:rPr>
          <w:rFonts w:ascii="Times New Roman" w:cs="Times New Roman" w:hAnsi="Times New Roman"/>
          <w:color w:val="000000"/>
          <w:szCs w:val="24"/>
        </w:rPr>
        <w:t>，每部分状态都由不同的节点存储和处理。每个分片都只处理整体状态的</w:t>
      </w:r>
      <w:r>
        <w:rPr>
          <w:rFonts w:ascii="Times New Roman" w:cs="Times New Roman" w:hAnsi="Times New Roman"/>
          <w:color w:val="000000"/>
          <w:szCs w:val="24"/>
        </w:rPr>
        <w:t>一</w:t>
      </w:r>
      <w:r>
        <w:rPr>
          <w:rFonts w:ascii="Times New Roman" w:cs="Times New Roman" w:hAnsi="Times New Roman"/>
          <w:color w:val="000000"/>
          <w:szCs w:val="24"/>
        </w:rPr>
        <w:t>小部分，因此可以做到并行处理。区块链分片就像传统数据库的分片一样，但还需额外考虑如何在去中心化的节点集合里维持安全性和合法性。年底新版以太坊的推出已经成为大概率事件。竞猜链基于以太</w:t>
      </w:r>
      <w:r>
        <w:rPr>
          <w:rFonts w:ascii="Times New Roman" w:cs="Times New Roman" w:hAnsi="Times New Roman"/>
          <w:color w:val="000000"/>
          <w:szCs w:val="24"/>
        </w:rPr>
        <w:t>坊技术</w:t>
      </w:r>
      <w:r>
        <w:rPr>
          <w:rFonts w:ascii="Times New Roman" w:cs="Times New Roman" w:hAnsi="Times New Roman"/>
          <w:color w:val="000000"/>
          <w:szCs w:val="24"/>
        </w:rPr>
        <w:t>可以享受到以太坊自身进化带来的好处。</w:t>
      </w:r>
    </w:p>
    <w:bookmarkStart w:id="53" w:name="_Toc516490168"/>
    <w:p>
      <w:pPr>
        <w:pStyle w:val="style2"/>
        <w:rPr/>
      </w:pPr>
      <w:r>
        <w:t>应用场景</w:t>
      </w:r>
      <w:bookmarkEnd w:id="53"/>
    </w:p>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由于竞猜</w:t>
      </w:r>
      <w:r>
        <w:rPr>
          <w:rFonts w:ascii="Times New Roman" w:cs="Times New Roman" w:hAnsi="Times New Roman"/>
          <w:color w:val="000000"/>
          <w:szCs w:val="24"/>
        </w:rPr>
        <w:t>链提供</w:t>
      </w:r>
      <w:r>
        <w:rPr>
          <w:rFonts w:ascii="Times New Roman" w:cs="Times New Roman" w:hAnsi="Times New Roman"/>
          <w:color w:val="000000"/>
          <w:szCs w:val="24"/>
        </w:rPr>
        <w:t>了公开透明的机制，保证了每个项目的竞猜结果的公平性。而项目的定义是非常广泛的：买卖二手家具可以是一个项目，</w:t>
      </w:r>
      <w:r>
        <w:rPr>
          <w:rFonts w:ascii="Times New Roman" w:cs="Times New Roman" w:hAnsi="Times New Roman"/>
          <w:color w:val="000000"/>
          <w:szCs w:val="24"/>
        </w:rPr>
        <w:t>剩女相亲</w:t>
      </w:r>
      <w:r>
        <w:rPr>
          <w:rFonts w:ascii="Times New Roman" w:cs="Times New Roman" w:hAnsi="Times New Roman"/>
          <w:color w:val="000000"/>
          <w:szCs w:val="24"/>
        </w:rPr>
        <w:t>约会也可以是一个项目。因此，竞猜链可以广泛的应用到我们的实际生活中。下面仅仅列出其中一些可能的应用：</w:t>
      </w:r>
    </w:p>
    <w:p>
      <w:pPr>
        <w:pStyle w:val="style0"/>
        <w:ind w:firstLine="480"/>
        <w:rPr>
          <w:rFonts w:ascii="Times New Roman" w:cs="Times New Roman" w:hAnsi="Times New Roman"/>
          <w:color w:val="000000"/>
          <w:szCs w:val="24"/>
        </w:rPr>
      </w:pPr>
      <w:r>
        <w:rPr>
          <w:rFonts w:ascii="Times New Roman" w:cs="Times New Roman" w:hAnsi="Times New Roman"/>
          <w:noProof/>
          <w:color w:val="000000"/>
          <w:szCs w:val="24"/>
        </w:rPr>
        <w:drawing>
          <wp:inline distT="0" distB="0" distR="0" distL="0">
            <wp:extent cx="4700270" cy="2004060"/>
            <wp:effectExtent l="0" t="0" r="5080" b="0"/>
            <wp:docPr id="1046" name="图片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29"/>
                    <pic:cNvPicPr/>
                  </pic:nvPicPr>
                  <pic:blipFill>
                    <a:blip r:embed="rId20" cstate="print"/>
                    <a:srcRect l="0" t="0" r="0" b="0"/>
                    <a:stretch/>
                  </pic:blipFill>
                  <pic:spPr>
                    <a:xfrm rot="0">
                      <a:off x="0" y="0"/>
                      <a:ext cx="4700270" cy="2004060"/>
                    </a:xfrm>
                    <a:prstGeom prst="rect"/>
                  </pic:spPr>
                </pic:pic>
              </a:graphicData>
            </a:graphic>
          </wp:inline>
        </w:drawing>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以彩票为例，</w:t>
      </w:r>
      <w:r>
        <w:rPr>
          <w:rFonts w:ascii="Times New Roman" w:cs="Times New Roman" w:hAnsi="Times New Roman"/>
          <w:color w:val="000000"/>
          <w:szCs w:val="24"/>
        </w:rPr>
        <w:t>我们坚信区块链彩票是整个彩票行业的未来。竞猜链平台也支持完整的区块链彩票开发者生态。基于竞猜</w:t>
      </w:r>
      <w:r>
        <w:rPr>
          <w:rFonts w:ascii="Times New Roman" w:cs="Times New Roman" w:hAnsi="Times New Roman"/>
          <w:color w:val="000000"/>
          <w:szCs w:val="24"/>
        </w:rPr>
        <w:t>链开发</w:t>
      </w:r>
      <w:r>
        <w:rPr>
          <w:rFonts w:ascii="Times New Roman" w:cs="Times New Roman" w:hAnsi="Times New Roman"/>
          <w:color w:val="000000"/>
          <w:szCs w:val="24"/>
        </w:rPr>
        <w:t>的智能合约区块链彩票系统，以及开发者生态的开发者开发的区块链彩票应用，都支持直接使用</w:t>
      </w:r>
      <w:r>
        <w:rPr>
          <w:rFonts w:ascii="Times New Roman" w:cs="Times New Roman" w:hAnsi="Times New Roman"/>
          <w:color w:val="000000"/>
          <w:szCs w:val="24"/>
        </w:rPr>
        <w:t>F</w:t>
      </w:r>
      <w:r>
        <w:rPr>
          <w:rFonts w:ascii="Times New Roman" w:cs="Times New Roman" w:hAnsi="Times New Roman"/>
          <w:color w:val="000000"/>
          <w:szCs w:val="24"/>
        </w:rPr>
        <w:t>G</w:t>
      </w:r>
      <w:r>
        <w:rPr>
          <w:rFonts w:cs="Times New Roman" w:hAnsi="Times New Roman" w:hint="eastAsia"/>
          <w:color w:val="000000"/>
          <w:szCs w:val="24"/>
          <w:lang w:eastAsia="zh-CN"/>
        </w:rPr>
        <w:t>C</w:t>
      </w:r>
      <w:r>
        <w:rPr>
          <w:rFonts w:ascii="Times New Roman" w:cs="Times New Roman" w:hAnsi="Times New Roman"/>
          <w:color w:val="000000"/>
          <w:szCs w:val="24"/>
        </w:rPr>
        <w:t>购买和交易彩票（在对应合</w:t>
      </w:r>
      <w:r>
        <w:rPr>
          <w:rFonts w:ascii="Times New Roman" w:cs="Times New Roman" w:hAnsi="Times New Roman"/>
          <w:color w:val="000000"/>
          <w:szCs w:val="24"/>
        </w:rPr>
        <w:t>规</w:t>
      </w:r>
      <w:r>
        <w:rPr>
          <w:rFonts w:ascii="Times New Roman" w:cs="Times New Roman" w:hAnsi="Times New Roman"/>
          <w:color w:val="000000"/>
          <w:szCs w:val="24"/>
        </w:rPr>
        <w:t>性的国家）。我们同时将支持以主流数字货币作为筹码和奖金。</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再以</w:t>
      </w:r>
      <w:r>
        <w:rPr>
          <w:rFonts w:ascii="Times New Roman" w:cs="Times New Roman" w:hAnsi="Times New Roman"/>
          <w:color w:val="000000"/>
          <w:szCs w:val="24"/>
        </w:rPr>
        <w:t>区块链游戏</w:t>
      </w:r>
      <w:r>
        <w:rPr>
          <w:rFonts w:ascii="Times New Roman" w:cs="Times New Roman" w:hAnsi="Times New Roman" w:hint="eastAsia"/>
          <w:color w:val="000000"/>
          <w:szCs w:val="24"/>
        </w:rPr>
        <w:t>为例，</w:t>
      </w:r>
      <w:r>
        <w:rPr>
          <w:rFonts w:ascii="Times New Roman" w:cs="Times New Roman" w:hAnsi="Times New Roman"/>
          <w:color w:val="000000"/>
          <w:szCs w:val="24"/>
        </w:rPr>
        <w:t>自</w:t>
      </w:r>
      <w:r>
        <w:rPr>
          <w:rFonts w:ascii="Times New Roman" w:cs="Times New Roman" w:hAnsi="Times New Roman"/>
          <w:color w:val="000000"/>
          <w:szCs w:val="24"/>
        </w:rPr>
        <w:t>2017</w:t>
      </w:r>
      <w:r>
        <w:rPr>
          <w:rFonts w:ascii="Times New Roman" w:cs="Times New Roman" w:hAnsi="Times New Roman"/>
          <w:color w:val="000000"/>
          <w:szCs w:val="24"/>
        </w:rPr>
        <w:t>年</w:t>
      </w:r>
      <w:r>
        <w:rPr>
          <w:rFonts w:ascii="Times New Roman" w:cs="Times New Roman" w:hAnsi="Times New Roman"/>
          <w:color w:val="000000"/>
          <w:szCs w:val="24"/>
        </w:rPr>
        <w:t>11</w:t>
      </w:r>
      <w:r>
        <w:rPr>
          <w:rFonts w:ascii="Times New Roman" w:cs="Times New Roman" w:hAnsi="Times New Roman"/>
          <w:color w:val="000000"/>
          <w:szCs w:val="24"/>
        </w:rPr>
        <w:t>月底，以太猫的问世，一大批的区块链游戏开发商竞相模仿起来，以太猫的成功以及较低的入门门槛在一定程度上也导致了区块链游戏初期的同质化。目前的区块链游戏的核心玩法还是比较单一的，主要是抢购、收藏、博彩等类型，无论是宠物、名人，每一个玩家手上的虚拟道具都是独一无二的。从技术层面来看，区块链游戏和炒币是类似的，和传统意义上的游戏</w:t>
      </w:r>
      <w:r>
        <w:rPr>
          <w:rFonts w:ascii="Times New Roman" w:cs="Times New Roman" w:hAnsi="Times New Roman"/>
          <w:color w:val="000000"/>
          <w:szCs w:val="24"/>
        </w:rPr>
        <w:t>——</w:t>
      </w:r>
      <w:r>
        <w:rPr>
          <w:rFonts w:ascii="Times New Roman" w:cs="Times New Roman" w:hAnsi="Times New Roman"/>
          <w:color w:val="000000"/>
          <w:szCs w:val="24"/>
        </w:rPr>
        <w:t>通过操作和剧情来带给玩家游戏体验是不同的，区块链游戏通过获得物品的稀有属性来获取高额收益，实际上就是一个投机的过程。基于竞猜链的平台，区块链游戏同样是一片蓝海。按照</w:t>
      </w:r>
      <w:r>
        <w:rPr>
          <w:rFonts w:ascii="Times New Roman" w:cs="Times New Roman" w:hAnsi="Times New Roman"/>
          <w:color w:val="000000"/>
          <w:szCs w:val="24"/>
        </w:rPr>
        <w:t>ERC721</w:t>
      </w:r>
      <w:r>
        <w:rPr>
          <w:rFonts w:ascii="Times New Roman" w:cs="Times New Roman" w:hAnsi="Times New Roman"/>
          <w:color w:val="000000"/>
          <w:szCs w:val="24"/>
        </w:rPr>
        <w:t>代币合约，竞猜链的区块链游戏和博彩同时也是相辅相成的，有着广阔的发展前景。</w:t>
      </w:r>
    </w:p>
    <w:bookmarkStart w:id="54" w:name="_Toc516490169"/>
    <w:p>
      <w:pPr>
        <w:pStyle w:val="style2"/>
        <w:rPr/>
      </w:pPr>
      <w:r>
        <w:t>跨链钱包</w:t>
      </w:r>
      <w:bookmarkEnd w:id="54"/>
    </w:p>
    <w:p>
      <w:pPr>
        <w:pStyle w:val="style0"/>
        <w:ind w:firstLine="480"/>
        <w:rPr>
          <w:rFonts w:ascii="Times New Roman" w:cs="Times New Roman" w:hAnsi="Times New Roman" w:hint="eastAsia"/>
          <w:color w:val="000000"/>
          <w:szCs w:val="24"/>
        </w:rPr>
      </w:pPr>
      <w:r>
        <w:rPr>
          <w:rFonts w:ascii="Times New Roman" w:cs="Times New Roman" w:hAnsi="Times New Roman"/>
          <w:color w:val="000000"/>
          <w:szCs w:val="24"/>
        </w:rPr>
        <w:t>我们将允许竞猜方以主流数字货币交易所上线的数字货币作为竞猜保证金，</w:t>
      </w:r>
      <w:r>
        <w:rPr>
          <w:rFonts w:ascii="Times New Roman" w:cs="Times New Roman" w:hAnsi="Times New Roman"/>
          <w:color w:val="000000"/>
          <w:szCs w:val="24"/>
        </w:rPr>
        <w:t>甚至标的物，由此我们将开发</w:t>
      </w:r>
      <w:r>
        <w:rPr>
          <w:rFonts w:ascii="Times New Roman" w:cs="Times New Roman" w:hAnsi="Times New Roman"/>
          <w:color w:val="000000"/>
          <w:szCs w:val="24"/>
        </w:rPr>
        <w:t>一个跨链钱包</w:t>
      </w:r>
      <w:r>
        <w:rPr>
          <w:rFonts w:ascii="Times New Roman" w:cs="Times New Roman" w:hAnsi="Times New Roman"/>
          <w:color w:val="000000"/>
          <w:szCs w:val="24"/>
        </w:rPr>
        <w:t>。通过竞猜链平台的有效运营，</w:t>
      </w:r>
      <w:r>
        <w:rPr>
          <w:rFonts w:ascii="Times New Roman" w:cs="Times New Roman" w:hAnsi="Times New Roman"/>
          <w:color w:val="000000"/>
          <w:szCs w:val="24"/>
        </w:rPr>
        <w:t>跨链钱包</w:t>
      </w:r>
      <w:r>
        <w:rPr>
          <w:rFonts w:ascii="Times New Roman" w:cs="Times New Roman" w:hAnsi="Times New Roman"/>
          <w:color w:val="000000"/>
          <w:szCs w:val="24"/>
        </w:rPr>
        <w:t>将成为一个交易中心以及个人数字资产管理平台。</w:t>
      </w:r>
      <w:r>
        <w:rPr>
          <w:rFonts w:ascii="Times New Roman" w:cs="Times New Roman" w:hAnsi="Times New Roman" w:hint="eastAsia"/>
          <w:color w:val="000000"/>
          <w:szCs w:val="24"/>
        </w:rPr>
        <w:t>跨链钱包</w:t>
      </w:r>
      <w:r>
        <w:rPr>
          <w:rFonts w:ascii="Times New Roman" w:cs="Times New Roman" w:hAnsi="Times New Roman" w:hint="eastAsia"/>
          <w:color w:val="000000"/>
          <w:szCs w:val="24"/>
        </w:rPr>
        <w:t>产品将实现</w:t>
      </w:r>
      <w:r>
        <w:rPr>
          <w:rFonts w:ascii="Times New Roman" w:cs="Times New Roman" w:hAnsi="Times New Roman" w:hint="eastAsia"/>
          <w:color w:val="000000"/>
          <w:szCs w:val="24"/>
        </w:rPr>
        <w:t>多资产</w:t>
      </w:r>
      <w:r>
        <w:rPr>
          <w:rFonts w:ascii="Times New Roman" w:cs="Times New Roman" w:hAnsi="Times New Roman" w:hint="eastAsia"/>
          <w:color w:val="000000"/>
          <w:szCs w:val="24"/>
        </w:rPr>
        <w:t>支持，包括</w:t>
      </w:r>
      <w:r>
        <w:rPr>
          <w:rFonts w:ascii="Times New Roman" w:cs="Times New Roman" w:hAnsi="Times New Roman" w:hint="eastAsia"/>
          <w:color w:val="000000"/>
          <w:szCs w:val="24"/>
        </w:rPr>
        <w:t>B</w:t>
      </w:r>
      <w:r>
        <w:rPr>
          <w:rFonts w:ascii="Times New Roman" w:cs="Times New Roman" w:hAnsi="Times New Roman"/>
          <w:color w:val="000000"/>
          <w:szCs w:val="24"/>
        </w:rPr>
        <w:t>TC</w:t>
      </w:r>
      <w:r>
        <w:rPr>
          <w:rFonts w:ascii="Times New Roman" w:cs="Times New Roman" w:hAnsi="Times New Roman" w:hint="eastAsia"/>
          <w:color w:val="000000"/>
          <w:szCs w:val="24"/>
        </w:rPr>
        <w:t>、</w:t>
      </w:r>
      <w:r>
        <w:rPr>
          <w:rFonts w:ascii="Times New Roman" w:cs="Times New Roman" w:hAnsi="Times New Roman" w:hint="eastAsia"/>
          <w:color w:val="000000"/>
          <w:szCs w:val="24"/>
        </w:rPr>
        <w:t>E</w:t>
      </w:r>
      <w:r>
        <w:rPr>
          <w:rFonts w:ascii="Times New Roman" w:cs="Times New Roman" w:hAnsi="Times New Roman"/>
          <w:color w:val="000000"/>
          <w:szCs w:val="24"/>
        </w:rPr>
        <w:t>TH</w:t>
      </w:r>
      <w:r>
        <w:rPr>
          <w:rFonts w:ascii="Times New Roman" w:cs="Times New Roman" w:hAnsi="Times New Roman" w:hint="eastAsia"/>
          <w:color w:val="000000"/>
          <w:szCs w:val="24"/>
        </w:rPr>
        <w:t>、</w:t>
      </w:r>
      <w:r>
        <w:rPr>
          <w:rFonts w:ascii="Times New Roman" w:cs="Times New Roman" w:hAnsi="Times New Roman" w:hint="eastAsia"/>
          <w:color w:val="000000"/>
          <w:szCs w:val="24"/>
        </w:rPr>
        <w:t>QBT</w:t>
      </w:r>
      <w:r>
        <w:rPr>
          <w:rFonts w:ascii="Times New Roman" w:cs="Times New Roman" w:hAnsi="Times New Roman" w:hint="eastAsia"/>
          <w:color w:val="000000"/>
          <w:szCs w:val="24"/>
        </w:rPr>
        <w:t>等跨链多</w:t>
      </w:r>
      <w:r>
        <w:rPr>
          <w:rFonts w:ascii="Times New Roman" w:cs="Times New Roman" w:hAnsi="Times New Roman" w:hint="eastAsia"/>
          <w:color w:val="000000"/>
          <w:szCs w:val="24"/>
        </w:rPr>
        <w:t>币种。并由此延伸到与数字货币相关的社交沟通、币</w:t>
      </w:r>
      <w:r>
        <w:rPr>
          <w:rFonts w:ascii="Times New Roman" w:cs="Times New Roman" w:hAnsi="Times New Roman" w:hint="eastAsia"/>
          <w:color w:val="000000"/>
          <w:szCs w:val="24"/>
        </w:rPr>
        <w:t>币</w:t>
      </w:r>
      <w:r>
        <w:rPr>
          <w:rFonts w:ascii="Times New Roman" w:cs="Times New Roman" w:hAnsi="Times New Roman" w:hint="eastAsia"/>
          <w:color w:val="000000"/>
          <w:szCs w:val="24"/>
        </w:rPr>
        <w:t>交易、支付、行情、咨询等功能。并为各种类型博彩平台、游戏厂商提供专属的数字筹码兑换，并对标博彩行业及其配套产业的基础产权发行数字资产。</w:t>
      </w:r>
    </w:p>
    <w:bookmarkStart w:id="55" w:name="_Toc516490170"/>
    <w:p>
      <w:pPr>
        <w:pStyle w:val="style1"/>
        <w:rPr/>
      </w:pPr>
      <w:r>
        <w:t>通证机制</w:t>
      </w:r>
      <w:bookmarkEnd w:id="55"/>
      <w:r>
        <w:rPr>
          <w:rFonts w:hint="eastAsia"/>
        </w:rPr>
        <w:t>及发行方案</w:t>
      </w:r>
    </w:p>
    <w:bookmarkStart w:id="56" w:name="_Toc516490171"/>
    <w:bookmarkEnd w:id="56"/>
    <w:p>
      <w:pPr>
        <w:pStyle w:val="style179"/>
        <w:keepNext/>
        <w:keepLines/>
        <w:numPr>
          <w:ilvl w:val="0"/>
          <w:numId w:val="15"/>
        </w:numPr>
        <w:ind w:firstLineChars="0"/>
        <w:jc w:val="left"/>
        <w:outlineLvl w:val="1"/>
        <w:contextualSpacing w:val="false"/>
        <w:rPr>
          <w:rFonts w:ascii="Cambria" w:cs="Times New Roman" w:hAnsi="Cambria"/>
          <w:b/>
          <w:vanish/>
          <w:color w:val="000000"/>
          <w:sz w:val="28"/>
          <w:szCs w:val="24"/>
        </w:rPr>
      </w:pPr>
    </w:p>
    <w:p>
      <w:pPr>
        <w:pStyle w:val="style2"/>
        <w:rPr/>
      </w:pPr>
      <w:r>
        <w:t xml:space="preserve"> </w:t>
      </w:r>
      <w:bookmarkStart w:id="57" w:name="_Toc516490172"/>
      <w:r>
        <w:t>竞猜链的双</w:t>
      </w:r>
      <w:r>
        <w:t>Token</w:t>
      </w:r>
      <w:r>
        <w:t>经济模型</w:t>
      </w:r>
      <w:bookmarkEnd w:id="57"/>
    </w:p>
    <w:p>
      <w:pPr>
        <w:pStyle w:val="style0"/>
        <w:ind w:firstLine="480"/>
        <w:rPr>
          <w:rFonts w:ascii="Times New Roman" w:cs="Times New Roman" w:hAnsi="Times New Roman"/>
          <w:color w:val="000000"/>
          <w:szCs w:val="24"/>
          <w:shd w:val="clear" w:color="auto" w:fill="ffffff"/>
        </w:rPr>
      </w:pPr>
      <w:r>
        <w:rPr>
          <w:rFonts w:ascii="Times New Roman" w:cs="Times New Roman" w:hAnsi="Times New Roman"/>
          <w:color w:val="000000"/>
          <w:szCs w:val="24"/>
          <w:shd w:val="clear" w:color="auto" w:fill="ffffff"/>
        </w:rPr>
        <w:t>公有链体系具有极佳的去中心化特性，但是对快速交易（如竞猜博彩）并不友好；联盟链在效率和费率上具有很大的优势，但其达不到完全的数据公开透明监督。</w:t>
      </w:r>
    </w:p>
    <w:p>
      <w:pPr>
        <w:pStyle w:val="style0"/>
        <w:ind w:firstLine="480"/>
        <w:rPr>
          <w:rFonts w:ascii="Times New Roman" w:cs="Times New Roman" w:hAnsi="Times New Roman"/>
          <w:color w:val="000000"/>
          <w:szCs w:val="24"/>
          <w:shd w:val="clear" w:color="auto" w:fill="ffffff"/>
        </w:rPr>
      </w:pPr>
      <w:r>
        <w:rPr>
          <w:rFonts w:ascii="Times New Roman" w:cs="Times New Roman" w:hAnsi="Times New Roman"/>
          <w:color w:val="000000"/>
          <w:szCs w:val="24"/>
          <w:shd w:val="clear" w:color="auto" w:fill="ffffff"/>
        </w:rPr>
        <w:t>借鉴于此，竞猜链将采取双</w:t>
      </w:r>
      <w:r>
        <w:rPr>
          <w:rFonts w:ascii="Times New Roman" w:cs="Times New Roman" w:hAnsi="Times New Roman"/>
          <w:color w:val="000000"/>
          <w:szCs w:val="24"/>
          <w:shd w:val="clear" w:color="auto" w:fill="ffffff"/>
        </w:rPr>
        <w:t>Token</w:t>
      </w:r>
      <w:r>
        <w:rPr>
          <w:rFonts w:ascii="Times New Roman" w:cs="Times New Roman" w:hAnsi="Times New Roman"/>
          <w:color w:val="000000"/>
          <w:szCs w:val="24"/>
          <w:shd w:val="clear" w:color="auto" w:fill="ffffff"/>
        </w:rPr>
        <w:t>经济模型，一种是</w:t>
      </w:r>
      <w:r>
        <w:rPr>
          <w:rFonts w:ascii="Times New Roman" w:cs="Times New Roman" w:hAnsi="Times New Roman"/>
          <w:color w:val="000000"/>
          <w:szCs w:val="24"/>
          <w:shd w:val="clear" w:color="auto" w:fill="ffffff"/>
        </w:rPr>
        <w:t>F</w:t>
      </w:r>
      <w:r>
        <w:rPr>
          <w:rFonts w:ascii="Times New Roman" w:cs="Times New Roman" w:hAnsi="Times New Roman" w:hint="eastAsia"/>
          <w:color w:val="000000"/>
          <w:szCs w:val="24"/>
          <w:shd w:val="clear" w:color="auto" w:fill="ffffff"/>
        </w:rPr>
        <w:t>G</w:t>
      </w:r>
      <w:r>
        <w:rPr>
          <w:rFonts w:ascii="Times New Roman" w:cs="Times New Roman" w:hAnsi="Times New Roman"/>
          <w:color w:val="000000"/>
          <w:szCs w:val="24"/>
          <w:shd w:val="clear" w:color="auto" w:fill="ffffff"/>
        </w:rPr>
        <w:t xml:space="preserve">E(Fair </w:t>
      </w:r>
      <w:r>
        <w:rPr>
          <w:rFonts w:ascii="Times New Roman" w:cs="Times New Roman" w:hAnsi="Times New Roman" w:hint="eastAsia"/>
          <w:color w:val="000000"/>
          <w:szCs w:val="24"/>
          <w:shd w:val="clear" w:color="auto" w:fill="ffffff"/>
        </w:rPr>
        <w:t>G</w:t>
      </w:r>
      <w:r>
        <w:rPr>
          <w:rFonts w:ascii="Times New Roman" w:cs="Times New Roman" w:hAnsi="Times New Roman" w:hint="eastAsia"/>
          <w:color w:val="000000"/>
          <w:szCs w:val="24"/>
          <w:shd w:val="clear" w:color="auto" w:fill="ffffff"/>
        </w:rPr>
        <w:t>uess</w:t>
      </w:r>
      <w:r>
        <w:rPr>
          <w:rFonts w:ascii="Times New Roman" w:cs="Times New Roman" w:hAnsi="Times New Roman" w:hint="eastAsia"/>
          <w:color w:val="000000"/>
          <w:szCs w:val="24"/>
          <w:shd w:val="clear" w:color="auto" w:fill="ffffff"/>
        </w:rPr>
        <w:t>ing</w:t>
      </w:r>
      <w:r>
        <w:rPr>
          <w:rFonts w:ascii="Times New Roman" w:cs="Times New Roman" w:hAnsi="Times New Roman"/>
          <w:color w:val="000000"/>
          <w:szCs w:val="24"/>
          <w:shd w:val="clear" w:color="auto" w:fill="ffffff"/>
        </w:rPr>
        <w:t xml:space="preserve"> Equity) Token</w:t>
      </w:r>
      <w:r>
        <w:rPr>
          <w:rFonts w:ascii="Times New Roman" w:cs="Times New Roman" w:hAnsi="Times New Roman"/>
          <w:color w:val="000000"/>
          <w:szCs w:val="24"/>
          <w:shd w:val="clear" w:color="auto" w:fill="ffffff"/>
        </w:rPr>
        <w:t>，</w:t>
      </w:r>
      <w:r>
        <w:rPr>
          <w:rFonts w:ascii="Times New Roman" w:cs="Times New Roman" w:hAnsi="Times New Roman" w:hint="eastAsia"/>
          <w:color w:val="000000"/>
          <w:szCs w:val="24"/>
          <w:shd w:val="clear" w:color="auto" w:fill="ffffff"/>
        </w:rPr>
        <w:t>将上线大型主流</w:t>
      </w:r>
      <w:r>
        <w:rPr>
          <w:rFonts w:ascii="Times New Roman" w:cs="Times New Roman" w:hAnsi="Times New Roman"/>
          <w:color w:val="000000"/>
          <w:szCs w:val="24"/>
          <w:shd w:val="clear" w:color="auto" w:fill="ffffff"/>
        </w:rPr>
        <w:t>交易所交易流通。一种稳定币</w:t>
      </w:r>
      <w:r>
        <w:rPr>
          <w:rFonts w:ascii="Times New Roman" w:cs="Times New Roman" w:hAnsi="Times New Roman"/>
          <w:color w:val="000000"/>
          <w:szCs w:val="24"/>
          <w:shd w:val="clear" w:color="auto" w:fill="ffffff"/>
        </w:rPr>
        <w:t>F</w:t>
      </w:r>
      <w:r>
        <w:rPr>
          <w:rFonts w:ascii="Times New Roman" w:cs="Times New Roman" w:hAnsi="Times New Roman" w:hint="eastAsia"/>
          <w:color w:val="000000"/>
          <w:szCs w:val="24"/>
          <w:shd w:val="clear" w:color="auto" w:fill="ffffff"/>
        </w:rPr>
        <w:t>G</w:t>
      </w:r>
      <w:r>
        <w:rPr>
          <w:rFonts w:ascii="Times New Roman" w:cs="Times New Roman" w:hAnsi="Times New Roman"/>
          <w:color w:val="000000"/>
          <w:szCs w:val="24"/>
          <w:shd w:val="clear" w:color="auto" w:fill="ffffff"/>
        </w:rPr>
        <w:t>C</w:t>
      </w:r>
      <w:r>
        <w:rPr>
          <w:rFonts w:ascii="Times New Roman" w:cs="Times New Roman" w:hAnsi="Times New Roman"/>
          <w:color w:val="000000"/>
          <w:szCs w:val="24"/>
          <w:shd w:val="clear" w:color="auto" w:fill="ffffff"/>
        </w:rPr>
        <w:t xml:space="preserve">(Fair </w:t>
      </w:r>
      <w:r>
        <w:rPr>
          <w:rFonts w:ascii="Times New Roman" w:cs="Times New Roman" w:hAnsi="Times New Roman" w:hint="eastAsia"/>
          <w:color w:val="000000"/>
          <w:szCs w:val="24"/>
          <w:shd w:val="clear" w:color="auto" w:fill="ffffff"/>
        </w:rPr>
        <w:t>Guess</w:t>
      </w:r>
      <w:r>
        <w:rPr>
          <w:rFonts w:ascii="Times New Roman" w:cs="Times New Roman" w:hAnsi="Times New Roman" w:hint="eastAsia"/>
          <w:color w:val="000000"/>
          <w:szCs w:val="24"/>
          <w:shd w:val="clear" w:color="auto" w:fill="ffffff"/>
        </w:rPr>
        <w:t>ing</w:t>
      </w:r>
      <w:r>
        <w:rPr>
          <w:rFonts w:ascii="Times New Roman" w:cs="Times New Roman" w:hAnsi="Times New Roman"/>
          <w:color w:val="000000"/>
          <w:szCs w:val="24"/>
          <w:shd w:val="clear" w:color="auto" w:fill="ffffff"/>
        </w:rPr>
        <w:t xml:space="preserve"> </w:t>
      </w:r>
      <w:r>
        <w:rPr>
          <w:rFonts w:ascii="Times New Roman" w:cs="Times New Roman" w:hAnsi="Times New Roman" w:hint="eastAsia"/>
          <w:color w:val="000000"/>
          <w:szCs w:val="24"/>
          <w:shd w:val="clear" w:color="auto" w:fill="ffffff"/>
        </w:rPr>
        <w:t>Coin</w:t>
      </w:r>
      <w:r>
        <w:rPr>
          <w:rFonts w:ascii="Times New Roman" w:cs="Times New Roman" w:hAnsi="Times New Roman"/>
          <w:color w:val="000000"/>
          <w:szCs w:val="24"/>
          <w:shd w:val="clear" w:color="auto" w:fill="ffffff"/>
        </w:rPr>
        <w:t>)</w:t>
      </w:r>
      <w:r>
        <w:rPr>
          <w:rFonts w:ascii="Times New Roman" w:cs="Times New Roman" w:hAnsi="Times New Roman"/>
          <w:color w:val="000000"/>
          <w:szCs w:val="24"/>
          <w:shd w:val="clear" w:color="auto" w:fill="ffffff"/>
        </w:rPr>
        <w:t xml:space="preserve"> Token</w:t>
      </w:r>
      <w:r>
        <w:rPr>
          <w:rFonts w:ascii="Times New Roman" w:cs="Times New Roman" w:hAnsi="Times New Roman"/>
          <w:color w:val="000000"/>
          <w:szCs w:val="24"/>
          <w:shd w:val="clear" w:color="auto" w:fill="ffffff"/>
        </w:rPr>
        <w:t>，用于参与竞猜投注。</w:t>
      </w:r>
    </w:p>
    <w:p>
      <w:pPr>
        <w:pStyle w:val="style2"/>
        <w:rPr/>
      </w:pPr>
      <w:r>
        <w:t xml:space="preserve"> </w:t>
      </w:r>
      <w:bookmarkStart w:id="58" w:name="_Toc516490173"/>
      <w:r>
        <w:rPr>
          <w:rFonts w:hint="eastAsia"/>
        </w:rPr>
        <w:t>FGE</w:t>
      </w:r>
      <w:r>
        <w:t xml:space="preserve"> Token</w:t>
      </w:r>
      <w:bookmarkEnd w:id="58"/>
    </w:p>
    <w:p>
      <w:pPr>
        <w:pStyle w:val="style0"/>
        <w:ind w:firstLine="480"/>
        <w:rPr>
          <w:rFonts w:ascii="Times New Roman" w:cs="Times New Roman" w:hAnsi="Times New Roman"/>
          <w:color w:val="000000"/>
          <w:szCs w:val="24"/>
          <w:shd w:val="clear" w:color="auto" w:fill="ffffff"/>
        </w:rPr>
      </w:pPr>
      <w:r>
        <w:rPr>
          <w:rFonts w:ascii="Times New Roman" w:cs="Times New Roman" w:hAnsi="Times New Roman" w:hint="eastAsia"/>
          <w:color w:val="000000"/>
          <w:szCs w:val="24"/>
          <w:shd w:val="clear" w:color="auto" w:fill="ffffff"/>
        </w:rPr>
        <w:t>FGE</w:t>
      </w:r>
      <w:r>
        <w:rPr>
          <w:rFonts w:ascii="Times New Roman" w:cs="Times New Roman" w:hAnsi="Times New Roman"/>
          <w:color w:val="000000"/>
          <w:szCs w:val="24"/>
          <w:shd w:val="clear" w:color="auto" w:fill="ffffff"/>
        </w:rPr>
        <w:t xml:space="preserve"> Token</w:t>
      </w:r>
      <w:r>
        <w:rPr>
          <w:rFonts w:ascii="Times New Roman" w:cs="Times New Roman" w:hAnsi="Times New Roman"/>
          <w:color w:val="000000"/>
          <w:szCs w:val="24"/>
          <w:shd w:val="clear" w:color="auto" w:fill="ffffff"/>
        </w:rPr>
        <w:t>在交易所交易流通，其主要作用及价值：</w:t>
      </w:r>
    </w:p>
    <w:p>
      <w:pPr>
        <w:pStyle w:val="style179"/>
        <w:numPr>
          <w:ilvl w:val="0"/>
          <w:numId w:val="1"/>
        </w:numPr>
        <w:ind w:firstLine="480"/>
        <w:rPr>
          <w:rFonts w:ascii="Times New Roman" w:cs="Times New Roman" w:hAnsi="Times New Roman"/>
          <w:color w:val="000000"/>
          <w:szCs w:val="24"/>
        </w:rPr>
      </w:pPr>
      <w:r>
        <w:rPr>
          <w:rFonts w:ascii="Times New Roman" w:cs="Times New Roman" w:hAnsi="Times New Roman"/>
          <w:color w:val="000000"/>
          <w:szCs w:val="24"/>
        </w:rPr>
        <w:t>金融价值。它的金融价值来源于竞猜</w:t>
      </w:r>
      <w:r>
        <w:rPr>
          <w:rFonts w:ascii="Times New Roman" w:cs="Times New Roman" w:hAnsi="Times New Roman"/>
          <w:color w:val="000000"/>
          <w:szCs w:val="24"/>
        </w:rPr>
        <w:t>链价值</w:t>
      </w:r>
      <w:r>
        <w:rPr>
          <w:rFonts w:ascii="Times New Roman" w:cs="Times New Roman" w:hAnsi="Times New Roman"/>
          <w:color w:val="000000"/>
          <w:szCs w:val="24"/>
        </w:rPr>
        <w:t>的提升。一旦使用竞猜链平台的用户增多，</w:t>
      </w:r>
      <w:r>
        <w:rPr>
          <w:rFonts w:ascii="Times New Roman" w:cs="Times New Roman" w:hAnsi="Times New Roman" w:hint="eastAsia"/>
          <w:color w:val="000000"/>
          <w:szCs w:val="24"/>
        </w:rPr>
        <w:t>FGE</w:t>
      </w:r>
      <w:r>
        <w:rPr>
          <w:rFonts w:ascii="Times New Roman" w:cs="Times New Roman" w:hAnsi="Times New Roman"/>
          <w:color w:val="000000"/>
          <w:szCs w:val="24"/>
        </w:rPr>
        <w:t xml:space="preserve"> Token</w:t>
      </w:r>
      <w:r>
        <w:rPr>
          <w:rFonts w:ascii="Times New Roman" w:cs="Times New Roman" w:hAnsi="Times New Roman"/>
          <w:color w:val="000000"/>
          <w:szCs w:val="24"/>
        </w:rPr>
        <w:t>的需求增多。随着</w:t>
      </w:r>
      <w:r>
        <w:rPr>
          <w:rFonts w:ascii="Times New Roman" w:cs="Times New Roman" w:hAnsi="Times New Roman" w:hint="eastAsia"/>
          <w:color w:val="000000"/>
          <w:szCs w:val="24"/>
        </w:rPr>
        <w:t>FGE</w:t>
      </w:r>
      <w:r>
        <w:rPr>
          <w:rFonts w:ascii="Times New Roman" w:cs="Times New Roman" w:hAnsi="Times New Roman"/>
          <w:color w:val="000000"/>
          <w:szCs w:val="24"/>
        </w:rPr>
        <w:t xml:space="preserve"> Token</w:t>
      </w:r>
      <w:r>
        <w:rPr>
          <w:rFonts w:ascii="Times New Roman" w:cs="Times New Roman" w:hAnsi="Times New Roman"/>
          <w:color w:val="000000"/>
          <w:szCs w:val="24"/>
        </w:rPr>
        <w:t>需求上升，</w:t>
      </w:r>
      <w:r>
        <w:rPr>
          <w:rFonts w:ascii="Times New Roman" w:cs="Times New Roman" w:hAnsi="Times New Roman" w:hint="eastAsia"/>
          <w:color w:val="000000"/>
          <w:szCs w:val="24"/>
        </w:rPr>
        <w:t>FGE</w:t>
      </w:r>
      <w:r>
        <w:rPr>
          <w:rFonts w:ascii="Times New Roman" w:cs="Times New Roman" w:hAnsi="Times New Roman"/>
          <w:color w:val="000000"/>
          <w:szCs w:val="24"/>
        </w:rPr>
        <w:t>的交易价格也随之提高。</w:t>
      </w:r>
    </w:p>
    <w:p>
      <w:pPr>
        <w:pStyle w:val="style179"/>
        <w:numPr>
          <w:ilvl w:val="0"/>
          <w:numId w:val="1"/>
        </w:numPr>
        <w:ind w:firstLine="480"/>
        <w:rPr>
          <w:rFonts w:ascii="Times New Roman" w:cs="Times New Roman" w:hAnsi="Times New Roman"/>
          <w:color w:val="000000"/>
          <w:szCs w:val="24"/>
        </w:rPr>
      </w:pPr>
      <w:r>
        <w:rPr>
          <w:rFonts w:ascii="Times New Roman" w:cs="Times New Roman" w:hAnsi="Times New Roman" w:hint="eastAsia"/>
          <w:color w:val="000000"/>
          <w:szCs w:val="24"/>
        </w:rPr>
        <w:t>使用</w:t>
      </w:r>
      <w:r>
        <w:rPr>
          <w:rFonts w:ascii="Times New Roman" w:cs="Times New Roman" w:hAnsi="Times New Roman"/>
          <w:color w:val="000000"/>
          <w:szCs w:val="24"/>
        </w:rPr>
        <w:t>价值。竞猜</w:t>
      </w:r>
      <w:r>
        <w:rPr>
          <w:rFonts w:ascii="Times New Roman" w:cs="Times New Roman" w:hAnsi="Times New Roman"/>
          <w:color w:val="000000"/>
          <w:szCs w:val="24"/>
        </w:rPr>
        <w:t>链有着</w:t>
      </w:r>
      <w:r>
        <w:rPr>
          <w:rFonts w:ascii="Times New Roman" w:cs="Times New Roman" w:hAnsi="Times New Roman"/>
          <w:color w:val="000000"/>
          <w:szCs w:val="24"/>
        </w:rPr>
        <w:t>真实而明确的场景应用，平台将对每笔成功完</w:t>
      </w:r>
      <w:r>
        <w:rPr>
          <w:rFonts w:ascii="Times New Roman" w:cs="Times New Roman" w:hAnsi="Times New Roman"/>
          <w:color w:val="000000"/>
          <w:szCs w:val="24"/>
        </w:rPr>
        <w:t>成的合约提取一定比例的手续费。</w:t>
      </w:r>
      <w:r>
        <w:rPr>
          <w:rFonts w:ascii="Times New Roman" w:cs="Times New Roman" w:hAnsi="Times New Roman" w:hint="eastAsia"/>
          <w:color w:val="000000"/>
          <w:szCs w:val="24"/>
        </w:rPr>
        <w:t>FGE</w:t>
      </w:r>
      <w:r>
        <w:rPr>
          <w:rFonts w:ascii="Times New Roman" w:cs="Times New Roman" w:hAnsi="Times New Roman"/>
          <w:color w:val="000000"/>
          <w:szCs w:val="24"/>
        </w:rPr>
        <w:t xml:space="preserve"> Token</w:t>
      </w:r>
      <w:r>
        <w:rPr>
          <w:rFonts w:ascii="Times New Roman" w:cs="Times New Roman" w:hAnsi="Times New Roman" w:hint="eastAsia"/>
          <w:color w:val="000000"/>
          <w:szCs w:val="24"/>
        </w:rPr>
        <w:t>的持有者每月向平台</w:t>
      </w:r>
      <w:r>
        <w:rPr>
          <w:rFonts w:ascii="Times New Roman" w:cs="Times New Roman" w:hAnsi="Times New Roman" w:hint="eastAsia"/>
          <w:color w:val="000000"/>
          <w:szCs w:val="24"/>
        </w:rPr>
        <w:t>支付一定数量的</w:t>
      </w:r>
      <w:r>
        <w:rPr>
          <w:rFonts w:ascii="Times New Roman" w:cs="Times New Roman" w:hAnsi="Times New Roman" w:hint="eastAsia"/>
          <w:color w:val="000000"/>
          <w:szCs w:val="24"/>
        </w:rPr>
        <w:t>FGE</w:t>
      </w:r>
      <w:r>
        <w:rPr>
          <w:rFonts w:ascii="Times New Roman" w:cs="Times New Roman" w:hAnsi="Times New Roman" w:hint="eastAsia"/>
          <w:color w:val="000000"/>
          <w:szCs w:val="24"/>
        </w:rPr>
        <w:t>可以获得一定比例的手续费减免。</w:t>
      </w:r>
    </w:p>
    <w:p>
      <w:pPr>
        <w:pStyle w:val="style179"/>
        <w:numPr>
          <w:ilvl w:val="0"/>
          <w:numId w:val="1"/>
        </w:numPr>
        <w:ind w:firstLine="480"/>
        <w:rPr>
          <w:rFonts w:ascii="Times New Roman" w:cs="Times New Roman" w:hAnsi="Times New Roman"/>
          <w:color w:val="000000"/>
          <w:szCs w:val="24"/>
        </w:rPr>
      </w:pPr>
      <w:r>
        <w:rPr>
          <w:rFonts w:ascii="Times New Roman" w:cs="Times New Roman" w:hAnsi="Times New Roman"/>
          <w:color w:val="000000"/>
          <w:szCs w:val="24"/>
        </w:rPr>
        <w:t>激励价值。为了激励竞猜</w:t>
      </w:r>
      <w:r>
        <w:rPr>
          <w:rFonts w:ascii="Times New Roman" w:cs="Times New Roman" w:hAnsi="Times New Roman"/>
          <w:color w:val="000000"/>
          <w:szCs w:val="24"/>
        </w:rPr>
        <w:t>链使用</w:t>
      </w:r>
      <w:r>
        <w:rPr>
          <w:rFonts w:ascii="Times New Roman" w:cs="Times New Roman" w:hAnsi="Times New Roman"/>
          <w:color w:val="000000"/>
          <w:szCs w:val="24"/>
        </w:rPr>
        <w:t>的深度和广度，未来竞猜链基金会将对在平台上成功完成交易的使用者进行奖励，</w:t>
      </w:r>
      <w:r>
        <w:rPr>
          <w:rFonts w:ascii="Times New Roman" w:cs="Times New Roman" w:hAnsi="Times New Roman"/>
          <w:color w:val="000000"/>
          <w:szCs w:val="24"/>
        </w:rPr>
        <w:t>比如乐透型</w:t>
      </w:r>
      <w:r>
        <w:rPr>
          <w:rFonts w:ascii="Times New Roman" w:cs="Times New Roman" w:hAnsi="Times New Roman"/>
          <w:color w:val="000000"/>
          <w:szCs w:val="24"/>
        </w:rPr>
        <w:t>彩票场景，每达成</w:t>
      </w:r>
      <w:r>
        <w:rPr>
          <w:rFonts w:ascii="Times New Roman" w:cs="Times New Roman" w:hAnsi="Times New Roman"/>
          <w:color w:val="000000"/>
          <w:szCs w:val="24"/>
        </w:rPr>
        <w:t>100</w:t>
      </w:r>
      <w:r>
        <w:rPr>
          <w:rFonts w:ascii="Times New Roman" w:cs="Times New Roman" w:hAnsi="Times New Roman"/>
          <w:color w:val="000000"/>
          <w:szCs w:val="24"/>
        </w:rPr>
        <w:t>元法币的交易，就奖励其</w:t>
      </w:r>
      <w:r>
        <w:rPr>
          <w:rFonts w:ascii="Times New Roman" w:cs="Times New Roman" w:hAnsi="Times New Roman"/>
          <w:color w:val="000000"/>
          <w:szCs w:val="24"/>
        </w:rPr>
        <w:t>1</w:t>
      </w:r>
      <w:r>
        <w:rPr>
          <w:rFonts w:ascii="Times New Roman" w:cs="Times New Roman" w:hAnsi="Times New Roman"/>
          <w:color w:val="000000"/>
          <w:szCs w:val="24"/>
        </w:rPr>
        <w:t>个</w:t>
      </w:r>
      <w:r>
        <w:rPr>
          <w:rFonts w:ascii="Times New Roman" w:cs="Times New Roman" w:hAnsi="Times New Roman" w:hint="eastAsia"/>
          <w:color w:val="000000"/>
          <w:szCs w:val="24"/>
        </w:rPr>
        <w:t>FGC</w:t>
      </w:r>
      <w:r>
        <w:rPr>
          <w:rFonts w:ascii="Times New Roman" w:cs="Times New Roman" w:hAnsi="Times New Roman"/>
          <w:color w:val="000000"/>
          <w:szCs w:val="24"/>
        </w:rPr>
        <w:t>。这对竞猜链平台成为一个使用者持续导入，不断自我生长的平台具有重要意义。</w:t>
      </w:r>
      <w:r>
        <w:rPr>
          <w:rFonts w:ascii="Times New Roman" w:cs="Times New Roman" w:hAnsi="Times New Roman" w:hint="eastAsia"/>
          <w:color w:val="000000"/>
          <w:szCs w:val="24"/>
        </w:rPr>
        <w:t>同时，</w:t>
      </w:r>
      <w:r>
        <w:rPr>
          <w:rFonts w:ascii="Times New Roman" w:cs="Times New Roman" w:hAnsi="Times New Roman" w:hint="eastAsia"/>
          <w:color w:val="000000"/>
          <w:szCs w:val="24"/>
        </w:rPr>
        <w:t>对长期持有</w:t>
      </w:r>
      <w:r>
        <w:rPr>
          <w:rFonts w:ascii="Times New Roman" w:cs="Times New Roman" w:hAnsi="Times New Roman" w:hint="eastAsia"/>
          <w:color w:val="000000"/>
          <w:szCs w:val="24"/>
        </w:rPr>
        <w:t>FGE</w:t>
      </w:r>
      <w:r>
        <w:rPr>
          <w:rFonts w:ascii="Times New Roman" w:cs="Times New Roman" w:hAnsi="Times New Roman" w:hint="eastAsia"/>
          <w:color w:val="000000"/>
          <w:szCs w:val="24"/>
        </w:rPr>
        <w:t>和消费</w:t>
      </w:r>
      <w:r>
        <w:rPr>
          <w:rFonts w:ascii="Times New Roman" w:cs="Times New Roman" w:hAnsi="Times New Roman" w:hint="eastAsia"/>
          <w:color w:val="000000"/>
          <w:szCs w:val="24"/>
        </w:rPr>
        <w:t>FGE</w:t>
      </w:r>
      <w:r>
        <w:rPr>
          <w:rFonts w:ascii="Times New Roman" w:cs="Times New Roman" w:hAnsi="Times New Roman" w:hint="eastAsia"/>
          <w:color w:val="000000"/>
          <w:szCs w:val="24"/>
        </w:rPr>
        <w:t>的使用者，平台</w:t>
      </w:r>
      <w:r>
        <w:rPr>
          <w:rFonts w:ascii="Times New Roman" w:cs="Times New Roman" w:hAnsi="Times New Roman"/>
          <w:color w:val="000000"/>
          <w:szCs w:val="24"/>
        </w:rPr>
        <w:t>将</w:t>
      </w:r>
      <w:r>
        <w:rPr>
          <w:rFonts w:ascii="Times New Roman" w:cs="Times New Roman" w:hAnsi="Times New Roman" w:hint="eastAsia"/>
          <w:color w:val="000000"/>
          <w:szCs w:val="24"/>
        </w:rPr>
        <w:t>按</w:t>
      </w:r>
      <w:r>
        <w:rPr>
          <w:rFonts w:ascii="Times New Roman" w:cs="Times New Roman" w:hAnsi="Times New Roman"/>
          <w:color w:val="000000"/>
          <w:szCs w:val="24"/>
        </w:rPr>
        <w:t>一定比例</w:t>
      </w:r>
      <w:r>
        <w:rPr>
          <w:rFonts w:ascii="Times New Roman" w:cs="Times New Roman" w:hAnsi="Times New Roman" w:hint="eastAsia"/>
          <w:color w:val="000000"/>
          <w:szCs w:val="24"/>
        </w:rPr>
        <w:t>返还手续费</w:t>
      </w:r>
      <w:r>
        <w:rPr>
          <w:rFonts w:ascii="Times New Roman" w:cs="Times New Roman" w:hAnsi="Times New Roman"/>
          <w:color w:val="000000"/>
          <w:szCs w:val="24"/>
        </w:rPr>
        <w:t>。</w:t>
      </w:r>
    </w:p>
    <w:p>
      <w:pPr>
        <w:pStyle w:val="style179"/>
        <w:numPr>
          <w:ilvl w:val="0"/>
          <w:numId w:val="1"/>
        </w:numPr>
        <w:ind w:firstLine="480"/>
        <w:rPr>
          <w:rFonts w:ascii="Times New Roman" w:cs="Times New Roman" w:hAnsi="Times New Roman"/>
          <w:color w:val="000000"/>
          <w:szCs w:val="24"/>
        </w:rPr>
      </w:pPr>
      <w:r>
        <w:rPr>
          <w:rFonts w:ascii="Times New Roman" w:cs="Times New Roman" w:hAnsi="Times New Roman"/>
          <w:color w:val="000000"/>
          <w:szCs w:val="24"/>
        </w:rPr>
        <w:t>开发者生态奖励价值。开发者生态是竞猜链系统的重要组成部分，开发者通过基于竞猜链系统的开放</w:t>
      </w:r>
      <w:r>
        <w:rPr>
          <w:rFonts w:ascii="Times New Roman" w:cs="Times New Roman" w:hAnsi="Times New Roman"/>
          <w:color w:val="000000"/>
          <w:szCs w:val="24"/>
        </w:rPr>
        <w:t xml:space="preserve">API </w:t>
      </w:r>
      <w:r>
        <w:rPr>
          <w:rFonts w:ascii="Times New Roman" w:cs="Times New Roman" w:hAnsi="Times New Roman"/>
          <w:color w:val="000000"/>
          <w:szCs w:val="24"/>
        </w:rPr>
        <w:t>开发的区块链场景应用，需要向官方递交并冻结一定数量的</w:t>
      </w:r>
      <w:r>
        <w:rPr>
          <w:rFonts w:ascii="Times New Roman" w:cs="Times New Roman" w:hAnsi="Times New Roman" w:hint="eastAsia"/>
          <w:color w:val="000000"/>
          <w:szCs w:val="24"/>
        </w:rPr>
        <w:t>FGC</w:t>
      </w:r>
      <w:r>
        <w:rPr>
          <w:rFonts w:ascii="Times New Roman" w:cs="Times New Roman" w:hAnsi="Times New Roman"/>
          <w:color w:val="000000"/>
          <w:szCs w:val="24"/>
        </w:rPr>
        <w:t>。这些</w:t>
      </w:r>
      <w:r>
        <w:rPr>
          <w:rFonts w:ascii="Times New Roman" w:cs="Times New Roman" w:hAnsi="Times New Roman"/>
          <w:color w:val="000000"/>
          <w:szCs w:val="24"/>
        </w:rPr>
        <w:t>API</w:t>
      </w:r>
      <w:r>
        <w:rPr>
          <w:rFonts w:ascii="Times New Roman" w:cs="Times New Roman" w:hAnsi="Times New Roman"/>
          <w:color w:val="000000"/>
          <w:szCs w:val="24"/>
        </w:rPr>
        <w:t>不仅使开发者的成果有机会被消费者应用，获得丰厚的开发和发行回报，更能促进</w:t>
      </w:r>
      <w:r>
        <w:rPr>
          <w:rFonts w:ascii="Times New Roman" w:cs="Times New Roman" w:hAnsi="Times New Roman" w:hint="eastAsia"/>
          <w:color w:val="000000"/>
          <w:szCs w:val="24"/>
        </w:rPr>
        <w:t>FGC</w:t>
      </w:r>
      <w:r>
        <w:rPr>
          <w:rFonts w:ascii="Times New Roman" w:cs="Times New Roman" w:hAnsi="Times New Roman"/>
          <w:color w:val="000000"/>
          <w:szCs w:val="24"/>
        </w:rPr>
        <w:t xml:space="preserve"> Token</w:t>
      </w:r>
      <w:r>
        <w:rPr>
          <w:rFonts w:ascii="Times New Roman" w:cs="Times New Roman" w:hAnsi="Times New Roman"/>
          <w:color w:val="000000"/>
          <w:szCs w:val="24"/>
        </w:rPr>
        <w:t>的流通和规模化应用。</w:t>
      </w:r>
    </w:p>
    <w:p>
      <w:pPr>
        <w:pStyle w:val="style179"/>
        <w:numPr>
          <w:ilvl w:val="0"/>
          <w:numId w:val="1"/>
        </w:numPr>
        <w:ind w:firstLine="480"/>
        <w:rPr>
          <w:rFonts w:ascii="Times New Roman" w:cs="Times New Roman" w:hAnsi="Times New Roman"/>
          <w:color w:val="000000"/>
          <w:szCs w:val="24"/>
        </w:rPr>
      </w:pPr>
      <w:r>
        <w:rPr>
          <w:rFonts w:ascii="Times New Roman" w:cs="Times New Roman" w:hAnsi="Times New Roman"/>
          <w:color w:val="000000"/>
          <w:szCs w:val="24"/>
        </w:rPr>
        <w:t>系统回购销毁。竞猜链基金会将每年度收益的一部分进行</w:t>
      </w:r>
      <w:r>
        <w:rPr>
          <w:rFonts w:ascii="Times New Roman" w:cs="Times New Roman" w:hAnsi="Times New Roman" w:hint="eastAsia"/>
          <w:color w:val="000000"/>
          <w:szCs w:val="24"/>
        </w:rPr>
        <w:t>FGC</w:t>
      </w:r>
      <w:r>
        <w:rPr>
          <w:rFonts w:ascii="Times New Roman" w:cs="Times New Roman" w:hAnsi="Times New Roman"/>
          <w:color w:val="000000"/>
          <w:szCs w:val="24"/>
        </w:rPr>
        <w:t xml:space="preserve"> Token</w:t>
      </w:r>
      <w:r>
        <w:rPr>
          <w:rFonts w:ascii="Times New Roman" w:cs="Times New Roman" w:hAnsi="Times New Roman"/>
          <w:color w:val="000000"/>
          <w:szCs w:val="24"/>
        </w:rPr>
        <w:t>的回购，并进行销毁。</w:t>
      </w:r>
    </w:p>
    <w:p>
      <w:pPr>
        <w:pStyle w:val="style0"/>
        <w:ind w:firstLine="480"/>
        <w:rPr>
          <w:rFonts w:ascii="Times New Roman" w:cs="Times New Roman" w:hAnsi="Times New Roman"/>
          <w:color w:val="000000"/>
          <w:szCs w:val="24"/>
        </w:rPr>
      </w:pPr>
    </w:p>
    <w:p>
      <w:pPr>
        <w:pStyle w:val="style2"/>
        <w:rPr/>
      </w:pPr>
      <w:r>
        <w:t xml:space="preserve"> </w:t>
      </w:r>
      <w:bookmarkStart w:id="59" w:name="_Toc516490174"/>
      <w:r>
        <w:rPr>
          <w:rFonts w:hint="eastAsia"/>
        </w:rPr>
        <w:t>FGC</w:t>
      </w:r>
      <w:r>
        <w:t xml:space="preserve"> Token</w:t>
      </w:r>
      <w:bookmarkEnd w:id="59"/>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shd w:val="clear" w:color="auto" w:fill="ffffff"/>
        </w:rPr>
        <w:t>FGC</w:t>
      </w:r>
      <w:r>
        <w:rPr>
          <w:rFonts w:ascii="Times New Roman" w:cs="Times New Roman" w:hAnsi="Times New Roman"/>
          <w:color w:val="000000"/>
          <w:szCs w:val="24"/>
          <w:shd w:val="clear" w:color="auto" w:fill="ffffff"/>
        </w:rPr>
        <w:t>是参与竞猜链场景应用的必要</w:t>
      </w:r>
      <w:r>
        <w:rPr>
          <w:rFonts w:ascii="Times New Roman" w:cs="Times New Roman" w:hAnsi="Times New Roman"/>
          <w:color w:val="000000"/>
          <w:szCs w:val="24"/>
          <w:shd w:val="clear" w:color="auto" w:fill="ffffff"/>
        </w:rPr>
        <w:t>Token</w:t>
      </w:r>
      <w:r>
        <w:rPr>
          <w:rFonts w:ascii="Times New Roman" w:cs="Times New Roman" w:hAnsi="Times New Roman"/>
          <w:color w:val="000000"/>
          <w:szCs w:val="24"/>
          <w:shd w:val="clear" w:color="auto" w:fill="ffffff"/>
        </w:rPr>
        <w:t>。</w:t>
      </w:r>
      <w:r>
        <w:rPr>
          <w:rFonts w:ascii="Times New Roman" w:cs="Times New Roman" w:hAnsi="Times New Roman" w:hint="eastAsia"/>
          <w:color w:val="000000"/>
          <w:szCs w:val="24"/>
          <w:shd w:val="clear" w:color="auto" w:fill="ffffff"/>
        </w:rPr>
        <w:t>FGC</w:t>
      </w:r>
      <w:r>
        <w:rPr>
          <w:rFonts w:ascii="Times New Roman" w:cs="Times New Roman" w:hAnsi="Times New Roman"/>
          <w:color w:val="000000"/>
          <w:szCs w:val="24"/>
          <w:shd w:val="clear" w:color="auto" w:fill="ffffff"/>
        </w:rPr>
        <w:t>相比</w:t>
      </w:r>
      <w:r>
        <w:rPr>
          <w:rFonts w:ascii="Times New Roman" w:cs="Times New Roman" w:hAnsi="Times New Roman" w:hint="eastAsia"/>
          <w:color w:val="000000"/>
          <w:szCs w:val="24"/>
          <w:shd w:val="clear" w:color="auto" w:fill="ffffff"/>
        </w:rPr>
        <w:t>FGE</w:t>
      </w:r>
      <w:r>
        <w:rPr>
          <w:rFonts w:ascii="Times New Roman" w:cs="Times New Roman" w:hAnsi="Times New Roman"/>
          <w:color w:val="000000"/>
          <w:szCs w:val="24"/>
          <w:shd w:val="clear" w:color="auto" w:fill="ffffff"/>
        </w:rPr>
        <w:t>的好处是，可以保证</w:t>
      </w:r>
      <w:r>
        <w:rPr>
          <w:rFonts w:ascii="Times New Roman" w:cs="Times New Roman" w:hAnsi="Times New Roman" w:hint="eastAsia"/>
          <w:color w:val="000000"/>
          <w:szCs w:val="24"/>
          <w:shd w:val="clear" w:color="auto" w:fill="ffffff"/>
        </w:rPr>
        <w:t>FGC</w:t>
      </w:r>
      <w:r>
        <w:rPr>
          <w:rFonts w:ascii="Times New Roman" w:cs="Times New Roman" w:hAnsi="Times New Roman"/>
          <w:color w:val="000000"/>
          <w:szCs w:val="24"/>
          <w:shd w:val="clear" w:color="auto" w:fill="ffffff"/>
        </w:rPr>
        <w:t xml:space="preserve"> </w:t>
      </w:r>
      <w:r>
        <w:rPr>
          <w:rFonts w:ascii="Times New Roman" w:cs="Times New Roman" w:hAnsi="Times New Roman"/>
          <w:color w:val="000000"/>
          <w:szCs w:val="24"/>
          <w:shd w:val="clear" w:color="auto" w:fill="ffffff"/>
        </w:rPr>
        <w:t>在兑换成法币时保持价格恒定。</w:t>
      </w:r>
      <w:r>
        <w:rPr>
          <w:rFonts w:ascii="Times New Roman" w:cs="Times New Roman" w:hAnsi="Times New Roman"/>
          <w:color w:val="000000"/>
          <w:szCs w:val="24"/>
        </w:rPr>
        <w:t>用户为了参与竞猜和投注项目，需要用到</w:t>
      </w:r>
      <w:r>
        <w:rPr>
          <w:rFonts w:ascii="Times New Roman" w:cs="Times New Roman" w:hAnsi="Times New Roman" w:hint="eastAsia"/>
          <w:color w:val="000000"/>
          <w:szCs w:val="24"/>
        </w:rPr>
        <w:t>FGC</w:t>
      </w:r>
      <w:r>
        <w:rPr>
          <w:rFonts w:ascii="Times New Roman" w:cs="Times New Roman" w:hAnsi="Times New Roman"/>
          <w:color w:val="000000"/>
          <w:szCs w:val="24"/>
        </w:rPr>
        <w:t xml:space="preserve"> Token</w:t>
      </w:r>
      <w:r>
        <w:rPr>
          <w:rFonts w:ascii="Times New Roman" w:cs="Times New Roman" w:hAnsi="Times New Roman"/>
          <w:color w:val="000000"/>
          <w:szCs w:val="24"/>
        </w:rPr>
        <w:t>。</w:t>
      </w:r>
      <w:r>
        <w:rPr>
          <w:rFonts w:ascii="Times New Roman" w:cs="Times New Roman" w:hAnsi="Times New Roman" w:hint="eastAsia"/>
          <w:color w:val="000000"/>
          <w:szCs w:val="24"/>
        </w:rPr>
        <w:t>FGC</w:t>
      </w:r>
      <w:r>
        <w:rPr>
          <w:rFonts w:ascii="Times New Roman" w:cs="Times New Roman" w:hAnsi="Times New Roman"/>
          <w:color w:val="000000"/>
          <w:szCs w:val="24"/>
        </w:rPr>
        <w:t xml:space="preserve"> Token</w:t>
      </w:r>
      <w:r>
        <w:rPr>
          <w:rFonts w:ascii="Times New Roman" w:cs="Times New Roman" w:hAnsi="Times New Roman"/>
          <w:color w:val="000000"/>
          <w:szCs w:val="24"/>
        </w:rPr>
        <w:t>可以用</w:t>
      </w:r>
      <w:r>
        <w:rPr>
          <w:rFonts w:ascii="Times New Roman" w:cs="Times New Roman" w:hAnsi="Times New Roman" w:hint="eastAsia"/>
          <w:color w:val="000000"/>
          <w:szCs w:val="24"/>
        </w:rPr>
        <w:t>FGC</w:t>
      </w:r>
      <w:r>
        <w:rPr>
          <w:rFonts w:ascii="Times New Roman" w:cs="Times New Roman" w:hAnsi="Times New Roman" w:hint="eastAsia"/>
          <w:color w:val="c00000"/>
          <w:szCs w:val="24"/>
          <w:lang w:eastAsia="zh-CN"/>
        </w:rPr>
        <w:t>（</w:t>
      </w:r>
      <w:r>
        <w:rPr>
          <w:rFonts w:cs="Times New Roman" w:hAnsi="Times New Roman" w:hint="eastAsia"/>
          <w:color w:val="c00000"/>
          <w:szCs w:val="24"/>
          <w:lang w:eastAsia="zh-CN"/>
        </w:rPr>
        <w:t>FGE</w:t>
      </w:r>
      <w:r>
        <w:rPr>
          <w:rFonts w:ascii="Times New Roman" w:cs="Times New Roman" w:hAnsi="Times New Roman" w:hint="eastAsia"/>
          <w:color w:val="c00000"/>
          <w:szCs w:val="24"/>
          <w:lang w:eastAsia="zh-CN"/>
        </w:rPr>
        <w:t>）</w:t>
      </w:r>
      <w:r>
        <w:rPr>
          <w:rFonts w:ascii="Times New Roman" w:cs="Times New Roman" w:hAnsi="Times New Roman"/>
          <w:color w:val="000000"/>
          <w:szCs w:val="24"/>
        </w:rPr>
        <w:t xml:space="preserve"> Token</w:t>
      </w:r>
      <w:r>
        <w:rPr>
          <w:rFonts w:ascii="Times New Roman" w:cs="Times New Roman" w:hAnsi="Times New Roman"/>
          <w:color w:val="000000"/>
          <w:szCs w:val="24"/>
        </w:rPr>
        <w:t>兑换，也可以通过</w:t>
      </w:r>
      <w:r>
        <w:rPr>
          <w:rFonts w:ascii="Times New Roman" w:cs="Times New Roman" w:hAnsi="Times New Roman"/>
          <w:color w:val="000000"/>
          <w:szCs w:val="24"/>
        </w:rPr>
        <w:t>OTC</w:t>
      </w:r>
      <w:r>
        <w:rPr>
          <w:rFonts w:ascii="Times New Roman" w:cs="Times New Roman" w:hAnsi="Times New Roman"/>
          <w:color w:val="000000"/>
          <w:szCs w:val="24"/>
        </w:rPr>
        <w:t>市场购买</w:t>
      </w:r>
      <w:r>
        <w:rPr>
          <w:rFonts w:ascii="Times New Roman" w:cs="Times New Roman" w:hAnsi="Times New Roman" w:hint="eastAsia"/>
          <w:color w:val="000000"/>
          <w:szCs w:val="24"/>
        </w:rPr>
        <w:t>FGC</w:t>
      </w:r>
      <w:r>
        <w:rPr>
          <w:rFonts w:ascii="Times New Roman" w:cs="Times New Roman" w:hAnsi="Times New Roman"/>
          <w:color w:val="000000"/>
          <w:szCs w:val="24"/>
        </w:rPr>
        <w:t xml:space="preserve"> Token</w:t>
      </w:r>
      <w:r>
        <w:rPr>
          <w:rFonts w:ascii="Times New Roman" w:cs="Times New Roman" w:hAnsi="Times New Roman"/>
          <w:color w:val="000000"/>
          <w:szCs w:val="24"/>
        </w:rPr>
        <w:t>。通过为有价资产在高</w:t>
      </w:r>
      <w:r>
        <w:rPr>
          <w:rFonts w:ascii="Times New Roman" w:cs="Times New Roman" w:hAnsi="Times New Roman"/>
          <w:color w:val="000000"/>
          <w:szCs w:val="24"/>
        </w:rPr>
        <w:t>效区</w:t>
      </w:r>
      <w:r>
        <w:rPr>
          <w:rFonts w:ascii="Times New Roman" w:cs="Times New Roman" w:hAnsi="Times New Roman"/>
          <w:color w:val="000000"/>
          <w:szCs w:val="24"/>
        </w:rPr>
        <w:t>块链网络上发行对应数字资产，提供兑换服务，以使得竞猜链体系中的使用和兑换更加灵活便利。</w:t>
      </w:r>
    </w:p>
    <w:p>
      <w:pPr>
        <w:pStyle w:val="style0"/>
        <w:ind w:firstLine="480"/>
        <w:rPr>
          <w:rFonts w:ascii="Times New Roman" w:cs="Times New Roman" w:hAnsi="Times New Roman"/>
          <w:color w:val="c00000"/>
          <w:szCs w:val="24"/>
        </w:rPr>
      </w:pPr>
      <w:r>
        <w:rPr>
          <w:rFonts w:ascii="Times New Roman" w:cs="Times New Roman" w:hAnsi="Times New Roman" w:hint="eastAsia"/>
          <w:color w:val="000000"/>
          <w:szCs w:val="24"/>
        </w:rPr>
        <w:t>FGC</w:t>
      </w:r>
      <w:r>
        <w:rPr>
          <w:rFonts w:ascii="Times New Roman" w:cs="Times New Roman" w:hAnsi="Times New Roman"/>
          <w:color w:val="000000"/>
          <w:szCs w:val="24"/>
        </w:rPr>
        <w:t xml:space="preserve"> Token</w:t>
      </w:r>
      <w:r>
        <w:rPr>
          <w:rFonts w:ascii="Times New Roman" w:cs="Times New Roman" w:hAnsi="Times New Roman"/>
          <w:color w:val="000000"/>
          <w:szCs w:val="24"/>
        </w:rPr>
        <w:t>的发布基于联盟链</w:t>
      </w:r>
      <w:r>
        <w:rPr>
          <w:rFonts w:cs="Times New Roman" w:hAnsi="Times New Roman" w:hint="eastAsia"/>
          <w:color w:val="c00000"/>
          <w:szCs w:val="24"/>
          <w:lang w:eastAsia="zh-CN"/>
        </w:rPr>
        <w:t>(专有链)</w:t>
      </w:r>
      <w:r>
        <w:rPr>
          <w:rFonts w:ascii="Times New Roman" w:cs="Times New Roman" w:hAnsi="Times New Roman"/>
          <w:color w:val="000000"/>
          <w:szCs w:val="24"/>
        </w:rPr>
        <w:t>网络，</w:t>
      </w:r>
      <w:r>
        <w:rPr>
          <w:rFonts w:ascii="Times New Roman" w:cs="Times New Roman" w:hAnsi="Times New Roman" w:hint="eastAsia"/>
          <w:color w:val="000000"/>
          <w:szCs w:val="24"/>
        </w:rPr>
        <w:t>由各国政府机构、相关部门组织发行，</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非各国政府发行</w:t>
      </w:r>
      <w:r>
        <w:rPr>
          <w:rFonts w:ascii="Times New Roman" w:cs="Times New Roman" w:hAnsi="Times New Roman" w:hint="eastAsia"/>
          <w:color w:val="c00000"/>
          <w:szCs w:val="24"/>
          <w:lang w:eastAsia="zh-CN"/>
        </w:rPr>
        <w:t>）</w:t>
      </w:r>
      <w:r>
        <w:rPr>
          <w:rFonts w:ascii="Times New Roman" w:cs="Times New Roman" w:hAnsi="Times New Roman"/>
          <w:color w:val="000000"/>
          <w:szCs w:val="24"/>
        </w:rPr>
        <w:t>并严格按存储资产</w:t>
      </w:r>
      <w:r>
        <w:rPr>
          <w:rFonts w:ascii="Times New Roman" w:cs="Times New Roman" w:hAnsi="Times New Roman"/>
          <w:color w:val="000000"/>
          <w:szCs w:val="24"/>
        </w:rPr>
        <w:t>1</w:t>
      </w:r>
      <w:r>
        <w:rPr>
          <w:rFonts w:ascii="Times New Roman" w:cs="Times New Roman" w:hAnsi="Times New Roman"/>
          <w:color w:val="000000"/>
          <w:szCs w:val="24"/>
        </w:rPr>
        <w:t>：</w:t>
      </w:r>
      <w:r>
        <w:rPr>
          <w:rFonts w:ascii="Times New Roman" w:cs="Times New Roman" w:hAnsi="Times New Roman"/>
          <w:color w:val="000000"/>
          <w:szCs w:val="24"/>
        </w:rPr>
        <w:t>1</w:t>
      </w:r>
      <w:r>
        <w:rPr>
          <w:rFonts w:ascii="Times New Roman" w:cs="Times New Roman" w:hAnsi="Times New Roman"/>
          <w:color w:val="000000"/>
          <w:szCs w:val="24"/>
        </w:rPr>
        <w:t>的比例在</w:t>
      </w:r>
      <w:r>
        <w:rPr>
          <w:rFonts w:ascii="Times New Roman" w:cs="Times New Roman" w:hAnsi="Times New Roman"/>
          <w:color w:val="000000"/>
          <w:szCs w:val="24"/>
        </w:rPr>
        <w:t>以太坊上发行</w:t>
      </w:r>
      <w:r>
        <w:rPr>
          <w:rFonts w:ascii="Times New Roman" w:cs="Times New Roman" w:hAnsi="Times New Roman"/>
          <w:color w:val="000000"/>
          <w:szCs w:val="24"/>
        </w:rPr>
        <w:t>对应数字资产，可在</w:t>
      </w:r>
      <w:r>
        <w:rPr>
          <w:rFonts w:ascii="Times New Roman" w:cs="Times New Roman" w:hAnsi="Times New Roman"/>
          <w:color w:val="000000"/>
          <w:szCs w:val="24"/>
        </w:rPr>
        <w:t>P2P</w:t>
      </w:r>
      <w:r>
        <w:rPr>
          <w:rFonts w:ascii="Times New Roman" w:cs="Times New Roman" w:hAnsi="Times New Roman"/>
          <w:color w:val="000000"/>
          <w:szCs w:val="24"/>
        </w:rPr>
        <w:t>、匿名、安全、去中心化的环境中自由交易。同时</w:t>
      </w:r>
      <w:r>
        <w:rPr>
          <w:rFonts w:ascii="Times New Roman" w:cs="Times New Roman" w:hAnsi="Times New Roman" w:hint="eastAsia"/>
          <w:color w:val="000000"/>
          <w:szCs w:val="24"/>
        </w:rPr>
        <w:t>FGC</w:t>
      </w:r>
      <w:r>
        <w:rPr>
          <w:rFonts w:ascii="Times New Roman" w:cs="Times New Roman" w:hAnsi="Times New Roman"/>
          <w:color w:val="000000"/>
          <w:szCs w:val="24"/>
        </w:rPr>
        <w:t>提供有价资产与发行的数字资产的兑付服务，并保证发行的数字货币的价值。</w:t>
      </w:r>
      <w:r>
        <w:rPr>
          <w:rFonts w:ascii="Times New Roman" w:cs="Times New Roman" w:hAnsi="Times New Roman" w:hint="eastAsia"/>
          <w:color w:val="c00000"/>
          <w:szCs w:val="24"/>
          <w:lang w:eastAsia="zh-CN"/>
        </w:rPr>
        <w:t>（</w:t>
      </w:r>
      <w:r>
        <w:rPr>
          <w:rFonts w:ascii="Times New Roman" w:cs="Times New Roman" w:hAnsi="Times New Roman" w:hint="eastAsia"/>
          <w:color w:val="c00000"/>
          <w:szCs w:val="24"/>
          <w:lang w:eastAsia="zh-CN"/>
        </w:rPr>
        <w:t>此段似抄自</w:t>
      </w:r>
      <w:r>
        <w:rPr>
          <w:rFonts w:cs="Times New Roman" w:hAnsi="Times New Roman" w:hint="eastAsia"/>
          <w:color w:val="c00000"/>
          <w:szCs w:val="24"/>
          <w:lang w:eastAsia="zh-CN"/>
        </w:rPr>
        <w:t>winchai</w:t>
      </w:r>
      <w:r>
        <w:rPr>
          <w:rFonts w:cs="Times New Roman" w:hAnsi="Times New Roman" w:hint="eastAsia"/>
          <w:color w:val="c00000"/>
          <w:szCs w:val="24"/>
          <w:lang w:eastAsia="zh-CN"/>
        </w:rPr>
        <w:t>n，</w:t>
      </w:r>
      <w:r>
        <w:rPr>
          <w:rFonts w:cs="Times New Roman" w:hAnsi="Times New Roman" w:hint="eastAsia"/>
          <w:color w:val="c00000"/>
          <w:szCs w:val="24"/>
          <w:lang w:eastAsia="zh-CN"/>
        </w:rPr>
        <w:t>需修改调整</w:t>
      </w:r>
      <w:r>
        <w:rPr>
          <w:rFonts w:ascii="Times New Roman" w:cs="Times New Roman" w:hAnsi="Times New Roman" w:hint="eastAsia"/>
          <w:color w:val="c00000"/>
          <w:szCs w:val="24"/>
          <w:lang w:eastAsia="zh-CN"/>
        </w:rPr>
        <w:t>）</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6.4 FGE T</w:t>
      </w:r>
      <w:r>
        <w:rPr>
          <w:rFonts w:ascii="Times New Roman" w:cs="Times New Roman" w:hAnsi="Times New Roman" w:hint="eastAsia"/>
          <w:color w:val="000000"/>
          <w:szCs w:val="24"/>
        </w:rPr>
        <w:t>oken</w:t>
      </w:r>
      <w:r>
        <w:rPr>
          <w:rFonts w:ascii="Times New Roman" w:cs="Times New Roman" w:hAnsi="Times New Roman" w:hint="eastAsia"/>
          <w:color w:val="000000"/>
          <w:szCs w:val="24"/>
        </w:rPr>
        <w:t>的发行方案</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 xml:space="preserve"> </w:t>
      </w:r>
      <w:r>
        <w:rPr>
          <w:rFonts w:ascii="Times New Roman" w:cs="Times New Roman" w:hAnsi="Times New Roman" w:hint="eastAsia"/>
          <w:color w:val="000000"/>
          <w:szCs w:val="24"/>
        </w:rPr>
        <w:t>6.4.1</w:t>
      </w:r>
      <w:r>
        <w:rPr>
          <w:rFonts w:ascii="Times New Roman" w:cs="Times New Roman" w:hAnsi="Times New Roman" w:hint="eastAsia"/>
          <w:color w:val="000000"/>
          <w:szCs w:val="24"/>
        </w:rPr>
        <w:t xml:space="preserve">  </w:t>
      </w:r>
      <w:r>
        <w:rPr>
          <w:rFonts w:ascii="Times New Roman" w:cs="Times New Roman" w:hAnsi="Times New Roman" w:hint="eastAsia"/>
          <w:color w:val="000000"/>
          <w:szCs w:val="24"/>
        </w:rPr>
        <w:t>FGE Token</w:t>
      </w:r>
      <w:r>
        <w:rPr>
          <w:rFonts w:ascii="Times New Roman" w:cs="Times New Roman" w:hAnsi="Times New Roman" w:hint="eastAsia"/>
          <w:color w:val="000000"/>
          <w:szCs w:val="24"/>
        </w:rPr>
        <w:t>共发行</w:t>
      </w:r>
      <w:r>
        <w:rPr>
          <w:rFonts w:ascii="Times New Roman" w:cs="Times New Roman" w:hAnsi="Times New Roman" w:hint="eastAsia"/>
          <w:color w:val="000000"/>
          <w:szCs w:val="24"/>
        </w:rPr>
        <w:t xml:space="preserve"> </w:t>
      </w:r>
      <w:r>
        <w:rPr>
          <w:rFonts w:ascii="Times New Roman" w:cs="Times New Roman" w:hAnsi="Times New Roman" w:hint="eastAsia"/>
          <w:color w:val="000000"/>
          <w:szCs w:val="24"/>
        </w:rPr>
        <w:t>1</w:t>
      </w:r>
      <w:r>
        <w:rPr>
          <w:rFonts w:ascii="Times New Roman" w:cs="Times New Roman" w:hAnsi="Times New Roman" w:hint="eastAsia"/>
          <w:color w:val="000000"/>
          <w:szCs w:val="24"/>
        </w:rPr>
        <w:t xml:space="preserve">0 </w:t>
      </w:r>
      <w:r>
        <w:rPr>
          <w:rFonts w:ascii="Times New Roman" w:cs="Times New Roman" w:hAnsi="Times New Roman" w:hint="eastAsia"/>
          <w:color w:val="000000"/>
          <w:szCs w:val="24"/>
        </w:rPr>
        <w:t>亿枚，由</w:t>
      </w:r>
      <w:r>
        <w:rPr>
          <w:rFonts w:ascii="Times New Roman" w:cs="Times New Roman" w:hAnsi="Times New Roman" w:hint="eastAsia"/>
          <w:color w:val="000000"/>
          <w:szCs w:val="24"/>
        </w:rPr>
        <w:t xml:space="preserve"> </w:t>
      </w:r>
      <w:r>
        <w:rPr>
          <w:rFonts w:ascii="Times New Roman" w:cs="Times New Roman" w:hAnsi="Times New Roman" w:hint="eastAsia"/>
          <w:color w:val="000000"/>
          <w:szCs w:val="24"/>
        </w:rPr>
        <w:t>竞猜</w:t>
      </w:r>
      <w:r>
        <w:rPr>
          <w:rFonts w:ascii="Times New Roman" w:cs="Times New Roman" w:hAnsi="Times New Roman" w:hint="eastAsia"/>
          <w:color w:val="000000"/>
          <w:szCs w:val="24"/>
        </w:rPr>
        <w:t>链一次性创设出来，其总量上限已设定，不可更改，永不增发</w:t>
      </w:r>
      <w:r>
        <w:rPr>
          <w:rFonts w:ascii="Times New Roman" w:cs="Times New Roman" w:hAnsi="Times New Roman" w:hint="eastAsia"/>
          <w:color w:val="000000"/>
          <w:szCs w:val="24"/>
        </w:rPr>
        <w:t>。</w:t>
      </w:r>
      <w:r>
        <w:rPr>
          <w:rFonts w:ascii="Times New Roman" w:cs="Times New Roman" w:hAnsi="Times New Roman" w:hint="eastAsia"/>
          <w:color w:val="000000"/>
          <w:szCs w:val="24"/>
        </w:rPr>
        <w:t>FGE</w:t>
      </w:r>
      <w:r>
        <w:rPr>
          <w:rFonts w:ascii="Times New Roman" w:cs="Times New Roman" w:hAnsi="Times New Roman"/>
          <w:color w:val="000000"/>
          <w:szCs w:val="24"/>
        </w:rPr>
        <w:t xml:space="preserve"> </w:t>
      </w:r>
      <w:r>
        <w:rPr>
          <w:rFonts w:ascii="Times New Roman" w:cs="Times New Roman" w:hAnsi="Times New Roman" w:hint="eastAsia"/>
          <w:color w:val="000000"/>
          <w:szCs w:val="24"/>
        </w:rPr>
        <w:t xml:space="preserve"> Token</w:t>
      </w:r>
      <w:r>
        <w:rPr>
          <w:rFonts w:ascii="Times New Roman" w:cs="Times New Roman" w:hAnsi="Times New Roman" w:hint="eastAsia"/>
          <w:color w:val="000000"/>
          <w:szCs w:val="24"/>
        </w:rPr>
        <w:t>按照一定的规则和比例分配给不同</w:t>
      </w:r>
      <w:r>
        <w:rPr>
          <w:rFonts w:ascii="Times New Roman" w:cs="Times New Roman" w:hAnsi="Times New Roman" w:hint="eastAsia"/>
          <w:color w:val="000000"/>
          <w:szCs w:val="24"/>
        </w:rPr>
        <w:t>的持有人，其中一定比例的</w:t>
      </w:r>
      <w:r>
        <w:rPr>
          <w:rFonts w:ascii="Times New Roman" w:cs="Times New Roman" w:hAnsi="Times New Roman" w:hint="eastAsia"/>
          <w:color w:val="000000"/>
          <w:szCs w:val="24"/>
        </w:rPr>
        <w:t>FGE</w:t>
      </w:r>
      <w:r>
        <w:rPr>
          <w:rFonts w:ascii="Times New Roman" w:cs="Times New Roman" w:hAnsi="Times New Roman"/>
          <w:color w:val="000000"/>
          <w:szCs w:val="24"/>
        </w:rPr>
        <w:t xml:space="preserve"> </w:t>
      </w:r>
      <w:r>
        <w:rPr>
          <w:rFonts w:ascii="Times New Roman" w:cs="Times New Roman" w:hAnsi="Times New Roman" w:hint="eastAsia"/>
          <w:color w:val="000000"/>
          <w:szCs w:val="24"/>
        </w:rPr>
        <w:t xml:space="preserve"> Token</w:t>
      </w:r>
      <w:r>
        <w:rPr>
          <w:rFonts w:ascii="Times New Roman" w:cs="Times New Roman" w:hAnsi="Times New Roman" w:hint="eastAsia"/>
          <w:color w:val="000000"/>
          <w:szCs w:val="24"/>
        </w:rPr>
        <w:t>在合适国家</w:t>
      </w:r>
      <w:r>
        <w:rPr>
          <w:rFonts w:ascii="Times New Roman" w:cs="Times New Roman" w:hAnsi="Times New Roman" w:hint="eastAsia"/>
          <w:color w:val="000000"/>
          <w:szCs w:val="24"/>
        </w:rPr>
        <w:t>以</w:t>
      </w:r>
      <w:r>
        <w:rPr>
          <w:rFonts w:ascii="Times New Roman" w:cs="Times New Roman" w:hAnsi="Times New Roman" w:hint="eastAsia"/>
          <w:color w:val="000000"/>
          <w:szCs w:val="24"/>
        </w:rPr>
        <w:t>合</w:t>
      </w:r>
      <w:r>
        <w:rPr>
          <w:rFonts w:ascii="Times New Roman" w:cs="Times New Roman" w:hAnsi="Times New Roman" w:hint="eastAsia"/>
          <w:color w:val="000000"/>
          <w:szCs w:val="24"/>
        </w:rPr>
        <w:t>规</w:t>
      </w:r>
      <w:r>
        <w:rPr>
          <w:rFonts w:ascii="Times New Roman" w:cs="Times New Roman" w:hAnsi="Times New Roman" w:hint="eastAsia"/>
          <w:color w:val="000000"/>
          <w:szCs w:val="24"/>
        </w:rPr>
        <w:t>性</w:t>
      </w:r>
      <w:r>
        <w:rPr>
          <w:rFonts w:ascii="Times New Roman" w:cs="Times New Roman" w:hAnsi="Times New Roman" w:hint="eastAsia"/>
          <w:color w:val="000000"/>
          <w:szCs w:val="24"/>
        </w:rPr>
        <w:t>方式向合适人群进行募资，用于</w:t>
      </w:r>
      <w:r>
        <w:rPr>
          <w:rFonts w:ascii="Times New Roman" w:cs="Times New Roman" w:hAnsi="Times New Roman" w:hint="eastAsia"/>
          <w:color w:val="000000"/>
          <w:szCs w:val="24"/>
        </w:rPr>
        <w:t>竞猜</w:t>
      </w:r>
      <w:r>
        <w:rPr>
          <w:rFonts w:ascii="Times New Roman" w:cs="Times New Roman" w:hAnsi="Times New Roman" w:hint="eastAsia"/>
          <w:color w:val="000000"/>
          <w:szCs w:val="24"/>
        </w:rPr>
        <w:t>链项目</w:t>
      </w:r>
      <w:r>
        <w:rPr>
          <w:rFonts w:ascii="Times New Roman" w:cs="Times New Roman" w:hAnsi="Times New Roman" w:hint="eastAsia"/>
          <w:color w:val="000000"/>
          <w:szCs w:val="24"/>
        </w:rPr>
        <w:t>的执行和运维，包括</w:t>
      </w:r>
      <w:r>
        <w:rPr>
          <w:rFonts w:ascii="Times New Roman" w:cs="Times New Roman" w:hAnsi="Times New Roman" w:hint="eastAsia"/>
          <w:color w:val="000000"/>
          <w:szCs w:val="24"/>
        </w:rPr>
        <w:t>但不限于本白皮书所涉及的技术研发建设</w:t>
      </w:r>
      <w:r>
        <w:rPr>
          <w:rFonts w:ascii="Times New Roman" w:cs="Times New Roman" w:hAnsi="Times New Roman" w:hint="eastAsia"/>
          <w:color w:val="000000"/>
          <w:szCs w:val="24"/>
        </w:rPr>
        <w:t>及迭代，以及市场运营等。</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6.4.2  FGE Token</w:t>
      </w:r>
      <w:r>
        <w:rPr>
          <w:rFonts w:ascii="Times New Roman" w:cs="Times New Roman" w:hAnsi="Times New Roman" w:hint="eastAsia"/>
          <w:color w:val="000000"/>
          <w:szCs w:val="24"/>
        </w:rPr>
        <w:t>分配方案</w:t>
      </w:r>
    </w:p>
    <w:tbl>
      <w:tblPr>
        <w:tblStyle w:val="style154"/>
        <w:tblW w:w="8522" w:type="dxa"/>
        <w:tblLayout w:type="fixed"/>
        <w:tblLook w:val="04A0" w:firstRow="1" w:lastRow="0" w:firstColumn="1" w:lastColumn="0" w:noHBand="0" w:noVBand="1"/>
      </w:tblPr>
      <w:tblGrid>
        <w:gridCol w:w="1256"/>
        <w:gridCol w:w="1095"/>
        <w:gridCol w:w="2565"/>
        <w:gridCol w:w="3606"/>
      </w:tblGrid>
      <w:tr>
        <w:trPr/>
        <w:tc>
          <w:tcPr>
            <w:tcW w:w="1256" w:type="dxa"/>
            <w:tcBorders/>
          </w:tcPr>
          <w:p>
            <w:pPr>
              <w:pStyle w:val="style0"/>
              <w:ind w:firstLine="0" w:firstLineChars="0"/>
              <w:rPr>
                <w:rFonts w:ascii="Times New Roman" w:cs="Times New Roman" w:hAnsi="Times New Roman"/>
                <w:color w:val="000000"/>
                <w:szCs w:val="24"/>
              </w:rPr>
            </w:pPr>
            <w:r>
              <w:rPr>
                <w:rFonts w:ascii="Times New Roman" w:cs="Times New Roman" w:hAnsi="Times New Roman" w:hint="eastAsia"/>
                <w:color w:val="000000"/>
                <w:szCs w:val="24"/>
              </w:rPr>
              <w:t>比例</w:t>
            </w:r>
          </w:p>
        </w:tc>
        <w:tc>
          <w:tcPr>
            <w:tcW w:w="109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数量</w:t>
            </w:r>
          </w:p>
        </w:tc>
        <w:tc>
          <w:tcPr>
            <w:tcW w:w="256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分配方案</w:t>
            </w:r>
          </w:p>
        </w:tc>
        <w:tc>
          <w:tcPr>
            <w:tcW w:w="3606"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备注</w:t>
            </w:r>
            <w:r>
              <w:rPr>
                <w:rFonts w:ascii="Times New Roman" w:cs="Times New Roman" w:hAnsi="Times New Roman" w:hint="eastAsia"/>
                <w:color w:val="000000"/>
                <w:szCs w:val="24"/>
              </w:rPr>
              <w:t>说明</w:t>
            </w:r>
          </w:p>
        </w:tc>
      </w:tr>
      <w:tr>
        <w:tblPrEx/>
        <w:trPr/>
        <w:tc>
          <w:tcPr>
            <w:tcW w:w="1256"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50%</w:t>
            </w:r>
          </w:p>
        </w:tc>
        <w:tc>
          <w:tcPr>
            <w:tcW w:w="109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5</w:t>
            </w:r>
            <w:r>
              <w:rPr>
                <w:rFonts w:ascii="Times New Roman" w:cs="Times New Roman" w:hAnsi="Times New Roman" w:hint="eastAsia"/>
                <w:color w:val="000000"/>
                <w:szCs w:val="24"/>
              </w:rPr>
              <w:t>亿</w:t>
            </w:r>
          </w:p>
        </w:tc>
        <w:tc>
          <w:tcPr>
            <w:tcW w:w="256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合</w:t>
            </w:r>
            <w:r>
              <w:rPr>
                <w:rFonts w:ascii="Times New Roman" w:cs="Times New Roman" w:hAnsi="Times New Roman" w:hint="eastAsia"/>
                <w:color w:val="000000"/>
                <w:szCs w:val="24"/>
              </w:rPr>
              <w:t>规</w:t>
            </w:r>
            <w:r>
              <w:rPr>
                <w:rFonts w:ascii="Times New Roman" w:cs="Times New Roman" w:hAnsi="Times New Roman" w:hint="eastAsia"/>
                <w:color w:val="000000"/>
                <w:szCs w:val="24"/>
              </w:rPr>
              <w:t>方式向适当人群发售</w:t>
            </w:r>
          </w:p>
        </w:tc>
        <w:tc>
          <w:tcPr>
            <w:tcW w:w="3606" w:type="dxa"/>
            <w:tcBorders/>
          </w:tcPr>
          <w:p>
            <w:pPr>
              <w:pStyle w:val="style0"/>
              <w:ind w:firstLine="0" w:firstLineChars="0"/>
              <w:rPr>
                <w:rFonts w:ascii="Times New Roman" w:cs="Times New Roman" w:hAnsi="Times New Roman"/>
                <w:color w:val="000000"/>
                <w:szCs w:val="24"/>
              </w:rPr>
            </w:pPr>
            <w:r>
              <w:rPr>
                <w:rFonts w:ascii="Times New Roman" w:cs="Times New Roman" w:hAnsi="Times New Roman" w:hint="eastAsia"/>
                <w:color w:val="000000"/>
                <w:szCs w:val="24"/>
              </w:rPr>
              <w:t>用于</w:t>
            </w:r>
            <w:r>
              <w:rPr>
                <w:rFonts w:ascii="Times New Roman" w:cs="Times New Roman" w:hAnsi="Times New Roman" w:hint="eastAsia"/>
                <w:color w:val="000000"/>
                <w:szCs w:val="24"/>
              </w:rPr>
              <w:t>HeroChain</w:t>
            </w:r>
            <w:r>
              <w:rPr>
                <w:rFonts w:ascii="Times New Roman" w:cs="Times New Roman" w:hAnsi="Times New Roman"/>
                <w:color w:val="000000"/>
                <w:szCs w:val="24"/>
              </w:rPr>
              <w:t xml:space="preserve"> </w:t>
            </w:r>
            <w:r>
              <w:rPr>
                <w:rFonts w:ascii="Times New Roman" w:cs="Times New Roman" w:hAnsi="Times New Roman" w:hint="eastAsia"/>
                <w:color w:val="000000"/>
                <w:szCs w:val="24"/>
              </w:rPr>
              <w:t>公有链基金会的运营，主要包括开发、市场、运营、第三方机构服务等。</w:t>
            </w:r>
          </w:p>
          <w:p>
            <w:pPr>
              <w:pStyle w:val="style0"/>
              <w:ind w:firstLine="480"/>
              <w:rPr>
                <w:rFonts w:ascii="Times New Roman" w:cs="Times New Roman" w:hAnsi="Times New Roman"/>
                <w:color w:val="000000"/>
                <w:szCs w:val="24"/>
              </w:rPr>
            </w:pPr>
          </w:p>
        </w:tc>
      </w:tr>
      <w:tr>
        <w:tblPrEx/>
        <w:trPr/>
        <w:tc>
          <w:tcPr>
            <w:tcW w:w="1256"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25</w:t>
            </w:r>
            <w:r>
              <w:rPr>
                <w:rFonts w:ascii="Times New Roman" w:cs="Times New Roman" w:hAnsi="Times New Roman" w:hint="eastAsia"/>
                <w:color w:val="000000"/>
                <w:szCs w:val="24"/>
              </w:rPr>
              <w:t>%</w:t>
            </w:r>
          </w:p>
        </w:tc>
        <w:tc>
          <w:tcPr>
            <w:tcW w:w="109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2.5</w:t>
            </w:r>
            <w:r>
              <w:rPr>
                <w:rFonts w:ascii="Times New Roman" w:cs="Times New Roman" w:hAnsi="Times New Roman" w:hint="eastAsia"/>
                <w:color w:val="000000"/>
                <w:szCs w:val="24"/>
              </w:rPr>
              <w:t>亿</w:t>
            </w:r>
          </w:p>
        </w:tc>
        <w:tc>
          <w:tcPr>
            <w:tcW w:w="256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创始团队</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开发团队</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顾问团队</w:t>
            </w:r>
          </w:p>
          <w:p>
            <w:pPr>
              <w:pStyle w:val="style0"/>
              <w:ind w:firstLine="480"/>
              <w:rPr>
                <w:rFonts w:ascii="Times New Roman" w:cs="Times New Roman" w:hAnsi="Times New Roman"/>
                <w:color w:val="000000"/>
                <w:szCs w:val="24"/>
              </w:rPr>
            </w:pPr>
          </w:p>
        </w:tc>
        <w:tc>
          <w:tcPr>
            <w:tcW w:w="3606" w:type="dxa"/>
            <w:tcBorders/>
          </w:tcPr>
          <w:p>
            <w:pPr>
              <w:pStyle w:val="style0"/>
              <w:ind w:firstLine="0" w:firstLineChars="0"/>
              <w:rPr>
                <w:rFonts w:ascii="Times New Roman" w:cs="Times New Roman" w:hAnsi="Times New Roman"/>
                <w:color w:val="000000"/>
                <w:szCs w:val="24"/>
              </w:rPr>
            </w:pPr>
            <w:r>
              <w:rPr>
                <w:rFonts w:ascii="Times New Roman" w:cs="Times New Roman" w:hAnsi="Times New Roman" w:hint="eastAsia"/>
                <w:color w:val="000000"/>
                <w:szCs w:val="24"/>
              </w:rPr>
              <w:t>用于奖励在竞猜链建设、开发过程中做出努力和贡献的相关团队，感谢他们以人力资源、技术开发、社群建设等形式对</w:t>
            </w:r>
            <w:r>
              <w:rPr>
                <w:rFonts w:ascii="Times New Roman" w:cs="Times New Roman" w:hAnsi="Times New Roman" w:hint="eastAsia"/>
                <w:color w:val="000000"/>
                <w:szCs w:val="24"/>
              </w:rPr>
              <w:t>有链社区项目的支持。代币将会在</w:t>
            </w:r>
            <w:r>
              <w:rPr>
                <w:rFonts w:ascii="Times New Roman" w:cs="Times New Roman" w:hAnsi="Times New Roman" w:hint="eastAsia"/>
                <w:color w:val="000000"/>
                <w:szCs w:val="24"/>
              </w:rPr>
              <w:t>1</w:t>
            </w:r>
            <w:r>
              <w:rPr>
                <w:rFonts w:ascii="Times New Roman" w:cs="Times New Roman" w:hAnsi="Times New Roman" w:hint="eastAsia"/>
                <w:color w:val="000000"/>
                <w:szCs w:val="24"/>
              </w:rPr>
              <w:t>年内被</w:t>
            </w:r>
            <w:r>
              <w:rPr>
                <w:rFonts w:ascii="Times New Roman" w:cs="Times New Roman" w:hAnsi="Times New Roman" w:hint="eastAsia"/>
                <w:color w:val="000000"/>
                <w:szCs w:val="24"/>
              </w:rPr>
              <w:t>锁定，不可以进行流通，在</w:t>
            </w:r>
            <w:r>
              <w:rPr>
                <w:rFonts w:ascii="Times New Roman" w:cs="Times New Roman" w:hAnsi="Times New Roman" w:hint="eastAsia"/>
                <w:color w:val="000000"/>
                <w:szCs w:val="24"/>
              </w:rPr>
              <w:t>锁定结束后的两年时间内按月线性释放。</w:t>
            </w:r>
          </w:p>
        </w:tc>
      </w:tr>
      <w:tr>
        <w:tblPrEx/>
        <w:trPr/>
        <w:tc>
          <w:tcPr>
            <w:tcW w:w="1256"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10%</w:t>
            </w:r>
          </w:p>
        </w:tc>
        <w:tc>
          <w:tcPr>
            <w:tcW w:w="109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1</w:t>
            </w:r>
            <w:r>
              <w:rPr>
                <w:rFonts w:ascii="Times New Roman" w:cs="Times New Roman" w:hAnsi="Times New Roman" w:hint="eastAsia"/>
                <w:color w:val="000000"/>
                <w:szCs w:val="24"/>
              </w:rPr>
              <w:t>亿</w:t>
            </w:r>
          </w:p>
        </w:tc>
        <w:tc>
          <w:tcPr>
            <w:tcW w:w="256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市场推广</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商业分配</w:t>
            </w:r>
          </w:p>
        </w:tc>
        <w:tc>
          <w:tcPr>
            <w:tcW w:w="3606" w:type="dxa"/>
            <w:tcBorders/>
          </w:tcPr>
          <w:p>
            <w:pPr>
              <w:pStyle w:val="style0"/>
              <w:ind w:firstLine="0" w:firstLineChars="0"/>
              <w:rPr>
                <w:rFonts w:ascii="Times New Roman" w:cs="Times New Roman" w:hAnsi="Times New Roman"/>
                <w:color w:val="000000"/>
                <w:szCs w:val="24"/>
              </w:rPr>
            </w:pPr>
            <w:r>
              <w:rPr>
                <w:rFonts w:ascii="Times New Roman" w:cs="Times New Roman" w:hAnsi="Times New Roman" w:hint="eastAsia"/>
                <w:color w:val="000000"/>
                <w:szCs w:val="24"/>
              </w:rPr>
              <w:t>在寻求资源整合、权益置换、社群支持等过程中的商业分配，以及用于支持项目推广和平台完善所需要的技术交流</w:t>
            </w:r>
            <w:r>
              <w:rPr>
                <w:rFonts w:ascii="Times New Roman" w:cs="Times New Roman" w:hAnsi="Times New Roman" w:hint="eastAsia"/>
                <w:color w:val="000000"/>
                <w:szCs w:val="24"/>
              </w:rPr>
              <w:t>，包含</w:t>
            </w:r>
            <w:r>
              <w:rPr>
                <w:rFonts w:ascii="Times New Roman" w:cs="Times New Roman" w:hAnsi="Times New Roman" w:hint="eastAsia"/>
                <w:color w:val="000000"/>
                <w:szCs w:val="24"/>
              </w:rPr>
              <w:t>“空投”等。</w:t>
            </w:r>
          </w:p>
        </w:tc>
      </w:tr>
      <w:tr>
        <w:tblPrEx/>
        <w:trPr/>
        <w:tc>
          <w:tcPr>
            <w:tcW w:w="1256"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10</w:t>
            </w:r>
            <w:r>
              <w:rPr>
                <w:rFonts w:ascii="Times New Roman" w:cs="Times New Roman" w:hAnsi="Times New Roman" w:hint="eastAsia"/>
                <w:color w:val="000000"/>
                <w:szCs w:val="24"/>
              </w:rPr>
              <w:t>%</w:t>
            </w:r>
          </w:p>
        </w:tc>
        <w:tc>
          <w:tcPr>
            <w:tcW w:w="109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1</w:t>
            </w:r>
            <w:r>
              <w:rPr>
                <w:rFonts w:ascii="Times New Roman" w:cs="Times New Roman" w:hAnsi="Times New Roman" w:hint="eastAsia"/>
                <w:color w:val="000000"/>
                <w:szCs w:val="24"/>
              </w:rPr>
              <w:t>亿</w:t>
            </w:r>
          </w:p>
        </w:tc>
        <w:tc>
          <w:tcPr>
            <w:tcW w:w="256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用户激励</w:t>
            </w:r>
          </w:p>
        </w:tc>
        <w:tc>
          <w:tcPr>
            <w:tcW w:w="3606" w:type="dxa"/>
            <w:tcBorders/>
          </w:tcPr>
          <w:p>
            <w:pPr>
              <w:pStyle w:val="style0"/>
              <w:ind w:firstLine="480"/>
              <w:rPr>
                <w:rFonts w:ascii="Times New Roman" w:cs="Times New Roman" w:hAnsi="Times New Roman"/>
                <w:color w:val="000000"/>
                <w:szCs w:val="24"/>
              </w:rPr>
            </w:pPr>
            <w:r>
              <w:rPr>
                <w:rFonts w:ascii="Times New Roman" w:cs="Times New Roman" w:hAnsi="Times New Roman"/>
                <w:color w:val="000000"/>
                <w:szCs w:val="24"/>
              </w:rPr>
              <w:t>每达成</w:t>
            </w:r>
            <w:r>
              <w:rPr>
                <w:rFonts w:ascii="Times New Roman" w:cs="Times New Roman" w:hAnsi="Times New Roman"/>
                <w:color w:val="000000"/>
                <w:szCs w:val="24"/>
              </w:rPr>
              <w:t>100</w:t>
            </w:r>
            <w:r>
              <w:rPr>
                <w:rFonts w:ascii="Times New Roman" w:cs="Times New Roman" w:hAnsi="Times New Roman" w:hint="eastAsia"/>
                <w:color w:val="000000"/>
                <w:szCs w:val="24"/>
              </w:rPr>
              <w:t>个</w:t>
            </w:r>
            <w:r>
              <w:rPr>
                <w:rFonts w:ascii="Times New Roman" w:cs="Times New Roman" w:hAnsi="Times New Roman" w:hint="eastAsia"/>
                <w:color w:val="000000"/>
                <w:szCs w:val="24"/>
              </w:rPr>
              <w:t>FGC</w:t>
            </w:r>
            <w:r>
              <w:rPr>
                <w:rFonts w:ascii="Times New Roman" w:cs="Times New Roman" w:hAnsi="Times New Roman"/>
                <w:color w:val="000000"/>
                <w:szCs w:val="24"/>
              </w:rPr>
              <w:t>的交易，就奖励其</w:t>
            </w:r>
            <w:r>
              <w:rPr>
                <w:rFonts w:ascii="Times New Roman" w:cs="Times New Roman" w:hAnsi="Times New Roman"/>
                <w:color w:val="000000"/>
                <w:szCs w:val="24"/>
              </w:rPr>
              <w:t>1</w:t>
            </w:r>
            <w:r>
              <w:rPr>
                <w:rFonts w:ascii="Times New Roman" w:cs="Times New Roman" w:hAnsi="Times New Roman"/>
                <w:color w:val="000000"/>
                <w:szCs w:val="24"/>
              </w:rPr>
              <w:t>个</w:t>
            </w:r>
            <w:r>
              <w:rPr>
                <w:rFonts w:ascii="Times New Roman" w:cs="Times New Roman" w:hAnsi="Times New Roman" w:hint="eastAsia"/>
                <w:color w:val="000000"/>
                <w:szCs w:val="24"/>
              </w:rPr>
              <w:t>FG</w:t>
            </w:r>
            <w:r>
              <w:rPr>
                <w:rFonts w:ascii="Times New Roman" w:cs="Times New Roman" w:hAnsi="Times New Roman" w:hint="eastAsia"/>
                <w:color w:val="000000"/>
                <w:szCs w:val="24"/>
              </w:rPr>
              <w:t>E</w:t>
            </w:r>
            <w:r>
              <w:rPr>
                <w:rFonts w:ascii="Times New Roman" w:cs="Times New Roman" w:hAnsi="Times New Roman"/>
                <w:color w:val="000000"/>
                <w:szCs w:val="24"/>
              </w:rPr>
              <w:t>。这对竞猜链平台成为一个使用者持续导入，不断自我生长的平台具有重要意义。</w:t>
            </w:r>
          </w:p>
        </w:tc>
      </w:tr>
      <w:tr>
        <w:tblPrEx/>
        <w:trPr/>
        <w:tc>
          <w:tcPr>
            <w:tcW w:w="1256"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5%</w:t>
            </w:r>
          </w:p>
        </w:tc>
        <w:tc>
          <w:tcPr>
            <w:tcW w:w="109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0.5</w:t>
            </w:r>
            <w:r>
              <w:rPr>
                <w:rFonts w:ascii="Times New Roman" w:cs="Times New Roman" w:hAnsi="Times New Roman" w:hint="eastAsia"/>
                <w:color w:val="000000"/>
                <w:szCs w:val="24"/>
              </w:rPr>
              <w:t>亿</w:t>
            </w:r>
          </w:p>
        </w:tc>
        <w:tc>
          <w:tcPr>
            <w:tcW w:w="256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基金会维护</w:t>
            </w:r>
          </w:p>
        </w:tc>
        <w:tc>
          <w:tcPr>
            <w:tcW w:w="3606" w:type="dxa"/>
            <w:tcBorders/>
          </w:tcPr>
          <w:p>
            <w:pPr>
              <w:pStyle w:val="style0"/>
              <w:ind w:firstLine="480"/>
              <w:rPr>
                <w:rFonts w:ascii="Times New Roman" w:cs="Times New Roman" w:hAnsi="Times New Roman"/>
                <w:color w:val="000000"/>
                <w:szCs w:val="24"/>
              </w:rPr>
            </w:pPr>
          </w:p>
        </w:tc>
      </w:tr>
      <w:tr>
        <w:tblPrEx/>
        <w:trPr/>
        <w:tc>
          <w:tcPr>
            <w:tcW w:w="1256" w:type="dxa"/>
            <w:tcBorders/>
          </w:tcPr>
          <w:p>
            <w:pPr>
              <w:pStyle w:val="style0"/>
              <w:ind w:firstLine="480"/>
              <w:rPr>
                <w:rFonts w:ascii="Times New Roman" w:cs="Times New Roman" w:hAnsi="Times New Roman"/>
                <w:color w:val="000000"/>
                <w:szCs w:val="24"/>
              </w:rPr>
            </w:pPr>
          </w:p>
        </w:tc>
        <w:tc>
          <w:tcPr>
            <w:tcW w:w="1095" w:type="dxa"/>
            <w:tcBorders/>
          </w:tcPr>
          <w:p>
            <w:pPr>
              <w:pStyle w:val="style0"/>
              <w:ind w:firstLine="480"/>
              <w:rPr>
                <w:rFonts w:ascii="Times New Roman" w:cs="Times New Roman" w:hAnsi="Times New Roman"/>
                <w:color w:val="000000"/>
                <w:szCs w:val="24"/>
              </w:rPr>
            </w:pPr>
          </w:p>
        </w:tc>
        <w:tc>
          <w:tcPr>
            <w:tcW w:w="2565" w:type="dxa"/>
            <w:tcBorders/>
          </w:tcPr>
          <w:p>
            <w:pPr>
              <w:pStyle w:val="style0"/>
              <w:ind w:firstLine="480"/>
              <w:rPr>
                <w:rFonts w:ascii="Times New Roman" w:cs="Times New Roman" w:hAnsi="Times New Roman"/>
                <w:color w:val="000000"/>
                <w:szCs w:val="24"/>
              </w:rPr>
            </w:pPr>
          </w:p>
        </w:tc>
        <w:tc>
          <w:tcPr>
            <w:tcW w:w="3606" w:type="dxa"/>
            <w:tcBorders/>
          </w:tcPr>
          <w:p>
            <w:pPr>
              <w:pStyle w:val="style0"/>
              <w:ind w:firstLine="480"/>
              <w:rPr>
                <w:rFonts w:ascii="Times New Roman" w:cs="Times New Roman" w:hAnsi="Times New Roman"/>
                <w:color w:val="000000"/>
                <w:szCs w:val="24"/>
              </w:rPr>
            </w:pPr>
          </w:p>
        </w:tc>
      </w:tr>
      <w:tr>
        <w:tblPrEx/>
        <w:trPr/>
        <w:tc>
          <w:tcPr>
            <w:tcW w:w="1256" w:type="dxa"/>
            <w:tcBorders/>
          </w:tcPr>
          <w:p>
            <w:pPr>
              <w:pStyle w:val="style0"/>
              <w:ind w:firstLine="480"/>
              <w:rPr>
                <w:rFonts w:ascii="Times New Roman" w:cs="Times New Roman" w:hAnsi="Times New Roman"/>
                <w:color w:val="000000"/>
                <w:szCs w:val="24"/>
              </w:rPr>
            </w:pPr>
          </w:p>
        </w:tc>
        <w:tc>
          <w:tcPr>
            <w:tcW w:w="1095" w:type="dxa"/>
            <w:tcBorders/>
          </w:tcPr>
          <w:p>
            <w:pPr>
              <w:pStyle w:val="style0"/>
              <w:ind w:firstLine="480"/>
              <w:rPr>
                <w:rFonts w:ascii="Times New Roman" w:cs="Times New Roman" w:hAnsi="Times New Roman"/>
                <w:color w:val="000000"/>
                <w:szCs w:val="24"/>
              </w:rPr>
            </w:pPr>
          </w:p>
        </w:tc>
        <w:tc>
          <w:tcPr>
            <w:tcW w:w="2565" w:type="dxa"/>
            <w:tcBorders/>
          </w:tcPr>
          <w:p>
            <w:pPr>
              <w:pStyle w:val="style0"/>
              <w:ind w:firstLine="480"/>
              <w:rPr>
                <w:rFonts w:ascii="Times New Roman" w:cs="Times New Roman" w:hAnsi="Times New Roman"/>
                <w:color w:val="000000"/>
                <w:szCs w:val="24"/>
              </w:rPr>
            </w:pPr>
          </w:p>
        </w:tc>
        <w:tc>
          <w:tcPr>
            <w:tcW w:w="3606" w:type="dxa"/>
            <w:tcBorders/>
          </w:tcPr>
          <w:p>
            <w:pPr>
              <w:pStyle w:val="style0"/>
              <w:ind w:firstLine="480"/>
              <w:rPr>
                <w:rFonts w:ascii="Times New Roman" w:cs="Times New Roman" w:hAnsi="Times New Roman"/>
                <w:color w:val="000000"/>
                <w:szCs w:val="24"/>
              </w:rPr>
            </w:pPr>
          </w:p>
        </w:tc>
      </w:tr>
    </w:tbl>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6.4.3  FGE Token</w:t>
      </w:r>
      <w:r>
        <w:rPr>
          <w:rFonts w:ascii="Times New Roman" w:cs="Times New Roman" w:hAnsi="Times New Roman" w:hint="eastAsia"/>
          <w:color w:val="000000"/>
          <w:szCs w:val="24"/>
        </w:rPr>
        <w:t>发售方案</w:t>
      </w:r>
    </w:p>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FGE Token</w:t>
      </w:r>
      <w:r>
        <w:rPr>
          <w:rFonts w:ascii="Times New Roman" w:cs="Times New Roman" w:hAnsi="Times New Roman" w:hint="eastAsia"/>
          <w:color w:val="000000"/>
          <w:szCs w:val="24"/>
        </w:rPr>
        <w:t>的发售将严格按照世界各地的法律法规，以恰当方式面向合适人群进行发售。</w:t>
      </w:r>
      <w:r>
        <w:rPr>
          <w:rFonts w:ascii="Times New Roman" w:cs="Times New Roman" w:hAnsi="Times New Roman" w:hint="eastAsia"/>
          <w:color w:val="000000"/>
          <w:szCs w:val="24"/>
        </w:rPr>
        <w:t>FGE Token</w:t>
      </w:r>
      <w:r>
        <w:rPr>
          <w:rFonts w:ascii="Times New Roman" w:cs="Times New Roman" w:hAnsi="Times New Roman" w:hint="eastAsia"/>
          <w:color w:val="000000"/>
          <w:szCs w:val="24"/>
        </w:rPr>
        <w:t>恒定的发行总量为</w:t>
      </w:r>
      <w:r>
        <w:rPr>
          <w:rFonts w:ascii="Times New Roman" w:cs="Times New Roman" w:hAnsi="Times New Roman" w:hint="eastAsia"/>
          <w:color w:val="000000"/>
          <w:szCs w:val="24"/>
        </w:rPr>
        <w:t>10</w:t>
      </w:r>
      <w:r>
        <w:rPr>
          <w:rFonts w:ascii="Times New Roman" w:cs="Times New Roman" w:hAnsi="Times New Roman" w:hint="eastAsia"/>
          <w:color w:val="000000"/>
          <w:szCs w:val="24"/>
        </w:rPr>
        <w:t>亿枚，其中</w:t>
      </w:r>
      <w:r>
        <w:rPr>
          <w:rFonts w:ascii="Times New Roman" w:cs="Times New Roman" w:hAnsi="Times New Roman"/>
          <w:color w:val="000000"/>
          <w:szCs w:val="24"/>
        </w:rPr>
        <w:t xml:space="preserve"> </w:t>
      </w:r>
      <w:r>
        <w:rPr>
          <w:rFonts w:ascii="Times New Roman" w:cs="Times New Roman" w:hAnsi="Times New Roman" w:hint="eastAsia"/>
          <w:color w:val="000000"/>
          <w:szCs w:val="24"/>
        </w:rPr>
        <w:t>50%</w:t>
      </w:r>
      <w:r>
        <w:rPr>
          <w:rFonts w:ascii="Times New Roman" w:cs="Times New Roman" w:hAnsi="Times New Roman" w:hint="eastAsia"/>
          <w:color w:val="000000"/>
          <w:szCs w:val="24"/>
        </w:rPr>
        <w:t>即</w:t>
      </w:r>
      <w:r>
        <w:rPr>
          <w:rFonts w:ascii="Times New Roman" w:cs="Times New Roman" w:hAnsi="Times New Roman" w:hint="eastAsia"/>
          <w:color w:val="000000"/>
          <w:szCs w:val="24"/>
        </w:rPr>
        <w:t>5</w:t>
      </w:r>
      <w:r>
        <w:rPr>
          <w:rFonts w:ascii="Times New Roman" w:cs="Times New Roman" w:hAnsi="Times New Roman" w:hint="eastAsia"/>
          <w:color w:val="000000"/>
          <w:szCs w:val="24"/>
        </w:rPr>
        <w:t>亿枚用于对外发售。</w:t>
      </w:r>
    </w:p>
    <w:tbl>
      <w:tblPr>
        <w:tblStyle w:val="style154"/>
        <w:tblW w:w="8522" w:type="dxa"/>
        <w:tblLayout w:type="fixed"/>
        <w:tblLook w:val="04A0" w:firstRow="1" w:lastRow="0" w:firstColumn="1" w:lastColumn="0" w:noHBand="0" w:noVBand="1"/>
      </w:tblPr>
      <w:tblGrid>
        <w:gridCol w:w="1704"/>
        <w:gridCol w:w="1704"/>
        <w:gridCol w:w="1704"/>
        <w:gridCol w:w="1705"/>
        <w:gridCol w:w="1705"/>
      </w:tblGrid>
      <w:tr>
        <w:trPr/>
        <w:tc>
          <w:tcPr>
            <w:tcW w:w="1704" w:type="dxa"/>
            <w:tcBorders/>
          </w:tcPr>
          <w:p>
            <w:pPr>
              <w:pStyle w:val="style0"/>
              <w:ind w:firstLine="480"/>
              <w:rPr>
                <w:rFonts w:ascii="Times New Roman" w:cs="Times New Roman" w:hAnsi="Times New Roman"/>
                <w:color w:val="000000"/>
                <w:szCs w:val="24"/>
              </w:rPr>
            </w:pPr>
          </w:p>
        </w:tc>
        <w:tc>
          <w:tcPr>
            <w:tcW w:w="1704"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天使</w:t>
            </w:r>
            <w:r>
              <w:rPr>
                <w:rFonts w:ascii="Times New Roman" w:cs="Times New Roman" w:hAnsi="Times New Roman" w:hint="eastAsia"/>
                <w:color w:val="000000"/>
                <w:szCs w:val="24"/>
              </w:rPr>
              <w:t>轮</w:t>
            </w:r>
          </w:p>
        </w:tc>
        <w:tc>
          <w:tcPr>
            <w:tcW w:w="1704"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基石轮</w:t>
            </w:r>
          </w:p>
        </w:tc>
        <w:tc>
          <w:tcPr>
            <w:tcW w:w="170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私募轮</w:t>
            </w:r>
          </w:p>
        </w:tc>
        <w:tc>
          <w:tcPr>
            <w:tcW w:w="1705"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公开阶段</w:t>
            </w:r>
          </w:p>
        </w:tc>
      </w:tr>
      <w:tr>
        <w:tblPrEx/>
        <w:trPr/>
        <w:tc>
          <w:tcPr>
            <w:tcW w:w="1704" w:type="dxa"/>
            <w:tcBorders/>
          </w:tcPr>
          <w:p>
            <w:pPr>
              <w:pStyle w:val="style0"/>
              <w:ind w:firstLine="0" w:firstLineChars="0"/>
              <w:rPr>
                <w:rFonts w:ascii="Times New Roman" w:cs="Times New Roman" w:hAnsi="Times New Roman"/>
                <w:color w:val="000000"/>
                <w:szCs w:val="24"/>
              </w:rPr>
            </w:pPr>
            <w:r>
              <w:rPr>
                <w:rFonts w:ascii="Times New Roman" w:cs="Times New Roman" w:hAnsi="Times New Roman" w:hint="eastAsia"/>
                <w:color w:val="000000"/>
                <w:szCs w:val="24"/>
              </w:rPr>
              <w:t>FGE Token</w:t>
            </w:r>
          </w:p>
        </w:tc>
        <w:tc>
          <w:tcPr>
            <w:tcW w:w="1704" w:type="dxa"/>
            <w:tcBorders/>
          </w:tcPr>
          <w:p>
            <w:pPr>
              <w:pStyle w:val="style0"/>
              <w:ind w:firstLine="480"/>
              <w:rPr>
                <w:rFonts w:ascii="Times New Roman" w:cs="Times New Roman" w:hAnsi="Times New Roman"/>
                <w:color w:val="000000"/>
                <w:szCs w:val="24"/>
              </w:rPr>
            </w:pPr>
          </w:p>
        </w:tc>
        <w:tc>
          <w:tcPr>
            <w:tcW w:w="1704" w:type="dxa"/>
            <w:tcBorders/>
          </w:tcPr>
          <w:p>
            <w:pPr>
              <w:pStyle w:val="style0"/>
              <w:ind w:firstLine="480"/>
              <w:rPr>
                <w:rFonts w:ascii="Times New Roman" w:cs="Times New Roman" w:hAnsi="Times New Roman"/>
                <w:color w:val="000000"/>
                <w:szCs w:val="24"/>
              </w:rPr>
            </w:pPr>
          </w:p>
        </w:tc>
        <w:tc>
          <w:tcPr>
            <w:tcW w:w="1705" w:type="dxa"/>
            <w:tcBorders/>
          </w:tcPr>
          <w:p>
            <w:pPr>
              <w:pStyle w:val="style0"/>
              <w:ind w:firstLine="480"/>
              <w:rPr>
                <w:rFonts w:ascii="Times New Roman" w:cs="Times New Roman" w:hAnsi="Times New Roman"/>
                <w:color w:val="000000"/>
                <w:szCs w:val="24"/>
              </w:rPr>
            </w:pPr>
          </w:p>
        </w:tc>
        <w:tc>
          <w:tcPr>
            <w:tcW w:w="1705" w:type="dxa"/>
            <w:tcBorders/>
          </w:tcPr>
          <w:p>
            <w:pPr>
              <w:pStyle w:val="style0"/>
              <w:ind w:firstLine="480"/>
              <w:rPr>
                <w:rFonts w:ascii="Times New Roman" w:cs="Times New Roman" w:hAnsi="Times New Roman"/>
                <w:color w:val="000000"/>
                <w:szCs w:val="24"/>
              </w:rPr>
            </w:pPr>
          </w:p>
        </w:tc>
      </w:tr>
      <w:tr>
        <w:tblPrEx/>
        <w:trPr/>
        <w:tc>
          <w:tcPr>
            <w:tcW w:w="1704"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时间</w:t>
            </w:r>
          </w:p>
        </w:tc>
        <w:tc>
          <w:tcPr>
            <w:tcW w:w="1704" w:type="dxa"/>
            <w:tcBorders/>
          </w:tcPr>
          <w:p>
            <w:pPr>
              <w:pStyle w:val="style0"/>
              <w:ind w:firstLine="480"/>
              <w:rPr>
                <w:rFonts w:ascii="Times New Roman" w:cs="Times New Roman" w:hAnsi="Times New Roman"/>
                <w:color w:val="000000"/>
                <w:szCs w:val="24"/>
              </w:rPr>
            </w:pPr>
          </w:p>
        </w:tc>
        <w:tc>
          <w:tcPr>
            <w:tcW w:w="1704" w:type="dxa"/>
            <w:tcBorders/>
          </w:tcPr>
          <w:p>
            <w:pPr>
              <w:pStyle w:val="style0"/>
              <w:ind w:firstLine="480"/>
              <w:rPr>
                <w:rFonts w:ascii="Times New Roman" w:cs="Times New Roman" w:hAnsi="Times New Roman"/>
                <w:color w:val="000000"/>
                <w:szCs w:val="24"/>
              </w:rPr>
            </w:pPr>
          </w:p>
        </w:tc>
        <w:tc>
          <w:tcPr>
            <w:tcW w:w="1705" w:type="dxa"/>
            <w:tcBorders/>
          </w:tcPr>
          <w:p>
            <w:pPr>
              <w:pStyle w:val="style0"/>
              <w:ind w:firstLine="480"/>
              <w:rPr>
                <w:rFonts w:ascii="Times New Roman" w:cs="Times New Roman" w:hAnsi="Times New Roman"/>
                <w:color w:val="000000"/>
                <w:szCs w:val="24"/>
              </w:rPr>
            </w:pPr>
          </w:p>
        </w:tc>
        <w:tc>
          <w:tcPr>
            <w:tcW w:w="1705" w:type="dxa"/>
            <w:tcBorders/>
          </w:tcPr>
          <w:p>
            <w:pPr>
              <w:pStyle w:val="style0"/>
              <w:ind w:firstLine="480"/>
              <w:rPr>
                <w:rFonts w:ascii="Times New Roman" w:cs="Times New Roman" w:hAnsi="Times New Roman"/>
                <w:color w:val="000000"/>
                <w:szCs w:val="24"/>
              </w:rPr>
            </w:pPr>
          </w:p>
        </w:tc>
      </w:tr>
      <w:tr>
        <w:tblPrEx/>
        <w:trPr/>
        <w:tc>
          <w:tcPr>
            <w:tcW w:w="1704" w:type="dxa"/>
            <w:tcBorders/>
          </w:tcPr>
          <w:p>
            <w:pPr>
              <w:pStyle w:val="style0"/>
              <w:ind w:firstLine="480"/>
              <w:rPr>
                <w:rFonts w:ascii="Times New Roman" w:cs="Times New Roman" w:hAnsi="Times New Roman"/>
                <w:color w:val="000000"/>
                <w:szCs w:val="24"/>
              </w:rPr>
            </w:pPr>
            <w:r>
              <w:rPr>
                <w:rFonts w:ascii="Times New Roman" w:cs="Times New Roman" w:hAnsi="Times New Roman" w:hint="eastAsia"/>
                <w:color w:val="000000"/>
                <w:szCs w:val="24"/>
              </w:rPr>
              <w:t>ETH</w:t>
            </w:r>
          </w:p>
        </w:tc>
        <w:tc>
          <w:tcPr>
            <w:tcW w:w="1704" w:type="dxa"/>
            <w:tcBorders/>
          </w:tcPr>
          <w:p>
            <w:pPr>
              <w:pStyle w:val="style0"/>
              <w:ind w:firstLine="480"/>
              <w:rPr>
                <w:rFonts w:ascii="Times New Roman" w:cs="Times New Roman" w:hAnsi="Times New Roman"/>
                <w:color w:val="000000"/>
                <w:szCs w:val="24"/>
              </w:rPr>
            </w:pPr>
          </w:p>
        </w:tc>
        <w:tc>
          <w:tcPr>
            <w:tcW w:w="1704" w:type="dxa"/>
            <w:tcBorders/>
          </w:tcPr>
          <w:p>
            <w:pPr>
              <w:pStyle w:val="style0"/>
              <w:ind w:firstLine="480"/>
              <w:rPr>
                <w:rFonts w:ascii="Times New Roman" w:cs="Times New Roman" w:hAnsi="Times New Roman"/>
                <w:color w:val="000000"/>
                <w:szCs w:val="24"/>
              </w:rPr>
            </w:pPr>
          </w:p>
        </w:tc>
        <w:tc>
          <w:tcPr>
            <w:tcW w:w="1705" w:type="dxa"/>
            <w:tcBorders/>
          </w:tcPr>
          <w:p>
            <w:pPr>
              <w:pStyle w:val="style0"/>
              <w:ind w:firstLine="480"/>
              <w:rPr>
                <w:rFonts w:ascii="Times New Roman" w:cs="Times New Roman" w:hAnsi="Times New Roman"/>
                <w:color w:val="000000"/>
                <w:szCs w:val="24"/>
              </w:rPr>
            </w:pPr>
          </w:p>
        </w:tc>
        <w:tc>
          <w:tcPr>
            <w:tcW w:w="1705" w:type="dxa"/>
            <w:tcBorders/>
          </w:tcPr>
          <w:p>
            <w:pPr>
              <w:pStyle w:val="style0"/>
              <w:ind w:firstLine="480"/>
              <w:rPr>
                <w:rFonts w:ascii="Times New Roman" w:cs="Times New Roman" w:hAnsi="Times New Roman"/>
                <w:color w:val="000000"/>
                <w:szCs w:val="24"/>
              </w:rPr>
            </w:pPr>
          </w:p>
        </w:tc>
      </w:tr>
    </w:tbl>
    <w:p>
      <w:pPr>
        <w:pStyle w:val="style0"/>
        <w:ind w:firstLine="480"/>
        <w:rPr>
          <w:rFonts w:ascii="Times New Roman" w:cs="Times New Roman" w:hAnsi="Times New Roman"/>
          <w:color w:val="000000"/>
          <w:szCs w:val="24"/>
        </w:rPr>
      </w:pPr>
    </w:p>
    <w:p>
      <w:pPr>
        <w:pStyle w:val="style1"/>
        <w:rPr>
          <w:rFonts w:ascii="Times New Roman" w:cs="Times New Roman" w:hAnsi="Times New Roman"/>
          <w:color w:val="000000"/>
          <w:szCs w:val="24"/>
        </w:rPr>
      </w:pPr>
      <w:r>
        <w:rPr>
          <w:rFonts w:ascii="Times New Roman" w:cs="Times New Roman" w:hAnsi="Times New Roman" w:hint="eastAsia"/>
          <w:color w:val="000000"/>
          <w:szCs w:val="24"/>
        </w:rPr>
        <w:t>竞猜</w:t>
      </w:r>
      <w:r>
        <w:rPr>
          <w:rFonts w:ascii="Times New Roman" w:cs="Times New Roman" w:hAnsi="Times New Roman" w:hint="eastAsia"/>
          <w:color w:val="000000"/>
          <w:szCs w:val="24"/>
        </w:rPr>
        <w:t>链核心</w:t>
      </w:r>
      <w:r>
        <w:rPr>
          <w:rFonts w:ascii="Times New Roman" w:cs="Times New Roman" w:hAnsi="Times New Roman" w:hint="eastAsia"/>
          <w:color w:val="000000"/>
          <w:szCs w:val="24"/>
        </w:rPr>
        <w:t>创始团队和顾问</w:t>
      </w:r>
    </w:p>
    <w:p>
      <w:pPr>
        <w:pStyle w:val="style179"/>
        <w:keepNext/>
        <w:keepLines/>
        <w:numPr>
          <w:ilvl w:val="0"/>
          <w:numId w:val="15"/>
        </w:numPr>
        <w:ind w:firstLineChars="0"/>
        <w:jc w:val="left"/>
        <w:outlineLvl w:val="1"/>
        <w:contextualSpacing w:val="false"/>
        <w:rPr>
          <w:rFonts w:ascii="Cambria" w:cs="Times New Roman" w:hAnsi="Cambria" w:hint="eastAsia"/>
          <w:b/>
          <w:vanish/>
          <w:color w:val="000000"/>
          <w:sz w:val="28"/>
          <w:szCs w:val="24"/>
        </w:rPr>
      </w:pPr>
    </w:p>
    <w:p>
      <w:pPr>
        <w:pStyle w:val="style2"/>
        <w:rPr/>
      </w:pPr>
      <w:r>
        <w:rPr>
          <w:rFonts w:hint="eastAsia"/>
        </w:rPr>
        <w:t>竞猜</w:t>
      </w:r>
      <w:r>
        <w:rPr>
          <w:rFonts w:hint="eastAsia"/>
        </w:rPr>
        <w:t>链核心</w:t>
      </w:r>
      <w:r>
        <w:rPr>
          <w:rFonts w:hint="eastAsia"/>
        </w:rPr>
        <w:t>创始团队</w:t>
      </w:r>
    </w:p>
    <w:p>
      <w:pPr>
        <w:pStyle w:val="style0"/>
        <w:ind w:firstLine="0" w:firstLineChars="0"/>
        <w:rPr>
          <w:rFonts w:hint="eastAsia"/>
        </w:rPr>
      </w:pPr>
      <w:r>
        <w:rPr>
          <w:noProof/>
        </w:rPr>
        <mc:AlternateContent>
          <mc:Choice Requires="wps">
            <w:drawing>
              <wp:anchor distT="0" distB="0" distL="0" distR="0" simplePos="false" relativeHeight="8" behindDoc="false" locked="false" layoutInCell="true" allowOverlap="true">
                <wp:simplePos x="0" y="0"/>
                <wp:positionH relativeFrom="column">
                  <wp:posOffset>1592580</wp:posOffset>
                </wp:positionH>
                <wp:positionV relativeFrom="paragraph">
                  <wp:posOffset>140970</wp:posOffset>
                </wp:positionV>
                <wp:extent cx="4556760" cy="3162300"/>
                <wp:effectExtent l="0" t="0" r="0" b="0"/>
                <wp:wrapNone/>
                <wp:docPr id="1047" name="现任丰利金服首席技术官…"/>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56760" cy="3162300"/>
                        </a:xfrm>
                        <a:prstGeom prst="rect"/>
                        <a:ln cmpd="sng" cap="flat" w="12700">
                          <a:solidFill>
                            <a:srgbClr val="000000"/>
                          </a:solidFill>
                          <a:prstDash val="solid"/>
                          <a:miter/>
                          <a:headEnd/>
                          <a:tailEnd/>
                        </a:ln>
                      </wps:spPr>
                      <wps:txbx id="1047">
                        <w:txbxContent>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现任丰利金服首席技术官</w:t>
                            </w:r>
                          </w:p>
                          <w:p>
                            <w:pPr>
                              <w:pStyle w:val="style0"/>
                              <w:spacing w:lineRule="auto" w:line="240"/>
                              <w:ind w:firstLine="0" w:firstLineChars="0"/>
                              <w:jc w:val="left"/>
                              <w:rPr>
                                <w:rFonts w:ascii="微软雅黑" w:hAnsi="微软雅黑"/>
                                <w:sz w:val="21"/>
                                <w:szCs w:val="21"/>
                              </w:rPr>
                            </w:pPr>
                            <w:r>
                              <w:rPr>
                                <w:rFonts w:ascii="微软雅黑" w:cs="宋体" w:hAnsi="微软雅黑" w:hint="eastAsia"/>
                                <w:kern w:val="24"/>
                                <w:sz w:val="21"/>
                                <w:szCs w:val="21"/>
                              </w:rPr>
                              <w:t>大数据技术专家，互联网金融保险产品专家</w:t>
                            </w:r>
                          </w:p>
                          <w:p>
                            <w:pPr>
                              <w:pStyle w:val="style179"/>
                              <w:numPr>
                                <w:ilvl w:val="0"/>
                                <w:numId w:val="12"/>
                              </w:numPr>
                              <w:spacing w:lineRule="auto" w:line="240"/>
                              <w:ind w:left="0" w:firstLine="0" w:firstLineChars="0"/>
                              <w:jc w:val="left"/>
                              <w:rPr>
                                <w:rFonts w:ascii="微软雅黑" w:hAnsi="微软雅黑"/>
                                <w:sz w:val="21"/>
                                <w:szCs w:val="21"/>
                              </w:rPr>
                            </w:pPr>
                            <w:r>
                              <w:rPr>
                                <w:rFonts w:ascii="微软雅黑" w:cs="宋体" w:hAnsi="微软雅黑" w:hint="eastAsia"/>
                                <w:kern w:val="24"/>
                                <w:sz w:val="21"/>
                                <w:szCs w:val="21"/>
                              </w:rPr>
                              <w:t>拥</w:t>
                            </w:r>
                            <w:r>
                              <w:rPr>
                                <w:rFonts w:ascii="微软雅黑" w:hAnsi="微软雅黑" w:hint="eastAsia"/>
                                <w:kern w:val="24"/>
                                <w:sz w:val="21"/>
                                <w:szCs w:val="21"/>
                              </w:rPr>
                              <w:t>有超过</w:t>
                            </w:r>
                            <w:r>
                              <w:rPr>
                                <w:rFonts w:ascii="微软雅黑" w:hAnsi="微软雅黑"/>
                                <w:kern w:val="24"/>
                                <w:sz w:val="21"/>
                                <w:szCs w:val="21"/>
                              </w:rPr>
                              <w:t>20</w:t>
                            </w:r>
                            <w:r>
                              <w:rPr>
                                <w:rFonts w:ascii="微软雅黑" w:hAnsi="微软雅黑" w:hint="eastAsia"/>
                                <w:kern w:val="24"/>
                                <w:sz w:val="21"/>
                                <w:szCs w:val="21"/>
                              </w:rPr>
                              <w:t>年的信息产业经验和</w:t>
                            </w:r>
                            <w:r>
                              <w:rPr>
                                <w:rFonts w:ascii="微软雅黑" w:hAnsi="微软雅黑"/>
                                <w:kern w:val="24"/>
                                <w:sz w:val="21"/>
                                <w:szCs w:val="21"/>
                              </w:rPr>
                              <w:t>15</w:t>
                            </w:r>
                            <w:r>
                              <w:rPr>
                                <w:rFonts w:ascii="微软雅黑" w:hAnsi="微软雅黑" w:hint="eastAsia"/>
                                <w:kern w:val="24"/>
                                <w:sz w:val="21"/>
                                <w:szCs w:val="21"/>
                              </w:rPr>
                              <w:t>年的金融保险业经验</w:t>
                            </w:r>
                          </w:p>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pPr>
                              <w:pStyle w:val="style0"/>
                              <w:spacing w:lineRule="auto" w:line="240"/>
                              <w:ind w:firstLine="0" w:firstLineChars="0"/>
                              <w:jc w:val="left"/>
                              <w:rPr>
                                <w:rFonts w:ascii="微软雅黑" w:hAnsi="微软雅黑"/>
                                <w:sz w:val="21"/>
                                <w:szCs w:val="21"/>
                              </w:rPr>
                            </w:pPr>
                            <w:r>
                              <w:rPr>
                                <w:rFonts w:ascii="微软雅黑" w:hAnsi="微软雅黑"/>
                                <w:bCs/>
                                <w:kern w:val="24"/>
                                <w:sz w:val="21"/>
                                <w:szCs w:val="21"/>
                              </w:rPr>
                              <w:t>主持</w:t>
                            </w:r>
                            <w:r>
                              <w:rPr>
                                <w:rFonts w:ascii="微软雅黑" w:hAnsi="微软雅黑"/>
                                <w:kern w:val="24"/>
                                <w:sz w:val="21"/>
                                <w:szCs w:val="21"/>
                              </w:rPr>
                              <w:t>研发</w:t>
                            </w:r>
                            <w:r>
                              <w:rPr>
                                <w:rFonts w:ascii="微软雅黑" w:hAnsi="微软雅黑" w:hint="eastAsia"/>
                                <w:kern w:val="24"/>
                                <w:sz w:val="21"/>
                                <w:szCs w:val="21"/>
                              </w:rPr>
                              <w:t>丰利金服线上</w:t>
                            </w:r>
                            <w:r>
                              <w:rPr>
                                <w:rFonts w:ascii="微软雅黑" w:hAnsi="微软雅黑" w:hint="eastAsia"/>
                                <w:kern w:val="24"/>
                                <w:sz w:val="21"/>
                                <w:szCs w:val="21"/>
                              </w:rPr>
                              <w:t>系统；</w:t>
                            </w:r>
                          </w:p>
                          <w:p>
                            <w:pPr>
                              <w:pStyle w:val="style0"/>
                              <w:numPr>
                                <w:ilvl w:val="255"/>
                                <w:numId w:val="0"/>
                              </w:numPr>
                              <w:spacing w:lineRule="auto" w:line="240"/>
                              <w:jc w:val="left"/>
                              <w:rPr>
                                <w:rFonts w:ascii="微软雅黑" w:hAnsi="微软雅黑"/>
                                <w:sz w:val="21"/>
                                <w:szCs w:val="21"/>
                              </w:rPr>
                            </w:pPr>
                            <w:r>
                              <w:rPr>
                                <w:rFonts w:ascii="微软雅黑" w:hAnsi="微软雅黑" w:hint="eastAsia"/>
                                <w:kern w:val="24"/>
                                <w:sz w:val="21"/>
                                <w:szCs w:val="21"/>
                              </w:rPr>
                              <w:t>——</w:t>
                            </w:r>
                            <w:r>
                              <w:rPr>
                                <w:rFonts w:ascii="微软雅黑" w:hAnsi="微软雅黑" w:hint="eastAsia"/>
                                <w:kern w:val="24"/>
                                <w:sz w:val="21"/>
                                <w:szCs w:val="21"/>
                              </w:rPr>
                              <w:t>美国三大征信中心之一</w:t>
                            </w:r>
                            <w:r>
                              <w:rPr>
                                <w:rFonts w:ascii="微软雅黑" w:hAnsi="微软雅黑"/>
                                <w:kern w:val="24"/>
                                <w:sz w:val="21"/>
                                <w:szCs w:val="21"/>
                              </w:rPr>
                              <w:t>Equifax</w:t>
                            </w:r>
                            <w:r>
                              <w:rPr>
                                <w:rFonts w:ascii="微软雅黑" w:hAnsi="微软雅黑" w:hint="eastAsia"/>
                                <w:kern w:val="24"/>
                                <w:sz w:val="21"/>
                                <w:szCs w:val="21"/>
                              </w:rPr>
                              <w:t>资深系统分析员；</w:t>
                            </w:r>
                          </w:p>
                          <w:p>
                            <w:pPr>
                              <w:pStyle w:val="style0"/>
                              <w:numPr>
                                <w:ilvl w:val="255"/>
                                <w:numId w:val="0"/>
                              </w:numPr>
                              <w:spacing w:lineRule="auto" w:line="240"/>
                              <w:jc w:val="left"/>
                              <w:rPr>
                                <w:rFonts w:ascii="微软雅黑" w:hAnsi="微软雅黑"/>
                                <w:sz w:val="21"/>
                                <w:szCs w:val="21"/>
                              </w:rPr>
                            </w:pPr>
                            <w:r>
                              <w:rPr>
                                <w:rFonts w:ascii="微软雅黑" w:hAnsi="微软雅黑" w:hint="eastAsia"/>
                                <w:kern w:val="24"/>
                                <w:sz w:val="21"/>
                                <w:szCs w:val="21"/>
                              </w:rPr>
                              <w:t>——</w:t>
                            </w:r>
                            <w:r>
                              <w:rPr>
                                <w:rFonts w:ascii="微软雅黑" w:hAnsi="微软雅黑" w:hint="eastAsia"/>
                                <w:kern w:val="24"/>
                                <w:sz w:val="21"/>
                                <w:szCs w:val="21"/>
                              </w:rPr>
                              <w:t>曾任职于加拿大人寿、加拿大皇家银行、财产及意外</w:t>
                            </w:r>
                            <w:r>
                              <w:rPr>
                                <w:rFonts w:ascii="微软雅黑" w:hAnsi="微软雅黑" w:hint="eastAsia"/>
                                <w:kern w:val="24"/>
                                <w:sz w:val="21"/>
                                <w:szCs w:val="21"/>
                              </w:rPr>
                              <w:t>险应用</w:t>
                            </w:r>
                            <w:r>
                              <w:rPr>
                                <w:rFonts w:ascii="微软雅黑" w:hAnsi="微软雅黑" w:hint="eastAsia"/>
                                <w:kern w:val="24"/>
                                <w:sz w:val="21"/>
                                <w:szCs w:val="21"/>
                              </w:rPr>
                              <w:t>系统软件公司、惠普旗下保险系统开发子公司、美国友邦保险等金融及保险公司担任技术或管理职位；</w:t>
                            </w:r>
                          </w:p>
                        </w:txbxContent>
                      </wps:txbx>
                      <wps:bodyPr lIns="50800" rIns="50800" tIns="50800" bIns="50800"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7" filled="f" stroked="t" style="position:absolute;margin-left:125.4pt;margin-top:11.1pt;width:358.8pt;height:249.0pt;z-index:8;mso-position-horizontal-relative:text;mso-position-vertical-relative:text;mso-width-percent:0;mso-height-percent:0;mso-width-relative:margin;mso-height-relative:margin;mso-wrap-distance-left:0.0pt;mso-wrap-distance-right:0.0pt;visibility:visible;v-text-anchor:middle;">
                <v:stroke joinstyle="miter" weight="1.0pt"/>
                <v:fill/>
                <v:textbox inset="4.0pt,4.0pt,4.0pt,4.0pt">
                  <w:txbxContent>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现任丰利金服首席技术官</w:t>
                      </w:r>
                    </w:p>
                    <w:p>
                      <w:pPr>
                        <w:pStyle w:val="style0"/>
                        <w:spacing w:lineRule="auto" w:line="240"/>
                        <w:ind w:firstLine="0" w:firstLineChars="0"/>
                        <w:jc w:val="left"/>
                        <w:rPr>
                          <w:rFonts w:ascii="微软雅黑" w:hAnsi="微软雅黑"/>
                          <w:sz w:val="21"/>
                          <w:szCs w:val="21"/>
                        </w:rPr>
                      </w:pPr>
                      <w:r>
                        <w:rPr>
                          <w:rFonts w:ascii="微软雅黑" w:cs="宋体" w:hAnsi="微软雅黑" w:hint="eastAsia"/>
                          <w:kern w:val="24"/>
                          <w:sz w:val="21"/>
                          <w:szCs w:val="21"/>
                        </w:rPr>
                        <w:t>大数据技术专家，互联网金融保险产品专家</w:t>
                      </w:r>
                    </w:p>
                    <w:p>
                      <w:pPr>
                        <w:pStyle w:val="style179"/>
                        <w:numPr>
                          <w:ilvl w:val="0"/>
                          <w:numId w:val="12"/>
                        </w:numPr>
                        <w:spacing w:lineRule="auto" w:line="240"/>
                        <w:ind w:left="0" w:firstLine="0" w:firstLineChars="0"/>
                        <w:jc w:val="left"/>
                        <w:rPr>
                          <w:rFonts w:ascii="微软雅黑" w:hAnsi="微软雅黑"/>
                          <w:sz w:val="21"/>
                          <w:szCs w:val="21"/>
                        </w:rPr>
                      </w:pPr>
                      <w:r>
                        <w:rPr>
                          <w:rFonts w:ascii="微软雅黑" w:cs="宋体" w:hAnsi="微软雅黑" w:hint="eastAsia"/>
                          <w:kern w:val="24"/>
                          <w:sz w:val="21"/>
                          <w:szCs w:val="21"/>
                        </w:rPr>
                        <w:t>拥</w:t>
                      </w:r>
                      <w:r>
                        <w:rPr>
                          <w:rFonts w:ascii="微软雅黑" w:hAnsi="微软雅黑" w:hint="eastAsia"/>
                          <w:kern w:val="24"/>
                          <w:sz w:val="21"/>
                          <w:szCs w:val="21"/>
                        </w:rPr>
                        <w:t>有超过</w:t>
                      </w:r>
                      <w:r>
                        <w:rPr>
                          <w:rFonts w:ascii="微软雅黑" w:hAnsi="微软雅黑"/>
                          <w:kern w:val="24"/>
                          <w:sz w:val="21"/>
                          <w:szCs w:val="21"/>
                        </w:rPr>
                        <w:t>20</w:t>
                      </w:r>
                      <w:r>
                        <w:rPr>
                          <w:rFonts w:ascii="微软雅黑" w:hAnsi="微软雅黑" w:hint="eastAsia"/>
                          <w:kern w:val="24"/>
                          <w:sz w:val="21"/>
                          <w:szCs w:val="21"/>
                        </w:rPr>
                        <w:t>年的信息产业经验和</w:t>
                      </w:r>
                      <w:r>
                        <w:rPr>
                          <w:rFonts w:ascii="微软雅黑" w:hAnsi="微软雅黑"/>
                          <w:kern w:val="24"/>
                          <w:sz w:val="21"/>
                          <w:szCs w:val="21"/>
                        </w:rPr>
                        <w:t>15</w:t>
                      </w:r>
                      <w:r>
                        <w:rPr>
                          <w:rFonts w:ascii="微软雅黑" w:hAnsi="微软雅黑" w:hint="eastAsia"/>
                          <w:kern w:val="24"/>
                          <w:sz w:val="21"/>
                          <w:szCs w:val="21"/>
                        </w:rPr>
                        <w:t>年的金融保险业经验</w:t>
                      </w:r>
                    </w:p>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pPr>
                        <w:pStyle w:val="style0"/>
                        <w:spacing w:lineRule="auto" w:line="240"/>
                        <w:ind w:firstLine="0" w:firstLineChars="0"/>
                        <w:jc w:val="left"/>
                        <w:rPr>
                          <w:rFonts w:ascii="微软雅黑" w:hAnsi="微软雅黑"/>
                          <w:sz w:val="21"/>
                          <w:szCs w:val="21"/>
                        </w:rPr>
                      </w:pPr>
                      <w:r>
                        <w:rPr>
                          <w:rFonts w:ascii="微软雅黑" w:hAnsi="微软雅黑"/>
                          <w:bCs/>
                          <w:kern w:val="24"/>
                          <w:sz w:val="21"/>
                          <w:szCs w:val="21"/>
                        </w:rPr>
                        <w:t>主持</w:t>
                      </w:r>
                      <w:r>
                        <w:rPr>
                          <w:rFonts w:ascii="微软雅黑" w:hAnsi="微软雅黑"/>
                          <w:kern w:val="24"/>
                          <w:sz w:val="21"/>
                          <w:szCs w:val="21"/>
                        </w:rPr>
                        <w:t>研发</w:t>
                      </w:r>
                      <w:r>
                        <w:rPr>
                          <w:rFonts w:ascii="微软雅黑" w:hAnsi="微软雅黑" w:hint="eastAsia"/>
                          <w:kern w:val="24"/>
                          <w:sz w:val="21"/>
                          <w:szCs w:val="21"/>
                        </w:rPr>
                        <w:t>丰利金服线上</w:t>
                      </w:r>
                      <w:r>
                        <w:rPr>
                          <w:rFonts w:ascii="微软雅黑" w:hAnsi="微软雅黑" w:hint="eastAsia"/>
                          <w:kern w:val="24"/>
                          <w:sz w:val="21"/>
                          <w:szCs w:val="21"/>
                        </w:rPr>
                        <w:t>系统；</w:t>
                      </w:r>
                    </w:p>
                    <w:p>
                      <w:pPr>
                        <w:pStyle w:val="style0"/>
                        <w:numPr>
                          <w:ilvl w:val="255"/>
                          <w:numId w:val="0"/>
                        </w:numPr>
                        <w:spacing w:lineRule="auto" w:line="240"/>
                        <w:jc w:val="left"/>
                        <w:rPr>
                          <w:rFonts w:ascii="微软雅黑" w:hAnsi="微软雅黑"/>
                          <w:sz w:val="21"/>
                          <w:szCs w:val="21"/>
                        </w:rPr>
                      </w:pPr>
                      <w:r>
                        <w:rPr>
                          <w:rFonts w:ascii="微软雅黑" w:hAnsi="微软雅黑" w:hint="eastAsia"/>
                          <w:kern w:val="24"/>
                          <w:sz w:val="21"/>
                          <w:szCs w:val="21"/>
                        </w:rPr>
                        <w:t>——</w:t>
                      </w:r>
                      <w:r>
                        <w:rPr>
                          <w:rFonts w:ascii="微软雅黑" w:hAnsi="微软雅黑" w:hint="eastAsia"/>
                          <w:kern w:val="24"/>
                          <w:sz w:val="21"/>
                          <w:szCs w:val="21"/>
                        </w:rPr>
                        <w:t>美国三大征信中心之一</w:t>
                      </w:r>
                      <w:r>
                        <w:rPr>
                          <w:rFonts w:ascii="微软雅黑" w:hAnsi="微软雅黑"/>
                          <w:kern w:val="24"/>
                          <w:sz w:val="21"/>
                          <w:szCs w:val="21"/>
                        </w:rPr>
                        <w:t>Equifax</w:t>
                      </w:r>
                      <w:r>
                        <w:rPr>
                          <w:rFonts w:ascii="微软雅黑" w:hAnsi="微软雅黑" w:hint="eastAsia"/>
                          <w:kern w:val="24"/>
                          <w:sz w:val="21"/>
                          <w:szCs w:val="21"/>
                        </w:rPr>
                        <w:t>资深系统分析员；</w:t>
                      </w:r>
                    </w:p>
                    <w:p>
                      <w:pPr>
                        <w:pStyle w:val="style0"/>
                        <w:numPr>
                          <w:ilvl w:val="255"/>
                          <w:numId w:val="0"/>
                        </w:numPr>
                        <w:spacing w:lineRule="auto" w:line="240"/>
                        <w:jc w:val="left"/>
                        <w:rPr>
                          <w:rFonts w:ascii="微软雅黑" w:hAnsi="微软雅黑"/>
                          <w:sz w:val="21"/>
                          <w:szCs w:val="21"/>
                        </w:rPr>
                      </w:pPr>
                      <w:r>
                        <w:rPr>
                          <w:rFonts w:ascii="微软雅黑" w:hAnsi="微软雅黑" w:hint="eastAsia"/>
                          <w:kern w:val="24"/>
                          <w:sz w:val="21"/>
                          <w:szCs w:val="21"/>
                        </w:rPr>
                        <w:t>——</w:t>
                      </w:r>
                      <w:r>
                        <w:rPr>
                          <w:rFonts w:ascii="微软雅黑" w:hAnsi="微软雅黑" w:hint="eastAsia"/>
                          <w:kern w:val="24"/>
                          <w:sz w:val="21"/>
                          <w:szCs w:val="21"/>
                        </w:rPr>
                        <w:t>曾任职于加拿大人寿、加拿大皇家银行、财产及意外</w:t>
                      </w:r>
                      <w:r>
                        <w:rPr>
                          <w:rFonts w:ascii="微软雅黑" w:hAnsi="微软雅黑" w:hint="eastAsia"/>
                          <w:kern w:val="24"/>
                          <w:sz w:val="21"/>
                          <w:szCs w:val="21"/>
                        </w:rPr>
                        <w:t>险应用</w:t>
                      </w:r>
                      <w:r>
                        <w:rPr>
                          <w:rFonts w:ascii="微软雅黑" w:hAnsi="微软雅黑" w:hint="eastAsia"/>
                          <w:kern w:val="24"/>
                          <w:sz w:val="21"/>
                          <w:szCs w:val="21"/>
                        </w:rPr>
                        <w:t>系统软件公司、惠普旗下保险系统开发子公司、美国友邦保险等金融及保险公司担任技术或管理职位；</w:t>
                      </w:r>
                    </w:p>
                  </w:txbxContent>
                </v:textbox>
              </v:rect>
            </w:pict>
          </mc:Fallback>
        </mc:AlternateContent>
      </w:r>
    </w:p>
    <w:p>
      <w:pPr>
        <w:pStyle w:val="style0"/>
        <w:ind w:firstLine="480"/>
        <w:rPr/>
      </w:pPr>
      <w:r>
        <w:rPr>
          <w:noProof/>
        </w:rPr>
        <mc:AlternateContent>
          <mc:Choice Requires="wps">
            <w:drawing>
              <wp:anchor distT="0" distB="0" distL="0" distR="0" simplePos="false" relativeHeight="3" behindDoc="false" locked="false" layoutInCell="true" allowOverlap="true">
                <wp:simplePos x="0" y="0"/>
                <wp:positionH relativeFrom="column">
                  <wp:posOffset>-76200</wp:posOffset>
                </wp:positionH>
                <wp:positionV relativeFrom="paragraph">
                  <wp:posOffset>1177290</wp:posOffset>
                </wp:positionV>
                <wp:extent cx="1714500" cy="944880"/>
                <wp:effectExtent l="0" t="0" r="0" b="0"/>
                <wp:wrapNone/>
                <wp:docPr id="1048" name="刘阳…"/>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14500" cy="944880"/>
                        </a:xfrm>
                        <a:prstGeom prst="rect"/>
                        <a:ln cmpd="sng" cap="flat" w="101600">
                          <a:solidFill>
                            <a:srgbClr val="ea3323">
                              <a:alpha val="0"/>
                            </a:srgbClr>
                          </a:solidFill>
                          <a:prstDash val="solid"/>
                          <a:miter/>
                          <a:headEnd/>
                          <a:tailEnd/>
                        </a:ln>
                      </wps:spPr>
                      <wps:txbx id="1048">
                        <w:txbxContent>
                          <w:p>
                            <w:pPr>
                              <w:pStyle w:val="style179"/>
                              <w:spacing w:lineRule="auto" w:line="240"/>
                              <w:ind w:left="0" w:firstLine="0" w:firstLineChars="0"/>
                              <w:jc w:val="center"/>
                              <w:rPr>
                                <w:rFonts w:ascii="微软雅黑" w:hAnsi="微软雅黑"/>
                                <w:color w:val="000000"/>
                                <w:kern w:val="24"/>
                                <w:szCs w:val="24"/>
                              </w:rPr>
                            </w:pPr>
                            <w:r>
                              <w:rPr>
                                <w:rFonts w:ascii="微软雅黑" w:hAnsi="微软雅黑" w:hint="eastAsia"/>
                                <w:color w:val="000000"/>
                                <w:kern w:val="24"/>
                                <w:szCs w:val="24"/>
                              </w:rPr>
                              <w:t>刘阳</w:t>
                            </w:r>
                          </w:p>
                          <w:p>
                            <w:pPr>
                              <w:pStyle w:val="style179"/>
                              <w:spacing w:lineRule="auto" w:line="240"/>
                              <w:ind w:left="0" w:firstLine="0" w:firstLineChars="0"/>
                              <w:jc w:val="center"/>
                              <w:rPr>
                                <w:rFonts w:ascii="微软雅黑" w:hAnsi="微软雅黑"/>
                                <w:szCs w:val="24"/>
                              </w:rPr>
                            </w:pPr>
                            <w:r>
                              <w:rPr>
                                <w:rFonts w:ascii="微软雅黑" w:hAnsi="微软雅黑"/>
                                <w:color w:val="000000"/>
                                <w:kern w:val="24"/>
                                <w:szCs w:val="24"/>
                              </w:rPr>
                              <w:t>Leon Liu</w:t>
                            </w:r>
                          </w:p>
                        </w:txbxContent>
                      </wps:txbx>
                      <wps:bodyPr lIns="50800" rIns="50800" tIns="50800" bIns="50800"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8" filled="f" stroked="t" style="position:absolute;margin-left:-6.0pt;margin-top:92.7pt;width:135.0pt;height:74.4pt;z-index:3;mso-position-horizontal-relative:text;mso-position-vertical-relative:text;mso-width-percent:0;mso-height-percent:0;mso-width-relative:margin;mso-height-relative:margin;mso-wrap-distance-left:0.0pt;mso-wrap-distance-right:0.0pt;visibility:visible;v-text-anchor:middle;">
                <v:stroke joinstyle="miter" color="#ea3323" opacity="0%" weight="8.0pt"/>
                <v:fill/>
                <v:textbox inset="4.0pt,4.0pt,4.0pt,4.0pt">
                  <w:txbxContent>
                    <w:p>
                      <w:pPr>
                        <w:pStyle w:val="style179"/>
                        <w:spacing w:lineRule="auto" w:line="240"/>
                        <w:ind w:left="0" w:firstLine="0" w:firstLineChars="0"/>
                        <w:jc w:val="center"/>
                        <w:rPr>
                          <w:rFonts w:ascii="微软雅黑" w:hAnsi="微软雅黑"/>
                          <w:color w:val="000000"/>
                          <w:kern w:val="24"/>
                          <w:szCs w:val="24"/>
                        </w:rPr>
                      </w:pPr>
                      <w:r>
                        <w:rPr>
                          <w:rFonts w:ascii="微软雅黑" w:hAnsi="微软雅黑" w:hint="eastAsia"/>
                          <w:color w:val="000000"/>
                          <w:kern w:val="24"/>
                          <w:szCs w:val="24"/>
                        </w:rPr>
                        <w:t>刘阳</w:t>
                      </w:r>
                    </w:p>
                    <w:p>
                      <w:pPr>
                        <w:pStyle w:val="style179"/>
                        <w:spacing w:lineRule="auto" w:line="240"/>
                        <w:ind w:left="0" w:firstLine="0" w:firstLineChars="0"/>
                        <w:jc w:val="center"/>
                        <w:rPr>
                          <w:rFonts w:ascii="微软雅黑" w:hAnsi="微软雅黑"/>
                          <w:szCs w:val="24"/>
                        </w:rPr>
                      </w:pPr>
                      <w:r>
                        <w:rPr>
                          <w:rFonts w:ascii="微软雅黑" w:hAnsi="微软雅黑"/>
                          <w:color w:val="000000"/>
                          <w:kern w:val="24"/>
                          <w:szCs w:val="24"/>
                        </w:rPr>
                        <w:t>Leon Liu</w:t>
                      </w:r>
                    </w:p>
                  </w:txbxContent>
                </v:textbox>
              </v:rect>
            </w:pict>
          </mc:Fallback>
        </mc:AlternateContent>
      </w:r>
      <w:r>
        <w:rPr>
          <w:noProof/>
        </w:rPr>
        <w:drawing>
          <wp:inline distT="0" distB="0" distR="0" distL="0">
            <wp:extent cx="1009015" cy="1176655"/>
            <wp:effectExtent l="0" t="0" r="635" b="4445"/>
            <wp:docPr id="1049" name="WechatIMG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WechatIMG4.png"/>
                    <pic:cNvPicPr/>
                  </pic:nvPicPr>
                  <pic:blipFill>
                    <a:blip r:embed="rId21" cstate="print"/>
                    <a:srcRect l="20031" t="0" r="26830" b="22121"/>
                    <a:stretch/>
                  </pic:blipFill>
                  <pic:spPr>
                    <a:xfrm rot="0">
                      <a:off x="0" y="0"/>
                      <a:ext cx="1009015" cy="1176655"/>
                    </a:xfrm>
                    <a:prstGeom prst="rect"/>
                    <a:ln cmpd="sng" cap="flat" w="12700">
                      <a:solidFill>
                        <a:srgbClr val="000000"/>
                      </a:solidFill>
                      <a:prstDash val="solid"/>
                      <a:miter/>
                      <a:headEnd len="med" type="none" w="med"/>
                      <a:tailEnd len="med" type="none" w="med"/>
                    </a:ln>
                  </pic:spPr>
                </pic:pic>
              </a:graphicData>
            </a:graphic>
          </wp:inline>
        </w:drawing>
      </w:r>
    </w:p>
    <w:p>
      <w:pPr>
        <w:pStyle w:val="style0"/>
        <w:ind w:firstLine="480"/>
        <w:rPr/>
      </w:pPr>
    </w:p>
    <w:p>
      <w:pPr>
        <w:pStyle w:val="style0"/>
        <w:ind w:firstLine="480"/>
        <w:rPr/>
      </w:pPr>
    </w:p>
    <w:p>
      <w:pPr>
        <w:pStyle w:val="style0"/>
        <w:ind w:firstLine="480"/>
        <w:rPr/>
      </w:pPr>
    </w:p>
    <w:p>
      <w:pPr>
        <w:pStyle w:val="style0"/>
        <w:ind w:firstLine="480"/>
        <w:rPr/>
      </w:pPr>
    </w:p>
    <w:p>
      <w:pPr>
        <w:pStyle w:val="style0"/>
        <w:ind w:firstLine="480"/>
        <w:rPr/>
      </w:pPr>
    </w:p>
    <w:p>
      <w:pPr>
        <w:pStyle w:val="style0"/>
        <w:ind w:firstLine="480"/>
        <w:rPr/>
      </w:pPr>
    </w:p>
    <w:p>
      <w:pPr>
        <w:pStyle w:val="style0"/>
        <w:ind w:firstLine="480"/>
        <w:rPr>
          <w:rFonts w:hint="eastAsia"/>
        </w:rPr>
      </w:pPr>
      <w:r>
        <w:rPr>
          <w:noProof/>
        </w:rPr>
        <mc:AlternateContent>
          <mc:Choice Requires="wps">
            <w:drawing>
              <wp:anchor distT="0" distB="0" distL="0" distR="0" simplePos="false" relativeHeight="4" behindDoc="false" locked="false" layoutInCell="true" allowOverlap="true">
                <wp:simplePos x="0" y="0"/>
                <wp:positionH relativeFrom="column">
                  <wp:posOffset>1592580</wp:posOffset>
                </wp:positionH>
                <wp:positionV relativeFrom="paragraph">
                  <wp:posOffset>72390</wp:posOffset>
                </wp:positionV>
                <wp:extent cx="4732020" cy="3581400"/>
                <wp:effectExtent l="0" t="0" r="0" b="0"/>
                <wp:wrapNone/>
                <wp:docPr id="1050" name="加拿大约克大学博士…"/>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32020" cy="3581400"/>
                        </a:xfrm>
                        <a:prstGeom prst="rect"/>
                        <a:ln cmpd="sng" cap="flat" w="12700">
                          <a:solidFill>
                            <a:srgbClr val="000000"/>
                          </a:solidFill>
                          <a:prstDash val="solid"/>
                          <a:miter/>
                          <a:headEnd/>
                          <a:tailEnd/>
                        </a:ln>
                      </wps:spPr>
                      <wps:txbx id="1050">
                        <w:txbxContent>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加拿大约克大学博士</w:t>
                            </w:r>
                          </w:p>
                          <w:p>
                            <w:pPr>
                              <w:pStyle w:val="style0"/>
                              <w:spacing w:lineRule="auto" w:line="240"/>
                              <w:ind w:firstLine="0" w:firstLineChars="0"/>
                              <w:jc w:val="left"/>
                              <w:rPr>
                                <w:rFonts w:ascii="微软雅黑" w:hAnsi="微软雅黑"/>
                                <w:sz w:val="21"/>
                                <w:szCs w:val="21"/>
                              </w:rPr>
                            </w:pPr>
                            <w:r>
                              <w:rPr>
                                <w:rFonts w:ascii="微软雅黑" w:hAnsi="微软雅黑"/>
                                <w:kern w:val="24"/>
                                <w:sz w:val="21"/>
                                <w:szCs w:val="21"/>
                              </w:rPr>
                              <w:t>IBM</w:t>
                            </w:r>
                            <w:r>
                              <w:rPr>
                                <w:rFonts w:ascii="微软雅黑" w:hAnsi="微软雅黑" w:hint="eastAsia"/>
                                <w:kern w:val="24"/>
                                <w:sz w:val="21"/>
                                <w:szCs w:val="21"/>
                              </w:rPr>
                              <w:t>公司资深专家，数据库技术专家</w:t>
                            </w:r>
                          </w:p>
                          <w:p>
                            <w:pPr>
                              <w:pStyle w:val="style0"/>
                              <w:spacing w:lineRule="auto" w:line="240"/>
                              <w:ind w:firstLine="0" w:firstLineChars="0"/>
                              <w:jc w:val="left"/>
                              <w:rPr>
                                <w:rFonts w:ascii="微软雅黑" w:hAnsi="微软雅黑" w:hint="eastAsia"/>
                                <w:sz w:val="21"/>
                                <w:szCs w:val="21"/>
                              </w:rPr>
                            </w:pPr>
                            <w:r>
                              <w:rPr>
                                <w:rFonts w:ascii="微软雅黑" w:hAnsi="微软雅黑" w:hint="eastAsia"/>
                                <w:kern w:val="24"/>
                                <w:sz w:val="21"/>
                                <w:szCs w:val="21"/>
                              </w:rPr>
                              <w:t>拥有</w:t>
                            </w:r>
                            <w:r>
                              <w:rPr>
                                <w:rFonts w:ascii="微软雅黑" w:hAnsi="微软雅黑"/>
                                <w:kern w:val="24"/>
                                <w:sz w:val="21"/>
                                <w:szCs w:val="21"/>
                              </w:rPr>
                              <w:t>20</w:t>
                            </w:r>
                            <w:r>
                              <w:rPr>
                                <w:rFonts w:ascii="微软雅黑" w:hAnsi="微软雅黑" w:hint="eastAsia"/>
                                <w:kern w:val="24"/>
                                <w:sz w:val="21"/>
                                <w:szCs w:val="21"/>
                              </w:rPr>
                              <w:t>年的软件产品研发经验</w:t>
                            </w:r>
                          </w:p>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pPr>
                              <w:pStyle w:val="style0"/>
                              <w:spacing w:lineRule="auto" w:line="240"/>
                              <w:ind w:firstLine="0" w:firstLineChars="0"/>
                              <w:jc w:val="left"/>
                              <w:rPr>
                                <w:rFonts w:ascii="微软雅黑" w:hAnsi="微软雅黑"/>
                                <w:sz w:val="21"/>
                                <w:szCs w:val="21"/>
                              </w:rPr>
                            </w:pPr>
                            <w:r>
                              <w:rPr>
                                <w:rFonts w:ascii="微软雅黑" w:hAnsi="微软雅黑"/>
                                <w:kern w:val="24"/>
                                <w:sz w:val="21"/>
                                <w:szCs w:val="21"/>
                              </w:rPr>
                              <w:t>自2000年起任职于IBM多伦多实验室，目前担任高级顾问；2004</w:t>
                            </w:r>
                            <w:r>
                              <w:rPr>
                                <w:rFonts w:ascii="微软雅黑" w:hAnsi="微软雅黑" w:hint="eastAsia"/>
                                <w:kern w:val="24"/>
                                <w:sz w:val="21"/>
                                <w:szCs w:val="21"/>
                              </w:rPr>
                              <w:t>年创办互联网支付</w:t>
                            </w:r>
                            <w:r>
                              <w:rPr>
                                <w:rFonts w:ascii="微软雅黑" w:hAnsi="微软雅黑" w:hint="eastAsia"/>
                                <w:kern w:val="24"/>
                                <w:sz w:val="21"/>
                                <w:szCs w:val="21"/>
                              </w:rPr>
                              <w:t>网站爱</w:t>
                            </w:r>
                            <w:r>
                              <w:rPr>
                                <w:rFonts w:ascii="微软雅黑" w:hAnsi="微软雅黑" w:hint="eastAsia"/>
                                <w:kern w:val="24"/>
                                <w:sz w:val="21"/>
                                <w:szCs w:val="21"/>
                              </w:rPr>
                              <w:t>付宝，担任</w:t>
                            </w:r>
                            <w:r>
                              <w:rPr>
                                <w:rFonts w:ascii="微软雅黑" w:hAnsi="微软雅黑"/>
                                <w:kern w:val="24"/>
                                <w:sz w:val="21"/>
                                <w:szCs w:val="21"/>
                              </w:rPr>
                              <w:t>CTO</w:t>
                            </w:r>
                            <w:r>
                              <w:rPr>
                                <w:rFonts w:ascii="微软雅黑" w:hAnsi="微软雅黑" w:hint="eastAsia"/>
                                <w:kern w:val="24"/>
                                <w:sz w:val="21"/>
                                <w:szCs w:val="21"/>
                              </w:rPr>
                              <w:t>；多次在</w:t>
                            </w:r>
                            <w:r>
                              <w:rPr>
                                <w:rFonts w:ascii="微软雅黑" w:hAnsi="微软雅黑"/>
                                <w:kern w:val="24"/>
                                <w:sz w:val="21"/>
                                <w:szCs w:val="21"/>
                              </w:rPr>
                              <w:t>IBM IOD</w:t>
                            </w:r>
                            <w:r>
                              <w:rPr>
                                <w:rFonts w:ascii="微软雅黑" w:hAnsi="微软雅黑" w:hint="eastAsia"/>
                                <w:kern w:val="24"/>
                                <w:sz w:val="21"/>
                                <w:szCs w:val="21"/>
                              </w:rPr>
                              <w:t>等大型会议针对数据库相关技术发表演讲；</w:t>
                            </w:r>
                            <w:r>
                              <w:rPr>
                                <w:rFonts w:ascii="微软雅黑" w:hAnsi="微软雅黑" w:hint="eastAsia"/>
                                <w:sz w:val="21"/>
                                <w:szCs w:val="21"/>
                              </w:rPr>
                              <w:t>著</w:t>
                            </w:r>
                            <w:r>
                              <w:rPr>
                                <w:rFonts w:ascii="微软雅黑" w:hAnsi="微软雅黑" w:hint="eastAsia"/>
                                <w:kern w:val="24"/>
                                <w:sz w:val="21"/>
                                <w:szCs w:val="21"/>
                              </w:rPr>
                              <w:t>书：</w:t>
                            </w:r>
                            <w:r>
                              <w:rPr>
                                <w:rFonts w:ascii="微软雅黑" w:hAnsi="微软雅黑"/>
                                <w:kern w:val="24"/>
                                <w:sz w:val="21"/>
                                <w:szCs w:val="21"/>
                              </w:rPr>
                              <w:t>DB2 UDB V8 and WebSphere V5 Performance Tuning and Operation Guide</w:t>
                            </w:r>
                            <w:r>
                              <w:rPr>
                                <w:rFonts w:ascii="微软雅黑" w:hAnsi="微软雅黑" w:hint="eastAsia"/>
                                <w:kern w:val="24"/>
                                <w:sz w:val="21"/>
                                <w:szCs w:val="21"/>
                              </w:rPr>
                              <w:t>；</w:t>
                            </w:r>
                          </w:p>
                        </w:txbxContent>
                      </wps:txbx>
                      <wps:bodyPr lIns="50800" rIns="50800" tIns="50800" bIns="50800"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50" filled="f" stroked="t" style="position:absolute;margin-left:125.4pt;margin-top:5.7pt;width:372.6pt;height:282.0pt;z-index:4;mso-position-horizontal-relative:text;mso-position-vertical-relative:text;mso-width-percent:0;mso-height-percent:0;mso-width-relative:margin;mso-height-relative:margin;mso-wrap-distance-left:0.0pt;mso-wrap-distance-right:0.0pt;visibility:visible;v-text-anchor:middle;">
                <v:stroke joinstyle="miter" weight="1.0pt"/>
                <v:fill/>
                <v:textbox inset="4.0pt,4.0pt,4.0pt,4.0pt">
                  <w:txbxContent>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加拿大约克大学博士</w:t>
                      </w:r>
                    </w:p>
                    <w:p>
                      <w:pPr>
                        <w:pStyle w:val="style0"/>
                        <w:spacing w:lineRule="auto" w:line="240"/>
                        <w:ind w:firstLine="0" w:firstLineChars="0"/>
                        <w:jc w:val="left"/>
                        <w:rPr>
                          <w:rFonts w:ascii="微软雅黑" w:hAnsi="微软雅黑"/>
                          <w:sz w:val="21"/>
                          <w:szCs w:val="21"/>
                        </w:rPr>
                      </w:pPr>
                      <w:r>
                        <w:rPr>
                          <w:rFonts w:ascii="微软雅黑" w:hAnsi="微软雅黑"/>
                          <w:kern w:val="24"/>
                          <w:sz w:val="21"/>
                          <w:szCs w:val="21"/>
                        </w:rPr>
                        <w:t>IBM</w:t>
                      </w:r>
                      <w:r>
                        <w:rPr>
                          <w:rFonts w:ascii="微软雅黑" w:hAnsi="微软雅黑" w:hint="eastAsia"/>
                          <w:kern w:val="24"/>
                          <w:sz w:val="21"/>
                          <w:szCs w:val="21"/>
                        </w:rPr>
                        <w:t>公司资深专家，数据库技术专家</w:t>
                      </w:r>
                    </w:p>
                    <w:p>
                      <w:pPr>
                        <w:pStyle w:val="style0"/>
                        <w:spacing w:lineRule="auto" w:line="240"/>
                        <w:ind w:firstLine="0" w:firstLineChars="0"/>
                        <w:jc w:val="left"/>
                        <w:rPr>
                          <w:rFonts w:ascii="微软雅黑" w:hAnsi="微软雅黑" w:hint="eastAsia"/>
                          <w:sz w:val="21"/>
                          <w:szCs w:val="21"/>
                        </w:rPr>
                      </w:pPr>
                      <w:r>
                        <w:rPr>
                          <w:rFonts w:ascii="微软雅黑" w:hAnsi="微软雅黑" w:hint="eastAsia"/>
                          <w:kern w:val="24"/>
                          <w:sz w:val="21"/>
                          <w:szCs w:val="21"/>
                        </w:rPr>
                        <w:t>拥有</w:t>
                      </w:r>
                      <w:r>
                        <w:rPr>
                          <w:rFonts w:ascii="微软雅黑" w:hAnsi="微软雅黑"/>
                          <w:kern w:val="24"/>
                          <w:sz w:val="21"/>
                          <w:szCs w:val="21"/>
                        </w:rPr>
                        <w:t>20</w:t>
                      </w:r>
                      <w:r>
                        <w:rPr>
                          <w:rFonts w:ascii="微软雅黑" w:hAnsi="微软雅黑" w:hint="eastAsia"/>
                          <w:kern w:val="24"/>
                          <w:sz w:val="21"/>
                          <w:szCs w:val="21"/>
                        </w:rPr>
                        <w:t>年的软件产品研发经验</w:t>
                      </w:r>
                    </w:p>
                    <w:p>
                      <w:pPr>
                        <w:pStyle w:val="style0"/>
                        <w:spacing w:lineRule="auto" w:line="240"/>
                        <w:ind w:firstLine="0" w:firstLineChars="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pPr>
                        <w:pStyle w:val="style0"/>
                        <w:spacing w:lineRule="auto" w:line="240"/>
                        <w:ind w:firstLine="0" w:firstLineChars="0"/>
                        <w:jc w:val="left"/>
                        <w:rPr>
                          <w:rFonts w:ascii="微软雅黑" w:hAnsi="微软雅黑"/>
                          <w:sz w:val="21"/>
                          <w:szCs w:val="21"/>
                        </w:rPr>
                      </w:pPr>
                      <w:r>
                        <w:rPr>
                          <w:rFonts w:ascii="微软雅黑" w:hAnsi="微软雅黑"/>
                          <w:kern w:val="24"/>
                          <w:sz w:val="21"/>
                          <w:szCs w:val="21"/>
                        </w:rPr>
                        <w:t>自2000年起任职于IBM多伦多实验室，目前担任高级顾问；2004</w:t>
                      </w:r>
                      <w:r>
                        <w:rPr>
                          <w:rFonts w:ascii="微软雅黑" w:hAnsi="微软雅黑" w:hint="eastAsia"/>
                          <w:kern w:val="24"/>
                          <w:sz w:val="21"/>
                          <w:szCs w:val="21"/>
                        </w:rPr>
                        <w:t>年创办互联网支付</w:t>
                      </w:r>
                      <w:r>
                        <w:rPr>
                          <w:rFonts w:ascii="微软雅黑" w:hAnsi="微软雅黑" w:hint="eastAsia"/>
                          <w:kern w:val="24"/>
                          <w:sz w:val="21"/>
                          <w:szCs w:val="21"/>
                        </w:rPr>
                        <w:t>网站爱</w:t>
                      </w:r>
                      <w:r>
                        <w:rPr>
                          <w:rFonts w:ascii="微软雅黑" w:hAnsi="微软雅黑" w:hint="eastAsia"/>
                          <w:kern w:val="24"/>
                          <w:sz w:val="21"/>
                          <w:szCs w:val="21"/>
                        </w:rPr>
                        <w:t>付宝，担任</w:t>
                      </w:r>
                      <w:r>
                        <w:rPr>
                          <w:rFonts w:ascii="微软雅黑" w:hAnsi="微软雅黑"/>
                          <w:kern w:val="24"/>
                          <w:sz w:val="21"/>
                          <w:szCs w:val="21"/>
                        </w:rPr>
                        <w:t>CTO</w:t>
                      </w:r>
                      <w:r>
                        <w:rPr>
                          <w:rFonts w:ascii="微软雅黑" w:hAnsi="微软雅黑" w:hint="eastAsia"/>
                          <w:kern w:val="24"/>
                          <w:sz w:val="21"/>
                          <w:szCs w:val="21"/>
                        </w:rPr>
                        <w:t>；多次在</w:t>
                      </w:r>
                      <w:r>
                        <w:rPr>
                          <w:rFonts w:ascii="微软雅黑" w:hAnsi="微软雅黑"/>
                          <w:kern w:val="24"/>
                          <w:sz w:val="21"/>
                          <w:szCs w:val="21"/>
                        </w:rPr>
                        <w:t>IBM IOD</w:t>
                      </w:r>
                      <w:r>
                        <w:rPr>
                          <w:rFonts w:ascii="微软雅黑" w:hAnsi="微软雅黑" w:hint="eastAsia"/>
                          <w:kern w:val="24"/>
                          <w:sz w:val="21"/>
                          <w:szCs w:val="21"/>
                        </w:rPr>
                        <w:t>等大型会议针对数据库相关技术发表演讲；</w:t>
                      </w:r>
                      <w:r>
                        <w:rPr>
                          <w:rFonts w:ascii="微软雅黑" w:hAnsi="微软雅黑" w:hint="eastAsia"/>
                          <w:sz w:val="21"/>
                          <w:szCs w:val="21"/>
                        </w:rPr>
                        <w:t>著</w:t>
                      </w:r>
                      <w:r>
                        <w:rPr>
                          <w:rFonts w:ascii="微软雅黑" w:hAnsi="微软雅黑" w:hint="eastAsia"/>
                          <w:kern w:val="24"/>
                          <w:sz w:val="21"/>
                          <w:szCs w:val="21"/>
                        </w:rPr>
                        <w:t>书：</w:t>
                      </w:r>
                      <w:r>
                        <w:rPr>
                          <w:rFonts w:ascii="微软雅黑" w:hAnsi="微软雅黑"/>
                          <w:kern w:val="24"/>
                          <w:sz w:val="21"/>
                          <w:szCs w:val="21"/>
                        </w:rPr>
                        <w:t>DB2 UDB V8 and WebSphere V5 Performance Tuning and Operation Guide</w:t>
                      </w:r>
                      <w:r>
                        <w:rPr>
                          <w:rFonts w:ascii="微软雅黑" w:hAnsi="微软雅黑" w:hint="eastAsia"/>
                          <w:kern w:val="24"/>
                          <w:sz w:val="21"/>
                          <w:szCs w:val="21"/>
                        </w:rPr>
                        <w:t>；</w:t>
                      </w:r>
                    </w:p>
                  </w:txbxContent>
                </v:textbox>
              </v:rect>
            </w:pict>
          </mc:Fallback>
        </mc:AlternateContent>
      </w:r>
    </w:p>
    <w:p>
      <w:pPr>
        <w:pStyle w:val="style0"/>
        <w:ind w:firstLine="480"/>
        <w:rPr/>
      </w:pPr>
      <w:r>
        <w:rPr>
          <w:noProof/>
        </w:rPr>
        <mc:AlternateContent>
          <mc:Choice Requires="wps">
            <w:drawing>
              <wp:anchor distT="0" distB="0" distL="0" distR="0" simplePos="false" relativeHeight="5" behindDoc="false" locked="false" layoutInCell="true" allowOverlap="true">
                <wp:simplePos x="0" y="0"/>
                <wp:positionH relativeFrom="column">
                  <wp:posOffset>105410</wp:posOffset>
                </wp:positionH>
                <wp:positionV relativeFrom="paragraph">
                  <wp:posOffset>1773555</wp:posOffset>
                </wp:positionV>
                <wp:extent cx="1847215" cy="562610"/>
                <wp:effectExtent l="0" t="0" r="0" b="0"/>
                <wp:wrapNone/>
                <wp:docPr id="1051" name="Peter Z. H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47215" cy="562610"/>
                        </a:xfrm>
                        <a:prstGeom prst="rect"/>
                        <a:ln cmpd="sng" cap="flat" w="101600">
                          <a:solidFill>
                            <a:srgbClr val="ea3323">
                              <a:alpha val="0"/>
                            </a:srgbClr>
                          </a:solidFill>
                          <a:prstDash val="solid"/>
                          <a:miter/>
                          <a:headEnd/>
                          <a:tailEnd/>
                        </a:ln>
                      </wps:spPr>
                      <wps:txbx id="1051">
                        <w:txbxContent>
                          <w:p>
                            <w:pPr>
                              <w:pStyle w:val="style94"/>
                              <w:ind w:firstLine="480"/>
                              <w:jc w:val="right"/>
                              <w:rPr/>
                            </w:pPr>
                            <w:r>
                              <w:t>Peter Z. He</w:t>
                            </w:r>
                          </w:p>
                        </w:txbxContent>
                      </wps:txbx>
                      <wps:bodyPr lIns="50800" rIns="50800" tIns="50800" bIns="50800" anchor="ctr" wrap="none">
                        <a:prstTxWarp prst="textNoShape"/>
                        <a:spAutoFit/>
                      </wps:bodyPr>
                    </wps:wsp>
                  </a:graphicData>
                </a:graphic>
              </wp:anchor>
            </w:drawing>
          </mc:Choice>
          <mc:Fallback>
            <w:pict>
              <v:rect id="1051" filled="f" stroked="t" style="position:absolute;margin-left:8.3pt;margin-top:139.65pt;width:145.45pt;height:44.3pt;z-index:5;mso-position-horizontal-relative:text;mso-position-vertical-relative:text;mso-width-relative:page;mso-height-relative:page;mso-wrap-distance-left:0.0pt;mso-wrap-distance-right:0.0pt;visibility:visible;mso-wrap-style:none;v-text-anchor:middle;">
                <v:stroke joinstyle="miter" color="#ea3323" opacity="0%" weight="8.0pt"/>
                <v:fill/>
                <v:textbox inset="4.0pt,4.0pt,4.0pt,4.0pt" style="mso-fit-shape-to-text:true;">
                  <w:txbxContent>
                    <w:p>
                      <w:pPr>
                        <w:pStyle w:val="style94"/>
                        <w:ind w:firstLine="480"/>
                        <w:jc w:val="right"/>
                        <w:rPr/>
                      </w:pPr>
                      <w:r>
                        <w:t>Peter Z. He</w:t>
                      </w:r>
                    </w:p>
                  </w:txbxContent>
                </v:textbox>
              </v:rect>
            </w:pict>
          </mc:Fallback>
        </mc:AlternateContent>
      </w:r>
      <w:r>
        <w:rPr>
          <w:noProof/>
        </w:rPr>
        <w:drawing>
          <wp:inline distT="0" distB="0" distR="0" distL="0">
            <wp:extent cx="1120140" cy="1651000"/>
            <wp:effectExtent l="0" t="0" r="3810" b="6350"/>
            <wp:docPr id="1052" name="屏幕快照 2017-07-26 下午2.07.5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屏幕快照 2017-07-26 下午2.07.54.png"/>
                    <pic:cNvPicPr/>
                  </pic:nvPicPr>
                  <pic:blipFill>
                    <a:blip r:embed="rId22" cstate="print"/>
                    <a:srcRect l="22897" t="12508" r="22897" b="12508"/>
                    <a:stretch/>
                  </pic:blipFill>
                  <pic:spPr>
                    <a:xfrm rot="0">
                      <a:off x="0" y="0"/>
                      <a:ext cx="1120140" cy="1651000"/>
                    </a:xfrm>
                    <a:prstGeom prst="rect"/>
                    <a:ln cmpd="sng" cap="flat" w="12700">
                      <a:solidFill>
                        <a:srgbClr val="000000"/>
                      </a:solidFill>
                      <a:prstDash val="solid"/>
                      <a:miter/>
                      <a:headEnd len="med" type="none" w="med"/>
                      <a:tailEnd len="med" type="none" w="med"/>
                    </a:ln>
                  </pic:spPr>
                </pic:pic>
              </a:graphicData>
            </a:graphic>
          </wp:inline>
        </w:drawing>
      </w:r>
    </w:p>
    <w:p>
      <w:pPr>
        <w:pStyle w:val="style0"/>
        <w:ind w:firstLine="480"/>
        <w:rPr/>
      </w:pPr>
    </w:p>
    <w:p>
      <w:pPr>
        <w:pStyle w:val="style0"/>
        <w:ind w:firstLine="480"/>
        <w:rPr/>
      </w:pPr>
    </w:p>
    <w:p>
      <w:pPr>
        <w:pStyle w:val="style0"/>
        <w:ind w:firstLine="480"/>
        <w:rPr/>
      </w:pPr>
    </w:p>
    <w:p>
      <w:pPr>
        <w:pStyle w:val="style0"/>
        <w:ind w:firstLine="480"/>
        <w:rPr/>
      </w:pPr>
    </w:p>
    <w:p>
      <w:pPr>
        <w:pStyle w:val="style0"/>
        <w:ind w:firstLine="480"/>
        <w:rPr/>
      </w:pPr>
    </w:p>
    <w:p>
      <w:pPr>
        <w:pStyle w:val="style0"/>
        <w:ind w:firstLine="0" w:firstLineChars="0"/>
        <w:rPr>
          <w:rFonts w:hint="eastAsia"/>
        </w:rPr>
      </w:pPr>
      <w:r>
        <w:rPr>
          <w:noProof/>
        </w:rPr>
        <mc:AlternateContent>
          <mc:Choice Requires="wps">
            <w:drawing>
              <wp:anchor distT="0" distB="0" distL="0" distR="0" simplePos="false" relativeHeight="6" behindDoc="false" locked="false" layoutInCell="true" allowOverlap="true">
                <wp:simplePos x="0" y="0"/>
                <wp:positionH relativeFrom="column">
                  <wp:posOffset>1752600</wp:posOffset>
                </wp:positionH>
                <wp:positionV relativeFrom="paragraph">
                  <wp:posOffset>-76200</wp:posOffset>
                </wp:positionV>
                <wp:extent cx="4411980" cy="4437380"/>
                <wp:effectExtent l="0" t="0" r="0" b="0"/>
                <wp:wrapNone/>
                <wp:docPr id="1053" name="毕业于加拿大多伦多大学精算和统计专业，理学学士荣誉学位…"/>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411980" cy="4437380"/>
                        </a:xfrm>
                        <a:prstGeom prst="rect"/>
                        <a:ln cmpd="sng" cap="flat" w="12700">
                          <a:solidFill>
                            <a:srgbClr val="000000"/>
                          </a:solidFill>
                          <a:prstDash val="solid"/>
                          <a:miter/>
                          <a:headEnd/>
                          <a:tailEnd/>
                        </a:ln>
                      </wps:spPr>
                      <wps:txbx id="1053">
                        <w:txbxContent>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毕业于加拿大多伦多大学精算和统计专业，理学学士荣誉学位</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现任职于</w:t>
                            </w:r>
                            <w:r>
                              <w:rPr>
                                <w:rFonts w:ascii="微软雅黑" w:hAnsi="微软雅黑" w:hint="eastAsia"/>
                                <w:kern w:val="24"/>
                                <w:sz w:val="21"/>
                                <w:szCs w:val="21"/>
                              </w:rPr>
                              <w:t>某全球</w:t>
                            </w:r>
                            <w:r>
                              <w:rPr>
                                <w:rFonts w:ascii="微软雅黑" w:hAnsi="微软雅黑"/>
                                <w:kern w:val="24"/>
                                <w:sz w:val="21"/>
                                <w:szCs w:val="21"/>
                              </w:rPr>
                              <w:t>500</w:t>
                            </w:r>
                            <w:r>
                              <w:rPr>
                                <w:rFonts w:ascii="微软雅黑" w:hAnsi="微软雅黑" w:hint="eastAsia"/>
                                <w:kern w:val="24"/>
                                <w:sz w:val="21"/>
                                <w:szCs w:val="21"/>
                              </w:rPr>
                              <w:t>强保险公司的量化对冲基金平台</w:t>
                            </w:r>
                          </w:p>
                          <w:p>
                            <w:pPr>
                              <w:pStyle w:val="style0"/>
                              <w:spacing w:lineRule="auto" w:line="240"/>
                              <w:ind w:firstLine="0" w:firstLineChars="0"/>
                              <w:jc w:val="left"/>
                              <w:rPr>
                                <w:rFonts w:ascii="微软雅黑" w:hAnsi="微软雅黑" w:hint="eastAsia"/>
                                <w:kern w:val="24"/>
                                <w:sz w:val="21"/>
                                <w:szCs w:val="21"/>
                              </w:rPr>
                            </w:pPr>
                            <w:r>
                              <w:rPr>
                                <w:rFonts w:ascii="微软雅黑" w:hAnsi="微软雅黑"/>
                                <w:kern w:val="24"/>
                                <w:sz w:val="21"/>
                                <w:szCs w:val="21"/>
                              </w:rPr>
                              <w:t>IT+</w:t>
                            </w:r>
                            <w:r>
                              <w:rPr>
                                <w:rFonts w:ascii="微软雅黑" w:hAnsi="微软雅黑" w:hint="eastAsia"/>
                                <w:kern w:val="24"/>
                                <w:sz w:val="21"/>
                                <w:szCs w:val="21"/>
                              </w:rPr>
                              <w:t>精算跨界专家，拥有</w:t>
                            </w:r>
                            <w:r>
                              <w:rPr>
                                <w:rFonts w:ascii="微软雅黑" w:hAnsi="微软雅黑"/>
                                <w:kern w:val="24"/>
                                <w:sz w:val="21"/>
                                <w:szCs w:val="21"/>
                              </w:rPr>
                              <w:t>10</w:t>
                            </w:r>
                            <w:r>
                              <w:rPr>
                                <w:rFonts w:ascii="微软雅黑" w:hAnsi="微软雅黑" w:hint="eastAsia"/>
                                <w:kern w:val="24"/>
                                <w:sz w:val="21"/>
                                <w:szCs w:val="21"/>
                              </w:rPr>
                              <w:t>年保险行业工作经验</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微软雅黑" w:hAnsi="微软雅黑"/>
                                <w:kern w:val="24"/>
                                <w:sz w:val="21"/>
                                <w:szCs w:val="21"/>
                              </w:rPr>
                              <w:t>Actuary and MAAA</w:t>
                            </w:r>
                            <w:r>
                              <w:rPr>
                                <w:rFonts w:ascii="微软雅黑" w:hAnsi="微软雅黑" w:hint="eastAsia"/>
                                <w:kern w:val="24"/>
                                <w:sz w:val="21"/>
                                <w:szCs w:val="21"/>
                              </w:rPr>
                              <w:t>）；</w:t>
                            </w:r>
                            <w:r>
                              <w:rPr>
                                <w:rFonts w:ascii="微软雅黑" w:hAnsi="微软雅黑"/>
                                <w:kern w:val="24"/>
                                <w:sz w:val="18"/>
                                <w:szCs w:val="18"/>
                              </w:rPr>
                              <w:t xml:space="preserve">  </w:t>
                            </w:r>
                          </w:p>
                          <w:p>
                            <w:pPr>
                              <w:pStyle w:val="style179"/>
                              <w:numPr>
                                <w:ilvl w:val="0"/>
                                <w:numId w:val="3"/>
                              </w:numPr>
                              <w:spacing w:lineRule="auto" w:line="240"/>
                              <w:ind w:firstLineChars="0"/>
                              <w:jc w:val="left"/>
                              <w:rPr/>
                            </w:pPr>
                          </w:p>
                          <w:p>
                            <w:pPr>
                              <w:pStyle w:val="style179"/>
                              <w:numPr>
                                <w:ilvl w:val="0"/>
                                <w:numId w:val="3"/>
                              </w:numPr>
                              <w:spacing w:lineRule="auto" w:line="240"/>
                              <w:ind w:firstLineChars="0"/>
                              <w:jc w:val="left"/>
                              <w:rPr/>
                            </w:pPr>
                            <w:r>
                              <w:rPr>
                                <w:rFonts w:ascii="Helvetica Neue" w:eastAsia="Helvetica Neue" w:hAnsi="Helvetica Neue"/>
                                <w:color w:val="a9a9a9"/>
                                <w:kern w:val="24"/>
                                <w:sz w:val="42"/>
                                <w:szCs w:val="42"/>
                              </w:rPr>
                              <w:t> </w:t>
                            </w:r>
                          </w:p>
                        </w:txbxContent>
                      </wps:txbx>
                      <wps:bodyPr lIns="50800" rIns="50800" tIns="50800" bIns="50800" anchor="ctr" wrap="square">
                        <a:prstTxWarp prst="textNoShape"/>
                        <a:noAutofit/>
                      </wps:bodyPr>
                    </wps:wsp>
                  </a:graphicData>
                </a:graphic>
                <wp14:sizeRelH relativeFrom="margin">
                  <wp14:pctWidth>0</wp14:pctWidth>
                </wp14:sizeRelH>
              </wp:anchor>
            </w:drawing>
          </mc:Choice>
          <mc:Fallback>
            <w:pict>
              <v:rect id="1053" filled="f" stroked="t" style="position:absolute;margin-left:138.0pt;margin-top:-6.0pt;width:347.4pt;height:349.4pt;z-index:6;mso-position-horizontal-relative:text;mso-position-vertical-relative:text;mso-width-percent:0;mso-width-relative:margin;mso-height-relative:page;mso-wrap-distance-left:0.0pt;mso-wrap-distance-right:0.0pt;visibility:visible;v-text-anchor:middle;">
                <v:stroke joinstyle="miter" weight="1.0pt"/>
                <v:fill/>
                <v:textbox inset="4.0pt,4.0pt,4.0pt,4.0pt">
                  <w:txbxContent>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毕业于加拿大多伦多大学精算和统计专业，理学学士荣誉学位</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现任职于</w:t>
                      </w:r>
                      <w:r>
                        <w:rPr>
                          <w:rFonts w:ascii="微软雅黑" w:hAnsi="微软雅黑" w:hint="eastAsia"/>
                          <w:kern w:val="24"/>
                          <w:sz w:val="21"/>
                          <w:szCs w:val="21"/>
                        </w:rPr>
                        <w:t>某全球</w:t>
                      </w:r>
                      <w:r>
                        <w:rPr>
                          <w:rFonts w:ascii="微软雅黑" w:hAnsi="微软雅黑"/>
                          <w:kern w:val="24"/>
                          <w:sz w:val="21"/>
                          <w:szCs w:val="21"/>
                        </w:rPr>
                        <w:t>500</w:t>
                      </w:r>
                      <w:r>
                        <w:rPr>
                          <w:rFonts w:ascii="微软雅黑" w:hAnsi="微软雅黑" w:hint="eastAsia"/>
                          <w:kern w:val="24"/>
                          <w:sz w:val="21"/>
                          <w:szCs w:val="21"/>
                        </w:rPr>
                        <w:t>强保险公司的量化对冲基金平台</w:t>
                      </w:r>
                    </w:p>
                    <w:p>
                      <w:pPr>
                        <w:pStyle w:val="style0"/>
                        <w:spacing w:lineRule="auto" w:line="240"/>
                        <w:ind w:firstLine="0" w:firstLineChars="0"/>
                        <w:jc w:val="left"/>
                        <w:rPr>
                          <w:rFonts w:ascii="微软雅黑" w:hAnsi="微软雅黑" w:hint="eastAsia"/>
                          <w:kern w:val="24"/>
                          <w:sz w:val="21"/>
                          <w:szCs w:val="21"/>
                        </w:rPr>
                      </w:pPr>
                      <w:r>
                        <w:rPr>
                          <w:rFonts w:ascii="微软雅黑" w:hAnsi="微软雅黑"/>
                          <w:kern w:val="24"/>
                          <w:sz w:val="21"/>
                          <w:szCs w:val="21"/>
                        </w:rPr>
                        <w:t>IT+</w:t>
                      </w:r>
                      <w:r>
                        <w:rPr>
                          <w:rFonts w:ascii="微软雅黑" w:hAnsi="微软雅黑" w:hint="eastAsia"/>
                          <w:kern w:val="24"/>
                          <w:sz w:val="21"/>
                          <w:szCs w:val="21"/>
                        </w:rPr>
                        <w:t>精算跨界专家，拥有</w:t>
                      </w:r>
                      <w:r>
                        <w:rPr>
                          <w:rFonts w:ascii="微软雅黑" w:hAnsi="微软雅黑"/>
                          <w:kern w:val="24"/>
                          <w:sz w:val="21"/>
                          <w:szCs w:val="21"/>
                        </w:rPr>
                        <w:t>10</w:t>
                      </w:r>
                      <w:r>
                        <w:rPr>
                          <w:rFonts w:ascii="微软雅黑" w:hAnsi="微软雅黑" w:hint="eastAsia"/>
                          <w:kern w:val="24"/>
                          <w:sz w:val="21"/>
                          <w:szCs w:val="21"/>
                        </w:rPr>
                        <w:t>年保险行业工作经验</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微软雅黑" w:hAnsi="微软雅黑"/>
                          <w:kern w:val="24"/>
                          <w:sz w:val="21"/>
                          <w:szCs w:val="21"/>
                        </w:rPr>
                        <w:t>Actuary and MAAA</w:t>
                      </w:r>
                      <w:r>
                        <w:rPr>
                          <w:rFonts w:ascii="微软雅黑" w:hAnsi="微软雅黑" w:hint="eastAsia"/>
                          <w:kern w:val="24"/>
                          <w:sz w:val="21"/>
                          <w:szCs w:val="21"/>
                        </w:rPr>
                        <w:t>）；</w:t>
                      </w:r>
                      <w:r>
                        <w:rPr>
                          <w:rFonts w:ascii="微软雅黑" w:hAnsi="微软雅黑"/>
                          <w:kern w:val="24"/>
                          <w:sz w:val="18"/>
                          <w:szCs w:val="18"/>
                        </w:rPr>
                        <w:t xml:space="preserve">  </w:t>
                      </w:r>
                    </w:p>
                    <w:p>
                      <w:pPr>
                        <w:pStyle w:val="style179"/>
                        <w:numPr>
                          <w:ilvl w:val="0"/>
                          <w:numId w:val="3"/>
                        </w:numPr>
                        <w:spacing w:lineRule="auto" w:line="240"/>
                        <w:ind w:firstLineChars="0"/>
                        <w:jc w:val="left"/>
                        <w:rPr/>
                      </w:pPr>
                    </w:p>
                    <w:p>
                      <w:pPr>
                        <w:pStyle w:val="style179"/>
                        <w:numPr>
                          <w:ilvl w:val="0"/>
                          <w:numId w:val="3"/>
                        </w:numPr>
                        <w:spacing w:lineRule="auto" w:line="240"/>
                        <w:ind w:firstLineChars="0"/>
                        <w:jc w:val="left"/>
                        <w:rPr/>
                      </w:pPr>
                      <w:r>
                        <w:rPr>
                          <w:rFonts w:ascii="Helvetica Neue" w:eastAsia="Helvetica Neue" w:hAnsi="Helvetica Neue"/>
                          <w:color w:val="a9a9a9"/>
                          <w:kern w:val="24"/>
                          <w:sz w:val="42"/>
                          <w:szCs w:val="42"/>
                        </w:rPr>
                        <w:t> </w:t>
                      </w:r>
                    </w:p>
                  </w:txbxContent>
                </v:textbox>
              </v:rect>
            </w:pict>
          </mc:Fallback>
        </mc:AlternateContent>
      </w:r>
    </w:p>
    <w:p>
      <w:pPr>
        <w:pStyle w:val="style0"/>
        <w:ind w:firstLine="480"/>
        <w:rPr/>
      </w:pPr>
      <w:r>
        <w:rPr>
          <w:noProof/>
        </w:rPr>
        <w:drawing>
          <wp:inline distT="0" distB="0" distR="0" distL="0">
            <wp:extent cx="1310005" cy="1762760"/>
            <wp:effectExtent l="0" t="0" r="4445" b="8890"/>
            <wp:docPr id="1054" name="WechatIMG15 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WechatIMG15 1.jpeg"/>
                    <pic:cNvPicPr/>
                  </pic:nvPicPr>
                  <pic:blipFill>
                    <a:blip r:embed="rId23" cstate="print"/>
                    <a:srcRect l="3893" t="3466" r="3893" b="3466"/>
                    <a:stretch/>
                  </pic:blipFill>
                  <pic:spPr>
                    <a:xfrm rot="0">
                      <a:off x="0" y="0"/>
                      <a:ext cx="1310005" cy="1762760"/>
                    </a:xfrm>
                    <a:prstGeom prst="rect"/>
                    <a:ln cmpd="sng" cap="flat" w="12700">
                      <a:solidFill>
                        <a:srgbClr val="000000"/>
                      </a:solidFill>
                      <a:prstDash val="solid"/>
                      <a:miter/>
                      <a:headEnd len="med" type="none" w="med"/>
                      <a:tailEnd len="med" type="none" w="med"/>
                    </a:ln>
                  </pic:spPr>
                </pic:pic>
              </a:graphicData>
            </a:graphic>
          </wp:inline>
        </w:drawing>
      </w:r>
    </w:p>
    <w:p>
      <w:pPr>
        <w:pStyle w:val="style0"/>
        <w:ind w:firstLine="480"/>
        <w:rPr/>
      </w:pPr>
      <w:r>
        <w:rPr>
          <w:noProof/>
        </w:rPr>
        <mc:AlternateContent>
          <mc:Choice Requires="wps">
            <w:drawing>
              <wp:anchor distT="0" distB="0" distL="0" distR="0" simplePos="false" relativeHeight="7" behindDoc="false" locked="false" layoutInCell="true" allowOverlap="true">
                <wp:simplePos x="0" y="0"/>
                <wp:positionH relativeFrom="column">
                  <wp:posOffset>342900</wp:posOffset>
                </wp:positionH>
                <wp:positionV relativeFrom="paragraph">
                  <wp:posOffset>26669</wp:posOffset>
                </wp:positionV>
                <wp:extent cx="1723390" cy="562610"/>
                <wp:effectExtent l="0" t="0" r="0" b="0"/>
                <wp:wrapNone/>
                <wp:docPr id="1055" name="Sean Tang"/>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23390" cy="562610"/>
                        </a:xfrm>
                        <a:prstGeom prst="rect"/>
                        <a:ln cmpd="sng" cap="flat" w="101600">
                          <a:solidFill>
                            <a:srgbClr val="ea3323">
                              <a:alpha val="0"/>
                            </a:srgbClr>
                          </a:solidFill>
                          <a:prstDash val="solid"/>
                          <a:miter/>
                          <a:headEnd/>
                          <a:tailEnd/>
                        </a:ln>
                      </wps:spPr>
                      <wps:txbx id="1055">
                        <w:txbxContent>
                          <w:p>
                            <w:pPr>
                              <w:pStyle w:val="style94"/>
                              <w:ind w:firstLine="480"/>
                              <w:rPr/>
                            </w:pPr>
                            <w:r>
                              <w:t>Sean Tang</w:t>
                            </w:r>
                          </w:p>
                        </w:txbxContent>
                      </wps:txbx>
                      <wps:bodyPr lIns="50800" rIns="50800" tIns="50800" bIns="50800" anchor="ctr" wrap="none">
                        <a:prstTxWarp prst="textNoShape"/>
                        <a:spAutoFit/>
                      </wps:bodyPr>
                    </wps:wsp>
                  </a:graphicData>
                </a:graphic>
              </wp:anchor>
            </w:drawing>
          </mc:Choice>
          <mc:Fallback>
            <w:pict>
              <v:rect id="1055" filled="f" stroked="t" style="position:absolute;margin-left:27.0pt;margin-top:2.1pt;width:135.7pt;height:44.3pt;z-index:7;mso-position-horizontal-relative:text;mso-position-vertical-relative:text;mso-width-relative:page;mso-height-relative:page;mso-wrap-distance-left:0.0pt;mso-wrap-distance-right:0.0pt;visibility:visible;mso-wrap-style:none;v-text-anchor:middle;">
                <v:stroke joinstyle="miter" color="#ea3323" opacity="0%" weight="8.0pt"/>
                <v:fill/>
                <v:textbox inset="4.0pt,4.0pt,4.0pt,4.0pt" style="mso-fit-shape-to-text:true;">
                  <w:txbxContent>
                    <w:p>
                      <w:pPr>
                        <w:pStyle w:val="style94"/>
                        <w:ind w:firstLine="480"/>
                        <w:rPr/>
                      </w:pPr>
                      <w:r>
                        <w:t>Sean Tang</w:t>
                      </w:r>
                    </w:p>
                  </w:txbxContent>
                </v:textbox>
              </v:rect>
            </w:pict>
          </mc:Fallback>
        </mc:AlternateContent>
      </w:r>
    </w:p>
    <w:p>
      <w:pPr>
        <w:pStyle w:val="style0"/>
        <w:ind w:firstLine="480"/>
        <w:rPr/>
      </w:pPr>
    </w:p>
    <w:p>
      <w:pPr>
        <w:pStyle w:val="style0"/>
        <w:ind w:firstLine="480"/>
        <w:rPr/>
      </w:pPr>
    </w:p>
    <w:p>
      <w:pPr>
        <w:pStyle w:val="style0"/>
        <w:ind w:firstLine="480"/>
        <w:rPr/>
      </w:pPr>
    </w:p>
    <w:p>
      <w:pPr>
        <w:pStyle w:val="style0"/>
        <w:ind w:firstLine="480"/>
        <w:rPr>
          <w:rFonts w:hint="eastAsia"/>
        </w:rPr>
      </w:pPr>
    </w:p>
    <w:p>
      <w:pPr>
        <w:pStyle w:val="style2"/>
        <w:rPr/>
      </w:pPr>
      <w:r>
        <w:rPr>
          <w:rFonts w:hint="eastAsia"/>
        </w:rPr>
        <w:t>顾问</w:t>
      </w:r>
    </w:p>
    <w:bookmarkStart w:id="60" w:name="_GoBack"/>
    <w:bookmarkEnd w:id="60"/>
    <w:p>
      <w:pPr>
        <w:pStyle w:val="style0"/>
        <w:ind w:firstLine="480"/>
        <w:rPr>
          <w:rFonts w:hint="eastAsia"/>
        </w:rPr>
      </w:pPr>
    </w:p>
    <w:p>
      <w:pPr>
        <w:pStyle w:val="style0"/>
        <w:ind w:firstLine="480"/>
        <w:rPr/>
      </w:pPr>
      <w:r>
        <w:rPr>
          <w:noProof/>
        </w:rPr>
        <mc:AlternateContent>
          <mc:Choice Requires="wps">
            <w:drawing>
              <wp:anchor distT="0" distB="0" distL="0" distR="0" simplePos="false" relativeHeight="9" behindDoc="false" locked="false" layoutInCell="true" allowOverlap="true">
                <wp:simplePos x="0" y="0"/>
                <wp:positionH relativeFrom="column">
                  <wp:posOffset>1904999</wp:posOffset>
                </wp:positionH>
                <wp:positionV relativeFrom="paragraph">
                  <wp:posOffset>45720</wp:posOffset>
                </wp:positionV>
                <wp:extent cx="4411980" cy="1899920"/>
                <wp:effectExtent l="0" t="0" r="0" b="0"/>
                <wp:wrapNone/>
                <wp:docPr id="1056" name="毕业于加拿大多伦多大学精算和统计专业，理学学士荣誉学位…"/>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411980" cy="1899920"/>
                        </a:xfrm>
                        <a:prstGeom prst="rect"/>
                        <a:ln cmpd="sng" cap="flat" w="12700">
                          <a:solidFill>
                            <a:srgbClr val="000000"/>
                          </a:solidFill>
                          <a:prstDash val="solid"/>
                          <a:miter/>
                          <a:headEnd/>
                          <a:tailEnd/>
                        </a:ln>
                      </wps:spPr>
                      <wps:txbx id="1056">
                        <w:txbxContent>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前IBM (多伦多) 研发中心Mainframe大型机编译优化开发专员；</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现任安大略省博彩</w:t>
                            </w:r>
                            <w:r>
                              <w:rPr>
                                <w:rFonts w:ascii="微软雅黑" w:hAnsi="微软雅黑" w:hint="eastAsia"/>
                                <w:kern w:val="24"/>
                                <w:sz w:val="21"/>
                                <w:szCs w:val="21"/>
                              </w:rPr>
                              <w:t>局网络</w:t>
                            </w:r>
                            <w:r>
                              <w:rPr>
                                <w:rFonts w:ascii="微软雅黑" w:hAnsi="微软雅黑" w:hint="eastAsia"/>
                                <w:kern w:val="24"/>
                                <w:sz w:val="21"/>
                                <w:szCs w:val="21"/>
                              </w:rPr>
                              <w:t>事业部审批专家；加拿大西安大略大学硕士学位，持有项目管理PMP, 风险管控CRISC 等专业证书</w:t>
                            </w:r>
                            <w:r>
                              <w:rPr>
                                <w:rFonts w:ascii="微软雅黑" w:hAnsi="微软雅黑"/>
                                <w:kern w:val="24"/>
                                <w:sz w:val="18"/>
                                <w:szCs w:val="18"/>
                              </w:rPr>
                              <w:t xml:space="preserve"> </w:t>
                            </w:r>
                          </w:p>
                          <w:p>
                            <w:pPr>
                              <w:pStyle w:val="style179"/>
                              <w:numPr>
                                <w:ilvl w:val="0"/>
                                <w:numId w:val="3"/>
                              </w:numPr>
                              <w:spacing w:lineRule="auto" w:line="240"/>
                              <w:ind w:firstLineChars="0"/>
                              <w:jc w:val="left"/>
                              <w:rPr/>
                            </w:pPr>
                          </w:p>
                          <w:p>
                            <w:pPr>
                              <w:pStyle w:val="style0"/>
                              <w:spacing w:lineRule="auto" w:line="240"/>
                              <w:ind w:left="720" w:firstLine="0" w:firstLineChars="0"/>
                              <w:jc w:val="left"/>
                              <w:rPr>
                                <w:rFonts w:hint="eastAsia"/>
                              </w:rPr>
                            </w:pPr>
                          </w:p>
                        </w:txbxContent>
                      </wps:txbx>
                      <wps:bodyPr lIns="50800" rIns="50800" tIns="50800" bIns="50800"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56" filled="f" stroked="t" style="position:absolute;margin-left:150.0pt;margin-top:3.6pt;width:347.4pt;height:149.6pt;z-index:9;mso-position-horizontal-relative:text;mso-position-vertical-relative:text;mso-width-percent:0;mso-height-percent:0;mso-width-relative:margin;mso-height-relative:margin;mso-wrap-distance-left:0.0pt;mso-wrap-distance-right:0.0pt;visibility:visible;v-text-anchor:middle;">
                <v:stroke joinstyle="miter" weight="1.0pt"/>
                <v:fill/>
                <v:textbox inset="4.0pt,4.0pt,4.0pt,4.0pt">
                  <w:txbxContent>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前IBM (多伦多) 研发中心Mainframe大型机编译优化开发专员；</w:t>
                      </w:r>
                    </w:p>
                    <w:p>
                      <w:pPr>
                        <w:pStyle w:val="style0"/>
                        <w:spacing w:lineRule="auto" w:line="240"/>
                        <w:ind w:firstLine="0" w:firstLineChars="0"/>
                        <w:jc w:val="left"/>
                        <w:rPr>
                          <w:rFonts w:ascii="微软雅黑" w:hAnsi="微软雅黑"/>
                          <w:kern w:val="24"/>
                          <w:sz w:val="21"/>
                          <w:szCs w:val="21"/>
                        </w:rPr>
                      </w:pPr>
                      <w:r>
                        <w:rPr>
                          <w:rFonts w:ascii="微软雅黑" w:hAnsi="微软雅黑" w:hint="eastAsia"/>
                          <w:kern w:val="24"/>
                          <w:sz w:val="21"/>
                          <w:szCs w:val="21"/>
                        </w:rPr>
                        <w:t>现任安大略省博彩</w:t>
                      </w:r>
                      <w:r>
                        <w:rPr>
                          <w:rFonts w:ascii="微软雅黑" w:hAnsi="微软雅黑" w:hint="eastAsia"/>
                          <w:kern w:val="24"/>
                          <w:sz w:val="21"/>
                          <w:szCs w:val="21"/>
                        </w:rPr>
                        <w:t>局网络</w:t>
                      </w:r>
                      <w:r>
                        <w:rPr>
                          <w:rFonts w:ascii="微软雅黑" w:hAnsi="微软雅黑" w:hint="eastAsia"/>
                          <w:kern w:val="24"/>
                          <w:sz w:val="21"/>
                          <w:szCs w:val="21"/>
                        </w:rPr>
                        <w:t>事业部审批专家；加拿大西安大略大学硕士学位，持有项目管理PMP, 风险管控CRISC 等专业证书</w:t>
                      </w:r>
                      <w:r>
                        <w:rPr>
                          <w:rFonts w:ascii="微软雅黑" w:hAnsi="微软雅黑"/>
                          <w:kern w:val="24"/>
                          <w:sz w:val="18"/>
                          <w:szCs w:val="18"/>
                        </w:rPr>
                        <w:t xml:space="preserve"> </w:t>
                      </w:r>
                    </w:p>
                    <w:p>
                      <w:pPr>
                        <w:pStyle w:val="style179"/>
                        <w:numPr>
                          <w:ilvl w:val="0"/>
                          <w:numId w:val="3"/>
                        </w:numPr>
                        <w:spacing w:lineRule="auto" w:line="240"/>
                        <w:ind w:firstLineChars="0"/>
                        <w:jc w:val="left"/>
                        <w:rPr/>
                      </w:pPr>
                    </w:p>
                    <w:p>
                      <w:pPr>
                        <w:pStyle w:val="style0"/>
                        <w:spacing w:lineRule="auto" w:line="240"/>
                        <w:ind w:left="720" w:firstLine="0" w:firstLineChars="0"/>
                        <w:jc w:val="left"/>
                        <w:rPr>
                          <w:rFonts w:hint="eastAsia"/>
                        </w:rPr>
                      </w:pPr>
                    </w:p>
                  </w:txbxContent>
                </v:textbox>
              </v:rect>
            </w:pict>
          </mc:Fallback>
        </mc:AlternateContent>
      </w:r>
      <w:r>
        <w:rPr>
          <w:noProof/>
        </w:rPr>
        <w:drawing>
          <wp:inline distT="0" distB="0" distR="0" distL="0">
            <wp:extent cx="1366857" cy="1691639"/>
            <wp:effectExtent l="0" t="0" r="5080" b="3810"/>
            <wp:docPr id="1057"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11"/>
                    <pic:cNvPicPr/>
                  </pic:nvPicPr>
                  <pic:blipFill>
                    <a:blip r:embed="rId24" cstate="print"/>
                    <a:srcRect l="0" t="0" r="0" b="0"/>
                    <a:stretch/>
                  </pic:blipFill>
                  <pic:spPr>
                    <a:xfrm rot="0">
                      <a:off x="0" y="0"/>
                      <a:ext cx="1366857" cy="1691639"/>
                    </a:xfrm>
                    <a:prstGeom prst="rect"/>
                    <a:ln>
                      <a:noFill/>
                    </a:ln>
                  </pic:spPr>
                </pic:pic>
              </a:graphicData>
            </a:graphic>
          </wp:inline>
        </w:drawing>
      </w:r>
    </w:p>
    <w:p>
      <w:pPr>
        <w:pStyle w:val="style0"/>
        <w:ind w:firstLine="480"/>
        <w:rPr/>
      </w:pPr>
      <w:r>
        <w:rPr>
          <w:noProof/>
        </w:rPr>
        <mc:AlternateContent>
          <mc:Choice Requires="wps">
            <w:drawing>
              <wp:anchor distT="0" distB="0" distL="0" distR="0" simplePos="false" relativeHeight="10" behindDoc="false" locked="false" layoutInCell="true" allowOverlap="true">
                <wp:simplePos x="0" y="0"/>
                <wp:positionH relativeFrom="column">
                  <wp:posOffset>259080</wp:posOffset>
                </wp:positionH>
                <wp:positionV relativeFrom="paragraph">
                  <wp:posOffset>52705</wp:posOffset>
                </wp:positionV>
                <wp:extent cx="1723390" cy="562610"/>
                <wp:effectExtent l="0" t="0" r="0" b="0"/>
                <wp:wrapNone/>
                <wp:docPr id="1058" name="Sean Tang"/>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23390" cy="562610"/>
                        </a:xfrm>
                        <a:prstGeom prst="rect"/>
                        <a:ln cmpd="sng" cap="flat" w="101600">
                          <a:solidFill>
                            <a:srgbClr val="ea3323">
                              <a:alpha val="0"/>
                            </a:srgbClr>
                          </a:solidFill>
                          <a:prstDash val="solid"/>
                          <a:miter/>
                          <a:headEnd/>
                          <a:tailEnd/>
                        </a:ln>
                      </wps:spPr>
                      <wps:txbx id="1058">
                        <w:txbxContent>
                          <w:p>
                            <w:pPr>
                              <w:pStyle w:val="style94"/>
                              <w:ind w:firstLine="480"/>
                              <w:rPr/>
                            </w:pPr>
                            <w:r>
                              <w:t>T</w:t>
                            </w:r>
                            <w:r>
                              <w:t>racy</w:t>
                            </w:r>
                            <w:r>
                              <w:t xml:space="preserve"> L</w:t>
                            </w:r>
                            <w:r>
                              <w:t>ee</w:t>
                            </w:r>
                          </w:p>
                        </w:txbxContent>
                      </wps:txbx>
                      <wps:bodyPr lIns="50800" rIns="50800" tIns="50800" bIns="50800" anchor="ctr" wrap="none">
                        <a:prstTxWarp prst="textNoShape"/>
                        <a:spAutoFit/>
                      </wps:bodyPr>
                    </wps:wsp>
                  </a:graphicData>
                </a:graphic>
              </wp:anchor>
            </w:drawing>
          </mc:Choice>
          <mc:Fallback>
            <w:pict>
              <v:rect id="1058" filled="f" stroked="t" style="position:absolute;margin-left:20.4pt;margin-top:4.15pt;width:135.7pt;height:44.3pt;z-index:10;mso-position-horizontal-relative:text;mso-position-vertical-relative:text;mso-width-relative:page;mso-height-relative:page;mso-wrap-distance-left:0.0pt;mso-wrap-distance-right:0.0pt;visibility:visible;mso-wrap-style:none;v-text-anchor:middle;">
                <v:stroke joinstyle="miter" color="#ea3323" opacity="0%" weight="8.0pt"/>
                <v:fill/>
                <v:textbox inset="4.0pt,4.0pt,4.0pt,4.0pt" style="mso-fit-shape-to-text:true;">
                  <w:txbxContent>
                    <w:p>
                      <w:pPr>
                        <w:pStyle w:val="style94"/>
                        <w:ind w:firstLine="480"/>
                        <w:rPr/>
                      </w:pPr>
                      <w:r>
                        <w:t>T</w:t>
                      </w:r>
                      <w:r>
                        <w:t>racy</w:t>
                      </w:r>
                      <w:r>
                        <w:t xml:space="preserve"> L</w:t>
                      </w:r>
                      <w:r>
                        <w:t>ee</w:t>
                      </w:r>
                    </w:p>
                  </w:txbxContent>
                </v:textbox>
              </v:rect>
            </w:pict>
          </mc:Fallback>
        </mc:AlternateContent>
      </w:r>
    </w:p>
    <w:p>
      <w:pPr>
        <w:pStyle w:val="style0"/>
        <w:ind w:firstLine="480"/>
        <w:rPr/>
      </w:pPr>
    </w:p>
    <w:p>
      <w:pPr>
        <w:pStyle w:val="style0"/>
        <w:ind w:firstLine="480"/>
        <w:rPr/>
      </w:pPr>
    </w:p>
    <w:p>
      <w:pPr>
        <w:pStyle w:val="style0"/>
        <w:ind w:firstLine="480"/>
        <w:rPr/>
      </w:pPr>
    </w:p>
    <w:p>
      <w:pPr>
        <w:pStyle w:val="style0"/>
        <w:ind w:firstLine="480"/>
        <w:rPr/>
      </w:pPr>
    </w:p>
    <w:p>
      <w:pPr>
        <w:pStyle w:val="style2"/>
        <w:rPr/>
      </w:pPr>
      <w:r>
        <w:rPr>
          <w:rFonts w:hint="eastAsia"/>
        </w:rPr>
        <w:t>早期投资人</w:t>
      </w:r>
    </w:p>
    <w:p>
      <w:pPr>
        <w:pStyle w:val="style0"/>
        <w:ind w:firstLine="480"/>
        <w:rPr/>
      </w:pPr>
    </w:p>
    <w:p>
      <w:pPr>
        <w:pStyle w:val="style0"/>
        <w:ind w:firstLine="480"/>
        <w:rPr/>
      </w:pPr>
    </w:p>
    <w:p>
      <w:pPr>
        <w:pStyle w:val="style1"/>
        <w:rPr/>
      </w:pPr>
      <w:r>
        <w:rPr>
          <w:rFonts w:hint="eastAsia"/>
        </w:rPr>
        <w:t>竞猜</w:t>
      </w:r>
      <w:r>
        <w:rPr>
          <w:rFonts w:hint="eastAsia"/>
        </w:rPr>
        <w:t>链执行</w:t>
      </w:r>
      <w:r>
        <w:rPr>
          <w:rFonts w:hint="eastAsia"/>
        </w:rPr>
        <w:t>路线图</w:t>
      </w:r>
    </w:p>
    <w:p>
      <w:pPr>
        <w:pStyle w:val="style0"/>
        <w:ind w:firstLine="480"/>
        <w:rPr/>
      </w:pPr>
      <w:r>
        <w:rPr>
          <w:rFonts w:hint="eastAsia"/>
        </w:rPr>
        <w:t>201</w:t>
      </w:r>
      <w:r>
        <w:rPr>
          <w:rFonts w:hint="eastAsia"/>
        </w:rPr>
        <w:t>7</w:t>
      </w:r>
      <w:r>
        <w:rPr>
          <w:rFonts w:hint="eastAsia"/>
        </w:rPr>
        <w:t>年</w:t>
      </w:r>
      <w:r>
        <w:rPr>
          <w:rFonts w:hint="eastAsia"/>
        </w:rPr>
        <w:t>12</w:t>
      </w:r>
      <w:r>
        <w:rPr>
          <w:rFonts w:hint="eastAsia"/>
        </w:rPr>
        <w:t>月</w:t>
      </w:r>
      <w:r>
        <w:rPr>
          <w:rFonts w:hint="eastAsia"/>
        </w:rPr>
        <w:t xml:space="preserve">  </w:t>
      </w:r>
      <w:r>
        <w:rPr>
          <w:rFonts w:hint="eastAsia"/>
        </w:rPr>
        <w:t>竞猜</w:t>
      </w:r>
      <w:r>
        <w:rPr>
          <w:rFonts w:hint="eastAsia"/>
        </w:rPr>
        <w:t>链核心</w:t>
      </w:r>
      <w:r>
        <w:rPr>
          <w:rFonts w:hint="eastAsia"/>
        </w:rPr>
        <w:t>团队成立</w:t>
      </w:r>
      <w:r>
        <w:rPr>
          <w:rFonts w:hint="eastAsia"/>
        </w:rPr>
        <w:t>，进行市场调研，整合关键</w:t>
      </w:r>
      <w:r>
        <w:rPr>
          <w:rFonts w:hint="eastAsia"/>
        </w:rPr>
        <w:t>资源</w:t>
      </w:r>
      <w:r>
        <w:rPr>
          <w:rFonts w:hint="eastAsia"/>
        </w:rPr>
        <w:t>；</w:t>
      </w:r>
    </w:p>
    <w:p>
      <w:pPr>
        <w:pStyle w:val="style0"/>
        <w:ind w:firstLine="480"/>
        <w:rPr/>
      </w:pPr>
      <w:r>
        <w:rPr>
          <w:rFonts w:hint="eastAsia"/>
        </w:rPr>
        <w:t>2018</w:t>
      </w:r>
      <w:r>
        <w:rPr>
          <w:rFonts w:hint="eastAsia"/>
        </w:rPr>
        <w:t>年</w:t>
      </w:r>
      <w:r>
        <w:rPr>
          <w:rFonts w:hint="eastAsia"/>
        </w:rPr>
        <w:t>2</w:t>
      </w:r>
      <w:r>
        <w:rPr>
          <w:rFonts w:hint="eastAsia"/>
        </w:rPr>
        <w:t>月</w:t>
      </w:r>
      <w:r>
        <w:rPr>
          <w:rFonts w:hint="eastAsia"/>
        </w:rPr>
        <w:t xml:space="preserve">  </w:t>
      </w:r>
      <w:r>
        <w:rPr>
          <w:rFonts w:hint="eastAsia"/>
        </w:rPr>
        <w:t>完成</w:t>
      </w:r>
      <w:r>
        <w:rPr>
          <w:rFonts w:hint="eastAsia"/>
        </w:rPr>
        <w:t>竞猜链白皮书</w:t>
      </w:r>
      <w:r>
        <w:rPr>
          <w:rFonts w:hint="eastAsia"/>
        </w:rPr>
        <w:t>1.0</w:t>
      </w:r>
      <w:r>
        <w:rPr>
          <w:rFonts w:hint="eastAsia"/>
        </w:rPr>
        <w:t>版</w:t>
      </w:r>
      <w:r>
        <w:rPr>
          <w:rFonts w:hint="eastAsia"/>
        </w:rPr>
        <w:t>，确立技术架构；</w:t>
      </w:r>
    </w:p>
    <w:p>
      <w:pPr>
        <w:pStyle w:val="style0"/>
        <w:ind w:firstLine="480"/>
        <w:rPr/>
      </w:pPr>
      <w:r>
        <w:rPr>
          <w:rFonts w:hint="eastAsia"/>
        </w:rPr>
        <w:t>2018</w:t>
      </w:r>
      <w:r>
        <w:rPr>
          <w:rFonts w:hint="eastAsia"/>
        </w:rPr>
        <w:t>年</w:t>
      </w:r>
      <w:r>
        <w:rPr>
          <w:rFonts w:hint="eastAsia"/>
        </w:rPr>
        <w:t>3</w:t>
      </w:r>
      <w:r>
        <w:rPr>
          <w:rFonts w:hint="eastAsia"/>
        </w:rPr>
        <w:t>月</w:t>
      </w:r>
      <w:r>
        <w:rPr>
          <w:rFonts w:hint="eastAsia"/>
        </w:rPr>
        <w:t xml:space="preserve">  </w:t>
      </w:r>
      <w:r>
        <w:rPr>
          <w:rFonts w:hint="eastAsia"/>
        </w:rPr>
        <w:t>启动底层链建设及模块研发；</w:t>
      </w:r>
      <w:r>
        <w:rPr>
          <w:rFonts w:hint="eastAsia"/>
        </w:rPr>
        <w:t>确立与菲律宾、柬埔寨等国家合法博彩娱乐公司合作关系</w:t>
      </w:r>
      <w:r>
        <w:rPr>
          <w:rFonts w:hint="eastAsia"/>
        </w:rPr>
        <w:t>；</w:t>
      </w:r>
    </w:p>
    <w:p>
      <w:pPr>
        <w:pStyle w:val="style0"/>
        <w:ind w:firstLine="480"/>
        <w:rPr/>
      </w:pPr>
      <w:r>
        <w:rPr>
          <w:rFonts w:hint="eastAsia"/>
        </w:rPr>
        <w:t>2018</w:t>
      </w:r>
      <w:r>
        <w:rPr>
          <w:rFonts w:hint="eastAsia"/>
        </w:rPr>
        <w:t>年</w:t>
      </w:r>
      <w:r>
        <w:rPr>
          <w:rFonts w:hint="eastAsia"/>
        </w:rPr>
        <w:t>5</w:t>
      </w:r>
      <w:r>
        <w:rPr>
          <w:rFonts w:hint="eastAsia"/>
        </w:rPr>
        <w:t>月</w:t>
      </w:r>
      <w:r>
        <w:rPr>
          <w:rFonts w:hint="eastAsia"/>
        </w:rPr>
        <w:t xml:space="preserve">  </w:t>
      </w:r>
      <w:r>
        <w:rPr>
          <w:rFonts w:hint="eastAsia"/>
        </w:rPr>
        <w:t>完成</w:t>
      </w:r>
      <w:r>
        <w:rPr>
          <w:rFonts w:hint="eastAsia"/>
        </w:rPr>
        <w:t>竞猜链白皮书</w:t>
      </w:r>
      <w:r>
        <w:rPr>
          <w:rFonts w:hint="eastAsia"/>
        </w:rPr>
        <w:t>2.0</w:t>
      </w:r>
      <w:r>
        <w:rPr>
          <w:rFonts w:hint="eastAsia"/>
        </w:rPr>
        <w:t>版本</w:t>
      </w:r>
      <w:r>
        <w:rPr>
          <w:rFonts w:hint="eastAsia"/>
        </w:rPr>
        <w:t>；</w:t>
      </w:r>
      <w:r>
        <w:rPr>
          <w:rFonts w:hint="eastAsia"/>
        </w:rPr>
        <w:t>完成区块链浏览器</w:t>
      </w:r>
      <w:r>
        <w:rPr>
          <w:rFonts w:hint="eastAsia"/>
        </w:rPr>
        <w:t>；</w:t>
      </w:r>
      <w:r>
        <w:rPr>
          <w:rFonts w:hint="eastAsia"/>
        </w:rPr>
        <w:t>第一个</w:t>
      </w:r>
      <w:r>
        <w:rPr>
          <w:rFonts w:hint="eastAsia"/>
        </w:rPr>
        <w:t>DAPP</w:t>
      </w:r>
      <w:r>
        <w:rPr>
          <w:rFonts w:hint="eastAsia"/>
        </w:rPr>
        <w:t>上链内测；</w:t>
      </w:r>
    </w:p>
    <w:p>
      <w:pPr>
        <w:pStyle w:val="style0"/>
        <w:ind w:firstLine="480"/>
        <w:rPr/>
      </w:pPr>
      <w:r>
        <w:rPr>
          <w:rFonts w:hint="eastAsia"/>
        </w:rPr>
        <w:t>2018</w:t>
      </w:r>
      <w:r>
        <w:rPr>
          <w:rFonts w:hint="eastAsia"/>
        </w:rPr>
        <w:t>年</w:t>
      </w:r>
      <w:r>
        <w:rPr>
          <w:rFonts w:hint="eastAsia"/>
        </w:rPr>
        <w:t>6</w:t>
      </w:r>
      <w:r>
        <w:rPr>
          <w:rFonts w:hint="eastAsia"/>
        </w:rPr>
        <w:t>月</w:t>
      </w:r>
      <w:r>
        <w:rPr>
          <w:rFonts w:hint="eastAsia"/>
        </w:rPr>
        <w:t xml:space="preserve">  </w:t>
      </w:r>
      <w:r>
        <w:rPr>
          <w:rFonts w:hint="eastAsia"/>
        </w:rPr>
        <w:t>第二、第三、第四个</w:t>
      </w:r>
      <w:r>
        <w:rPr>
          <w:rFonts w:hint="eastAsia"/>
        </w:rPr>
        <w:t>DAPP</w:t>
      </w:r>
      <w:r>
        <w:rPr>
          <w:rFonts w:hint="eastAsia"/>
        </w:rPr>
        <w:t>上链内测；</w:t>
      </w:r>
      <w:r>
        <w:rPr>
          <w:rFonts w:hint="eastAsia"/>
        </w:rPr>
        <w:t>完成多中心化</w:t>
      </w:r>
      <w:r>
        <w:rPr>
          <w:rFonts w:hint="eastAsia"/>
        </w:rPr>
        <w:t>IM</w:t>
      </w:r>
      <w:r>
        <w:rPr>
          <w:rFonts w:hint="eastAsia"/>
        </w:rPr>
        <w:t>工具开发；</w:t>
      </w:r>
      <w:r>
        <w:rPr>
          <w:rFonts w:hint="eastAsia"/>
        </w:rPr>
        <w:t>跨链钱包</w:t>
      </w:r>
      <w:r>
        <w:rPr>
          <w:rFonts w:hint="eastAsia"/>
        </w:rPr>
        <w:t>和</w:t>
      </w:r>
      <w:r>
        <w:rPr>
          <w:rFonts w:hint="eastAsia"/>
        </w:rPr>
        <w:t>ORACLE</w:t>
      </w:r>
      <w:r>
        <w:rPr>
          <w:rFonts w:hint="eastAsia"/>
        </w:rPr>
        <w:t>进入研发阶段；</w:t>
      </w:r>
    </w:p>
    <w:p>
      <w:pPr>
        <w:pStyle w:val="style0"/>
        <w:ind w:firstLine="480"/>
        <w:rPr/>
      </w:pPr>
      <w:r>
        <w:rPr>
          <w:rFonts w:hint="eastAsia"/>
        </w:rPr>
        <w:t>2018</w:t>
      </w:r>
      <w:r>
        <w:rPr>
          <w:rFonts w:hint="eastAsia"/>
        </w:rPr>
        <w:t>年</w:t>
      </w:r>
      <w:r>
        <w:rPr>
          <w:rFonts w:hint="eastAsia"/>
        </w:rPr>
        <w:t>7</w:t>
      </w:r>
      <w:r>
        <w:rPr>
          <w:rFonts w:hint="eastAsia"/>
        </w:rPr>
        <w:t>月</w:t>
      </w:r>
      <w:r>
        <w:rPr>
          <w:rFonts w:hint="eastAsia"/>
        </w:rPr>
        <w:t xml:space="preserve"> </w:t>
      </w:r>
      <w:r>
        <w:rPr>
          <w:rFonts w:hint="eastAsia"/>
        </w:rPr>
        <w:t>已上链</w:t>
      </w:r>
      <w:r>
        <w:rPr>
          <w:rFonts w:hint="eastAsia"/>
        </w:rPr>
        <w:t>DAPP</w:t>
      </w:r>
      <w:r>
        <w:rPr>
          <w:rFonts w:hint="eastAsia"/>
        </w:rPr>
        <w:t>公测；给予以太坊一次性创设</w:t>
      </w:r>
      <w:r>
        <w:rPr>
          <w:rFonts w:hint="eastAsia"/>
        </w:rPr>
        <w:t>FCE Token</w:t>
      </w:r>
      <w:r>
        <w:rPr>
          <w:rFonts w:hint="eastAsia"/>
        </w:rPr>
        <w:t>，</w:t>
      </w:r>
      <w:r>
        <w:rPr>
          <w:rFonts w:hint="eastAsia"/>
        </w:rPr>
        <w:t>启动私募；</w:t>
      </w:r>
    </w:p>
    <w:p>
      <w:pPr>
        <w:pStyle w:val="style0"/>
        <w:tabs>
          <w:tab w:val="left" w:leader="none" w:pos="2233"/>
        </w:tabs>
        <w:ind w:firstLine="480"/>
        <w:rPr/>
      </w:pPr>
      <w:r>
        <w:rPr>
          <w:rFonts w:hint="eastAsia"/>
        </w:rPr>
        <w:t>2018</w:t>
      </w:r>
      <w:r>
        <w:rPr>
          <w:rFonts w:hint="eastAsia"/>
        </w:rPr>
        <w:t>年</w:t>
      </w:r>
      <w:r>
        <w:rPr>
          <w:rFonts w:hint="eastAsia"/>
        </w:rPr>
        <w:t>8</w:t>
      </w:r>
      <w:r>
        <w:rPr>
          <w:rFonts w:hint="eastAsia"/>
        </w:rPr>
        <w:t>月</w:t>
      </w:r>
      <w:r>
        <w:rPr>
          <w:rFonts w:hint="eastAsia"/>
        </w:rPr>
        <w:t xml:space="preserve">  </w:t>
      </w:r>
      <w:r>
        <w:rPr>
          <w:rFonts w:hint="eastAsia"/>
        </w:rPr>
        <w:t>完成</w:t>
      </w:r>
      <w:r>
        <w:rPr>
          <w:rFonts w:hint="eastAsia"/>
        </w:rPr>
        <w:t xml:space="preserve">FGE Token </w:t>
      </w:r>
      <w:r>
        <w:rPr>
          <w:rFonts w:hint="eastAsia"/>
        </w:rPr>
        <w:t>在主流数字货币交易所上线；</w:t>
      </w:r>
      <w:r>
        <w:rPr>
          <w:rFonts w:hint="eastAsia"/>
        </w:rPr>
        <w:t>已上链</w:t>
      </w:r>
      <w:r>
        <w:rPr>
          <w:rFonts w:hint="eastAsia"/>
        </w:rPr>
        <w:t>DAPP</w:t>
      </w:r>
      <w:r>
        <w:rPr>
          <w:rFonts w:hint="eastAsia"/>
        </w:rPr>
        <w:t>上线；区块链竞猜游戏</w:t>
      </w:r>
      <w:r>
        <w:rPr>
          <w:rFonts w:hint="eastAsia"/>
        </w:rPr>
        <w:t>落地海南。</w:t>
      </w:r>
    </w:p>
    <w:p>
      <w:pPr>
        <w:pStyle w:val="style0"/>
        <w:ind w:firstLine="480"/>
        <w:rPr/>
      </w:pPr>
    </w:p>
    <w:p>
      <w:pPr>
        <w:pStyle w:val="style0"/>
        <w:ind w:firstLine="480"/>
        <w:rPr/>
      </w:pPr>
    </w:p>
    <w:p>
      <w:pPr>
        <w:pStyle w:val="style0"/>
        <w:ind w:firstLine="480"/>
        <w:rPr>
          <w:rFonts w:hint="eastAsia"/>
        </w:rPr>
      </w:pPr>
    </w:p>
    <w:sectPr>
      <w:headerReference w:type="even" r:id="rId25"/>
      <w:headerReference w:type="default" r:id="rId26"/>
      <w:footerReference w:type="even" r:id="rId27"/>
      <w:footerReference w:type="default" r:id="rId28"/>
      <w:headerReference w:type="first" r:id="rId29"/>
      <w:pgSz w:w="11906" w:h="16838" w:orient="portrait"/>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微软雅黑">
    <w:altName w:val="微软雅黑"/>
    <w:panose1 w:val="020b0503020002020204"/>
    <w:charset w:val="86"/>
    <w:family w:val="swiss"/>
    <w:pitch w:val="variable"/>
    <w:sig w:usb0="80000287" w:usb1="2ACF3C50" w:usb2="00000016" w:usb3="00000000" w:csb0="0004001F" w:csb1="00000000"/>
  </w:font>
  <w:font w:name="Cambria">
    <w:altName w:val="Cambria"/>
    <w:panose1 w:val="02040503050004030204"/>
    <w:charset w:val="00"/>
    <w:family w:val="roman"/>
    <w:pitch w:val="variable"/>
    <w:sig w:usb0="E00006FF" w:usb1="420024FF" w:usb2="02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ind w:firstLine="480"/>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ind w:firstLine="480"/>
      <w:rPr>
        <w:lang w:eastAsia="zh-CN"/>
      </w:rPr>
    </w:pPr>
    <w:r>
      <w:t>2018-05-21</w:t>
    </w:r>
    <w:r>
      <w:rPr>
        <w:lang w:val="zh-CN" w:eastAsia="zh-CN"/>
      </w:rPr>
      <w:t xml:space="preserve"> </w:t>
    </w:r>
    <w:r>
      <w:rPr>
        <w:b/>
        <w:bCs/>
      </w:rPr>
      <w:fldChar w:fldCharType="begin"/>
    </w:r>
    <w:r>
      <w:rPr>
        <w:b/>
        <w:bCs/>
      </w:rPr>
      <w:instrText>PAGE  \* Arabic  \* MERGEFORMAT</w:instrText>
    </w:r>
    <w:r>
      <w:rPr>
        <w:b/>
        <w:bCs/>
      </w:rPr>
      <w:fldChar w:fldCharType="separate"/>
    </w:r>
    <w:r>
      <w:rPr>
        <w:b/>
        <w:bCs/>
        <w:lang w:val="zh-CN" w:eastAsia="zh-CN"/>
      </w:rPr>
      <w:t>45</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Pr>
        <w:b/>
        <w:bCs/>
        <w:lang w:val="zh-CN" w:eastAsia="zh-CN"/>
      </w:rPr>
      <w:t>46</w:t>
    </w:r>
    <w:r>
      <w:rPr>
        <w:b/>
        <w:bCs/>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480"/>
      <w:rPr/>
    </w:pPr>
    <w:r>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8" type="#_x0000_t136" fillcolor="silver" stroked="f" style="position:absolute;margin-left:0.0pt;margin-top:0.0pt;width:365.95pt;height:219.55pt;z-index:-2147483644;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Draft" fitpath="t" fitshape="t" trim="t" on="t" style="font-family:&quot;Calibri&quot;;font-size:1.0pt;"/>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480"/>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480"/>
      <w:rPr/>
    </w:pPr>
    <w:r>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9" type="#_x0000_t136" fillcolor="silver" stroked="f" style="position:absolute;margin-left:0.0pt;margin-top:0.0pt;width:365.95pt;height:219.55pt;z-index:-2147483645;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Draft" fitpath="t" fitshape="t" trim="t" on="t" style="font-family:&quot;Calibri&quot;;font-size:1.0p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1F2090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0000001"/>
    <w:multiLevelType w:val="multilevel"/>
    <w:tmpl w:val="6D297CD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00000002"/>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3">
    <w:nsid w:val="00000003"/>
    <w:multiLevelType w:val="multilevel"/>
    <w:tmpl w:val="0F06130C"/>
    <w:lvl w:ilvl="0">
      <w:start w:val="1"/>
      <w:numFmt w:val="bullet"/>
      <w:lvlText w:val="-"/>
      <w:lvlJc w:val="left"/>
      <w:pPr>
        <w:ind w:left="720" w:hanging="360"/>
      </w:pPr>
      <w:rPr>
        <w:rFonts w:ascii="Arial" w:cs="Arial" w:eastAsia="宋体" w:hAnsi="Aria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multilevel"/>
    <w:tmpl w:val="E457BB36"/>
    <w:lvl w:ilvl="0">
      <w:start w:val="1"/>
      <w:numFmt w:val="decimal"/>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5">
    <w:nsid w:val="00000005"/>
    <w:multiLevelType w:val="multilevel"/>
    <w:tmpl w:val="064B13C0"/>
    <w:lvl w:ilvl="0">
      <w:start w:val="1"/>
      <w:numFmt w:val="decimal"/>
      <w:lvlText w:val="%1"/>
      <w:lvlJc w:val="left"/>
      <w:pPr>
        <w:ind w:left="432" w:hanging="432"/>
      </w:pPr>
      <w:rPr>
        <w:rFonts w:hint="eastAsia"/>
      </w:rPr>
    </w:lvl>
    <w:lvl w:ilvl="1">
      <w:start w:val="1"/>
      <w:numFmt w:val="decimal"/>
      <w:pStyle w:val="style2"/>
      <w:lvlText w:val="%1.%2"/>
      <w:lvlJc w:val="left"/>
      <w:pPr>
        <w:ind w:left="576" w:hanging="576"/>
      </w:pPr>
      <w:rPr>
        <w:b w:val="false"/>
        <w:bCs w:val="false"/>
        <w:i w:val="false"/>
        <w:iCs w:val="false"/>
        <w:caps w:val="false"/>
        <w:smallCaps w:val="false"/>
        <w:vanish w:val="false"/>
        <w:color w:val="000000"/>
        <w:spacing w:val="0"/>
        <w:position w:val="0"/>
        <w:u w:val="none"/>
        <w:vertAlign w:val="baseline"/>
        <w14:glow w14:rad="0">
          <w14:srgbClr w14:val="000000"/>
        </w14:glow>
        <w14:shadow w14:ky="0" w14:sx="0" w14:algn="none" w14:blurRad="0" w14:sy="0" w14:dir="0" w14:dist="0" w14:kx="0">
          <w14:srgbClr w14:val="000000"/>
        </w14:shadow>
        <w14:reflection w14:blurRad="0" w14:stA="0" w14:stPos="0" w14:endA="0" w14:endPos="0" w14:dist="0" w14:dir="0" w14:fadeDir="0" w14:sx="0" w14:sy="0" w14:kx="0" w14:ky="0" w14:algn="none" w14:rotWithShape="true"/>
        <w14:textOutline>
          <w14:noFill/>
        </w14:textOutline>
        <w14:scene3d xmlns:w14="http://schemas.microsoft.com/office/word/2010/wordml">
          <w14:camera w14:prst="orthographicFront"/>
          <w14:lightRig w14:rig="threePt" w14:dir="t">
            <w14:rot w14:lat="0" w14:lon="0" w14:rev="0"/>
          </w14:lightRig>
        </w14:scene3d>
        <w14:props3d xmlns:w14="http://schemas.microsoft.com/office/word/2010/wordml" w14:extrusionH="0" w14:contourW="0" w14:prstMaterial="none"/>
        <w14:ligatures xmlns:w14="http://schemas.microsoft.com/office/word/2010/wordml" w14:val="none"/>
        <w14:numForm xmlns:w14="http://schemas.microsoft.com/office/word/2010/wordml" w14:val="default"/>
        <w14:numSpacing xmlns:w14="http://schemas.microsoft.com/office/word/2010/wordml" w14:val="default"/>
      </w:rPr>
    </w:lvl>
    <w:lvl w:ilvl="2">
      <w:start w:val="1"/>
      <w:numFmt w:val="decimal"/>
      <w:pStyle w:val="style3"/>
      <w:lvlText w:val="%1.%2.%3"/>
      <w:lvlJc w:val="left"/>
      <w:pPr>
        <w:ind w:left="720" w:hanging="720"/>
      </w:pPr>
      <w:rPr>
        <w:rFonts w:hint="eastAsia"/>
      </w:rPr>
    </w:lvl>
    <w:lvl w:ilvl="3">
      <w:start w:val="1"/>
      <w:numFmt w:val="decimal"/>
      <w:pStyle w:val="style4"/>
      <w:lvlText w:val="%1.%2.%3.%4"/>
      <w:lvlJc w:val="left"/>
      <w:pPr>
        <w:ind w:left="864" w:hanging="864"/>
      </w:pPr>
      <w:rPr>
        <w:rFonts w:hint="eastAsia"/>
      </w:rPr>
    </w:lvl>
    <w:lvl w:ilvl="4">
      <w:start w:val="1"/>
      <w:numFmt w:val="decimal"/>
      <w:pStyle w:val="style5"/>
      <w:lvlText w:val="%1.%2.%3.%4.%5"/>
      <w:lvlJc w:val="left"/>
      <w:pPr>
        <w:ind w:left="1008" w:hanging="1008"/>
      </w:pPr>
      <w:rPr>
        <w:rFonts w:hint="eastAsia"/>
      </w:rPr>
    </w:lvl>
    <w:lvl w:ilvl="5">
      <w:start w:val="1"/>
      <w:numFmt w:val="decimal"/>
      <w:pStyle w:val="style6"/>
      <w:lvlText w:val="%1.%2.%3.%4.%5.%6"/>
      <w:lvlJc w:val="left"/>
      <w:pPr>
        <w:ind w:left="1152" w:hanging="1152"/>
      </w:pPr>
      <w:rPr>
        <w:rFonts w:hint="eastAsia"/>
      </w:rPr>
    </w:lvl>
    <w:lvl w:ilvl="6">
      <w:start w:val="1"/>
      <w:numFmt w:val="decimal"/>
      <w:pStyle w:val="style7"/>
      <w:lvlText w:val="%1.%2.%3.%4.%5.%6.%7"/>
      <w:lvlJc w:val="left"/>
      <w:pPr>
        <w:ind w:left="1296" w:hanging="1296"/>
      </w:pPr>
      <w:rPr>
        <w:rFonts w:hint="eastAsia"/>
      </w:rPr>
    </w:lvl>
    <w:lvl w:ilvl="7">
      <w:start w:val="1"/>
      <w:numFmt w:val="decimal"/>
      <w:pStyle w:val="style8"/>
      <w:lvlText w:val="%1.%2.%3.%4.%5.%6.%7.%8"/>
      <w:lvlJc w:val="left"/>
      <w:pPr>
        <w:ind w:left="1440" w:hanging="1440"/>
      </w:pPr>
      <w:rPr>
        <w:rFonts w:hint="eastAsia"/>
      </w:rPr>
    </w:lvl>
    <w:lvl w:ilvl="8">
      <w:start w:val="1"/>
      <w:numFmt w:val="decimal"/>
      <w:pStyle w:val="style9"/>
      <w:lvlText w:val="%1.%2.%3.%4.%5.%6.%7.%8.%9"/>
      <w:lvlJc w:val="left"/>
      <w:pPr>
        <w:ind w:left="1584" w:hanging="1584"/>
      </w:pPr>
      <w:rPr>
        <w:rFonts w:hint="eastAsia"/>
      </w:rPr>
    </w:lvl>
  </w:abstractNum>
  <w:abstractNum w:abstractNumId="6">
    <w:nsid w:val="00000006"/>
    <w:multiLevelType w:val="multilevel"/>
    <w:tmpl w:val="9738B25C"/>
    <w:lvl w:ilvl="0">
      <w:start w:val="1"/>
      <w:numFmt w:val="bullet"/>
      <w:lvlText w:val=""/>
      <w:lvlJc w:val="left"/>
      <w:pPr>
        <w:tabs>
          <w:tab w:val="left" w:leader="none" w:pos="720"/>
        </w:tabs>
        <w:ind w:left="720" w:hanging="360"/>
      </w:pPr>
    </w:lvl>
    <w:lvl w:ilvl="1">
      <w:start w:val="1"/>
      <w:numFmt w:val="bullet"/>
      <w:lvlText w:val=""/>
      <w:lvlJc w:val="left"/>
      <w:pPr>
        <w:tabs>
          <w:tab w:val="left" w:leader="none" w:pos="1440"/>
        </w:tabs>
        <w:ind w:left="1440" w:hanging="360"/>
      </w:pPr>
    </w:lvl>
    <w:lvl w:ilvl="2">
      <w:start w:val="1"/>
      <w:numFmt w:val="bullet"/>
      <w:lvlText w:val=""/>
      <w:lvlJc w:val="left"/>
      <w:pPr>
        <w:tabs>
          <w:tab w:val="left" w:leader="none" w:pos="2160"/>
        </w:tabs>
        <w:ind w:left="2160" w:hanging="360"/>
      </w:pPr>
    </w:lvl>
    <w:lvl w:ilvl="3">
      <w:start w:val="1"/>
      <w:numFmt w:val="bullet"/>
      <w:lvlText w:val=""/>
      <w:lvlJc w:val="left"/>
      <w:pPr>
        <w:tabs>
          <w:tab w:val="left" w:leader="none" w:pos="2880"/>
        </w:tabs>
        <w:ind w:left="2880" w:hanging="360"/>
      </w:pPr>
    </w:lvl>
    <w:lvl w:ilvl="4">
      <w:start w:val="1"/>
      <w:numFmt w:val="bullet"/>
      <w:lvlText w:val=""/>
      <w:lvlJc w:val="left"/>
      <w:pPr>
        <w:tabs>
          <w:tab w:val="left" w:leader="none" w:pos="3600"/>
        </w:tabs>
        <w:ind w:left="3600" w:hanging="360"/>
      </w:pPr>
    </w:lvl>
    <w:lvl w:ilvl="5">
      <w:start w:val="1"/>
      <w:numFmt w:val="bullet"/>
      <w:lvlText w:val=""/>
      <w:lvlJc w:val="left"/>
      <w:pPr>
        <w:tabs>
          <w:tab w:val="left" w:leader="none" w:pos="4320"/>
        </w:tabs>
        <w:ind w:left="4320" w:hanging="360"/>
      </w:pPr>
    </w:lvl>
    <w:lvl w:ilvl="6">
      <w:start w:val="1"/>
      <w:numFmt w:val="bullet"/>
      <w:lvlText w:val=""/>
      <w:lvlJc w:val="left"/>
      <w:pPr>
        <w:tabs>
          <w:tab w:val="left" w:leader="none" w:pos="5040"/>
        </w:tabs>
        <w:ind w:left="5040" w:hanging="360"/>
      </w:pPr>
    </w:lvl>
    <w:lvl w:ilvl="7">
      <w:start w:val="1"/>
      <w:numFmt w:val="bullet"/>
      <w:lvlText w:val=""/>
      <w:lvlJc w:val="left"/>
      <w:pPr>
        <w:tabs>
          <w:tab w:val="left" w:leader="none" w:pos="5760"/>
        </w:tabs>
        <w:ind w:left="5760" w:hanging="360"/>
      </w:pPr>
    </w:lvl>
    <w:lvl w:ilvl="8">
      <w:start w:val="1"/>
      <w:numFmt w:val="bullet"/>
      <w:lvlText w:val=""/>
      <w:lvlJc w:val="left"/>
      <w:pPr>
        <w:tabs>
          <w:tab w:val="left" w:leader="none" w:pos="6480"/>
        </w:tabs>
        <w:ind w:left="6480" w:hanging="360"/>
      </w:pPr>
    </w:lvl>
  </w:abstractNum>
  <w:abstractNum w:abstractNumId="7">
    <w:nsid w:val="00000007"/>
    <w:multiLevelType w:val="multilevel"/>
    <w:tmpl w:val="1F212BE0"/>
    <w:lvl w:ilvl="0">
      <w:start w:val="1"/>
      <w:numFmt w:val="decimal"/>
      <w:lvlText w:val=""/>
      <w:lvlJc w:val="left"/>
      <w:pPr/>
    </w:lvl>
    <w:lvl w:ilvl="1">
      <w:start w:val="1"/>
      <w:numFmt w:val="bullet"/>
      <w:lvlText w:val=""/>
      <w:lvlJc w:val="left"/>
      <w:pPr>
        <w:tabs>
          <w:tab w:val="left" w:leader="none" w:pos="1440"/>
        </w:tabs>
        <w:ind w:left="1440" w:hanging="360"/>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8">
    <w:nsid w:val="00000008"/>
    <w:multiLevelType w:val="multilevel"/>
    <w:tmpl w:val="569C7522"/>
    <w:lvl w:ilvl="0">
      <w:start w:val="1"/>
      <w:numFmt w:val="japaneseCounting"/>
      <w:pStyle w:val="style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9"/>
    <w:multiLevelType w:val="multilevel"/>
    <w:tmpl w:val="72394BA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0000000A"/>
    <w:multiLevelType w:val="multilevel"/>
    <w:tmpl w:val="777F2DBF"/>
    <w:lvl w:ilvl="0">
      <w:start w:val="1"/>
      <w:numFmt w:val="decimal"/>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1">
    <w:nsid w:val="0000000B"/>
    <w:multiLevelType w:val="multilevel"/>
    <w:tmpl w:val="5E34E638"/>
    <w:lvl w:ilvl="0">
      <w:start w:val="1"/>
      <w:numFmt w:val="bullet"/>
      <w:lvlText w:val=""/>
      <w:lvlJc w:val="left"/>
      <w:pPr>
        <w:tabs>
          <w:tab w:val="left" w:leader="none" w:pos="720"/>
        </w:tabs>
        <w:ind w:left="720" w:hanging="360"/>
      </w:pPr>
    </w:lvl>
    <w:lvl w:ilvl="1">
      <w:start w:val="1"/>
      <w:numFmt w:val="bullet"/>
      <w:lvlText w:val=""/>
      <w:lvlJc w:val="left"/>
      <w:pPr>
        <w:tabs>
          <w:tab w:val="left" w:leader="none" w:pos="1440"/>
        </w:tabs>
        <w:ind w:left="1440" w:hanging="360"/>
      </w:pPr>
    </w:lvl>
    <w:lvl w:ilvl="2">
      <w:start w:val="1"/>
      <w:numFmt w:val="bullet"/>
      <w:lvlText w:val=""/>
      <w:lvlJc w:val="left"/>
      <w:pPr>
        <w:tabs>
          <w:tab w:val="left" w:leader="none" w:pos="2160"/>
        </w:tabs>
        <w:ind w:left="2160" w:hanging="360"/>
      </w:pPr>
    </w:lvl>
    <w:lvl w:ilvl="3">
      <w:start w:val="1"/>
      <w:numFmt w:val="bullet"/>
      <w:lvlText w:val=""/>
      <w:lvlJc w:val="left"/>
      <w:pPr>
        <w:tabs>
          <w:tab w:val="left" w:leader="none" w:pos="2880"/>
        </w:tabs>
        <w:ind w:left="2880" w:hanging="360"/>
      </w:pPr>
    </w:lvl>
    <w:lvl w:ilvl="4">
      <w:start w:val="1"/>
      <w:numFmt w:val="bullet"/>
      <w:lvlText w:val=""/>
      <w:lvlJc w:val="left"/>
      <w:pPr>
        <w:tabs>
          <w:tab w:val="left" w:leader="none" w:pos="3600"/>
        </w:tabs>
        <w:ind w:left="3600" w:hanging="360"/>
      </w:pPr>
    </w:lvl>
    <w:lvl w:ilvl="5">
      <w:start w:val="1"/>
      <w:numFmt w:val="bullet"/>
      <w:lvlText w:val=""/>
      <w:lvlJc w:val="left"/>
      <w:pPr>
        <w:tabs>
          <w:tab w:val="left" w:leader="none" w:pos="4320"/>
        </w:tabs>
        <w:ind w:left="4320" w:hanging="360"/>
      </w:pPr>
    </w:lvl>
    <w:lvl w:ilvl="6">
      <w:start w:val="1"/>
      <w:numFmt w:val="bullet"/>
      <w:lvlText w:val=""/>
      <w:lvlJc w:val="left"/>
      <w:pPr>
        <w:tabs>
          <w:tab w:val="left" w:leader="none" w:pos="5040"/>
        </w:tabs>
        <w:ind w:left="5040" w:hanging="360"/>
      </w:pPr>
    </w:lvl>
    <w:lvl w:ilvl="7">
      <w:start w:val="1"/>
      <w:numFmt w:val="bullet"/>
      <w:lvlText w:val=""/>
      <w:lvlJc w:val="left"/>
      <w:pPr>
        <w:tabs>
          <w:tab w:val="left" w:leader="none" w:pos="5760"/>
        </w:tabs>
        <w:ind w:left="5760" w:hanging="360"/>
      </w:pPr>
    </w:lvl>
    <w:lvl w:ilvl="8">
      <w:start w:val="1"/>
      <w:numFmt w:val="bullet"/>
      <w:lvlText w:val=""/>
      <w:lvlJc w:val="left"/>
      <w:pPr>
        <w:tabs>
          <w:tab w:val="left" w:leader="none" w:pos="6480"/>
        </w:tabs>
        <w:ind w:left="6480" w:hanging="360"/>
      </w:pPr>
    </w:lvl>
  </w:abstractNum>
  <w:abstractNum w:abstractNumId="12">
    <w:nsid w:val="0000000C"/>
    <w:multiLevelType w:val="multilevel"/>
    <w:tmpl w:val="2A6A697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0000000D"/>
    <w:multiLevelType w:val="multilevel"/>
    <w:tmpl w:val="98C1DE1C"/>
    <w:lvl w:ilvl="0">
      <w:start w:val="1"/>
      <w:numFmt w:val="decimal"/>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num w:numId="1">
    <w:abstractNumId w:val="2"/>
  </w:num>
  <w:num w:numId="2">
    <w:abstractNumId w:val="4"/>
  </w:num>
  <w:num w:numId="3">
    <w:abstractNumId w:val="7"/>
  </w:num>
  <w:num w:numId="4">
    <w:abstractNumId w:val="3"/>
  </w:num>
  <w:num w:numId="5">
    <w:abstractNumId w:val="12"/>
  </w:num>
  <w:num w:numId="6">
    <w:abstractNumId w:val="1"/>
  </w:num>
  <w:num w:numId="7">
    <w:abstractNumId w:val="8"/>
  </w:num>
  <w:num w:numId="8">
    <w:abstractNumId w:val="11"/>
  </w:num>
  <w:num w:numId="9">
    <w:abstractNumId w:val="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10"/>
  </w:num>
  <w:num w:numId="14">
    <w:abstractNumId w:val="0"/>
  </w:num>
  <w:num w:numId="15">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qFormat/>
    <w:pPr>
      <w:widowControl w:val="false"/>
      <w:spacing w:lineRule="auto" w:line="360"/>
      <w:ind w:firstLine="200" w:firstLineChars="200"/>
      <w:jc w:val="both"/>
    </w:pPr>
    <w:rPr>
      <w:rFonts w:ascii="Calibri" w:cs="Arial" w:eastAsia="微软雅黑" w:hAnsi="Calibri"/>
      <w:kern w:val="2"/>
      <w:sz w:val="24"/>
      <w:szCs w:val="22"/>
    </w:rPr>
  </w:style>
  <w:style w:type="paragraph" w:styleId="style1">
    <w:name w:val="heading 1"/>
    <w:basedOn w:val="style0"/>
    <w:next w:val="style0"/>
    <w:link w:val="style4097"/>
    <w:qFormat/>
    <w:uiPriority w:val="9"/>
    <w:pPr>
      <w:keepNext/>
      <w:keepLines/>
      <w:numPr>
        <w:ilvl w:val="0"/>
        <w:numId w:val="7"/>
      </w:numPr>
      <w:spacing w:before="340" w:after="330" w:lineRule="auto" w:line="578"/>
      <w:ind w:firstLine="0" w:firstLineChars="0"/>
      <w:jc w:val="center"/>
      <w:outlineLvl w:val="0"/>
    </w:pPr>
    <w:rPr>
      <w:b/>
      <w:bCs/>
      <w:kern w:val="44"/>
      <w:sz w:val="44"/>
      <w:szCs w:val="44"/>
      <w:shd w:val="clear" w:color="auto" w:fill="ffffff"/>
    </w:rPr>
  </w:style>
  <w:style w:type="paragraph" w:styleId="style2">
    <w:name w:val="heading 2"/>
    <w:basedOn w:val="style0"/>
    <w:next w:val="style0"/>
    <w:link w:val="style4098"/>
    <w:qFormat/>
    <w:uiPriority w:val="9"/>
    <w:pPr>
      <w:keepNext/>
      <w:keepLines/>
      <w:numPr>
        <w:ilvl w:val="1"/>
        <w:numId w:val="15"/>
      </w:numPr>
      <w:ind w:firstLine="0" w:firstLineChars="0"/>
      <w:jc w:val="left"/>
      <w:outlineLvl w:val="1"/>
    </w:pPr>
    <w:rPr>
      <w:rFonts w:ascii="Cambria" w:cs="Times New Roman" w:hAnsi="Cambria"/>
      <w:b/>
      <w:color w:val="000000"/>
      <w:sz w:val="28"/>
      <w:szCs w:val="24"/>
    </w:rPr>
  </w:style>
  <w:style w:type="paragraph" w:styleId="style3">
    <w:name w:val="heading 3"/>
    <w:basedOn w:val="style0"/>
    <w:next w:val="style0"/>
    <w:link w:val="style4105"/>
    <w:qFormat/>
    <w:uiPriority w:val="9"/>
    <w:pPr>
      <w:keepNext/>
      <w:keepLines/>
      <w:numPr>
        <w:ilvl w:val="2"/>
        <w:numId w:val="15"/>
      </w:numPr>
      <w:ind w:left="0" w:firstLine="0" w:firstLineChars="0"/>
      <w:outlineLvl w:val="2"/>
    </w:pPr>
    <w:rPr>
      <w:rFonts w:ascii="Cambria" w:cs="Times New Roman" w:hAnsi="Cambria"/>
      <w:b/>
      <w:szCs w:val="24"/>
    </w:rPr>
  </w:style>
  <w:style w:type="paragraph" w:styleId="style4">
    <w:name w:val="heading 4"/>
    <w:basedOn w:val="style0"/>
    <w:next w:val="style0"/>
    <w:link w:val="style4106"/>
    <w:qFormat/>
    <w:uiPriority w:val="9"/>
    <w:pPr>
      <w:keepNext/>
      <w:keepLines/>
      <w:numPr>
        <w:ilvl w:val="3"/>
        <w:numId w:val="15"/>
      </w:numPr>
      <w:spacing w:before="40"/>
      <w:ind w:firstLine="0" w:firstLineChars="0"/>
      <w:outlineLvl w:val="3"/>
    </w:pPr>
    <w:rPr>
      <w:rFonts w:ascii="Cambria" w:cs="Times New Roman" w:hAnsi="Cambria"/>
      <w:iCs/>
    </w:rPr>
  </w:style>
  <w:style w:type="paragraph" w:styleId="style5">
    <w:name w:val="heading 5"/>
    <w:basedOn w:val="style0"/>
    <w:next w:val="style0"/>
    <w:link w:val="style4107"/>
    <w:qFormat/>
    <w:uiPriority w:val="9"/>
    <w:pPr>
      <w:keepNext/>
      <w:keepLines/>
      <w:numPr>
        <w:ilvl w:val="4"/>
        <w:numId w:val="15"/>
      </w:numPr>
      <w:spacing w:before="40"/>
      <w:ind w:firstLine="0" w:firstLineChars="0"/>
      <w:outlineLvl w:val="4"/>
    </w:pPr>
    <w:rPr>
      <w:rFonts w:ascii="Cambria" w:cs="Times New Roman" w:eastAsia="宋体" w:hAnsi="Cambria"/>
      <w:color w:val="365f91"/>
    </w:rPr>
  </w:style>
  <w:style w:type="paragraph" w:styleId="style6">
    <w:name w:val="heading 6"/>
    <w:basedOn w:val="style0"/>
    <w:next w:val="style0"/>
    <w:link w:val="style4108"/>
    <w:qFormat/>
    <w:uiPriority w:val="9"/>
    <w:pPr>
      <w:keepNext/>
      <w:keepLines/>
      <w:numPr>
        <w:ilvl w:val="5"/>
        <w:numId w:val="15"/>
      </w:numPr>
      <w:spacing w:before="40"/>
      <w:ind w:firstLine="0" w:firstLineChars="0"/>
      <w:outlineLvl w:val="5"/>
    </w:pPr>
    <w:rPr>
      <w:rFonts w:ascii="Cambria" w:cs="Times New Roman" w:eastAsia="宋体" w:hAnsi="Cambria"/>
      <w:color w:val="244061"/>
    </w:rPr>
  </w:style>
  <w:style w:type="paragraph" w:styleId="style7">
    <w:name w:val="heading 7"/>
    <w:basedOn w:val="style0"/>
    <w:next w:val="style0"/>
    <w:link w:val="style4109"/>
    <w:qFormat/>
    <w:uiPriority w:val="9"/>
    <w:pPr>
      <w:keepNext/>
      <w:keepLines/>
      <w:numPr>
        <w:ilvl w:val="6"/>
        <w:numId w:val="15"/>
      </w:numPr>
      <w:spacing w:before="40"/>
      <w:ind w:firstLine="0" w:firstLineChars="0"/>
      <w:outlineLvl w:val="6"/>
    </w:pPr>
    <w:rPr>
      <w:rFonts w:ascii="Cambria" w:cs="Times New Roman" w:eastAsia="宋体" w:hAnsi="Cambria"/>
      <w:i/>
      <w:iCs/>
      <w:color w:val="244061"/>
    </w:rPr>
  </w:style>
  <w:style w:type="paragraph" w:styleId="style8">
    <w:name w:val="heading 8"/>
    <w:basedOn w:val="style0"/>
    <w:next w:val="style0"/>
    <w:link w:val="style4110"/>
    <w:qFormat/>
    <w:uiPriority w:val="9"/>
    <w:pPr>
      <w:keepNext/>
      <w:keepLines/>
      <w:numPr>
        <w:ilvl w:val="7"/>
        <w:numId w:val="15"/>
      </w:numPr>
      <w:spacing w:before="40"/>
      <w:ind w:firstLine="0" w:firstLineChars="0"/>
      <w:outlineLvl w:val="7"/>
    </w:pPr>
    <w:rPr>
      <w:rFonts w:ascii="Cambria" w:cs="Times New Roman" w:eastAsia="宋体" w:hAnsi="Cambria"/>
      <w:color w:val="262626"/>
      <w:szCs w:val="21"/>
    </w:rPr>
  </w:style>
  <w:style w:type="paragraph" w:styleId="style9">
    <w:name w:val="heading 9"/>
    <w:basedOn w:val="style0"/>
    <w:next w:val="style0"/>
    <w:link w:val="style4111"/>
    <w:qFormat/>
    <w:uiPriority w:val="9"/>
    <w:pPr>
      <w:keepNext/>
      <w:keepLines/>
      <w:numPr>
        <w:ilvl w:val="8"/>
        <w:numId w:val="15"/>
      </w:numPr>
      <w:spacing w:before="40"/>
      <w:ind w:firstLine="0" w:firstLineChars="0"/>
      <w:outlineLvl w:val="8"/>
    </w:pPr>
    <w:rPr>
      <w:rFonts w:ascii="Cambria" w:cs="Times New Roman" w:eastAsia="宋体" w:hAnsi="Cambria"/>
      <w:i/>
      <w:iCs/>
      <w:color w:val="262626"/>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06">
    <w:name w:val="annotation subject"/>
    <w:basedOn w:val="style30"/>
    <w:next w:val="style30"/>
    <w:link w:val="style4118"/>
    <w:uiPriority w:val="99"/>
    <w:pPr/>
    <w:rPr>
      <w:b/>
      <w:bCs/>
    </w:rPr>
  </w:style>
  <w:style w:type="paragraph" w:styleId="style30">
    <w:name w:val="annotation text"/>
    <w:basedOn w:val="style0"/>
    <w:next w:val="style30"/>
    <w:link w:val="style4117"/>
    <w:uiPriority w:val="99"/>
    <w:pPr>
      <w:jc w:val="left"/>
    </w:pPr>
    <w:rPr/>
  </w:style>
  <w:style w:type="paragraph" w:styleId="style21">
    <w:name w:val="toc 3"/>
    <w:basedOn w:val="style0"/>
    <w:next w:val="style0"/>
    <w:qFormat/>
    <w:uiPriority w:val="39"/>
    <w:pPr>
      <w:ind w:left="840" w:leftChars="400"/>
    </w:pPr>
    <w:rPr/>
  </w:style>
  <w:style w:type="paragraph" w:styleId="style153">
    <w:name w:val="Balloon Text"/>
    <w:basedOn w:val="style0"/>
    <w:next w:val="style153"/>
    <w:link w:val="style4116"/>
    <w:qFormat/>
    <w:uiPriority w:val="99"/>
    <w:pPr/>
    <w:rPr>
      <w:sz w:val="16"/>
      <w:szCs w:val="16"/>
    </w:rPr>
  </w:style>
  <w:style w:type="paragraph" w:styleId="style32">
    <w:name w:val="footer"/>
    <w:basedOn w:val="style0"/>
    <w:next w:val="style32"/>
    <w:link w:val="style4103"/>
    <w:qFormat/>
    <w:pPr>
      <w:widowControl/>
      <w:tabs>
        <w:tab w:val="center" w:leader="none" w:pos="3888"/>
        <w:tab w:val="right" w:leader="none" w:pos="8640"/>
      </w:tabs>
      <w:spacing w:before="120"/>
      <w:jc w:val="left"/>
    </w:pPr>
    <w:rPr>
      <w:rFonts w:ascii="Times New Roman" w:cs="Times New Roman" w:hAnsi="Times New Roman"/>
      <w:kern w:val="0"/>
      <w:szCs w:val="20"/>
      <w:lang w:val="en-CA" w:eastAsia="en-US"/>
    </w:rPr>
  </w:style>
  <w:style w:type="paragraph" w:styleId="style31">
    <w:name w:val="header"/>
    <w:basedOn w:val="style0"/>
    <w:next w:val="style31"/>
    <w:link w:val="style4112"/>
    <w:qFormat/>
    <w:uiPriority w:val="99"/>
    <w:pPr>
      <w:tabs>
        <w:tab w:val="center" w:leader="none" w:pos="4680"/>
        <w:tab w:val="right" w:leader="none" w:pos="9360"/>
      </w:tabs>
    </w:pPr>
    <w:rPr/>
  </w:style>
  <w:style w:type="paragraph" w:styleId="style19">
    <w:name w:val="toc 1"/>
    <w:basedOn w:val="style0"/>
    <w:next w:val="style0"/>
    <w:qFormat/>
    <w:uiPriority w:val="39"/>
    <w:pPr>
      <w:spacing w:after="100"/>
    </w:pPr>
    <w:rPr/>
  </w:style>
  <w:style w:type="paragraph" w:styleId="style29">
    <w:name w:val="footnote text"/>
    <w:basedOn w:val="style0"/>
    <w:next w:val="style29"/>
    <w:link w:val="style4113"/>
    <w:qFormat/>
    <w:uiPriority w:val="99"/>
    <w:pPr/>
    <w:rPr>
      <w:sz w:val="20"/>
      <w:szCs w:val="20"/>
    </w:rPr>
  </w:style>
  <w:style w:type="paragraph" w:styleId="style20">
    <w:name w:val="toc 2"/>
    <w:basedOn w:val="style0"/>
    <w:next w:val="style0"/>
    <w:qFormat/>
    <w:uiPriority w:val="39"/>
    <w:pPr>
      <w:spacing w:after="100"/>
      <w:ind w:left="210"/>
    </w:pPr>
    <w:rPr/>
  </w:style>
  <w:style w:type="paragraph" w:styleId="style94">
    <w:name w:val="Normal (Web)"/>
    <w:basedOn w:val="style0"/>
    <w:next w:val="style94"/>
    <w:qFormat/>
    <w:uiPriority w:val="99"/>
    <w:pPr>
      <w:widowControl/>
      <w:spacing w:before="100" w:beforeAutospacing="true" w:after="100" w:afterAutospacing="true"/>
      <w:jc w:val="left"/>
    </w:pPr>
    <w:rPr>
      <w:rFonts w:ascii="Times New Roman" w:cs="Times New Roman" w:hAnsi="Times New Roman"/>
      <w:kern w:val="0"/>
      <w:szCs w:val="24"/>
      <w:lang w:val="en-CA"/>
    </w:rPr>
  </w:style>
  <w:style w:type="paragraph" w:styleId="style62">
    <w:name w:val="Title"/>
    <w:basedOn w:val="style0"/>
    <w:next w:val="style0"/>
    <w:link w:val="style4099"/>
    <w:qFormat/>
    <w:uiPriority w:val="10"/>
    <w:pPr>
      <w:contextualSpacing/>
    </w:pPr>
    <w:rPr>
      <w:rFonts w:ascii="Cambria" w:cs="Times New Roman" w:eastAsia="宋体" w:hAnsi="Cambria"/>
      <w:spacing w:val="-10"/>
      <w:kern w:val="28"/>
      <w:sz w:val="56"/>
      <w:szCs w:val="56"/>
    </w:rPr>
  </w:style>
  <w:style w:type="character" w:styleId="style85">
    <w:name w:val="Hyperlink"/>
    <w:basedOn w:val="style65"/>
    <w:next w:val="style85"/>
    <w:qFormat/>
    <w:uiPriority w:val="99"/>
    <w:rPr>
      <w:color w:val="0000ff"/>
      <w:u w:val="single"/>
    </w:rPr>
  </w:style>
  <w:style w:type="character" w:styleId="style39">
    <w:name w:val="annotation reference"/>
    <w:basedOn w:val="style65"/>
    <w:next w:val="style39"/>
    <w:uiPriority w:val="99"/>
    <w:rPr>
      <w:sz w:val="21"/>
      <w:szCs w:val="21"/>
    </w:rPr>
  </w:style>
  <w:style w:type="character" w:styleId="style38">
    <w:name w:val="footnote reference"/>
    <w:basedOn w:val="style65"/>
    <w:next w:val="style38"/>
    <w:qFormat/>
    <w:uiPriority w:val="99"/>
    <w:rPr>
      <w:vertAlign w:val="superscript"/>
    </w:rPr>
  </w:style>
  <w:style w:type="table" w:styleId="style154">
    <w:name w:val="Table Grid"/>
    <w:basedOn w:val="style105"/>
    <w:next w:val="style154"/>
    <w:qFormat/>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7">
    <w:name w:val="标题 1 字符"/>
    <w:basedOn w:val="style65"/>
    <w:next w:val="style4097"/>
    <w:link w:val="style1"/>
    <w:qFormat/>
    <w:uiPriority w:val="9"/>
    <w:rPr>
      <w:rFonts w:ascii="Calibri" w:cs="Arial" w:eastAsia="微软雅黑" w:hAnsi="Calibri"/>
      <w:b/>
      <w:bCs/>
      <w:kern w:val="44"/>
      <w:sz w:val="44"/>
      <w:szCs w:val="44"/>
    </w:rPr>
  </w:style>
  <w:style w:type="paragraph" w:styleId="style179">
    <w:name w:val="List Paragraph"/>
    <w:basedOn w:val="style0"/>
    <w:next w:val="style179"/>
    <w:qFormat/>
    <w:uiPriority w:val="34"/>
    <w:pPr>
      <w:ind w:left="720"/>
      <w:contextualSpacing/>
    </w:pPr>
    <w:rPr/>
  </w:style>
  <w:style w:type="character" w:customStyle="1" w:styleId="style4098">
    <w:name w:val="标题 2 字符"/>
    <w:basedOn w:val="style65"/>
    <w:next w:val="style4098"/>
    <w:link w:val="style2"/>
    <w:qFormat/>
    <w:uiPriority w:val="9"/>
    <w:rPr>
      <w:rFonts w:ascii="Cambria" w:cs="Times New Roman" w:eastAsia="微软雅黑" w:hAnsi="Cambria"/>
      <w:b/>
      <w:color w:val="000000"/>
      <w:kern w:val="2"/>
      <w:sz w:val="28"/>
      <w:szCs w:val="24"/>
    </w:rPr>
  </w:style>
  <w:style w:type="character" w:customStyle="1" w:styleId="style4099">
    <w:name w:val="标题 字符"/>
    <w:basedOn w:val="style65"/>
    <w:next w:val="style4099"/>
    <w:link w:val="style62"/>
    <w:qFormat/>
    <w:uiPriority w:val="10"/>
    <w:rPr>
      <w:rFonts w:ascii="Cambria" w:cs="Times New Roman" w:eastAsia="宋体" w:hAnsi="Cambria"/>
      <w:spacing w:val="-10"/>
      <w:kern w:val="28"/>
      <w:sz w:val="56"/>
      <w:szCs w:val="56"/>
    </w:rPr>
  </w:style>
  <w:style w:type="paragraph" w:customStyle="1" w:styleId="style4100">
    <w:name w:val="3dversbody"/>
    <w:basedOn w:val="style0"/>
    <w:next w:val="style4100"/>
    <w:qFormat/>
    <w:pPr>
      <w:widowControl/>
      <w:spacing w:before="120"/>
      <w:ind w:firstLine="576"/>
      <w:jc w:val="center"/>
    </w:pPr>
    <w:rPr>
      <w:rFonts w:ascii="Times New Roman" w:cs="Times New Roman" w:hAnsi="Times New Roman"/>
      <w:kern w:val="0"/>
      <w:szCs w:val="20"/>
      <w:lang w:val="en-CA" w:eastAsia="en-US"/>
    </w:rPr>
  </w:style>
  <w:style w:type="paragraph" w:customStyle="1" w:styleId="style4101">
    <w:name w:val="3dversboxes"/>
    <w:basedOn w:val="style0"/>
    <w:next w:val="style4101"/>
    <w:qFormat/>
    <w:pPr>
      <w:widowControl/>
      <w:spacing w:before="120"/>
      <w:ind w:firstLine="576"/>
      <w:jc w:val="center"/>
    </w:pPr>
    <w:rPr>
      <w:rFonts w:ascii="Times New Roman" w:cs="Times New Roman" w:hAnsi="Times New Roman"/>
      <w:b/>
      <w:kern w:val="0"/>
      <w:sz w:val="28"/>
      <w:szCs w:val="20"/>
      <w:lang w:val="en-CA" w:eastAsia="en-US"/>
    </w:rPr>
  </w:style>
  <w:style w:type="paragraph" w:customStyle="1" w:styleId="style4102">
    <w:name w:val="3dVersion"/>
    <w:next w:val="style4102"/>
    <w:qFormat/>
    <w:pPr>
      <w:jc w:val="center"/>
    </w:pPr>
    <w:rPr>
      <w:rFonts w:eastAsia="宋体"/>
      <w:b/>
      <w:sz w:val="36"/>
      <w:lang w:eastAsia="en-US"/>
    </w:rPr>
  </w:style>
  <w:style w:type="character" w:customStyle="1" w:styleId="style4103">
    <w:name w:val="页脚 字符"/>
    <w:basedOn w:val="style65"/>
    <w:next w:val="style4103"/>
    <w:link w:val="style32"/>
    <w:qFormat/>
    <w:rPr>
      <w:rFonts w:ascii="Times New Roman" w:cs="Times New Roman" w:hAnsi="Times New Roman"/>
      <w:kern w:val="0"/>
      <w:sz w:val="24"/>
      <w:szCs w:val="20"/>
      <w:lang w:val="en-CA" w:eastAsia="en-US"/>
    </w:rPr>
  </w:style>
  <w:style w:type="paragraph" w:customStyle="1" w:styleId="style4104">
    <w:name w:val="tof"/>
    <w:next w:val="style4104"/>
    <w:qFormat/>
    <w:pPr>
      <w:jc w:val="center"/>
    </w:pPr>
    <w:rPr>
      <w:rFonts w:eastAsia="宋体"/>
      <w:b/>
      <w:sz w:val="36"/>
      <w:lang w:eastAsia="en-US"/>
    </w:rPr>
  </w:style>
  <w:style w:type="character" w:customStyle="1" w:styleId="style4105">
    <w:name w:val="标题 3 字符"/>
    <w:basedOn w:val="style65"/>
    <w:next w:val="style4105"/>
    <w:link w:val="style3"/>
    <w:qFormat/>
    <w:uiPriority w:val="9"/>
    <w:rPr>
      <w:rFonts w:ascii="Cambria" w:cs="Times New Roman" w:eastAsia="微软雅黑" w:hAnsi="Cambria"/>
      <w:b/>
      <w:kern w:val="2"/>
      <w:sz w:val="24"/>
      <w:szCs w:val="24"/>
    </w:rPr>
  </w:style>
  <w:style w:type="character" w:customStyle="1" w:styleId="style4106">
    <w:name w:val="标题 4 字符"/>
    <w:basedOn w:val="style65"/>
    <w:next w:val="style4106"/>
    <w:link w:val="style4"/>
    <w:qFormat/>
    <w:uiPriority w:val="9"/>
    <w:rPr>
      <w:rFonts w:ascii="Cambria" w:cs="Times New Roman" w:eastAsia="微软雅黑" w:hAnsi="Cambria"/>
      <w:iCs/>
      <w:kern w:val="2"/>
      <w:sz w:val="24"/>
      <w:szCs w:val="22"/>
    </w:rPr>
  </w:style>
  <w:style w:type="character" w:customStyle="1" w:styleId="style4107">
    <w:name w:val="标题 5 字符"/>
    <w:basedOn w:val="style65"/>
    <w:next w:val="style4107"/>
    <w:link w:val="style5"/>
    <w:qFormat/>
    <w:uiPriority w:val="9"/>
    <w:rPr>
      <w:rFonts w:ascii="Cambria" w:cs="Times New Roman" w:eastAsia="宋体" w:hAnsi="Cambria"/>
      <w:color w:val="365f91"/>
    </w:rPr>
  </w:style>
  <w:style w:type="character" w:customStyle="1" w:styleId="style4108">
    <w:name w:val="标题 6 字符"/>
    <w:basedOn w:val="style65"/>
    <w:next w:val="style4108"/>
    <w:link w:val="style6"/>
    <w:qFormat/>
    <w:uiPriority w:val="9"/>
    <w:rPr>
      <w:rFonts w:ascii="Cambria" w:cs="Times New Roman" w:eastAsia="宋体" w:hAnsi="Cambria"/>
      <w:color w:val="244061"/>
    </w:rPr>
  </w:style>
  <w:style w:type="character" w:customStyle="1" w:styleId="style4109">
    <w:name w:val="标题 7 字符"/>
    <w:basedOn w:val="style65"/>
    <w:next w:val="style4109"/>
    <w:link w:val="style7"/>
    <w:qFormat/>
    <w:uiPriority w:val="9"/>
    <w:rPr>
      <w:rFonts w:ascii="Cambria" w:cs="Times New Roman" w:eastAsia="宋体" w:hAnsi="Cambria"/>
      <w:i/>
      <w:iCs/>
      <w:color w:val="244061"/>
    </w:rPr>
  </w:style>
  <w:style w:type="character" w:customStyle="1" w:styleId="style4110">
    <w:name w:val="标题 8 字符"/>
    <w:basedOn w:val="style65"/>
    <w:next w:val="style4110"/>
    <w:link w:val="style8"/>
    <w:qFormat/>
    <w:uiPriority w:val="9"/>
    <w:rPr>
      <w:rFonts w:ascii="Cambria" w:cs="Times New Roman" w:eastAsia="宋体" w:hAnsi="Cambria"/>
      <w:color w:val="262626"/>
      <w:szCs w:val="21"/>
    </w:rPr>
  </w:style>
  <w:style w:type="character" w:customStyle="1" w:styleId="style4111">
    <w:name w:val="标题 9 字符"/>
    <w:basedOn w:val="style65"/>
    <w:next w:val="style4111"/>
    <w:link w:val="style9"/>
    <w:qFormat/>
    <w:uiPriority w:val="9"/>
    <w:rPr>
      <w:rFonts w:ascii="Cambria" w:cs="Times New Roman" w:eastAsia="宋体" w:hAnsi="Cambria"/>
      <w:i/>
      <w:iCs/>
      <w:color w:val="262626"/>
      <w:szCs w:val="21"/>
    </w:rPr>
  </w:style>
  <w:style w:type="character" w:customStyle="1" w:styleId="style4112">
    <w:name w:val="页眉 字符"/>
    <w:basedOn w:val="style65"/>
    <w:next w:val="style4112"/>
    <w:link w:val="style31"/>
    <w:qFormat/>
    <w:uiPriority w:val="99"/>
  </w:style>
  <w:style w:type="character" w:customStyle="1" w:styleId="style4113">
    <w:name w:val="脚注文本 字符"/>
    <w:basedOn w:val="style65"/>
    <w:next w:val="style4113"/>
    <w:link w:val="style29"/>
    <w:qFormat/>
    <w:uiPriority w:val="99"/>
    <w:rPr>
      <w:sz w:val="20"/>
      <w:szCs w:val="20"/>
    </w:rPr>
  </w:style>
  <w:style w:type="character" w:customStyle="1" w:styleId="style4114">
    <w:name w:val="未处理的提及1"/>
    <w:basedOn w:val="style65"/>
    <w:next w:val="style4114"/>
    <w:qFormat/>
    <w:uiPriority w:val="99"/>
    <w:rPr>
      <w:color w:val="808080"/>
      <w:shd w:val="clear" w:color="auto" w:fill="e6e6e6"/>
    </w:rPr>
  </w:style>
  <w:style w:type="paragraph" w:styleId="style157">
    <w:name w:val="No Spacing"/>
    <w:next w:val="style157"/>
    <w:link w:val="style4115"/>
    <w:qFormat/>
    <w:uiPriority w:val="1"/>
    <w:pPr/>
    <w:rPr>
      <w:rFonts w:ascii="Calibri" w:cs="Arial" w:eastAsia="宋体" w:hAnsi="Calibri"/>
      <w:sz w:val="22"/>
      <w:szCs w:val="22"/>
      <w:lang w:val="en-CA"/>
    </w:rPr>
  </w:style>
  <w:style w:type="character" w:customStyle="1" w:styleId="style4115">
    <w:name w:val="无间隔 字符"/>
    <w:basedOn w:val="style65"/>
    <w:next w:val="style4115"/>
    <w:link w:val="style157"/>
    <w:qFormat/>
    <w:uiPriority w:val="1"/>
    <w:rPr>
      <w:kern w:val="0"/>
      <w:sz w:val="22"/>
      <w:lang w:val="en-CA"/>
    </w:rPr>
  </w:style>
  <w:style w:type="character" w:customStyle="1" w:styleId="style4116">
    <w:name w:val="批注框文本 字符"/>
    <w:basedOn w:val="style65"/>
    <w:next w:val="style4116"/>
    <w:link w:val="style153"/>
    <w:qFormat/>
    <w:uiPriority w:val="99"/>
    <w:rPr>
      <w:sz w:val="16"/>
      <w:szCs w:val="16"/>
    </w:rPr>
  </w:style>
  <w:style w:type="character" w:customStyle="1" w:styleId="style4117">
    <w:name w:val="批注文字 字符"/>
    <w:basedOn w:val="style65"/>
    <w:next w:val="style4117"/>
    <w:link w:val="style30"/>
    <w:uiPriority w:val="99"/>
    <w:rPr>
      <w:rFonts w:ascii="Calibri" w:cs="Arial" w:eastAsia="微软雅黑" w:hAnsi="Calibri"/>
      <w:kern w:val="2"/>
      <w:sz w:val="24"/>
      <w:szCs w:val="22"/>
    </w:rPr>
  </w:style>
  <w:style w:type="character" w:customStyle="1" w:styleId="style4118">
    <w:name w:val="批注主题 字符"/>
    <w:basedOn w:val="style4117"/>
    <w:next w:val="style4118"/>
    <w:link w:val="style106"/>
    <w:uiPriority w:val="99"/>
    <w:rPr>
      <w:rFonts w:ascii="Calibri" w:cs="Arial" w:eastAsia="微软雅黑" w:hAnsi="Calibri"/>
      <w:b/>
      <w:bCs/>
      <w:kern w:val="2"/>
      <w:sz w:val="24"/>
      <w:szCs w:val="22"/>
    </w:rPr>
  </w:style>
</w:styles>
</file>

<file path=word/_rels/document.xml.rels><?xml version="1.0" encoding="UTF-8"?>
<Relationships xmlns="http://schemas.openxmlformats.org/package/2006/relationships"><Relationship Id="rId12" Type="http://schemas.openxmlformats.org/officeDocument/2006/relationships/image" Target="media/image7.png"/><Relationship Id="rId16" Type="http://schemas.openxmlformats.org/officeDocument/2006/relationships/image" Target="media/image11.png"/><Relationship Id="rId28" Type="http://schemas.openxmlformats.org/officeDocument/2006/relationships/footer" Target="footer4.xml"/><Relationship Id="rId20" Type="http://schemas.openxmlformats.org/officeDocument/2006/relationships/image" Target="media/image14.png"/><Relationship Id="rId15" Type="http://schemas.openxmlformats.org/officeDocument/2006/relationships/image" Target="media/image10.png"/><Relationship Id="rId11" Type="http://schemas.openxmlformats.org/officeDocument/2006/relationships/image" Target="media/image6.png"/><Relationship Id="rId7" Type="http://schemas.openxmlformats.org/officeDocument/2006/relationships/image" Target="media/image5.png"/><Relationship Id="rId14" Type="http://schemas.openxmlformats.org/officeDocument/2006/relationships/image" Target="media/image9.png"/><Relationship Id="rId25" Type="http://schemas.openxmlformats.org/officeDocument/2006/relationships/header" Target="header1.xml"/><Relationship Id="rId27" Type="http://schemas.openxmlformats.org/officeDocument/2006/relationships/footer" Target="footer3.xml"/><Relationship Id="rId29" Type="http://schemas.openxmlformats.org/officeDocument/2006/relationships/header" Target="header5.xml"/><Relationship Id="rId8" Type="http://schemas.openxmlformats.org/officeDocument/2006/relationships/image" Target="media/image3.emf"/><Relationship Id="rId13" Type="http://schemas.openxmlformats.org/officeDocument/2006/relationships/image" Target="media/image8.png"/><Relationship Id="rId35" Type="http://schemas.openxmlformats.org/officeDocument/2006/relationships/customXml" Target="../customXml/item2.xml"/><Relationship Id="rId34" Type="http://schemas.openxmlformats.org/officeDocument/2006/relationships/customXml" Target="../customXml/item1.xml"/><Relationship Id="rId4" Type="http://schemas.openxmlformats.org/officeDocument/2006/relationships/image" Target="media/image2.emf"/><Relationship Id="rId9" Type="http://schemas.openxmlformats.org/officeDocument/2006/relationships/image" Target="media/image4.emf"/><Relationship Id="rId31" Type="http://schemas.openxmlformats.org/officeDocument/2006/relationships/fontTable" Target="fontTable.xml"/><Relationship Id="rId1" Type="http://schemas.openxmlformats.org/officeDocument/2006/relationships/numbering" Target="numbering.xml"/><Relationship Id="rId22" Type="http://schemas.openxmlformats.org/officeDocument/2006/relationships/image" Target="media/image16.png"/><Relationship Id="rId33" Type="http://schemas.openxmlformats.org/officeDocument/2006/relationships/theme" Target="theme/theme1.xml"/><Relationship Id="rId18" Type="http://schemas.openxmlformats.org/officeDocument/2006/relationships/image" Target="media/image12.png"/><Relationship Id="rId30" Type="http://schemas.openxmlformats.org/officeDocument/2006/relationships/styles" Target="styles.xml"/><Relationship Id="rId5" Type="http://schemas.openxmlformats.org/officeDocument/2006/relationships/image" Target="media/image3.png"/><Relationship Id="rId26" Type="http://schemas.openxmlformats.org/officeDocument/2006/relationships/header" Target="header2.xml"/><Relationship Id="rId24" Type="http://schemas.openxmlformats.org/officeDocument/2006/relationships/image" Target="media/image4.jpeg"/><Relationship Id="rId36" Type="http://schemas.openxmlformats.org/officeDocument/2006/relationships/customXml" Target="../customXml/item3.xml"/><Relationship Id="rId2" Type="http://schemas.openxmlformats.org/officeDocument/2006/relationships/image" Target="media/image1.png"/><Relationship Id="rId21" Type="http://schemas.openxmlformats.org/officeDocument/2006/relationships/image" Target="media/image15.png"/><Relationship Id="rId23" Type="http://schemas.openxmlformats.org/officeDocument/2006/relationships/image" Target="media/image3.jpeg"/><Relationship Id="rId10" Type="http://schemas.openxmlformats.org/officeDocument/2006/relationships/image" Target="media/image5.emf"/><Relationship Id="rId32" Type="http://schemas.openxmlformats.org/officeDocument/2006/relationships/settings" Target="settings.xml"/><Relationship Id="rId19" Type="http://schemas.openxmlformats.org/officeDocument/2006/relationships/image" Target="media/image13.png"/><Relationship Id="rId17" Type="http://schemas.openxmlformats.org/officeDocument/2006/relationships/image" Target="media/image2.jpeg"/><Relationship Id="rId3" Type="http://schemas.openxmlformats.org/officeDocument/2006/relationships/image" Target="media/image2.png"/><Relationship Id="rId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BDE9F29-4EBB-4729-9E9A-00D5A1D1F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Words>16910</Words>
  <Pages>43</Pages>
  <Characters>18709</Characters>
  <Application>WPS Office</Application>
  <DocSecurity>0</DocSecurity>
  <Paragraphs>517</Paragraphs>
  <ScaleCrop>false</ScaleCrop>
  <LinksUpToDate>false</LinksUpToDate>
  <CharactersWithSpaces>18994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2018-06-14T06:55:00Z</dcterms:created>
  <dc:creator>Gavin Zheng</dc:creator>
  <lastModifiedBy>BND-TL10</lastModifiedBy>
  <dcterms:modified xsi:type="dcterms:W3CDTF">2018-06-14T08:53:43Z</dcterms:modified>
  <revision>5</revision>
  <dc:subject>V0.5（草稿）</dc:subject>
  <dc:title>竞标技术白皮书</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