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spacing w:after="120" w:line="240" w:lineRule="auto"/>
        <w:rPr>
          <w:rFonts w:ascii="Arial" w:hAnsi="Arial"/>
          <w:sz w:val="36"/>
          <w:szCs w:val="36"/>
        </w:rPr>
      </w:pPr>
    </w:p>
    <w:p>
      <w:pPr>
        <w:pStyle w:val="Normal.0"/>
        <w:jc w:val="center"/>
        <w:rPr>
          <w:del w:id="0" w:date="2017-08-26T16:24:00Z" w:author="Microsoft Office User"/>
          <w:rFonts w:ascii="Arial" w:hAnsi="Arial"/>
          <w:sz w:val="72"/>
          <w:szCs w:val="72"/>
        </w:rPr>
      </w:pPr>
    </w:p>
    <w:p>
      <w:pPr>
        <w:pStyle w:val="Normal.0"/>
        <w:spacing w:after="120" w:line="240" w:lineRule="auto"/>
        <w:jc w:val="center"/>
        <w:rPr>
          <w:ins w:id="1" w:date="2017-08-26T16:25:00Z" w:author="Microsoft Office User"/>
          <w:rFonts w:ascii="Arial" w:hAnsi="Arial"/>
          <w:sz w:val="72"/>
          <w:szCs w:val="72"/>
        </w:rPr>
      </w:pPr>
    </w:p>
    <w:p>
      <w:pPr>
        <w:pStyle w:val="Normal.0"/>
        <w:spacing w:after="120" w:line="240" w:lineRule="auto"/>
        <w:jc w:val="center"/>
        <w:rPr>
          <w:ins w:id="2" w:date="2017-08-26T16:25:00Z" w:author="Microsoft Office User"/>
          <w:rFonts w:ascii="Arial" w:hAnsi="Arial"/>
          <w:sz w:val="72"/>
          <w:szCs w:val="72"/>
        </w:rPr>
      </w:pPr>
    </w:p>
    <w:p>
      <w:pPr>
        <w:pStyle w:val="Normal.0"/>
        <w:spacing w:after="120" w:line="240" w:lineRule="auto"/>
        <w:jc w:val="center"/>
        <w:rPr>
          <w:del w:id="3" w:date="2017-08-26T16:24:00Z" w:author="Microsoft Office User"/>
          <w:rFonts w:ascii="Arial" w:hAnsi="Arial"/>
          <w:sz w:val="72"/>
          <w:szCs w:val="72"/>
        </w:rPr>
      </w:pPr>
    </w:p>
    <w:p>
      <w:pPr>
        <w:pStyle w:val="Normal.0"/>
        <w:spacing w:after="120" w:line="240" w:lineRule="auto"/>
        <w:jc w:val="center"/>
        <w:rPr>
          <w:del w:id="4" w:date="2017-08-26T16:24:00Z" w:author="Microsoft Office User"/>
          <w:rFonts w:ascii="Arial" w:hAnsi="Arial"/>
          <w:sz w:val="72"/>
          <w:szCs w:val="72"/>
        </w:rPr>
      </w:pPr>
    </w:p>
    <w:p>
      <w:pPr>
        <w:pStyle w:val="Normal.0"/>
        <w:spacing w:after="120" w:line="240" w:lineRule="auto"/>
        <w:jc w:val="center"/>
        <w:rPr>
          <w:del w:id="5" w:date="2017-08-26T16:24:00Z" w:author="Microsoft Office User"/>
          <w:rFonts w:ascii="Arial" w:hAnsi="Arial"/>
          <w:sz w:val="72"/>
          <w:szCs w:val="72"/>
        </w:rPr>
      </w:pPr>
    </w:p>
    <w:p>
      <w:pPr>
        <w:pStyle w:val="Title"/>
        <w:pBdr>
          <w:top w:val="nil"/>
          <w:left w:val="nil"/>
          <w:bottom w:val="nil"/>
          <w:right w:val="nil"/>
        </w:pBdr>
        <w:spacing w:after="120"/>
        <w:jc w:val="center"/>
        <w:rPr>
          <w:del w:id="6" w:date="2017-08-26T15:32:00Z" w:author="Microsoft Office User"/>
          <w:rFonts w:ascii="Arial" w:cs="Arial" w:hAnsi="Arial" w:eastAsia="Arial"/>
          <w:b w:val="1"/>
          <w:bCs w:val="1"/>
          <w:sz w:val="72"/>
          <w:szCs w:val="72"/>
        </w:rPr>
      </w:pPr>
      <w:del w:id="7" w:date="2017-08-26T16:24:00Z" w:author="Microsoft Office User">
        <w:r>
          <w:rPr>
            <w:rFonts w:ascii="Arial" w:hAnsi="Arial"/>
            <w:b w:val="1"/>
            <w:bCs w:val="1"/>
            <w:sz w:val="72"/>
            <w:szCs w:val="72"/>
            <w:rtl w:val="0"/>
            <w:lang w:val="en-US"/>
          </w:rPr>
          <w:delText>Mutual Chain</w:delText>
        </w:r>
      </w:del>
      <w:r>
        <w:rPr>
          <w:rFonts w:ascii="Calibri" w:cs="Calibri" w:hAnsi="Calibri" w:eastAsia="Calibri"/>
          <w:b w:val="1"/>
          <w:bCs w:val="1"/>
          <w:sz w:val="72"/>
          <w:szCs w:val="72"/>
          <w:rtl w:val="0"/>
          <w:lang w:val="zh-TW" w:eastAsia="zh-TW"/>
        </w:rPr>
        <w:t>相互链</w:t>
      </w:r>
    </w:p>
    <w:p>
      <w:pPr>
        <w:pStyle w:val="Normal.0"/>
        <w:jc w:val="center"/>
      </w:pPr>
    </w:p>
    <w:p>
      <w:pPr>
        <w:pStyle w:val="Title"/>
        <w:pBdr>
          <w:top w:val="nil"/>
          <w:left w:val="nil"/>
          <w:bottom w:val="nil"/>
          <w:right w:val="nil"/>
        </w:pBdr>
        <w:spacing w:after="120"/>
        <w:jc w:val="right"/>
        <w:rPr>
          <w:ins w:id="8" w:date="2017-08-26T16:25:00Z" w:author="Microsoft Office User"/>
          <w:rFonts w:ascii="Arial" w:cs="Arial" w:hAnsi="Arial" w:eastAsia="Arial"/>
          <w:b w:val="1"/>
          <w:bCs w:val="1"/>
          <w:sz w:val="40"/>
          <w:szCs w:val="40"/>
        </w:rPr>
      </w:pPr>
    </w:p>
    <w:p>
      <w:pPr>
        <w:pStyle w:val="Title"/>
        <w:pBdr>
          <w:top w:val="nil"/>
          <w:left w:val="nil"/>
          <w:bottom w:val="nil"/>
          <w:right w:val="nil"/>
        </w:pBdr>
        <w:spacing w:after="120"/>
        <w:jc w:val="right"/>
        <w:rPr>
          <w:ins w:id="9" w:date="2017-08-26T16:24:00Z" w:author="Microsoft Office User"/>
          <w:rFonts w:ascii="Arial" w:cs="Arial" w:hAnsi="Arial" w:eastAsia="Arial"/>
          <w:b w:val="1"/>
          <w:bCs w:val="1"/>
          <w:sz w:val="40"/>
          <w:szCs w:val="40"/>
        </w:rPr>
      </w:pPr>
      <w:r>
        <w:rPr>
          <w:rFonts w:ascii="Arial" w:hAnsi="Arial"/>
          <w:b w:val="1"/>
          <w:bCs w:val="1"/>
          <w:sz w:val="40"/>
          <w:szCs w:val="40"/>
          <w:rtl w:val="0"/>
          <w:lang w:val="en-US"/>
        </w:rPr>
        <w:t xml:space="preserve"> </w:t>
      </w:r>
    </w:p>
    <w:p>
      <w:pPr>
        <w:pStyle w:val="Title"/>
        <w:pBdr>
          <w:top w:val="nil"/>
          <w:left w:val="nil"/>
          <w:bottom w:val="nil"/>
          <w:right w:val="nil"/>
        </w:pBdr>
        <w:spacing w:after="120"/>
        <w:jc w:val="center"/>
        <w:rPr>
          <w:ins w:id="10" w:date="2017-08-26T16:24:00Z" w:author="Microsoft Office User"/>
          <w:rFonts w:ascii="Arial" w:cs="Arial" w:hAnsi="Arial" w:eastAsia="Arial"/>
          <w:b w:val="1"/>
          <w:bCs w:val="1"/>
          <w:sz w:val="40"/>
          <w:szCs w:val="40"/>
        </w:rPr>
      </w:pPr>
    </w:p>
    <w:p>
      <w:pPr>
        <w:pStyle w:val="Title"/>
        <w:pBdr>
          <w:top w:val="nil"/>
          <w:left w:val="nil"/>
          <w:bottom w:val="nil"/>
          <w:right w:val="nil"/>
        </w:pBdr>
        <w:spacing w:after="120"/>
        <w:jc w:val="center"/>
        <w:rPr>
          <w:ins w:id="11" w:date="2017-08-26T15:32:00Z" w:author="Microsoft Office User"/>
          <w:rFonts w:ascii="SimSun" w:cs="SimSun" w:hAnsi="SimSun" w:eastAsia="SimSun"/>
          <w:b w:val="1"/>
          <w:bCs w:val="1"/>
          <w:sz w:val="40"/>
          <w:szCs w:val="40"/>
        </w:rPr>
      </w:pPr>
      <w:del w:id="12" w:date="2017-08-26T15:33:00Z" w:author="Microsoft Office User">
        <w:r>
          <w:rPr>
            <w:rFonts w:ascii="Arial" w:hAnsi="Arial"/>
            <w:b w:val="1"/>
            <w:bCs w:val="1"/>
            <w:sz w:val="40"/>
            <w:szCs w:val="40"/>
            <w:rtl w:val="0"/>
            <w:lang w:val="en-US"/>
          </w:rPr>
          <w:delText xml:space="preserve">A High Performance Blockchain Framework for </w:delText>
        </w:r>
      </w:del>
      <w:ins w:id="13" w:date="2017-08-26T15:33:00Z" w:author="Microsoft Office User">
        <w:r>
          <w:rPr>
            <w:rFonts w:ascii="Calibri" w:cs="Calibri" w:hAnsi="Calibri" w:eastAsia="Calibri"/>
            <w:b w:val="1"/>
            <w:bCs w:val="1"/>
            <w:sz w:val="40"/>
            <w:szCs w:val="40"/>
            <w:rtl w:val="0"/>
            <w:lang w:val="zh-TW" w:eastAsia="zh-TW"/>
          </w:rPr>
          <w:t>高性能区块链去中心</w:t>
        </w:r>
      </w:ins>
      <w:del w:id="14" w:date="2017-08-26T15:32:00Z" w:author="Microsoft Office User">
        <w:r>
          <w:rPr>
            <w:rFonts w:ascii="Arial" w:hAnsi="Arial"/>
            <w:b w:val="1"/>
            <w:bCs w:val="1"/>
            <w:sz w:val="40"/>
            <w:szCs w:val="40"/>
            <w:rtl w:val="0"/>
            <w:lang w:val="en-US"/>
          </w:rPr>
          <w:delText>Mutual Financial Service</w:delText>
        </w:r>
      </w:del>
      <w:ins w:id="15" w:date="2017-08-26T15:32:00Z" w:author="Microsoft Office User">
        <w:r>
          <w:rPr>
            <w:rFonts w:ascii="Calibri" w:cs="Calibri" w:hAnsi="Calibri" w:eastAsia="Calibri"/>
            <w:b w:val="1"/>
            <w:bCs w:val="1"/>
            <w:sz w:val="40"/>
            <w:szCs w:val="40"/>
            <w:rtl w:val="0"/>
            <w:lang w:val="zh-TW" w:eastAsia="zh-TW"/>
          </w:rPr>
          <w:t>互助服务</w:t>
        </w:r>
      </w:ins>
    </w:p>
    <w:p>
      <w:pPr>
        <w:pStyle w:val="Title"/>
        <w:pBdr>
          <w:top w:val="nil"/>
          <w:left w:val="nil"/>
          <w:bottom w:val="nil"/>
          <w:right w:val="nil"/>
        </w:pBdr>
        <w:spacing w:after="120"/>
        <w:jc w:val="center"/>
        <w:rPr>
          <w:ins w:id="16" w:date="2017-08-26T15:32:00Z" w:author="Microsoft Office User"/>
          <w:rFonts w:ascii="SimSun" w:cs="SimSun" w:hAnsi="SimSun" w:eastAsia="SimSun"/>
          <w:b w:val="1"/>
          <w:bCs w:val="1"/>
          <w:sz w:val="40"/>
          <w:szCs w:val="40"/>
          <w:lang w:val="zh-TW" w:eastAsia="zh-TW"/>
        </w:rPr>
      </w:pPr>
      <w:ins w:id="17" w:date="2017-08-26T15:32:00Z" w:author="Microsoft Office User">
        <w:r>
          <w:rPr>
            <w:rFonts w:ascii="Calibri" w:cs="Calibri" w:hAnsi="Calibri" w:eastAsia="Calibri"/>
            <w:b w:val="1"/>
            <w:bCs w:val="1"/>
            <w:sz w:val="40"/>
            <w:szCs w:val="40"/>
            <w:rtl w:val="0"/>
            <w:lang w:val="zh-TW" w:eastAsia="zh-TW"/>
          </w:rPr>
          <w:t>白皮书</w:t>
        </w:r>
      </w:ins>
    </w:p>
    <w:p>
      <w:pPr>
        <w:pStyle w:val="Title"/>
        <w:spacing w:after="0"/>
        <w:rPr>
          <w:del w:id="18" w:date="2017-08-26T16:25:00Z" w:author="Microsoft Office User"/>
          <w:rFonts w:ascii="Calibri" w:cs="Calibri" w:hAnsi="Calibri" w:eastAsia="Calibri"/>
          <w:sz w:val="22"/>
          <w:szCs w:val="22"/>
        </w:rPr>
      </w:pPr>
    </w:p>
    <w:p>
      <w:pPr>
        <w:pStyle w:val="Normal.0"/>
        <w:spacing w:after="120" w:line="240" w:lineRule="auto"/>
        <w:rPr>
          <w:del w:id="19" w:date="2017-08-26T16:25:00Z" w:author="Microsoft Office User"/>
          <w:rFonts w:ascii="Arial" w:cs="Arial" w:hAnsi="Arial" w:eastAsia="Arial"/>
          <w:b w:val="1"/>
          <w:bCs w:val="1"/>
          <w:sz w:val="36"/>
          <w:szCs w:val="36"/>
        </w:rPr>
      </w:pPr>
    </w:p>
    <w:p>
      <w:pPr>
        <w:pStyle w:val="Title"/>
        <w:pBdr>
          <w:top w:val="nil"/>
          <w:left w:val="nil"/>
          <w:bottom w:val="nil"/>
          <w:right w:val="nil"/>
        </w:pBdr>
        <w:spacing w:after="120"/>
        <w:rPr>
          <w:del w:id="20" w:date="2017-08-26T16:25:00Z" w:author="Microsoft Office User"/>
          <w:rFonts w:ascii="Arial" w:cs="Arial" w:hAnsi="Arial" w:eastAsia="Arial"/>
          <w:b w:val="1"/>
          <w:bCs w:val="1"/>
          <w:sz w:val="56"/>
          <w:szCs w:val="56"/>
        </w:rPr>
      </w:pPr>
      <w:del w:id="21" w:date="2017-08-26T16:25:00Z" w:author="Microsoft Office User">
        <w:r>
          <w:rPr>
            <w:rFonts w:ascii="Arial" w:hAnsi="Arial"/>
            <w:b w:val="1"/>
            <w:bCs w:val="1"/>
            <w:sz w:val="56"/>
            <w:szCs w:val="56"/>
            <w:rtl w:val="0"/>
            <w:lang w:val="en-US"/>
          </w:rPr>
          <w:delText>White Paper</w:delText>
        </w:r>
      </w:del>
    </w:p>
    <w:p>
      <w:pPr>
        <w:pStyle w:val="Title"/>
        <w:pBdr>
          <w:top w:val="nil"/>
          <w:left w:val="nil"/>
          <w:bottom w:val="nil"/>
          <w:right w:val="nil"/>
        </w:pBdr>
        <w:spacing w:after="120"/>
        <w:rPr>
          <w:rFonts w:ascii="Arial" w:cs="Arial" w:hAnsi="Arial" w:eastAsia="Arial"/>
          <w:b w:val="1"/>
          <w:bCs w:val="1"/>
          <w:sz w:val="56"/>
          <w:szCs w:val="56"/>
        </w:rPr>
      </w:pPr>
    </w:p>
    <w:p>
      <w:pPr>
        <w:pStyle w:val="Title"/>
        <w:pBdr>
          <w:top w:val="nil"/>
          <w:left w:val="nil"/>
          <w:bottom w:val="nil"/>
          <w:right w:val="nil"/>
        </w:pBdr>
        <w:spacing w:after="120"/>
        <w:jc w:val="right"/>
        <w:rPr>
          <w:rFonts w:ascii="Arial" w:cs="Arial" w:hAnsi="Arial" w:eastAsia="Arial"/>
          <w:b w:val="1"/>
          <w:bCs w:val="1"/>
          <w:sz w:val="56"/>
          <w:szCs w:val="56"/>
        </w:rPr>
      </w:pPr>
      <w:del w:id="22" w:date="2017-08-26T15:32:00Z" w:author="Microsoft Office User">
        <w:r>
          <w:rPr>
            <w:rFonts w:ascii="Arial" w:hAnsi="Arial"/>
            <w:b w:val="1"/>
            <w:bCs w:val="1"/>
            <w:sz w:val="32"/>
            <w:szCs w:val="32"/>
            <w:rtl w:val="0"/>
            <w:lang w:val="en-US"/>
          </w:rPr>
          <w:delText>August 2017</w:delText>
        </w:r>
      </w:del>
    </w:p>
    <w:p>
      <w:pPr>
        <w:pStyle w:val="Normal.0"/>
        <w:spacing w:after="120" w:line="240" w:lineRule="auto"/>
        <w:jc w:val="right"/>
        <w:rPr>
          <w:rFonts w:ascii="Arial" w:cs="Arial" w:hAnsi="Arial" w:eastAsia="Arial"/>
          <w:sz w:val="36"/>
          <w:szCs w:val="36"/>
        </w:rPr>
      </w:pPr>
    </w:p>
    <w:p>
      <w:pPr>
        <w:pStyle w:val="Normal.0"/>
        <w:spacing w:after="120" w:line="240" w:lineRule="auto"/>
        <w:jc w:val="right"/>
        <w:rPr>
          <w:rFonts w:ascii="Arial" w:cs="Arial" w:hAnsi="Arial" w:eastAsia="Arial"/>
          <w:sz w:val="36"/>
          <w:szCs w:val="36"/>
        </w:rPr>
      </w:pPr>
    </w:p>
    <w:p>
      <w:pPr>
        <w:pStyle w:val="Normal.0"/>
        <w:spacing w:after="120" w:line="240" w:lineRule="auto"/>
        <w:jc w:val="right"/>
        <w:rPr>
          <w:ins w:id="23" w:date="2017-08-26T16:25:00Z" w:author="Microsoft Office User"/>
          <w:rFonts w:ascii="Arial" w:cs="Arial" w:hAnsi="Arial" w:eastAsia="Arial"/>
          <w:sz w:val="36"/>
          <w:szCs w:val="36"/>
        </w:rPr>
      </w:pPr>
    </w:p>
    <w:p>
      <w:pPr>
        <w:pStyle w:val="Normal.0"/>
        <w:spacing w:after="120" w:line="240" w:lineRule="auto"/>
        <w:jc w:val="right"/>
        <w:rPr>
          <w:ins w:id="24" w:date="2017-08-26T16:25:00Z" w:author="Microsoft Office User"/>
          <w:rFonts w:ascii="Arial" w:cs="Arial" w:hAnsi="Arial" w:eastAsia="Arial"/>
          <w:sz w:val="36"/>
          <w:szCs w:val="36"/>
        </w:rPr>
      </w:pPr>
    </w:p>
    <w:p>
      <w:pPr>
        <w:pStyle w:val="Normal.0"/>
        <w:spacing w:after="120" w:line="240" w:lineRule="auto"/>
        <w:jc w:val="right"/>
        <w:rPr>
          <w:rFonts w:ascii="Arial" w:cs="Arial" w:hAnsi="Arial" w:eastAsia="Arial"/>
          <w:sz w:val="36"/>
          <w:szCs w:val="36"/>
        </w:rPr>
      </w:pPr>
    </w:p>
    <w:p>
      <w:pPr>
        <w:pStyle w:val="Normal.0"/>
        <w:spacing w:after="120" w:line="240" w:lineRule="auto"/>
        <w:jc w:val="right"/>
        <w:rPr>
          <w:del w:id="25" w:date="2017-08-26T15:33:00Z" w:author="Microsoft Office User"/>
          <w:rFonts w:ascii="Arial" w:cs="Arial" w:hAnsi="Arial" w:eastAsia="Arial"/>
          <w:sz w:val="36"/>
          <w:szCs w:val="36"/>
        </w:rPr>
      </w:pPr>
    </w:p>
    <w:p>
      <w:pPr>
        <w:pStyle w:val="Normal.0"/>
        <w:spacing w:after="120" w:line="240" w:lineRule="auto"/>
        <w:jc w:val="right"/>
        <w:rPr>
          <w:del w:id="26" w:date="2017-08-26T15:33:00Z" w:author="Microsoft Office User"/>
          <w:rFonts w:ascii="Arial" w:cs="Arial" w:hAnsi="Arial" w:eastAsia="Arial"/>
          <w:sz w:val="36"/>
          <w:szCs w:val="36"/>
        </w:rPr>
      </w:pPr>
    </w:p>
    <w:p>
      <w:pPr>
        <w:pStyle w:val="Normal.0"/>
        <w:spacing w:after="120" w:line="240" w:lineRule="auto"/>
        <w:jc w:val="right"/>
        <w:rPr>
          <w:del w:id="27" w:date="2017-08-26T15:33:00Z" w:author="Microsoft Office User"/>
          <w:rFonts w:ascii="Arial" w:cs="Arial" w:hAnsi="Arial" w:eastAsia="Arial"/>
          <w:sz w:val="36"/>
          <w:szCs w:val="36"/>
        </w:rPr>
      </w:pPr>
    </w:p>
    <w:p>
      <w:pPr>
        <w:pStyle w:val="Normal.0"/>
        <w:spacing w:after="120" w:line="240" w:lineRule="auto"/>
        <w:jc w:val="right"/>
        <w:rPr>
          <w:del w:id="28" w:date="2017-08-26T15:33:00Z" w:author="Microsoft Office User"/>
          <w:rFonts w:ascii="Arial" w:cs="Arial" w:hAnsi="Arial" w:eastAsia="Arial"/>
          <w:sz w:val="36"/>
          <w:szCs w:val="36"/>
        </w:rPr>
      </w:pPr>
    </w:p>
    <w:p>
      <w:pPr>
        <w:pStyle w:val="Normal.0"/>
        <w:spacing w:after="120" w:line="240" w:lineRule="auto"/>
        <w:jc w:val="right"/>
        <w:rPr>
          <w:del w:id="29" w:date="2017-08-26T15:33:00Z" w:author="Microsoft Office User"/>
          <w:rFonts w:ascii="Arial" w:cs="Arial" w:hAnsi="Arial" w:eastAsia="Arial"/>
          <w:sz w:val="36"/>
          <w:szCs w:val="36"/>
        </w:rPr>
      </w:pPr>
    </w:p>
    <w:p>
      <w:pPr>
        <w:pStyle w:val="Normal.0"/>
        <w:spacing w:after="120" w:line="240" w:lineRule="auto"/>
        <w:ind w:left="1440" w:firstLine="0"/>
        <w:jc w:val="right"/>
        <w:rPr>
          <w:del w:id="30" w:date="2017-08-26T15:33:00Z" w:author="Microsoft Office User"/>
          <w:rFonts w:ascii="Arial" w:cs="Arial" w:hAnsi="Arial" w:eastAsia="Arial"/>
          <w:sz w:val="20"/>
          <w:szCs w:val="20"/>
        </w:rPr>
      </w:pPr>
    </w:p>
    <w:p>
      <w:pPr>
        <w:pStyle w:val="Normal.0"/>
      </w:pPr>
      <w:del w:id="31" w:date="2017-08-26T15:33:00Z" w:author="Microsoft Office User">
        <w:r>
          <w:rPr>
            <w:rFonts w:ascii="Arial Unicode MS" w:cs="Arial Unicode MS" w:hAnsi="Arial Unicode MS" w:eastAsia="Arial Unicode MS"/>
            <w:b w:val="0"/>
            <w:bCs w:val="0"/>
            <w:i w:val="0"/>
            <w:iCs w:val="0"/>
            <w:sz w:val="20"/>
            <w:szCs w:val="20"/>
          </w:rPr>
          <w:br w:type="page"/>
        </w:r>
      </w:del>
    </w:p>
    <w:p>
      <w:pPr>
        <w:pStyle w:val="Normal.0"/>
        <w:spacing w:after="120" w:line="240" w:lineRule="auto"/>
        <w:ind w:left="1440" w:firstLine="0"/>
        <w:jc w:val="right"/>
        <w:rPr>
          <w:del w:id="32" w:date="2017-08-26T15:33:00Z" w:author="Microsoft Office User"/>
          <w:rFonts w:ascii="Arial" w:cs="Arial" w:hAnsi="Arial" w:eastAsia="Arial"/>
          <w:sz w:val="20"/>
          <w:szCs w:val="20"/>
        </w:rPr>
      </w:pPr>
    </w:p>
    <w:p>
      <w:pPr>
        <w:pStyle w:val="Normal.0"/>
        <w:rPr>
          <w:del w:id="33" w:date="2017-08-26T15:33:00Z" w:author="Microsoft Office User"/>
        </w:rPr>
      </w:pPr>
    </w:p>
    <w:p>
      <w:pPr>
        <w:pStyle w:val="Body Single"/>
        <w:spacing w:before="0" w:line="240" w:lineRule="auto"/>
        <w:jc w:val="center"/>
        <w:rPr>
          <w:del w:id="34" w:date="2017-08-26T15:33:00Z" w:author="Microsoft Office User"/>
          <w:rFonts w:ascii="Arial" w:cs="Arial" w:hAnsi="Arial" w:eastAsia="Arial"/>
          <w:sz w:val="24"/>
          <w:szCs w:val="24"/>
        </w:rPr>
      </w:pPr>
      <w:del w:id="35" w:date="2017-08-26T15:33:00Z" w:author="Microsoft Office User">
        <w:r>
          <w:rPr>
            <w:rFonts w:ascii="Arial" w:hAnsi="Arial"/>
            <w:b w:val="0"/>
            <w:bCs w:val="0"/>
            <w:sz w:val="24"/>
            <w:szCs w:val="24"/>
            <w:rtl w:val="0"/>
            <w:lang w:val="en-US"/>
          </w:rPr>
          <w:delText>AMENDMENT HISTORY</w:delText>
        </w:r>
      </w:del>
    </w:p>
    <w:p>
      <w:pPr>
        <w:pStyle w:val="Body Single"/>
        <w:spacing w:before="0" w:line="240" w:lineRule="auto"/>
        <w:jc w:val="center"/>
        <w:rPr>
          <w:rFonts w:ascii="Arial" w:cs="Arial" w:hAnsi="Arial" w:eastAsia="Arial"/>
          <w:sz w:val="24"/>
          <w:szCs w:val="24"/>
        </w:rPr>
      </w:pPr>
    </w:p>
    <w:p>
      <w:pPr>
        <w:pStyle w:val="Normal.0"/>
        <w:rPr>
          <w:caps w:val="1"/>
          <w:u w:val="single"/>
        </w:rPr>
      </w:pPr>
    </w:p>
    <w:p>
      <w:pPr>
        <w:pStyle w:val="Normal.0"/>
        <w:rPr>
          <w:caps w:val="1"/>
          <w:u w:val="single"/>
        </w:rPr>
      </w:pPr>
    </w:p>
    <w:p>
      <w:pPr>
        <w:pStyle w:val="Normal.0"/>
        <w:rPr>
          <w:caps w:val="1"/>
          <w:u w:val="single"/>
        </w:rPr>
      </w:pPr>
    </w:p>
    <w:p>
      <w:pPr>
        <w:pStyle w:val="Normal.0"/>
        <w:rPr>
          <w:caps w:val="1"/>
          <w:u w:val="single"/>
        </w:rPr>
      </w:pPr>
    </w:p>
    <w:p>
      <w:pPr>
        <w:pStyle w:val="Normal.0"/>
        <w:rPr>
          <w:caps w:val="1"/>
          <w:u w:val="single"/>
        </w:rPr>
      </w:pPr>
    </w:p>
    <w:p>
      <w:pPr>
        <w:pStyle w:val="Normal.0"/>
        <w:rPr>
          <w:caps w:val="1"/>
          <w:u w:val="single"/>
        </w:rPr>
      </w:pPr>
    </w:p>
    <w:p>
      <w:pPr>
        <w:pStyle w:val="Normal.0"/>
        <w:rPr>
          <w:caps w:val="1"/>
          <w:u w:val="single"/>
        </w:rPr>
      </w:pPr>
    </w:p>
    <w:p>
      <w:pPr>
        <w:pStyle w:val="Normal.0"/>
        <w:rPr>
          <w:caps w:val="1"/>
          <w:u w:val="single"/>
        </w:rPr>
      </w:pPr>
    </w:p>
    <w:p>
      <w:pPr>
        <w:pStyle w:val="No Spacing"/>
      </w:pPr>
    </w:p>
    <w:p>
      <w:pPr>
        <w:pStyle w:val="Normal.0"/>
        <w:rPr>
          <w:caps w:val="1"/>
          <w:u w:val="single"/>
        </w:rPr>
      </w:pPr>
    </w:p>
    <w:p>
      <w:pPr>
        <w:pStyle w:val="heading 1"/>
        <w:numPr>
          <w:ilvl w:val="0"/>
          <w:numId w:val="2"/>
        </w:numPr>
        <w:bidi w:val="0"/>
        <w:ind w:right="0"/>
        <w:jc w:val="left"/>
        <w:rPr>
          <w:rFonts w:ascii=".萍方-简" w:cs=".萍方-简" w:hAnsi=".萍方-简" w:eastAsia=".萍方-简"/>
          <w:rtl w:val="0"/>
          <w:lang w:val="zh-TW" w:eastAsia="zh-TW"/>
        </w:rPr>
      </w:pPr>
      <w:r>
        <w:rPr>
          <w:rFonts w:ascii=".萍方-简" w:cs=".萍方-简" w:hAnsi=".萍方-简" w:eastAsia=".萍方-简" w:hint="eastAsia"/>
          <w:rtl w:val="0"/>
          <w:lang w:val="zh-TW" w:eastAsia="zh-TW"/>
        </w:rPr>
        <w:t>概述</w:t>
      </w:r>
      <w:r>
        <w:rPr>
          <w:rFonts w:ascii=".萍方-简" w:cs=".萍方-简" w:hAnsi=".萍方-简" w:eastAsia=".萍方-简" w:hint="default"/>
          <w:rtl w:val="0"/>
          <w:lang w:val="en-US"/>
        </w:rPr>
        <w:t>–</w:t>
      </w:r>
      <w:r>
        <w:rPr>
          <w:rFonts w:ascii=".萍方-简" w:cs=".萍方-简" w:hAnsi=".萍方-简" w:eastAsia=".萍方-简" w:hint="eastAsia"/>
          <w:rtl w:val="0"/>
          <w:lang w:val="zh-TW" w:eastAsia="zh-TW"/>
        </w:rPr>
        <w:t xml:space="preserve"> 基于区块链技术的相互金融解决方案</w:t>
      </w:r>
    </w:p>
    <w:p>
      <w:pPr>
        <w:pStyle w:val="Normal.0"/>
        <w:jc w:val="both"/>
        <w:rPr>
          <w:rFonts w:ascii=".萍方-简" w:cs=".萍方-简" w:hAnsi=".萍方-简" w:eastAsia=".萍方-简"/>
        </w:rPr>
      </w:pPr>
      <w:r>
        <w:rPr>
          <w:rFonts w:ascii=".萍方-简" w:cs=".萍方-简" w:hAnsi=".萍方-简" w:eastAsia=".萍方-简"/>
          <w:rtl w:val="0"/>
          <w:lang w:val="zh-TW" w:eastAsia="zh-TW"/>
        </w:rPr>
        <w:t>相互链（</w:t>
      </w:r>
      <w:r>
        <w:rPr>
          <w:rFonts w:ascii=".萍方-简" w:cs=".萍方-简" w:hAnsi=".萍方-简" w:eastAsia=".萍方-简"/>
          <w:rtl w:val="0"/>
          <w:lang w:val="en-US"/>
        </w:rPr>
        <w:t>Mutual Chain</w:t>
      </w:r>
      <w:r>
        <w:rPr>
          <w:rFonts w:ascii=".萍方-简" w:cs=".萍方-简" w:hAnsi=".萍方-简" w:eastAsia=".萍方-简"/>
          <w:rtl w:val="0"/>
          <w:lang w:val="zh-TW" w:eastAsia="zh-TW"/>
        </w:rPr>
        <w:t>）是一个基于区块链技术的相互金融技术构架和完整的（金融）产品及服务解决方案， 是全球独创的作为分布式数据存储、点对点传输、共识机制、加密算法等技术的集成金融应用，旨在打造一个全球化分布式网络，探索自主，共赢，共享的社会化运转机制。虽然区块链技术还处于发展的初期，但其更加透明、开放的理念和机制已经展现出无比的生命力，同时以比特币、以太坊为代表的数字货币正在以燎原之势震动着传统的货币体系和金融体系。相互链正是在这一全新价值网络体系的基础上，建立一个点对点的分布式相互保险网络，同时逐步发展成为一个由相互链为基础设施的数字资产金融价值体系。</w:t>
      </w:r>
    </w:p>
    <w:p>
      <w:pPr>
        <w:pStyle w:val="Normal.0"/>
        <w:spacing w:after="120" w:line="240" w:lineRule="auto"/>
        <w:rPr>
          <w:rFonts w:ascii="Arial" w:cs="Arial" w:hAnsi="Arial" w:eastAsia="Arial"/>
          <w:sz w:val="20"/>
          <w:szCs w:val="20"/>
        </w:rPr>
      </w:pPr>
    </w:p>
    <w:p>
      <w:pPr>
        <w:pStyle w:val="heading 2"/>
        <w:numPr>
          <w:ilvl w:val="1"/>
          <w:numId w:val="2"/>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背景介绍和相互链的使命</w:t>
      </w:r>
    </w:p>
    <w:p>
      <w:pPr>
        <w:pStyle w:val="Normal.0"/>
        <w:rPr>
          <w:rFonts w:ascii=".萍方-简" w:cs=".萍方-简" w:hAnsi=".萍方-简" w:eastAsia=".萍方-简"/>
        </w:rPr>
      </w:pPr>
      <w:r>
        <w:rPr>
          <w:rFonts w:ascii="Calibri" w:cs="Calibri" w:hAnsi="Calibri" w:eastAsia="Calibri"/>
          <w:rtl w:val="0"/>
          <w:lang w:val="zh-TW" w:eastAsia="zh-TW"/>
        </w:rPr>
        <w:t>相互链（</w:t>
      </w:r>
      <w:r>
        <w:rPr>
          <w:rFonts w:ascii=".萍方-简" w:cs=".萍方-简" w:hAnsi=".萍方-简" w:eastAsia=".萍方-简"/>
          <w:rtl w:val="0"/>
          <w:lang w:val="en-US"/>
        </w:rPr>
        <w:t>Mutual Chain</w:t>
      </w:r>
      <w:r>
        <w:rPr>
          <w:rFonts w:ascii="Calibri" w:cs="Calibri" w:hAnsi="Calibri" w:eastAsia="Calibri"/>
          <w:rtl w:val="0"/>
          <w:lang w:val="zh-TW" w:eastAsia="zh-TW"/>
        </w:rPr>
        <w:t>）的使命是使每一个人都能轻松的启动和支持创建基于数字货币的相互金融产品和服务。通过相互链，任何机构和个人，都可以在未来相互链中开设自己的业务窗口，拥有自己的数字钱包和自己的相互链信用体系，同时相互链通过智能合约体系提供特有的仲裁机制，一旦产生争议，仲裁机制将对交易内容和历史进行分析，提供仲裁依据和帮助。通过相互链提供的基于区块链技术的商业逻辑引擎及相关工具，现代社会中的商业模式和金融服务可以更加快捷高效的融入相互链引擎中，并且建立各自的金融服务区，使得更多人能够享受更加丰富的基于数字资产的金融服务，比如相互保险，点对点信贷等等。</w:t>
      </w:r>
    </w:p>
    <w:p>
      <w:pPr>
        <w:pStyle w:val="Normal.0"/>
        <w:rPr>
          <w:rFonts w:ascii=".萍方-简" w:cs=".萍方-简" w:hAnsi=".萍方-简" w:eastAsia=".萍方-简"/>
        </w:rPr>
      </w:pPr>
    </w:p>
    <w:p>
      <w:pPr>
        <w:pStyle w:val="heading 2"/>
        <w:numPr>
          <w:ilvl w:val="1"/>
          <w:numId w:val="2"/>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互助链的构成与特征</w:t>
      </w:r>
    </w:p>
    <w:p>
      <w:pPr>
        <w:pStyle w:val="Normal.0"/>
        <w:rPr>
          <w:rFonts w:ascii=".萍方-简" w:cs=".萍方-简" w:hAnsi=".萍方-简" w:eastAsia=".萍方-简"/>
        </w:rPr>
      </w:pPr>
      <w:r>
        <w:rPr>
          <w:rFonts w:ascii="Calibri" w:cs="Calibri" w:hAnsi="Calibri" w:eastAsia="Calibri"/>
          <w:rtl w:val="0"/>
          <w:lang w:val="zh-TW" w:eastAsia="zh-TW"/>
        </w:rPr>
        <w:t>相互链（</w:t>
      </w:r>
      <w:r>
        <w:rPr>
          <w:rFonts w:ascii=".萍方-简" w:cs=".萍方-简" w:hAnsi=".萍方-简" w:eastAsia=".萍方-简"/>
          <w:rtl w:val="0"/>
          <w:lang w:val="en-US"/>
        </w:rPr>
        <w:t>Mutual Chain</w:t>
      </w:r>
      <w:r>
        <w:rPr>
          <w:rFonts w:ascii="Calibri" w:cs="Calibri" w:hAnsi="Calibri" w:eastAsia="Calibri"/>
          <w:rtl w:val="0"/>
          <w:lang w:val="zh-TW" w:eastAsia="zh-TW"/>
        </w:rPr>
        <w:t>）由相互链价值协议与相互链价值网络组成。相互链价值协议包括钱包，信用度和仲裁机制。相互链钱包提供给个人或者机构存贷、兑换、支付、结算等服务，使得相互链中的金融产品可以通过钱包进行交易和服务。</w:t>
      </w:r>
      <w:r>
        <w:rPr>
          <w:rFonts w:ascii=".萍方-简" w:cs=".萍方-简" w:hAnsi=".萍方-简" w:eastAsia=".萍方-简"/>
          <w:rtl w:val="0"/>
          <w:lang w:val="en-US"/>
        </w:rPr>
        <w:t xml:space="preserve"> </w:t>
      </w:r>
      <w:r>
        <w:rPr>
          <w:rFonts w:ascii="Calibri" w:cs="Calibri" w:hAnsi="Calibri" w:eastAsia="Calibri"/>
          <w:rtl w:val="0"/>
          <w:lang w:val="zh-TW" w:eastAsia="zh-TW"/>
        </w:rPr>
        <w:t>同时相互链信用度通过交易，流转，理赔，授信等链中行为积累，维持整个相互链交易信用体系。仲裁机制监督所有交易和执行，并对交易历史和数据进行分析，产生仲裁结果。</w:t>
      </w:r>
    </w:p>
    <w:p>
      <w:pPr>
        <w:pStyle w:val="Normal.0"/>
        <w:jc w:val="center"/>
        <w:rPr>
          <w:rFonts w:ascii="Calibri" w:cs="Calibri" w:hAnsi="Calibri" w:eastAsia="Calibri"/>
        </w:rPr>
      </w:pPr>
      <w:r>
        <w:rPr>
          <w:rFonts w:ascii="Calibri" w:cs="Calibri" w:hAnsi="Calibri" w:eastAsia="Calibri"/>
        </w:rPr>
        <w:drawing>
          <wp:inline distT="0" distB="0" distL="0" distR="0">
            <wp:extent cx="4123691" cy="2942534"/>
            <wp:effectExtent l="0" t="0" r="0" b="0"/>
            <wp:docPr id="1073741825" name="officeArt object" descr="mChain_value_network_01.png"/>
            <wp:cNvGraphicFramePr/>
            <a:graphic xmlns:a="http://schemas.openxmlformats.org/drawingml/2006/main">
              <a:graphicData uri="http://schemas.openxmlformats.org/drawingml/2006/picture">
                <pic:pic xmlns:pic="http://schemas.openxmlformats.org/drawingml/2006/picture">
                  <pic:nvPicPr>
                    <pic:cNvPr id="1073741825" name="mChain_value_network_01.png" descr="mChain_value_network_01.png"/>
                    <pic:cNvPicPr>
                      <a:picLocks noChangeAspect="1"/>
                    </pic:cNvPicPr>
                  </pic:nvPicPr>
                  <pic:blipFill>
                    <a:blip r:embed="rId4">
                      <a:extLst/>
                    </a:blip>
                    <a:stretch>
                      <a:fillRect/>
                    </a:stretch>
                  </pic:blipFill>
                  <pic:spPr>
                    <a:xfrm>
                      <a:off x="0" y="0"/>
                      <a:ext cx="4123691" cy="2942534"/>
                    </a:xfrm>
                    <a:prstGeom prst="rect">
                      <a:avLst/>
                    </a:prstGeom>
                    <a:ln w="12700" cap="flat">
                      <a:noFill/>
                      <a:miter lim="400000"/>
                    </a:ln>
                    <a:effectLst/>
                  </pic:spPr>
                </pic:pic>
              </a:graphicData>
            </a:graphic>
          </wp:inline>
        </w:drawing>
      </w:r>
    </w:p>
    <w:p>
      <w:pPr>
        <w:pStyle w:val="Normal.0"/>
        <w:jc w:val="center"/>
        <w:rPr>
          <w:rFonts w:ascii="Calibri" w:cs="Calibri" w:hAnsi="Calibri" w:eastAsia="Calibri"/>
        </w:rPr>
      </w:pPr>
    </w:p>
    <w:p>
      <w:pPr>
        <w:pStyle w:val="Normal.0"/>
        <w:jc w:val="center"/>
        <w:rPr>
          <w:rFonts w:ascii="Calibri" w:cs="Calibri" w:hAnsi="Calibri" w:eastAsia="Calibri"/>
        </w:rPr>
      </w:pPr>
      <w:r>
        <w:rPr>
          <w:rFonts w:ascii="Calibri" w:cs="Calibri" w:hAnsi="Calibri" w:eastAsia="Calibri"/>
        </w:rPr>
        <w:drawing>
          <wp:inline distT="0" distB="0" distL="0" distR="0">
            <wp:extent cx="5943600" cy="3587750"/>
            <wp:effectExtent l="0" t="0" r="0" b="0"/>
            <wp:docPr id="1073741826" name="officeArt object" descr="mChain_value_network_02_2.png"/>
            <wp:cNvGraphicFramePr/>
            <a:graphic xmlns:a="http://schemas.openxmlformats.org/drawingml/2006/main">
              <a:graphicData uri="http://schemas.openxmlformats.org/drawingml/2006/picture">
                <pic:pic xmlns:pic="http://schemas.openxmlformats.org/drawingml/2006/picture">
                  <pic:nvPicPr>
                    <pic:cNvPr id="1073741826" name="mChain_value_network_02_2.png" descr="mChain_value_network_02_2.png"/>
                    <pic:cNvPicPr>
                      <a:picLocks noChangeAspect="1"/>
                    </pic:cNvPicPr>
                  </pic:nvPicPr>
                  <pic:blipFill>
                    <a:blip r:embed="rId5">
                      <a:extLst/>
                    </a:blip>
                    <a:stretch>
                      <a:fillRect/>
                    </a:stretch>
                  </pic:blipFill>
                  <pic:spPr>
                    <a:xfrm>
                      <a:off x="0" y="0"/>
                      <a:ext cx="5943600" cy="3587750"/>
                    </a:xfrm>
                    <a:prstGeom prst="rect">
                      <a:avLst/>
                    </a:prstGeom>
                    <a:ln w="12700" cap="flat">
                      <a:noFill/>
                      <a:miter lim="400000"/>
                    </a:ln>
                    <a:effectLst/>
                  </pic:spPr>
                </pic:pic>
              </a:graphicData>
            </a:graphic>
          </wp:inline>
        </w:drawing>
      </w:r>
    </w:p>
    <w:p>
      <w:pPr>
        <w:pStyle w:val="Normal.0"/>
        <w:rPr>
          <w:rFonts w:ascii="Calibri" w:cs="Calibri" w:hAnsi="Calibri" w:eastAsia="Calibri"/>
        </w:rPr>
      </w:pPr>
    </w:p>
    <w:p>
      <w:pPr>
        <w:pStyle w:val="Normal.0"/>
        <w:rPr>
          <w:rFonts w:ascii="Calibri" w:cs="Calibri" w:hAnsi="Calibri" w:eastAsia="Calibri"/>
        </w:rPr>
      </w:pPr>
    </w:p>
    <w:p>
      <w:pPr>
        <w:pStyle w:val="Normal.0"/>
        <w:rPr>
          <w:rFonts w:ascii=".萍方-简" w:cs=".萍方-简" w:hAnsi=".萍方-简" w:eastAsia=".萍方-简"/>
        </w:rPr>
      </w:pPr>
      <w:r>
        <w:rPr>
          <w:rFonts w:ascii="Calibri" w:cs="Calibri" w:hAnsi="Calibri" w:eastAsia="Calibri"/>
          <w:rtl w:val="0"/>
          <w:lang w:val="zh-TW" w:eastAsia="zh-TW"/>
        </w:rPr>
        <w:t>相互链价值网络由金融服务和商业逻辑组成，通过区块链底层协议将相互链参与的一切交易数据，通过验证数据分享的开源机制写入到各个节点中</w:t>
      </w:r>
      <w:r>
        <w:rPr>
          <w:rFonts w:ascii=".萍方-简" w:cs=".萍方-简" w:hAnsi=".萍方-简" w:eastAsia=".萍方-简"/>
          <w:rtl w:val="0"/>
          <w:lang w:val="en-US"/>
        </w:rPr>
        <w:t>,</w:t>
      </w:r>
      <w:r>
        <w:rPr>
          <w:rFonts w:ascii="Calibri" w:cs="Calibri" w:hAnsi="Calibri" w:eastAsia="Calibri"/>
          <w:rtl w:val="0"/>
          <w:lang w:val="zh-TW" w:eastAsia="zh-TW"/>
        </w:rPr>
        <w:t>让数据通过智能合约变得更加简单可靠</w:t>
      </w:r>
      <w:r>
        <w:rPr>
          <w:rFonts w:ascii=".萍方-简" w:cs=".萍方-简" w:hAnsi=".萍方-简" w:eastAsia=".萍方-简"/>
          <w:rtl w:val="0"/>
          <w:lang w:val="en-US"/>
        </w:rPr>
        <w:t>,</w:t>
      </w:r>
      <w:r>
        <w:rPr>
          <w:rFonts w:ascii="Calibri" w:cs="Calibri" w:hAnsi="Calibri" w:eastAsia="Calibri"/>
          <w:rtl w:val="0"/>
          <w:lang w:val="zh-TW" w:eastAsia="zh-TW"/>
        </w:rPr>
        <w:t>让每个人在商业活动中都能成为自己的智能合约执行者和数据分享者</w:t>
      </w:r>
      <w:r>
        <w:rPr>
          <w:rFonts w:ascii=".萍方-简" w:cs=".萍方-简" w:hAnsi=".萍方-简" w:eastAsia=".萍方-简"/>
          <w:rtl w:val="0"/>
          <w:lang w:val="en-US"/>
        </w:rPr>
        <w:t>,</w:t>
      </w:r>
      <w:r>
        <w:rPr>
          <w:rFonts w:ascii="Calibri" w:cs="Calibri" w:hAnsi="Calibri" w:eastAsia="Calibri"/>
          <w:rtl w:val="0"/>
          <w:lang w:val="zh-TW" w:eastAsia="zh-TW"/>
        </w:rPr>
        <w:t>并通过共同数据验证机制保证交易的安全可靠</w:t>
      </w:r>
      <w:r>
        <w:rPr>
          <w:rFonts w:ascii=".萍方-简" w:cs=".萍方-简" w:hAnsi=".萍方-简" w:eastAsia=".萍方-简"/>
          <w:rtl w:val="0"/>
          <w:lang w:val="en-US"/>
        </w:rPr>
        <w:t xml:space="preserve">, </w:t>
      </w:r>
      <w:r>
        <w:rPr>
          <w:rFonts w:ascii="Calibri" w:cs="Calibri" w:hAnsi="Calibri" w:eastAsia="Calibri"/>
          <w:rtl w:val="0"/>
          <w:lang w:val="zh-TW" w:eastAsia="zh-TW"/>
        </w:rPr>
        <w:t>通过区块链的共享和写入机制</w:t>
      </w:r>
      <w:r>
        <w:rPr>
          <w:rFonts w:ascii=".萍方-简" w:cs=".萍方-简" w:hAnsi=".萍方-简" w:eastAsia=".萍方-简"/>
          <w:rtl w:val="0"/>
          <w:lang w:val="en-US"/>
        </w:rPr>
        <w:t>,</w:t>
      </w:r>
      <w:r>
        <w:rPr>
          <w:rFonts w:ascii="Calibri" w:cs="Calibri" w:hAnsi="Calibri" w:eastAsia="Calibri"/>
          <w:rtl w:val="0"/>
          <w:lang w:val="zh-TW" w:eastAsia="zh-TW"/>
        </w:rPr>
        <w:t>形成一个平行于现实世界的可调用，可验证的区块链金融网络。</w:t>
      </w:r>
    </w:p>
    <w:p>
      <w:pPr>
        <w:pStyle w:val="Normal.0"/>
        <w:rPr>
          <w:rFonts w:ascii="Calibri" w:cs="Calibri" w:hAnsi="Calibri" w:eastAsia="Calibri"/>
        </w:rPr>
      </w:pPr>
    </w:p>
    <w:p>
      <w:pPr>
        <w:pStyle w:val="Normal.0"/>
        <w:rPr>
          <w:rFonts w:ascii="Calibri" w:cs="Calibri" w:hAnsi="Calibri" w:eastAsia="Calibri"/>
        </w:rPr>
      </w:pPr>
      <w:r>
        <w:rPr>
          <w:rFonts w:ascii="Calibri" w:cs="Calibri" w:hAnsi="Calibri" w:eastAsia="Calibri"/>
        </w:rPr>
        <w:drawing>
          <wp:inline distT="0" distB="0" distL="0" distR="0">
            <wp:extent cx="5943600" cy="4070985"/>
            <wp:effectExtent l="0" t="0" r="0" b="0"/>
            <wp:docPr id="1073741827" name="officeArt object" descr="mChain_value_network_03.png"/>
            <wp:cNvGraphicFramePr/>
            <a:graphic xmlns:a="http://schemas.openxmlformats.org/drawingml/2006/main">
              <a:graphicData uri="http://schemas.openxmlformats.org/drawingml/2006/picture">
                <pic:pic xmlns:pic="http://schemas.openxmlformats.org/drawingml/2006/picture">
                  <pic:nvPicPr>
                    <pic:cNvPr id="1073741827" name="mChain_value_network_03.png" descr="mChain_value_network_03.png"/>
                    <pic:cNvPicPr>
                      <a:picLocks noChangeAspect="1"/>
                    </pic:cNvPicPr>
                  </pic:nvPicPr>
                  <pic:blipFill>
                    <a:blip r:embed="rId6">
                      <a:extLst/>
                    </a:blip>
                    <a:stretch>
                      <a:fillRect/>
                    </a:stretch>
                  </pic:blipFill>
                  <pic:spPr>
                    <a:xfrm>
                      <a:off x="0" y="0"/>
                      <a:ext cx="5943600" cy="4070985"/>
                    </a:xfrm>
                    <a:prstGeom prst="rect">
                      <a:avLst/>
                    </a:prstGeom>
                    <a:ln w="12700" cap="flat">
                      <a:noFill/>
                      <a:miter lim="400000"/>
                    </a:ln>
                    <a:effectLst/>
                  </pic:spPr>
                </pic:pic>
              </a:graphicData>
            </a:graphic>
          </wp:inline>
        </w:drawing>
      </w:r>
    </w:p>
    <w:p>
      <w:pPr>
        <w:pStyle w:val="Normal.0"/>
        <w:rPr>
          <w:rFonts w:ascii="Calibri" w:cs="Calibri" w:hAnsi="Calibri" w:eastAsia="Calibri"/>
        </w:rPr>
      </w:pPr>
    </w:p>
    <w:p>
      <w:pPr>
        <w:pStyle w:val="Normal.0"/>
        <w:rPr>
          <w:rFonts w:ascii=".萍方-简" w:cs=".萍方-简" w:hAnsi=".萍方-简" w:eastAsia=".萍方-简"/>
          <w:color w:val="ff0000"/>
          <w:u w:color="ff0000"/>
          <w:lang w:val="zh-TW" w:eastAsia="zh-TW"/>
        </w:rPr>
      </w:pPr>
      <w:r>
        <w:rPr>
          <w:rFonts w:ascii="Calibri" w:cs="Calibri" w:hAnsi="Calibri" w:eastAsia="Calibri"/>
          <w:color w:val="ff0000"/>
          <w:u w:color="ff0000"/>
          <w:rtl w:val="0"/>
          <w:lang w:val="zh-TW" w:eastAsia="zh-TW"/>
        </w:rPr>
        <w:t>（把区块链的特征改成相互链的特征）</w:t>
      </w:r>
    </w:p>
    <w:p>
      <w:pPr>
        <w:pStyle w:val="Normal.0"/>
        <w:rPr>
          <w:rFonts w:ascii=".萍方-简" w:cs=".萍方-简" w:hAnsi=".萍方-简" w:eastAsia=".萍方-简"/>
        </w:rPr>
      </w:pPr>
      <w:r>
        <w:rPr>
          <w:rFonts w:ascii="Calibri" w:cs="Calibri" w:hAnsi="Calibri" w:eastAsia="Calibri"/>
          <w:rtl w:val="0"/>
          <w:lang w:val="zh-TW" w:eastAsia="zh-TW"/>
        </w:rPr>
        <w:t>在技术实现上，区块链的底层协议将保证数据的公正，安全和可靠。狭义来讲</w:t>
      </w:r>
      <w:r>
        <w:rPr>
          <w:rFonts w:ascii=".萍方-简" w:cs=".萍方-简" w:hAnsi=".萍方-简" w:eastAsia=".萍方-简"/>
          <w:rtl w:val="0"/>
          <w:lang w:val="en-US"/>
        </w:rPr>
        <w:t xml:space="preserve">, </w:t>
      </w:r>
      <w:r>
        <w:rPr>
          <w:rFonts w:ascii="Calibri" w:cs="Calibri" w:hAnsi="Calibri" w:eastAsia="Calibri"/>
          <w:rtl w:val="0"/>
          <w:lang w:val="zh-TW" w:eastAsia="zh-TW"/>
        </w:rPr>
        <w:t>区块链是一种按照时间顺序将数据区块以用哈希地址算法树结构相连的方式组合成的一种链式数据结构</w:t>
      </w:r>
      <w:r>
        <w:rPr>
          <w:rFonts w:ascii=".萍方-简" w:cs=".萍方-简" w:hAnsi=".萍方-简" w:eastAsia=".萍方-简"/>
          <w:rtl w:val="0"/>
          <w:lang w:val="en-US"/>
        </w:rPr>
        <w:t xml:space="preserve">, </w:t>
      </w:r>
      <w:r>
        <w:rPr>
          <w:rFonts w:ascii="Calibri" w:cs="Calibri" w:hAnsi="Calibri" w:eastAsia="Calibri"/>
          <w:rtl w:val="0"/>
          <w:lang w:val="zh-TW" w:eastAsia="zh-TW"/>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自动化脚本代码组成的智能合约来编程和操作数据的一种全新的分布式基础架构与计算范式。它具有以下特性：</w:t>
      </w:r>
    </w:p>
    <w:p>
      <w:pPr>
        <w:pStyle w:val="List Paragraph"/>
        <w:numPr>
          <w:ilvl w:val="0"/>
          <w:numId w:val="4"/>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区块链网广播</w:t>
      </w:r>
      <w:r>
        <w:rPr>
          <w:rFonts w:ascii=".萍方-简" w:cs=".萍方-简" w:hAnsi=".萍方-简" w:eastAsia=".萍方-简"/>
          <w:rtl w:val="0"/>
          <w:lang w:val="en-US"/>
        </w:rPr>
        <w:t xml:space="preserve"> ( Broadcast )</w:t>
      </w:r>
      <w:r>
        <w:rPr>
          <w:rFonts w:ascii="Calibri" w:cs="Calibri" w:hAnsi="Calibri" w:eastAsia="Calibri"/>
          <w:rtl w:val="0"/>
          <w:lang w:val="zh-TW" w:eastAsia="zh-TW"/>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pPr>
        <w:pStyle w:val="List Paragraph"/>
        <w:numPr>
          <w:ilvl w:val="0"/>
          <w:numId w:val="4"/>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全网共享账本（</w:t>
      </w:r>
      <w:r>
        <w:rPr>
          <w:rFonts w:ascii=".萍方-简" w:cs=".萍方-简" w:hAnsi=".萍方-简" w:eastAsia=".萍方-简"/>
          <w:rtl w:val="0"/>
          <w:lang w:val="en-US"/>
        </w:rPr>
        <w:t>SharedLedger</w:t>
      </w:r>
      <w:r>
        <w:rPr>
          <w:rFonts w:ascii="Calibri" w:cs="Calibri" w:hAnsi="Calibri" w:eastAsia="Calibri"/>
          <w:rtl w:val="0"/>
          <w:lang w:val="zh-TW" w:eastAsia="zh-TW"/>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pPr>
        <w:pStyle w:val="List Paragraph"/>
        <w:numPr>
          <w:ilvl w:val="0"/>
          <w:numId w:val="4"/>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源代码开源：区块链网络中设定的共识机制、规则等都可以通过一致的、</w:t>
      </w:r>
      <w:commentRangeStart w:id="36"/>
      <w:r>
        <w:rPr>
          <w:rFonts w:ascii="Calibri" w:cs="Calibri" w:hAnsi="Calibri" w:eastAsia="Calibri"/>
          <w:rtl w:val="0"/>
          <w:lang w:val="zh-TW" w:eastAsia="zh-TW"/>
        </w:rPr>
        <w:t>开源的源代码进行验证</w:t>
      </w:r>
      <w:commentRangeEnd w:id="36"/>
      <w:r>
        <w:commentReference w:id="36"/>
      </w:r>
      <w:r>
        <w:rPr>
          <w:rFonts w:ascii="Calibri" w:cs="Calibri" w:hAnsi="Calibri" w:eastAsia="Calibri"/>
          <w:rtl w:val="0"/>
          <w:lang w:val="zh-TW" w:eastAsia="zh-TW"/>
        </w:rPr>
        <w:t>。</w:t>
      </w:r>
    </w:p>
    <w:p>
      <w:pPr>
        <w:pStyle w:val="List Paragraph"/>
        <w:numPr>
          <w:ilvl w:val="0"/>
          <w:numId w:val="4"/>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非对称加密：典型的区块链网络中，账户体系由非对称加密算法下的公钥和私钥组成，若没有私钥则无法使用对应公钥中的资产。</w:t>
      </w:r>
    </w:p>
    <w:p>
      <w:pPr>
        <w:pStyle w:val="List Paragraph"/>
        <w:numPr>
          <w:ilvl w:val="0"/>
          <w:numId w:val="4"/>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智能合约</w:t>
      </w:r>
      <w:r>
        <w:rPr>
          <w:rFonts w:ascii=".萍方-简" w:cs=".萍方-简" w:hAnsi=".萍方-简" w:eastAsia=".萍方-简"/>
          <w:rtl w:val="0"/>
          <w:lang w:val="en-US"/>
        </w:rPr>
        <w:t xml:space="preserve"> </w:t>
      </w:r>
      <w:r>
        <w:rPr>
          <w:rFonts w:ascii="Calibri" w:cs="Calibri" w:hAnsi="Calibri" w:eastAsia="Calibri"/>
          <w:rtl w:val="0"/>
          <w:lang w:val="zh-TW" w:eastAsia="zh-TW"/>
        </w:rPr>
        <w:t>（</w:t>
      </w:r>
      <w:r>
        <w:rPr>
          <w:rFonts w:ascii=".萍方-简" w:cs=".萍方-简" w:hAnsi=".萍方-简" w:eastAsia=".萍方-简"/>
          <w:rtl w:val="0"/>
          <w:lang w:val="en-US"/>
        </w:rPr>
        <w:t>SmartContract</w:t>
      </w:r>
      <w:r>
        <w:rPr>
          <w:rFonts w:ascii="Calibri" w:cs="Calibri" w:hAnsi="Calibri" w:eastAsia="Calibri"/>
          <w:rtl w:val="0"/>
          <w:lang w:val="zh-TW" w:eastAsia="zh-TW"/>
        </w:rPr>
        <w:t>）：区块链系统中的应用，是已编码的、可自动运行的业务逻辑，通常有自己的代币和专用开发语言。</w:t>
      </w:r>
    </w:p>
    <w:p>
      <w:pPr>
        <w:pStyle w:val="List Paragraph"/>
        <w:numPr>
          <w:ilvl w:val="0"/>
          <w:numId w:val="4"/>
        </w:numPr>
        <w:bidi w:val="0"/>
        <w:ind w:right="0"/>
        <w:jc w:val="left"/>
        <w:rPr>
          <w:rFonts w:ascii=".萍方-简" w:cs=".萍方-简" w:hAnsi=".萍方-简" w:eastAsia=".萍方-简"/>
          <w:rtl w:val="0"/>
          <w:lang w:val="en-US"/>
        </w:rPr>
      </w:pPr>
      <w:r>
        <w:rPr>
          <w:rFonts w:ascii=".萍方-简" w:cs=".萍方-简" w:hAnsi=".萍方-简" w:eastAsia=".萍方-简"/>
          <w:rtl w:val="0"/>
          <w:lang w:val="en-US"/>
        </w:rPr>
        <w:t>DAPP</w:t>
      </w:r>
      <w:r>
        <w:rPr>
          <w:rFonts w:ascii="Calibri" w:cs="Calibri" w:hAnsi="Calibri" w:eastAsia="Calibri"/>
          <w:rtl w:val="0"/>
          <w:lang w:val="zh-TW" w:eastAsia="zh-TW"/>
        </w:rPr>
        <w:t>：包含用户界面的应用，包括但不限于各种加密货币，如以太坊钱包。相互链将发行自己的代币用于链中的金融交易。</w:t>
      </w:r>
    </w:p>
    <w:p>
      <w:pPr>
        <w:pStyle w:val="List Paragraph"/>
        <w:numPr>
          <w:ilvl w:val="0"/>
          <w:numId w:val="4"/>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虚拟机：用于执行智能合约编译后的代码。虚拟机是图灵完备的。</w:t>
      </w:r>
    </w:p>
    <w:p>
      <w:pPr>
        <w:pStyle w:val="Normal.0"/>
        <w:rPr>
          <w:rFonts w:ascii="Calibri" w:cs="Calibri" w:hAnsi="Calibri" w:eastAsia="Calibri"/>
        </w:rPr>
      </w:pPr>
    </w:p>
    <w:p>
      <w:pPr>
        <w:pStyle w:val="Normal.0"/>
        <w:rPr>
          <w:rFonts w:ascii="Calibri" w:cs="Calibri" w:hAnsi="Calibri" w:eastAsia="Calibri"/>
        </w:rPr>
      </w:pPr>
    </w:p>
    <w:p>
      <w:pPr>
        <w:pStyle w:val="Normal.0"/>
        <w:rPr>
          <w:rFonts w:ascii="Calibri" w:cs="Calibri" w:hAnsi="Calibri" w:eastAsia="Calibri"/>
        </w:rPr>
      </w:pPr>
    </w:p>
    <w:p>
      <w:pPr>
        <w:pStyle w:val="Normal.0"/>
        <w:rPr>
          <w:rFonts w:ascii="Calibri" w:cs="Calibri" w:hAnsi="Calibri" w:eastAsia="Calibri"/>
        </w:rPr>
      </w:pPr>
    </w:p>
    <w:p>
      <w:pPr>
        <w:pStyle w:val="Normal.0"/>
        <w:rPr>
          <w:rFonts w:ascii="Calibri" w:cs="Calibri" w:hAnsi="Calibri" w:eastAsia="Calibri"/>
        </w:rPr>
      </w:pPr>
    </w:p>
    <w:p>
      <w:pPr>
        <w:pStyle w:val="UsageNotes"/>
        <w:spacing w:after="120" w:line="240" w:lineRule="auto"/>
        <w:ind w:left="780" w:firstLine="0"/>
        <w:rPr>
          <w:rFonts w:ascii="Arial" w:cs="Arial" w:hAnsi="Arial" w:eastAsia="Arial"/>
          <w:i w:val="0"/>
          <w:iCs w:val="0"/>
          <w:color w:val="000000"/>
          <w:sz w:val="20"/>
          <w:szCs w:val="20"/>
          <w:u w:color="000000"/>
        </w:rPr>
      </w:pPr>
    </w:p>
    <w:p>
      <w:pPr>
        <w:pStyle w:val="Normal.0"/>
      </w:pPr>
      <w:r>
        <w:rPr>
          <w:rFonts w:ascii="Arial Unicode MS" w:cs="Arial Unicode MS" w:hAnsi="Arial Unicode MS" w:eastAsia="Arial Unicode MS"/>
          <w:b w:val="0"/>
          <w:bCs w:val="0"/>
          <w:i w:val="0"/>
          <w:iCs w:val="0"/>
          <w:sz w:val="20"/>
          <w:szCs w:val="20"/>
        </w:rPr>
        <w:br w:type="page"/>
      </w:r>
    </w:p>
    <w:p>
      <w:pPr>
        <w:pStyle w:val="Normal.0"/>
        <w:spacing w:after="120" w:line="240" w:lineRule="auto"/>
        <w:rPr>
          <w:rFonts w:ascii="Arial" w:cs="Arial" w:hAnsi="Arial" w:eastAsia="Arial"/>
          <w:sz w:val="20"/>
          <w:szCs w:val="20"/>
        </w:rPr>
      </w:pPr>
    </w:p>
    <w:p>
      <w:pPr>
        <w:pStyle w:val="heading 1"/>
        <w:numPr>
          <w:ilvl w:val="0"/>
          <w:numId w:val="5"/>
        </w:numPr>
        <w:bidi w:val="0"/>
        <w:ind w:right="0"/>
        <w:jc w:val="left"/>
        <w:rPr>
          <w:rFonts w:ascii=".萍方-简" w:cs=".萍方-简" w:hAnsi=".萍方-简" w:eastAsia=".萍方-简"/>
          <w:rtl w:val="0"/>
          <w:lang w:val="en-US"/>
        </w:rPr>
      </w:pPr>
      <w:r>
        <w:rPr>
          <w:rFonts w:ascii=".萍方-简" w:cs=".萍方-简" w:hAnsi=".萍方-简" w:eastAsia=".萍方-简"/>
          <w:rtl w:val="0"/>
          <w:lang w:val="en-US"/>
        </w:rPr>
        <w:t>Mutual Chain</w:t>
      </w:r>
      <w:r>
        <w:rPr>
          <w:rFonts w:ascii="Calibri" w:cs="Calibri" w:hAnsi="Calibri" w:eastAsia="Calibri"/>
          <w:rtl w:val="0"/>
          <w:lang w:val="zh-TW" w:eastAsia="zh-TW"/>
        </w:rPr>
        <w:t>系统构架</w:t>
      </w:r>
    </w:p>
    <w:p>
      <w:pPr>
        <w:pStyle w:val="heading 2"/>
        <w:numPr>
          <w:ilvl w:val="1"/>
          <w:numId w:val="2"/>
        </w:numPr>
        <w:bidi w:val="0"/>
        <w:ind w:right="0"/>
        <w:jc w:val="left"/>
        <w:rPr>
          <w:rFonts w:ascii=".萍方-简" w:cs=".萍方-简" w:hAnsi=".萍方-简" w:eastAsia=".萍方-简"/>
          <w:rtl w:val="0"/>
          <w:lang w:val="en-US"/>
        </w:rPr>
      </w:pPr>
      <w:r>
        <w:rPr>
          <w:rFonts w:ascii=".萍方-简" w:cs=".萍方-简" w:hAnsi=".萍方-简" w:eastAsia=".萍方-简"/>
          <w:rtl w:val="0"/>
          <w:lang w:val="en-US"/>
        </w:rPr>
        <w:t>Mutual Chain</w:t>
      </w:r>
      <w:r>
        <w:rPr>
          <w:rFonts w:ascii="Calibri" w:cs="Calibri" w:hAnsi="Calibri" w:eastAsia="Calibri"/>
          <w:rtl w:val="0"/>
          <w:lang w:val="zh-TW" w:eastAsia="zh-TW"/>
        </w:rPr>
        <w:t>的商业逻辑引擎</w:t>
      </w:r>
    </w:p>
    <w:p>
      <w:pPr>
        <w:pStyle w:val="Normal.0"/>
        <w:rPr>
          <w:rFonts w:ascii=".萍方-简" w:cs=".萍方-简" w:hAnsi=".萍方-简" w:eastAsia=".萍方-简"/>
          <w:color w:val="ff0000"/>
          <w:u w:color="ff0000"/>
        </w:rPr>
      </w:pPr>
      <w:r>
        <w:rPr>
          <w:rFonts w:ascii=".萍方-简" w:cs=".萍方-简" w:hAnsi=".萍方-简" w:eastAsia=".萍方-简"/>
          <w:color w:val="ff0000"/>
          <w:u w:color="ff0000"/>
          <w:rtl w:val="0"/>
          <w:lang w:val="en-US"/>
        </w:rPr>
        <w:t xml:space="preserve">(2.1 </w:t>
      </w:r>
      <w:r>
        <w:rPr>
          <w:rFonts w:ascii="Calibri" w:cs="Calibri" w:hAnsi="Calibri" w:eastAsia="Calibri"/>
          <w:color w:val="ff0000"/>
          <w:u w:color="ff0000"/>
          <w:rtl w:val="0"/>
          <w:lang w:val="zh-TW" w:eastAsia="zh-TW"/>
        </w:rPr>
        <w:t>补充更多的内容，和各个平台工具的详细阐述</w:t>
      </w:r>
      <w:r>
        <w:rPr>
          <w:rFonts w:ascii=".萍方-简" w:cs=".萍方-简" w:hAnsi=".萍方-简" w:eastAsia=".萍方-简"/>
          <w:color w:val="ff0000"/>
          <w:u w:color="ff0000"/>
          <w:rtl w:val="0"/>
          <w:lang w:val="en-US"/>
        </w:rPr>
        <w:t>)</w:t>
      </w:r>
    </w:p>
    <w:p>
      <w:pPr>
        <w:pStyle w:val="Normal.0"/>
        <w:rPr>
          <w:rFonts w:ascii=".萍方-简" w:cs=".萍方-简" w:hAnsi=".萍方-简" w:eastAsia=".萍方-简"/>
        </w:rPr>
      </w:pPr>
      <w:r>
        <w:rPr>
          <w:rFonts w:ascii="Calibri" w:cs="Calibri" w:hAnsi="Calibri" w:eastAsia="Calibri"/>
          <w:rtl w:val="0"/>
          <w:lang w:val="zh-TW" w:eastAsia="zh-TW"/>
        </w:rPr>
        <w:t>平台将以互助和对等方式，让用户可以建立自己的金融产品和服务。发起人通过平台提供的模板，快捷的建立可流通的金融协议，例如保险产品，信贷协议，期权等。发起人可以指定参与方或者公众发售。同时发起人定义协议的执行方式，以保证参与各方的利益。</w:t>
      </w:r>
      <w:r>
        <w:rPr>
          <w:rFonts w:ascii=".萍方-简" w:cs=".萍方-简" w:hAnsi=".萍方-简" w:eastAsia=".萍方-简"/>
          <w:rtl w:val="0"/>
          <w:lang w:val="en-US"/>
        </w:rPr>
        <w:t xml:space="preserve"> </w:t>
      </w:r>
      <w:r>
        <w:rPr>
          <w:rFonts w:ascii="Calibri" w:cs="Calibri" w:hAnsi="Calibri" w:eastAsia="Calibri"/>
          <w:rtl w:val="0"/>
          <w:lang w:val="zh-TW" w:eastAsia="zh-TW"/>
        </w:rPr>
        <w:t>一旦完成，这款协议可以作为金融产品应用到相互链中，并通过相互链公告板发送给公众或者指定方。如果有用户参与，金融协议即刻</w:t>
      </w:r>
      <w:r>
        <w:rPr>
          <w:rFonts w:ascii=".萍方-简" w:cs=".萍方-简" w:hAnsi=".萍方-简" w:eastAsia=".萍方-简"/>
          <w:rtl w:val="0"/>
          <w:lang w:val="en-US"/>
        </w:rPr>
        <w:t xml:space="preserve"> </w:t>
      </w:r>
      <w:r>
        <w:rPr>
          <w:rFonts w:ascii="Calibri" w:cs="Calibri" w:hAnsi="Calibri" w:eastAsia="Calibri"/>
          <w:rtl w:val="0"/>
          <w:lang w:val="zh-TW" w:eastAsia="zh-TW"/>
        </w:rPr>
        <w:t>绑定参与者以智能合约形式进行流通和执行。平台工具包括：</w:t>
      </w:r>
    </w:p>
    <w:p>
      <w:pPr>
        <w:pStyle w:val="List Paragraph"/>
        <w:numPr>
          <w:ilvl w:val="0"/>
          <w:numId w:val="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资产定义</w:t>
      </w:r>
      <w:r>
        <w:rPr>
          <w:rFonts w:ascii=".萍方-简" w:cs=".萍方-简" w:hAnsi=".萍方-简" w:eastAsia=".萍方-简"/>
          <w:rtl w:val="0"/>
          <w:lang w:val="en-US"/>
        </w:rPr>
        <w:t>(Asset Definition)</w:t>
      </w:r>
      <w:r>
        <w:rPr>
          <w:rFonts w:ascii="Calibri" w:cs="Calibri" w:hAnsi="Calibri" w:eastAsia="Calibri"/>
          <w:rtl w:val="0"/>
          <w:lang w:val="zh-TW" w:eastAsia="zh-TW"/>
        </w:rPr>
        <w:t>：</w:t>
      </w:r>
      <w:r>
        <w:rPr>
          <w:rFonts w:ascii=".萍方-简" w:cs=".萍方-简" w:hAnsi=".萍方-简" w:eastAsia=".萍方-简"/>
          <w:rtl w:val="0"/>
          <w:lang w:val="en-US"/>
        </w:rPr>
        <w:t xml:space="preserve"> </w:t>
      </w:r>
      <w:r>
        <w:rPr>
          <w:rFonts w:ascii="Calibri" w:cs="Calibri" w:hAnsi="Calibri" w:eastAsia="Calibri"/>
          <w:rtl w:val="0"/>
          <w:lang w:val="zh-TW" w:eastAsia="zh-TW"/>
        </w:rPr>
        <w:t>发起人可以定义相互链流通资产和金融协议。对于保险业来说，发起人可以设计一款保险产品的属性和内容作为链中流通资产。</w:t>
      </w:r>
    </w:p>
    <w:p>
      <w:pPr>
        <w:pStyle w:val="List Paragraph"/>
        <w:numPr>
          <w:ilvl w:val="0"/>
          <w:numId w:val="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参与人定义</w:t>
      </w:r>
      <w:r>
        <w:rPr>
          <w:rFonts w:ascii=".萍方-简" w:cs=".萍方-简" w:hAnsi=".萍方-简" w:eastAsia=".萍方-简"/>
          <w:rtl w:val="0"/>
          <w:lang w:val="en-US"/>
        </w:rPr>
        <w:t>(Participant Definition)</w:t>
      </w:r>
      <w:r>
        <w:rPr>
          <w:rFonts w:ascii="Calibri" w:cs="Calibri" w:hAnsi="Calibri" w:eastAsia="Calibri"/>
          <w:rtl w:val="0"/>
          <w:lang w:val="zh-TW" w:eastAsia="zh-TW"/>
        </w:rPr>
        <w:t>：发起人定义协议或者产品的参与方，可以是对公众，群体或者相互链中的个人发售。</w:t>
      </w:r>
    </w:p>
    <w:p>
      <w:pPr>
        <w:pStyle w:val="List Paragraph"/>
        <w:numPr>
          <w:ilvl w:val="0"/>
          <w:numId w:val="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接入控制</w:t>
      </w:r>
      <w:r>
        <w:rPr>
          <w:rFonts w:ascii=".萍方-简" w:cs=".萍方-简" w:hAnsi=".萍方-简" w:eastAsia=".萍方-简"/>
          <w:rtl w:val="0"/>
          <w:lang w:val="en-US"/>
        </w:rPr>
        <w:t xml:space="preserve">(Access Control):  </w:t>
      </w:r>
      <w:r>
        <w:rPr>
          <w:rFonts w:ascii="Calibri" w:cs="Calibri" w:hAnsi="Calibri" w:eastAsia="Calibri"/>
          <w:rtl w:val="0"/>
          <w:lang w:val="zh-TW" w:eastAsia="zh-TW"/>
        </w:rPr>
        <w:t>虽然共享账本，发起人可以定义各个参与方的访问权限。</w:t>
      </w:r>
    </w:p>
    <w:p>
      <w:pPr>
        <w:pStyle w:val="List Paragraph"/>
        <w:numPr>
          <w:ilvl w:val="0"/>
          <w:numId w:val="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核心交易</w:t>
      </w:r>
      <w:r>
        <w:rPr>
          <w:rFonts w:ascii=".萍方-简" w:cs=".萍方-简" w:hAnsi=".萍方-简" w:eastAsia=".萍方-简"/>
          <w:rtl w:val="0"/>
          <w:lang w:val="en-US"/>
        </w:rPr>
        <w:t xml:space="preserve">(Core Transaction):  </w:t>
      </w:r>
      <w:r>
        <w:rPr>
          <w:rFonts w:ascii="Calibri" w:cs="Calibri" w:hAnsi="Calibri" w:eastAsia="Calibri"/>
          <w:rtl w:val="0"/>
          <w:lang w:val="zh-TW" w:eastAsia="zh-TW"/>
        </w:rPr>
        <w:t>金融产品或者协议的执行方式，这是各个金融产品在互助连中的核心交易流程以及保证，以智能合约的形式在相互链中执行。</w:t>
      </w:r>
    </w:p>
    <w:p>
      <w:pPr>
        <w:pStyle w:val="List Paragraph"/>
        <w:numPr>
          <w:ilvl w:val="0"/>
          <w:numId w:val="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共联</w:t>
      </w:r>
      <w:r>
        <w:rPr>
          <w:rFonts w:ascii=".萍方-简" w:cs=".萍方-简" w:hAnsi=".萍方-简" w:eastAsia=".萍方-简"/>
          <w:rtl w:val="0"/>
          <w:lang w:val="en-US"/>
        </w:rPr>
        <w:t>(Connector)</w:t>
      </w:r>
      <w:r>
        <w:rPr>
          <w:rFonts w:ascii="Calibri" w:cs="Calibri" w:hAnsi="Calibri" w:eastAsia="Calibri"/>
          <w:rtl w:val="0"/>
          <w:lang w:val="zh-TW" w:eastAsia="zh-TW"/>
        </w:rPr>
        <w:t>：这是各个金融商业区的企业级整合工具，通过共联可以实现链数据和现有中心商业网络的互联和整合，建立一个区块链和中心金融服务区的混合应用。</w:t>
      </w:r>
    </w:p>
    <w:p>
      <w:pPr>
        <w:pStyle w:val="List Paragraph"/>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drawing>
          <wp:inline distT="0" distB="0" distL="0" distR="0">
            <wp:extent cx="5943600" cy="3359785"/>
            <wp:effectExtent l="0" t="0" r="0" b="0"/>
            <wp:docPr id="1073741828" name="officeArt object" descr="MChain_BModel_02.png"/>
            <wp:cNvGraphicFramePr/>
            <a:graphic xmlns:a="http://schemas.openxmlformats.org/drawingml/2006/main">
              <a:graphicData uri="http://schemas.openxmlformats.org/drawingml/2006/picture">
                <pic:pic xmlns:pic="http://schemas.openxmlformats.org/drawingml/2006/picture">
                  <pic:nvPicPr>
                    <pic:cNvPr id="1073741828" name="MChain_BModel_02.png" descr="MChain_BModel_02.png"/>
                    <pic:cNvPicPr>
                      <a:picLocks noChangeAspect="1"/>
                    </pic:cNvPicPr>
                  </pic:nvPicPr>
                  <pic:blipFill>
                    <a:blip r:embed="rId7">
                      <a:extLst/>
                    </a:blip>
                    <a:stretch>
                      <a:fillRect/>
                    </a:stretch>
                  </pic:blipFill>
                  <pic:spPr>
                    <a:xfrm>
                      <a:off x="0" y="0"/>
                      <a:ext cx="5943600" cy="3359785"/>
                    </a:xfrm>
                    <a:prstGeom prst="rect">
                      <a:avLst/>
                    </a:prstGeom>
                    <a:ln w="12700" cap="flat">
                      <a:noFill/>
                      <a:miter lim="400000"/>
                    </a:ln>
                    <a:effectLst/>
                  </pic:spPr>
                </pic:pic>
              </a:graphicData>
            </a:graphic>
          </wp:inline>
        </w:drawing>
      </w:r>
    </w:p>
    <w:p>
      <w:pPr>
        <w:pStyle w:val="Normal.0"/>
      </w:pPr>
    </w:p>
    <w:p>
      <w:pPr>
        <w:pStyle w:val="heading 2"/>
        <w:numPr>
          <w:ilvl w:val="1"/>
          <w:numId w:val="8"/>
        </w:numPr>
        <w:bidi w:val="0"/>
        <w:ind w:right="0"/>
        <w:jc w:val="left"/>
        <w:rPr>
          <w:rFonts w:ascii=".萍方-简" w:cs=".萍方-简" w:hAnsi=".萍方-简" w:eastAsia=".萍方-简"/>
          <w:rtl w:val="0"/>
          <w:lang w:val="en-US"/>
        </w:rPr>
      </w:pPr>
      <w:r>
        <w:rPr>
          <w:rFonts w:ascii=".萍方-简" w:cs=".萍方-简" w:hAnsi=".萍方-简" w:eastAsia=".萍方-简"/>
          <w:rtl w:val="0"/>
          <w:lang w:val="en-US"/>
        </w:rPr>
        <w:t>Mutual Chain</w:t>
      </w:r>
      <w:r>
        <w:rPr>
          <w:rFonts w:ascii="Calibri" w:cs="Calibri" w:hAnsi="Calibri" w:eastAsia="Calibri"/>
          <w:rtl w:val="0"/>
          <w:lang w:val="zh-TW" w:eastAsia="zh-TW"/>
        </w:rPr>
        <w:t>的区块链中间件</w:t>
      </w:r>
    </w:p>
    <w:p>
      <w:pPr>
        <w:pStyle w:val="Normal.0"/>
        <w:rPr>
          <w:rFonts w:ascii=".萍方-简" w:cs=".萍方-简" w:hAnsi=".萍方-简" w:eastAsia=".萍方-简"/>
        </w:rPr>
      </w:pPr>
      <w:r>
        <w:rPr>
          <w:rFonts w:ascii=".萍方-简" w:cs=".萍方-简" w:hAnsi=".萍方-简" w:eastAsia=".萍方-简"/>
          <w:rtl w:val="0"/>
          <w:lang w:val="en-US"/>
        </w:rPr>
        <w:t>Mutual Chain</w:t>
      </w:r>
      <w:r>
        <w:rPr>
          <w:rFonts w:ascii="Calibri" w:cs="Calibri" w:hAnsi="Calibri" w:eastAsia="Calibri"/>
          <w:rtl w:val="0"/>
          <w:lang w:val="zh-TW" w:eastAsia="zh-TW"/>
        </w:rPr>
        <w:t>区块链中间件是帮助企业和商业用户创建，设计，定制，运营自己的相互链而使用的企业级区块链应用产品。在价值网络搭建起来并运营后，当一个完全的去中心化方式的价值网络不一定需要区块链中间件就能自己存在，但是大量的企业用户回因为有区块链中间件而大大的降低研发和运营成本，提高价值网络流转效率。</w:t>
      </w:r>
    </w:p>
    <w:p>
      <w:pPr>
        <w:pStyle w:val="Normal.0"/>
        <w:rPr>
          <w:color w:val="ff0000"/>
          <w:u w:color="ff0000"/>
        </w:rPr>
      </w:pPr>
      <w:r>
        <w:rPr>
          <w:rFonts w:ascii="Calibri" w:cs="Calibri" w:hAnsi="Calibri" w:eastAsia="Calibri"/>
          <w:color w:val="ff0000"/>
          <w:u w:color="ff0000"/>
          <w:rtl w:val="0"/>
          <w:lang w:val="zh-TW" w:eastAsia="zh-TW"/>
        </w:rPr>
        <w:t>（</w:t>
      </w:r>
      <w:r>
        <w:rPr>
          <w:color w:val="ff0000"/>
          <w:u w:color="ff0000"/>
          <w:rtl w:val="0"/>
          <w:lang w:val="en-US"/>
        </w:rPr>
        <w:t xml:space="preserve">2.2 </w:t>
      </w:r>
      <w:r>
        <w:rPr>
          <w:rFonts w:ascii="Calibri" w:cs="Calibri" w:hAnsi="Calibri" w:eastAsia="Calibri"/>
          <w:color w:val="ff0000"/>
          <w:u w:color="ff0000"/>
          <w:rtl w:val="0"/>
          <w:lang w:val="zh-TW" w:eastAsia="zh-TW"/>
        </w:rPr>
        <w:t>把各个模块做延展阐述）</w:t>
      </w:r>
    </w:p>
    <w:p>
      <w:pPr>
        <w:pStyle w:val="heading 2"/>
        <w:numPr>
          <w:ilvl w:val="1"/>
          <w:numId w:val="2"/>
        </w:numPr>
        <w:bidi w:val="0"/>
        <w:ind w:right="0"/>
        <w:jc w:val="left"/>
        <w:rPr>
          <w:rFonts w:ascii=".萍方-简" w:cs=".萍方-简" w:hAnsi=".萍方-简" w:eastAsia=".萍方-简"/>
          <w:rtl w:val="0"/>
          <w:lang w:val="en-US"/>
        </w:rPr>
      </w:pPr>
      <w:r>
        <w:rPr>
          <w:rFonts w:ascii=".萍方-简" w:cs=".萍方-简" w:hAnsi=".萍方-简" w:eastAsia=".萍方-简"/>
          <w:rtl w:val="0"/>
          <w:lang w:val="en-US"/>
        </w:rPr>
        <w:t>Mutual Chain</w:t>
      </w:r>
      <w:r>
        <w:rPr>
          <w:rFonts w:ascii="Calibri" w:cs="Calibri" w:hAnsi="Calibri" w:eastAsia="Calibri"/>
          <w:rtl w:val="0"/>
          <w:lang w:val="zh-TW" w:eastAsia="zh-TW"/>
        </w:rPr>
        <w:t>链式结构</w:t>
      </w:r>
    </w:p>
    <w:p>
      <w:pPr>
        <w:pStyle w:val="Normal.0"/>
        <w:rPr>
          <w:rFonts w:ascii=".萍方-简" w:cs=".萍方-简" w:hAnsi=".萍方-简" w:eastAsia=".萍方-简"/>
        </w:rPr>
      </w:pPr>
      <w:r>
        <w:rPr>
          <w:rFonts w:ascii=".萍方-简" w:cs=".萍方-简" w:hAnsi=".萍方-简" w:eastAsia=".萍方-简"/>
          <w:rtl w:val="0"/>
          <w:lang w:val="en-US"/>
        </w:rPr>
        <w:t>Mutual Chain</w:t>
      </w:r>
      <w:r>
        <w:rPr>
          <w:rFonts w:ascii="Calibri" w:cs="Calibri" w:hAnsi="Calibri" w:eastAsia="Calibri"/>
          <w:rtl w:val="0"/>
          <w:lang w:val="zh-TW" w:eastAsia="zh-TW"/>
        </w:rPr>
        <w:t>是一个松紧耦合可配置的复杂多级链式结构</w:t>
      </w:r>
    </w:p>
    <w:p>
      <w:pPr>
        <w:pStyle w:val="List Paragraph"/>
        <w:numPr>
          <w:ilvl w:val="0"/>
          <w:numId w:val="10"/>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用户和系统可根据业务场景需要在部署前进行调配</w:t>
      </w:r>
      <w:r>
        <w:rPr>
          <w:rFonts w:ascii=".萍方-简" w:cs=".萍方-简" w:hAnsi=".萍方-简" w:eastAsia=".萍方-简"/>
          <w:rtl w:val="0"/>
          <w:lang w:val="en-US"/>
        </w:rPr>
        <w:t>(configurable)</w:t>
      </w:r>
    </w:p>
    <w:p>
      <w:pPr>
        <w:pStyle w:val="List Paragraph"/>
        <w:numPr>
          <w:ilvl w:val="0"/>
          <w:numId w:val="10"/>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多级链式结构间通过跨链引擎来协调与复制</w:t>
      </w:r>
      <w:r>
        <w:rPr>
          <w:rFonts w:ascii=".萍方-简" w:cs=".萍方-简" w:hAnsi=".萍方-简" w:eastAsia=".萍方-简"/>
          <w:rtl w:val="0"/>
          <w:lang w:val="en-US"/>
        </w:rPr>
        <w:t>/</w:t>
      </w:r>
      <w:r>
        <w:rPr>
          <w:rFonts w:ascii="Calibri" w:cs="Calibri" w:hAnsi="Calibri" w:eastAsia="Calibri"/>
          <w:rtl w:val="0"/>
          <w:lang w:val="zh-TW" w:eastAsia="zh-TW"/>
        </w:rPr>
        <w:t>同步</w:t>
      </w:r>
    </w:p>
    <w:p>
      <w:pPr>
        <w:pStyle w:val="List Paragraph"/>
        <w:numPr>
          <w:ilvl w:val="0"/>
          <w:numId w:val="10"/>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链间连接通过加密</w:t>
      </w:r>
      <w:r>
        <w:rPr>
          <w:rFonts w:ascii=".萍方-简" w:cs=".萍方-简" w:hAnsi=".萍方-简" w:eastAsia=".萍方-简"/>
          <w:rtl w:val="0"/>
          <w:lang w:val="en-US"/>
        </w:rPr>
        <w:t>HASH</w:t>
      </w:r>
      <w:r>
        <w:rPr>
          <w:rFonts w:ascii="Calibri" w:cs="Calibri" w:hAnsi="Calibri" w:eastAsia="Calibri"/>
          <w:rtl w:val="0"/>
          <w:lang w:val="zh-TW" w:eastAsia="zh-TW"/>
        </w:rPr>
        <w:t>函数保障安全性，可扩展性和可访问性</w:t>
      </w:r>
    </w:p>
    <w:p>
      <w:pPr>
        <w:pStyle w:val="List Paragraph"/>
        <w:rPr>
          <w:rFonts w:ascii="Calibri" w:cs="Calibri" w:hAnsi="Calibri" w:eastAsia="Calibri"/>
        </w:rPr>
      </w:pPr>
    </w:p>
    <w:p>
      <w:pPr>
        <w:pStyle w:val="Normal.0"/>
      </w:pPr>
      <w:r>
        <w:drawing>
          <wp:inline distT="0" distB="0" distL="0" distR="0">
            <wp:extent cx="5943600" cy="3821430"/>
            <wp:effectExtent l="0" t="0" r="0" b="0"/>
            <wp:docPr id="1073741829" name="officeArt object" descr="MChain_Structure.png"/>
            <wp:cNvGraphicFramePr/>
            <a:graphic xmlns:a="http://schemas.openxmlformats.org/drawingml/2006/main">
              <a:graphicData uri="http://schemas.openxmlformats.org/drawingml/2006/picture">
                <pic:pic xmlns:pic="http://schemas.openxmlformats.org/drawingml/2006/picture">
                  <pic:nvPicPr>
                    <pic:cNvPr id="1073741829" name="MChain_Structure.png" descr="MChain_Structure.png"/>
                    <pic:cNvPicPr>
                      <a:picLocks noChangeAspect="1"/>
                    </pic:cNvPicPr>
                  </pic:nvPicPr>
                  <pic:blipFill>
                    <a:blip r:embed="rId8">
                      <a:extLst/>
                    </a:blip>
                    <a:stretch>
                      <a:fillRect/>
                    </a:stretch>
                  </pic:blipFill>
                  <pic:spPr>
                    <a:xfrm>
                      <a:off x="0" y="0"/>
                      <a:ext cx="5943600" cy="3821430"/>
                    </a:xfrm>
                    <a:prstGeom prst="rect">
                      <a:avLst/>
                    </a:prstGeom>
                    <a:ln w="12700" cap="flat">
                      <a:noFill/>
                      <a:miter lim="400000"/>
                    </a:ln>
                    <a:effectLst/>
                  </pic:spPr>
                </pic:pic>
              </a:graphicData>
            </a:graphic>
          </wp:inline>
        </w:drawing>
      </w:r>
    </w:p>
    <w:p>
      <w:pPr>
        <w:pStyle w:val="Normal.0"/>
      </w:pPr>
      <w:r>
        <w:rPr>
          <w:rFonts w:ascii="Calibri" w:cs="Calibri" w:hAnsi="Calibri" w:eastAsia="Calibri"/>
        </w:rPr>
        <w:br w:type="page"/>
      </w:r>
    </w:p>
    <w:p>
      <w:pPr>
        <w:pStyle w:val="heading 2"/>
        <w:numPr>
          <w:ilvl w:val="1"/>
          <w:numId w:val="11"/>
        </w:numPr>
        <w:bidi w:val="0"/>
        <w:ind w:right="0"/>
        <w:jc w:val="left"/>
        <w:rPr>
          <w:rFonts w:ascii=".萍方-简" w:cs=".萍方-简" w:hAnsi=".萍方-简" w:eastAsia=".萍方-简"/>
          <w:rtl w:val="0"/>
          <w:lang w:val="en-US"/>
        </w:rPr>
      </w:pPr>
      <w:r>
        <w:rPr>
          <w:rFonts w:ascii=".萍方-简" w:cs=".萍方-简" w:hAnsi=".萍方-简" w:eastAsia=".萍方-简"/>
          <w:rtl w:val="0"/>
          <w:lang w:val="en-US"/>
        </w:rPr>
        <w:t>Mutual Chain</w:t>
      </w:r>
      <w:r>
        <w:rPr>
          <w:rFonts w:ascii="Calibri" w:cs="Calibri" w:hAnsi="Calibri" w:eastAsia="Calibri"/>
          <w:rtl w:val="0"/>
          <w:lang w:val="zh-TW" w:eastAsia="zh-TW"/>
        </w:rPr>
        <w:t>系统实现</w:t>
      </w:r>
      <w:r>
        <w:rPr>
          <w:rFonts w:ascii=".萍方-简" w:cs=".萍方-简" w:hAnsi=".萍方-简" w:eastAsia=".萍方-简" w:hint="default"/>
          <w:rtl w:val="0"/>
          <w:lang w:val="en-US"/>
        </w:rPr>
        <w:t xml:space="preserve"> – </w:t>
      </w:r>
      <w:r>
        <w:rPr>
          <w:rFonts w:ascii="Calibri" w:cs="Calibri" w:hAnsi="Calibri" w:eastAsia="Calibri"/>
          <w:rtl w:val="0"/>
          <w:lang w:val="zh-TW" w:eastAsia="zh-TW"/>
        </w:rPr>
        <w:t>数字资产计算理论设计原理</w:t>
      </w:r>
    </w:p>
    <w:p>
      <w:pPr>
        <w:pStyle w:val="Normal.0"/>
        <w:rPr>
          <w:sz w:val="28"/>
          <w:szCs w:val="28"/>
        </w:rPr>
      </w:pPr>
      <w:r>
        <w:rPr>
          <w:rFonts w:ascii="Calibri" w:cs="Calibri" w:hAnsi="Calibri" w:eastAsia="Calibri"/>
          <w:sz w:val="28"/>
          <w:szCs w:val="28"/>
          <w:rtl w:val="0"/>
          <w:lang w:val="zh-TW" w:eastAsia="zh-TW"/>
        </w:rPr>
        <w:t>（</w:t>
      </w:r>
      <w:r>
        <w:rPr>
          <w:sz w:val="28"/>
          <w:szCs w:val="28"/>
          <w:rtl w:val="0"/>
          <w:lang w:val="en-US"/>
        </w:rPr>
        <w:t>Mutual Chain</w:t>
      </w:r>
      <w:r>
        <w:rPr>
          <w:rFonts w:ascii="Calibri" w:cs="Calibri" w:hAnsi="Calibri" w:eastAsia="Calibri"/>
          <w:sz w:val="28"/>
          <w:szCs w:val="28"/>
          <w:rtl w:val="0"/>
          <w:lang w:val="zh-TW" w:eastAsia="zh-TW"/>
        </w:rPr>
        <w:t>状态机）确定型有限状态机原理理论描述：</w:t>
      </w:r>
    </w:p>
    <w:p>
      <w:pPr>
        <w:pStyle w:val="Normal.0"/>
      </w:pPr>
      <w:r>
        <w:rPr>
          <w:rtl w:val="0"/>
          <w:lang w:val="en-US"/>
        </w:rPr>
        <w:t>Mutual Chain</w:t>
      </w:r>
      <w:r>
        <w:rPr>
          <w:rFonts w:ascii="Calibri" w:cs="Calibri" w:hAnsi="Calibri" w:eastAsia="Calibri"/>
          <w:rtl w:val="0"/>
          <w:lang w:val="zh-TW" w:eastAsia="zh-TW"/>
        </w:rPr>
        <w:t>上链信息是一个确定型有限状态机</w:t>
      </w:r>
      <w:r>
        <w:rPr>
          <w:rFonts w:ascii="Microsoft YaHei" w:cs="Microsoft YaHei" w:hAnsi="Microsoft YaHei" w:eastAsia="Microsoft YaHei"/>
          <w:rtl w:val="0"/>
          <w:lang w:val="en-US"/>
        </w:rPr>
        <w:t xml:space="preserve"> </w:t>
      </w:r>
      <w:r>
        <w:rPr>
          <w:rtl w:val="0"/>
          <w:lang w:val="en-US"/>
        </w:rPr>
        <w:t xml:space="preserve">- Deterministic Finite State Machine (DFSM) </w:t>
      </w:r>
    </w:p>
    <w:p>
      <w:pPr>
        <w:pStyle w:val="Normal.0"/>
        <w:ind w:firstLine="360"/>
        <w:rPr>
          <w:rFonts w:ascii="Calibri" w:cs="Calibri" w:hAnsi="Calibri" w:eastAsia="Calibri"/>
          <w:b w:val="1"/>
          <w:bCs w:val="1"/>
        </w:rPr>
      </w:pPr>
      <w:r>
        <w:rPr>
          <w:rFonts w:ascii="Calibri" w:cs="Calibri" w:hAnsi="Calibri" w:eastAsia="Calibri"/>
          <w:b w:val="1"/>
          <w:bCs w:val="1"/>
          <w:rtl w:val="0"/>
          <w:lang w:val="en-US"/>
        </w:rPr>
        <w:t>M=(</w:t>
      </w:r>
      <w:r>
        <w:rPr>
          <w:rFonts w:ascii="Calibri" w:cs="Calibri" w:hAnsi="Calibri" w:eastAsia="Calibri"/>
          <w:b w:val="1"/>
          <w:bCs w:val="1"/>
          <w:rtl w:val="0"/>
          <w:lang w:val="en-US"/>
        </w:rPr>
        <w:t>Σ</w:t>
      </w:r>
      <w:r>
        <w:rPr>
          <w:rFonts w:ascii="Calibri" w:cs="Calibri" w:hAnsi="Calibri" w:eastAsia="Calibri"/>
          <w:b w:val="1"/>
          <w:bCs w:val="1"/>
          <w:rtl w:val="0"/>
          <w:lang w:val="en-US"/>
        </w:rPr>
        <w:t>,S,s0,</w:t>
      </w:r>
      <w:r>
        <w:rPr>
          <w:rFonts w:ascii="Calibri" w:cs="Calibri" w:hAnsi="Calibri" w:eastAsia="Calibri"/>
          <w:b w:val="1"/>
          <w:bCs w:val="1"/>
          <w:rtl w:val="0"/>
          <w:lang w:val="en-US"/>
        </w:rPr>
        <w:t>δ</w:t>
      </w:r>
      <w:r>
        <w:rPr>
          <w:rFonts w:ascii="Calibri" w:cs="Calibri" w:hAnsi="Calibri" w:eastAsia="Calibri"/>
          <w:b w:val="1"/>
          <w:bCs w:val="1"/>
          <w:rtl w:val="0"/>
          <w:lang w:val="en-US"/>
        </w:rPr>
        <w:t xml:space="preserve">,F)  </w:t>
      </w:r>
    </w:p>
    <w:p>
      <w:pPr>
        <w:pStyle w:val="Normal.0"/>
        <w:numPr>
          <w:ilvl w:val="0"/>
          <w:numId w:val="13"/>
        </w:numPr>
        <w:bidi w:val="0"/>
        <w:ind w:right="0"/>
        <w:jc w:val="left"/>
        <w:rPr>
          <w:rFonts w:ascii="Microsoft YaHei" w:cs="Microsoft YaHei" w:hAnsi="Microsoft YaHei" w:eastAsia="Microsoft YaHei"/>
          <w:rtl w:val="0"/>
          <w:lang w:val="en-US"/>
        </w:rPr>
      </w:pPr>
      <w:r>
        <w:rPr>
          <w:rFonts w:ascii="Microsoft YaHei" w:cs="Microsoft YaHei" w:hAnsi="Microsoft YaHei" w:eastAsia="Microsoft YaHei"/>
          <w:rtl w:val="0"/>
          <w:lang w:val="en-US"/>
        </w:rPr>
        <w:t>Σ</w:t>
      </w:r>
      <w:r>
        <w:rPr>
          <w:rFonts w:ascii="Calibri" w:cs="Calibri" w:hAnsi="Calibri" w:eastAsia="Calibri"/>
          <w:rtl w:val="0"/>
          <w:lang w:val="zh-TW" w:eastAsia="zh-TW"/>
        </w:rPr>
        <w:t>是输入字母表</w:t>
      </w:r>
      <w:r>
        <w:rPr>
          <w:rFonts w:ascii="Microsoft YaHei" w:cs="Microsoft YaHei" w:hAnsi="Microsoft YaHei" w:eastAsia="Microsoft YaHei"/>
          <w:rtl w:val="0"/>
          <w:lang w:val="en-US"/>
        </w:rPr>
        <w:t xml:space="preserve"> (</w:t>
      </w:r>
      <w:r>
        <w:rPr>
          <w:rFonts w:ascii="Calibri" w:cs="Calibri" w:hAnsi="Calibri" w:eastAsia="Calibri"/>
          <w:rtl w:val="0"/>
          <w:lang w:val="zh-TW" w:eastAsia="zh-TW"/>
        </w:rPr>
        <w:t>有限，非空）</w:t>
      </w:r>
      <w:r>
        <w:rPr>
          <w:rFonts w:ascii="Microsoft YaHei" w:cs="Microsoft YaHei" w:hAnsi="Microsoft YaHei" w:eastAsia="Microsoft YaHei"/>
          <w:rtl w:val="0"/>
          <w:lang w:val="en-US"/>
        </w:rPr>
        <w:t xml:space="preserve">- </w:t>
      </w:r>
      <w:r>
        <w:rPr>
          <w:rFonts w:ascii="Calibri" w:cs="Calibri" w:hAnsi="Calibri" w:eastAsia="Calibri"/>
          <w:rtl w:val="0"/>
          <w:lang w:val="zh-TW" w:eastAsia="zh-TW"/>
        </w:rPr>
        <w:t>动作</w:t>
      </w:r>
    </w:p>
    <w:p>
      <w:pPr>
        <w:pStyle w:val="Normal.0"/>
        <w:numPr>
          <w:ilvl w:val="0"/>
          <w:numId w:val="13"/>
        </w:numPr>
        <w:rPr>
          <w:lang w:val="en-US"/>
        </w:rPr>
      </w:pPr>
      <w:r>
        <w:rPr>
          <w:rtl w:val="0"/>
          <w:lang w:val="en-US"/>
        </w:rPr>
        <w:t>S</w:t>
      </w:r>
      <w:r>
        <w:rPr>
          <w:rFonts w:ascii="Calibri" w:cs="Calibri" w:hAnsi="Calibri" w:eastAsia="Calibri"/>
          <w:rtl w:val="0"/>
          <w:lang w:val="zh-TW" w:eastAsia="zh-TW"/>
        </w:rPr>
        <w:t>是有限非空状态</w:t>
      </w:r>
      <w:r>
        <w:rPr>
          <w:rtl w:val="0"/>
          <w:lang w:val="en-US"/>
        </w:rPr>
        <w:t xml:space="preserve">- </w:t>
      </w:r>
      <w:r>
        <w:rPr>
          <w:rFonts w:ascii="Calibri" w:cs="Calibri" w:hAnsi="Calibri" w:eastAsia="Calibri"/>
          <w:rtl w:val="0"/>
          <w:lang w:val="zh-TW" w:eastAsia="zh-TW"/>
        </w:rPr>
        <w:t>状态</w:t>
      </w:r>
      <w:r>
        <w:rPr>
          <w:rtl w:val="0"/>
          <w:lang w:val="en-US"/>
        </w:rPr>
        <w:t>(</w:t>
      </w:r>
      <w:r>
        <w:rPr>
          <w:rFonts w:ascii="Calibri" w:cs="Calibri" w:hAnsi="Calibri" w:eastAsia="Calibri"/>
          <w:rtl w:val="0"/>
          <w:lang w:val="zh-TW" w:eastAsia="zh-TW"/>
        </w:rPr>
        <w:t>目前暂定</w:t>
      </w:r>
      <w:r>
        <w:rPr>
          <w:rtl w:val="0"/>
          <w:lang w:val="en-US"/>
        </w:rPr>
        <w:t>5</w:t>
      </w:r>
      <w:r>
        <w:rPr>
          <w:rFonts w:ascii="Calibri" w:cs="Calibri" w:hAnsi="Calibri" w:eastAsia="Calibri"/>
          <w:rtl w:val="0"/>
          <w:lang w:val="zh-TW" w:eastAsia="zh-TW"/>
        </w:rPr>
        <w:t>个状态</w:t>
      </w:r>
      <w:r>
        <w:rPr>
          <w:rFonts w:ascii="Microsoft YaHei" w:cs="Microsoft YaHei" w:hAnsi="Microsoft YaHei" w:eastAsia="Microsoft YaHei"/>
          <w:rtl w:val="0"/>
          <w:lang w:val="en-US"/>
        </w:rPr>
        <w:t>)</w:t>
      </w:r>
    </w:p>
    <w:p>
      <w:pPr>
        <w:pStyle w:val="Normal.0"/>
        <w:numPr>
          <w:ilvl w:val="0"/>
          <w:numId w:val="13"/>
        </w:numPr>
        <w:rPr>
          <w:lang w:val="en-US"/>
        </w:rPr>
      </w:pPr>
      <w:r>
        <w:rPr>
          <w:rtl w:val="0"/>
          <w:lang w:val="en-US"/>
        </w:rPr>
        <w:t>s0</w:t>
      </w:r>
      <w:r>
        <w:rPr>
          <w:rFonts w:ascii="Calibri" w:cs="Calibri" w:hAnsi="Calibri" w:eastAsia="Calibri"/>
          <w:rtl w:val="0"/>
          <w:lang w:val="zh-TW" w:eastAsia="zh-TW"/>
        </w:rPr>
        <w:t>是初始状态</w:t>
      </w:r>
      <w:r>
        <w:rPr>
          <w:rtl w:val="0"/>
          <w:lang w:val="en-US"/>
        </w:rPr>
        <w:t>S</w:t>
      </w:r>
      <w:r>
        <w:rPr>
          <w:rFonts w:ascii="Calibri" w:cs="Calibri" w:hAnsi="Calibri" w:eastAsia="Calibri"/>
          <w:rtl w:val="0"/>
          <w:lang w:val="zh-TW" w:eastAsia="zh-TW"/>
        </w:rPr>
        <w:t>的一个子集</w:t>
      </w:r>
    </w:p>
    <w:p>
      <w:pPr>
        <w:pStyle w:val="Normal.0"/>
        <w:numPr>
          <w:ilvl w:val="0"/>
          <w:numId w:val="13"/>
        </w:numPr>
        <w:rPr>
          <w:lang w:val="en-US"/>
        </w:rPr>
      </w:pPr>
      <w:r>
        <w:rPr>
          <w:rtl w:val="0"/>
          <w:lang w:val="en-US"/>
        </w:rPr>
        <w:t>δ</w:t>
      </w:r>
      <w:r>
        <w:rPr>
          <w:rFonts w:ascii="Calibri" w:cs="Calibri" w:hAnsi="Calibri" w:eastAsia="Calibri"/>
          <w:rtl w:val="0"/>
          <w:lang w:val="zh-TW" w:eastAsia="zh-TW"/>
        </w:rPr>
        <w:t>是状态转换函数：</w:t>
      </w:r>
      <w:r>
        <w:rPr>
          <w:rtl w:val="0"/>
          <w:lang w:val="en-US"/>
        </w:rPr>
        <w:t>δ</w:t>
      </w:r>
      <w:r>
        <w:rPr>
          <w:rFonts w:ascii="Calibri" w:cs="Calibri" w:hAnsi="Calibri" w:eastAsia="Calibri"/>
          <w:rtl w:val="0"/>
          <w:lang w:val="zh-TW" w:eastAsia="zh-TW"/>
        </w:rPr>
        <w:t>：</w:t>
      </w:r>
      <w:r>
        <w:rPr>
          <w:rtl w:val="0"/>
          <w:lang w:val="en-US"/>
        </w:rPr>
        <w:t xml:space="preserve">S x </w:t>
      </w:r>
      <w:r>
        <w:rPr>
          <w:rtl w:val="0"/>
          <w:lang w:val="en-US"/>
        </w:rPr>
        <w:t xml:space="preserve">Σ </w:t>
      </w:r>
      <w:r>
        <w:rPr>
          <w:rtl w:val="0"/>
          <w:lang w:val="en-US"/>
        </w:rPr>
        <w:t>-&gt; S (</w:t>
      </w:r>
      <w:r>
        <w:rPr>
          <w:rtl w:val="0"/>
          <w:lang w:val="en-US"/>
        </w:rPr>
        <w:t>δ</w:t>
      </w:r>
      <w:r>
        <w:rPr>
          <w:rFonts w:ascii="Calibri" w:cs="Calibri" w:hAnsi="Calibri" w:eastAsia="Calibri"/>
          <w:rtl w:val="0"/>
          <w:lang w:val="zh-TW" w:eastAsia="zh-TW"/>
        </w:rPr>
        <w:t>必须返回一个属于</w:t>
      </w:r>
      <w:r>
        <w:rPr>
          <w:rtl w:val="0"/>
          <w:lang w:val="en-US"/>
        </w:rPr>
        <w:t>S</w:t>
      </w:r>
      <w:r>
        <w:rPr>
          <w:rFonts w:ascii="Calibri" w:cs="Calibri" w:hAnsi="Calibri" w:eastAsia="Calibri"/>
          <w:rtl w:val="0"/>
          <w:lang w:val="zh-TW" w:eastAsia="zh-TW"/>
        </w:rPr>
        <w:t>的状态</w:t>
      </w:r>
      <w:r>
        <w:rPr>
          <w:rtl w:val="0"/>
          <w:lang w:val="en-US"/>
        </w:rPr>
        <w:t>s)</w:t>
      </w:r>
    </w:p>
    <w:p>
      <w:pPr>
        <w:pStyle w:val="Normal.0"/>
        <w:numPr>
          <w:ilvl w:val="0"/>
          <w:numId w:val="13"/>
        </w:numPr>
        <w:rPr>
          <w:lang w:val="en-US"/>
        </w:rPr>
      </w:pPr>
      <w:r>
        <w:rPr>
          <w:rtl w:val="0"/>
          <w:lang w:val="en-US"/>
        </w:rPr>
        <w:t>F</w:t>
      </w:r>
      <w:r>
        <w:rPr>
          <w:rFonts w:ascii="Calibri" w:cs="Calibri" w:hAnsi="Calibri" w:eastAsia="Calibri"/>
          <w:rtl w:val="0"/>
          <w:lang w:val="zh-TW" w:eastAsia="zh-TW"/>
        </w:rPr>
        <w:t>是一组最终状态集，是（可为空）</w:t>
      </w:r>
      <w:r>
        <w:rPr>
          <w:rtl w:val="0"/>
          <w:lang w:val="en-US"/>
        </w:rPr>
        <w:t>S</w:t>
      </w:r>
      <w:r>
        <w:rPr>
          <w:rFonts w:ascii="Calibri" w:cs="Calibri" w:hAnsi="Calibri" w:eastAsia="Calibri"/>
          <w:rtl w:val="0"/>
          <w:lang w:val="zh-TW" w:eastAsia="zh-TW"/>
        </w:rPr>
        <w:t>的一个子集</w:t>
      </w:r>
    </w:p>
    <w:p>
      <w:pPr>
        <w:pStyle w:val="Normal.0"/>
      </w:pPr>
      <w:r>
        <w:drawing>
          <wp:inline distT="0" distB="0" distL="0" distR="0">
            <wp:extent cx="5943600" cy="2717165"/>
            <wp:effectExtent l="0" t="0" r="0" b="0"/>
            <wp:docPr id="1073741830" name="officeArt object" descr="State_Machine_02.png"/>
            <wp:cNvGraphicFramePr/>
            <a:graphic xmlns:a="http://schemas.openxmlformats.org/drawingml/2006/main">
              <a:graphicData uri="http://schemas.openxmlformats.org/drawingml/2006/picture">
                <pic:pic xmlns:pic="http://schemas.openxmlformats.org/drawingml/2006/picture">
                  <pic:nvPicPr>
                    <pic:cNvPr id="1073741830" name="State_Machine_02.png" descr="State_Machine_02.png"/>
                    <pic:cNvPicPr>
                      <a:picLocks noChangeAspect="1"/>
                    </pic:cNvPicPr>
                  </pic:nvPicPr>
                  <pic:blipFill>
                    <a:blip r:embed="rId9">
                      <a:extLst/>
                    </a:blip>
                    <a:stretch>
                      <a:fillRect/>
                    </a:stretch>
                  </pic:blipFill>
                  <pic:spPr>
                    <a:xfrm>
                      <a:off x="0" y="0"/>
                      <a:ext cx="5943600" cy="2717165"/>
                    </a:xfrm>
                    <a:prstGeom prst="rect">
                      <a:avLst/>
                    </a:prstGeom>
                    <a:ln w="12700" cap="flat">
                      <a:noFill/>
                      <a:miter lim="400000"/>
                    </a:ln>
                    <a:effectLst/>
                  </pic:spPr>
                </pic:pic>
              </a:graphicData>
            </a:graphic>
          </wp:inline>
        </w:drawing>
      </w:r>
    </w:p>
    <w:p>
      <w:pPr>
        <w:pStyle w:val="Normal.0"/>
        <w:jc w:val="center"/>
        <w:rPr>
          <w:rFonts w:ascii="Calibri" w:cs="Calibri" w:hAnsi="Calibri" w:eastAsia="Calibri"/>
          <w:b w:val="1"/>
          <w:bCs w:val="1"/>
        </w:rPr>
      </w:pPr>
    </w:p>
    <w:p>
      <w:pPr>
        <w:pStyle w:val="Normal.0"/>
      </w:pPr>
      <w:r>
        <w:rPr>
          <w:rFonts w:ascii="Calibri" w:cs="Calibri" w:hAnsi="Calibri" w:eastAsia="Calibri"/>
          <w:b w:val="1"/>
          <w:bCs w:val="1"/>
          <w:rtl w:val="0"/>
          <w:lang w:val="en-US"/>
        </w:rPr>
        <w:t>MChain</w:t>
      </w:r>
      <w:r>
        <w:rPr>
          <w:rFonts w:ascii="Calibri" w:cs="Calibri" w:hAnsi="Calibri" w:eastAsia="Calibri"/>
          <w:b w:val="1"/>
          <w:bCs w:val="1"/>
          <w:rtl w:val="0"/>
          <w:lang w:val="zh-TW" w:eastAsia="zh-TW"/>
        </w:rPr>
        <w:t>状态转换函数（区块链上链数据结构和流程逻辑数据标准基础）：</w:t>
      </w:r>
    </w:p>
    <w:p>
      <w:pPr>
        <w:pStyle w:val="Normal.0"/>
      </w:pPr>
      <w:r>
        <w:drawing>
          <wp:inline distT="0" distB="0" distL="0" distR="0">
            <wp:extent cx="5943600" cy="2153921"/>
            <wp:effectExtent l="0" t="0" r="0" b="0"/>
            <wp:docPr id="1073741831" name="officeArt object" descr="State_Machine.png"/>
            <wp:cNvGraphicFramePr/>
            <a:graphic xmlns:a="http://schemas.openxmlformats.org/drawingml/2006/main">
              <a:graphicData uri="http://schemas.openxmlformats.org/drawingml/2006/picture">
                <pic:pic xmlns:pic="http://schemas.openxmlformats.org/drawingml/2006/picture">
                  <pic:nvPicPr>
                    <pic:cNvPr id="1073741831" name="State_Machine.png" descr="State_Machine.png"/>
                    <pic:cNvPicPr>
                      <a:picLocks noChangeAspect="1"/>
                    </pic:cNvPicPr>
                  </pic:nvPicPr>
                  <pic:blipFill>
                    <a:blip r:embed="rId10">
                      <a:extLst/>
                    </a:blip>
                    <a:stretch>
                      <a:fillRect/>
                    </a:stretch>
                  </pic:blipFill>
                  <pic:spPr>
                    <a:xfrm>
                      <a:off x="0" y="0"/>
                      <a:ext cx="5943600" cy="2153921"/>
                    </a:xfrm>
                    <a:prstGeom prst="rect">
                      <a:avLst/>
                    </a:prstGeom>
                    <a:ln w="12700" cap="flat">
                      <a:noFill/>
                      <a:miter lim="400000"/>
                    </a:ln>
                    <a:effectLst/>
                  </pic:spPr>
                </pic:pic>
              </a:graphicData>
            </a:graphic>
          </wp:inline>
        </w:drawing>
      </w:r>
    </w:p>
    <w:p>
      <w:pPr>
        <w:pStyle w:val="heading 1"/>
        <w:ind w:left="547" w:firstLine="0"/>
        <w:jc w:val="center"/>
      </w:pPr>
      <w:r>
        <w:rPr>
          <w:rFonts w:ascii="Calibri" w:cs="Calibri" w:hAnsi="Calibri" w:eastAsia="Calibri"/>
          <w:b w:val="0"/>
          <w:bCs w:val="0"/>
        </w:rPr>
        <w:drawing>
          <wp:inline distT="0" distB="0" distL="0" distR="0">
            <wp:extent cx="3621338" cy="2499577"/>
            <wp:effectExtent l="0" t="0" r="0" b="0"/>
            <wp:docPr id="1073741832" name="officeArt object" descr="State_Machine_03.png"/>
            <wp:cNvGraphicFramePr/>
            <a:graphic xmlns:a="http://schemas.openxmlformats.org/drawingml/2006/main">
              <a:graphicData uri="http://schemas.openxmlformats.org/drawingml/2006/picture">
                <pic:pic xmlns:pic="http://schemas.openxmlformats.org/drawingml/2006/picture">
                  <pic:nvPicPr>
                    <pic:cNvPr id="1073741832" name="State_Machine_03.png" descr="State_Machine_03.png"/>
                    <pic:cNvPicPr>
                      <a:picLocks noChangeAspect="1"/>
                    </pic:cNvPicPr>
                  </pic:nvPicPr>
                  <pic:blipFill>
                    <a:blip r:embed="rId11">
                      <a:extLst/>
                    </a:blip>
                    <a:stretch>
                      <a:fillRect/>
                    </a:stretch>
                  </pic:blipFill>
                  <pic:spPr>
                    <a:xfrm>
                      <a:off x="0" y="0"/>
                      <a:ext cx="3621338" cy="2499577"/>
                    </a:xfrm>
                    <a:prstGeom prst="rect">
                      <a:avLst/>
                    </a:prstGeom>
                    <a:ln w="12700" cap="flat">
                      <a:noFill/>
                      <a:miter lim="400000"/>
                    </a:ln>
                    <a:effectLst/>
                  </pic:spPr>
                </pic:pic>
              </a:graphicData>
            </a:graphic>
          </wp:inline>
        </w:drawing>
      </w:r>
    </w:p>
    <w:p>
      <w:pPr>
        <w:pStyle w:val="Normal.0"/>
      </w:pPr>
    </w:p>
    <w:p>
      <w:pPr>
        <w:pStyle w:val="heading 2"/>
        <w:numPr>
          <w:ilvl w:val="1"/>
          <w:numId w:val="14"/>
        </w:numPr>
        <w:bidi w:val="0"/>
        <w:ind w:right="0"/>
        <w:jc w:val="left"/>
        <w:rPr>
          <w:rFonts w:ascii=".萍方-简" w:cs=".萍方-简" w:hAnsi=".萍方-简" w:eastAsia=".萍方-简"/>
          <w:rtl w:val="0"/>
          <w:lang w:val="en-US"/>
        </w:rPr>
      </w:pPr>
      <w:r>
        <w:rPr>
          <w:rFonts w:ascii=".萍方-简" w:cs=".萍方-简" w:hAnsi=".萍方-简" w:eastAsia=".萍方-简"/>
          <w:rtl w:val="0"/>
          <w:lang w:val="en-US"/>
        </w:rPr>
        <w:t>Mutual Chain</w:t>
      </w:r>
      <w:r>
        <w:rPr>
          <w:rFonts w:ascii="Calibri" w:cs="Calibri" w:hAnsi="Calibri" w:eastAsia="Calibri"/>
          <w:rtl w:val="0"/>
          <w:lang w:val="zh-TW" w:eastAsia="zh-TW"/>
        </w:rPr>
        <w:t>数字身份验证</w:t>
      </w:r>
    </w:p>
    <w:p>
      <w:pPr>
        <w:pStyle w:val="heading 3"/>
        <w:numPr>
          <w:ilvl w:val="2"/>
          <w:numId w:val="2"/>
        </w:numPr>
        <w:rPr>
          <w:lang w:val="zh-TW" w:eastAsia="zh-TW"/>
        </w:rPr>
      </w:pPr>
      <w:r>
        <w:rPr>
          <w:rFonts w:ascii="Calibri" w:cs="Calibri" w:hAnsi="Calibri" w:eastAsia="Calibri"/>
          <w:rtl w:val="0"/>
          <w:lang w:val="zh-TW" w:eastAsia="zh-TW"/>
        </w:rPr>
        <w:t>接入第三方身份证信息数据库公司，护照信息数据库服务公司</w:t>
      </w:r>
    </w:p>
    <w:p>
      <w:pPr>
        <w:pStyle w:val="heading 3"/>
        <w:numPr>
          <w:ilvl w:val="2"/>
          <w:numId w:val="2"/>
        </w:numPr>
        <w:rPr>
          <w:lang w:val="zh-TW" w:eastAsia="zh-TW"/>
        </w:rPr>
      </w:pPr>
      <w:r>
        <w:rPr>
          <w:rFonts w:ascii="Calibri" w:cs="Calibri" w:hAnsi="Calibri" w:eastAsia="Calibri"/>
          <w:rtl w:val="0"/>
          <w:lang w:val="zh-TW" w:eastAsia="zh-TW"/>
        </w:rPr>
        <w:t>（设计）讲身份验证用着互助链上的理论和功能逻辑描述清楚</w:t>
      </w:r>
    </w:p>
    <w:p>
      <w:pPr>
        <w:pStyle w:val="heading 3"/>
        <w:numPr>
          <w:ilvl w:val="2"/>
          <w:numId w:val="2"/>
        </w:numPr>
        <w:rPr>
          <w:lang w:val="zh-TW" w:eastAsia="zh-TW"/>
        </w:rPr>
      </w:pPr>
      <w:r>
        <w:rPr>
          <w:rFonts w:ascii="Calibri" w:cs="Calibri" w:hAnsi="Calibri" w:eastAsia="Calibri"/>
          <w:rtl w:val="0"/>
          <w:lang w:val="zh-TW" w:eastAsia="zh-TW"/>
        </w:rPr>
        <w:t>流程：</w:t>
      </w:r>
      <w:r>
        <w:rPr>
          <w:rFonts w:ascii="Arial" w:hAnsi="Arial"/>
          <w:rtl w:val="0"/>
          <w:lang w:val="en-US"/>
        </w:rPr>
        <w:t xml:space="preserve"> </w:t>
      </w:r>
      <w:r>
        <w:rPr>
          <w:rFonts w:ascii="Calibri" w:cs="Calibri" w:hAnsi="Calibri" w:eastAsia="Calibri"/>
          <w:rtl w:val="0"/>
          <w:lang w:val="zh-TW" w:eastAsia="zh-TW"/>
        </w:rPr>
        <w:t>引入身份信息</w:t>
      </w:r>
      <w:r>
        <w:rPr>
          <w:rFonts w:ascii="Arial" w:hAnsi="Arial" w:hint="default"/>
          <w:rtl w:val="0"/>
          <w:lang w:val="en-US"/>
        </w:rPr>
        <w:t>—</w:t>
      </w:r>
      <w:r>
        <w:rPr>
          <w:rFonts w:ascii="Arial" w:hAnsi="Arial"/>
          <w:rtl w:val="0"/>
          <w:lang w:val="en-US"/>
        </w:rPr>
        <w:t>&gt;</w:t>
      </w:r>
      <w:r>
        <w:rPr>
          <w:rFonts w:ascii="Calibri" w:cs="Calibri" w:hAnsi="Calibri" w:eastAsia="Calibri"/>
          <w:rtl w:val="0"/>
          <w:lang w:val="zh-TW" w:eastAsia="zh-TW"/>
        </w:rPr>
        <w:t>链上身份</w:t>
      </w:r>
      <w:r>
        <w:rPr>
          <w:rFonts w:ascii="Arial" w:hAnsi="Arial"/>
          <w:rtl w:val="0"/>
          <w:lang w:val="en-US"/>
        </w:rPr>
        <w:t>ID</w:t>
      </w:r>
      <w:r>
        <w:rPr>
          <w:rFonts w:ascii="Arial" w:hAnsi="Arial" w:hint="default"/>
          <w:rtl w:val="0"/>
          <w:lang w:val="en-US"/>
        </w:rPr>
        <w:t>—</w:t>
      </w:r>
      <w:r>
        <w:rPr>
          <w:rFonts w:ascii="Arial" w:hAnsi="Arial"/>
          <w:rtl w:val="0"/>
          <w:lang w:val="en-US"/>
        </w:rPr>
        <w:t xml:space="preserve">&gt; </w:t>
      </w:r>
      <w:r>
        <w:rPr>
          <w:rFonts w:ascii="Calibri" w:cs="Calibri" w:hAnsi="Calibri" w:eastAsia="Calibri"/>
          <w:rtl w:val="0"/>
          <w:lang w:val="zh-TW" w:eastAsia="zh-TW"/>
        </w:rPr>
        <w:t>校验</w:t>
      </w:r>
      <w:r>
        <w:rPr>
          <w:rFonts w:ascii="Arial" w:hAnsi="Arial"/>
          <w:rtl w:val="0"/>
          <w:lang w:val="en-US"/>
        </w:rPr>
        <w:t>/</w:t>
      </w:r>
      <w:r>
        <w:rPr>
          <w:rFonts w:ascii="Calibri" w:cs="Calibri" w:hAnsi="Calibri" w:eastAsia="Calibri"/>
          <w:rtl w:val="0"/>
          <w:lang w:val="zh-TW" w:eastAsia="zh-TW"/>
        </w:rPr>
        <w:t>发证</w:t>
      </w:r>
    </w:p>
    <w:p>
      <w:pPr>
        <w:pStyle w:val="Normal.0"/>
      </w:pPr>
    </w:p>
    <w:p>
      <w:pPr>
        <w:pStyle w:val="Normal.0"/>
      </w:pPr>
    </w:p>
    <w:p>
      <w:pPr>
        <w:pStyle w:val="Normal.0"/>
      </w:pPr>
    </w:p>
    <w:p>
      <w:pPr>
        <w:pStyle w:val="Normal.0"/>
      </w:pPr>
    </w:p>
    <w:p>
      <w:pPr>
        <w:pStyle w:val="heading 1"/>
        <w:numPr>
          <w:ilvl w:val="0"/>
          <w:numId w:val="15"/>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应用场景分析及流程架构</w:t>
      </w:r>
    </w:p>
    <w:p>
      <w:pPr>
        <w:pStyle w:val="heading 2"/>
        <w:numPr>
          <w:ilvl w:val="1"/>
          <w:numId w:val="2"/>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保险应用场景角色概述</w:t>
      </w:r>
    </w:p>
    <w:p>
      <w:pPr>
        <w:pStyle w:val="Normal.0"/>
        <w:rPr>
          <w:rFonts w:ascii=".萍方-简" w:cs=".萍方-简" w:hAnsi=".萍方-简" w:eastAsia=".萍方-简"/>
        </w:rPr>
      </w:pPr>
      <w:r>
        <w:rPr>
          <w:rFonts w:ascii="Calibri" w:cs="Calibri" w:hAnsi="Calibri" w:eastAsia="Calibri"/>
          <w:rtl w:val="0"/>
          <w:lang w:val="zh-TW" w:eastAsia="zh-TW"/>
        </w:rPr>
        <w:t>相互链（</w:t>
      </w:r>
      <w:r>
        <w:rPr>
          <w:rFonts w:ascii=".萍方-简" w:cs=".萍方-简" w:hAnsi=".萍方-简" w:eastAsia=".萍方-简"/>
          <w:rtl w:val="0"/>
          <w:lang w:val="en-US"/>
        </w:rPr>
        <w:t>Mutual Chain</w:t>
      </w:r>
      <w:r>
        <w:rPr>
          <w:rFonts w:ascii="Calibri" w:cs="Calibri" w:hAnsi="Calibri" w:eastAsia="Calibri"/>
          <w:rtl w:val="0"/>
          <w:lang w:val="zh-TW" w:eastAsia="zh-TW"/>
        </w:rPr>
        <w:t>）利用社会资本，信任网络来创建一个参与者都能启动和支持的相互金融产品和服务。</w:t>
      </w:r>
    </w:p>
    <w:p>
      <w:pPr>
        <w:pStyle w:val="Normal.0"/>
        <w:rPr>
          <w:rFonts w:ascii=".萍方-简" w:cs=".萍方-简" w:hAnsi=".萍方-简" w:eastAsia=".萍方-简"/>
        </w:rPr>
      </w:pPr>
      <w:r>
        <w:rPr>
          <w:rFonts w:ascii="Calibri" w:cs="Calibri" w:hAnsi="Calibri" w:eastAsia="Calibri"/>
          <w:rtl w:val="0"/>
          <w:lang w:val="zh-TW" w:eastAsia="zh-TW"/>
        </w:rPr>
        <w:t>大多数的草根阶层因为收入，工作环境和生活环境无法接触到保险产品可以带</w:t>
      </w:r>
      <w:r>
        <w:rPr>
          <w:rFonts w:ascii=".萍方-简" w:cs=".萍方-简" w:hAnsi=".萍方-简" w:eastAsia=".萍方-简"/>
          <w:rtl w:val="0"/>
          <w:lang w:val="en-US"/>
        </w:rPr>
        <w:t xml:space="preserve"> </w:t>
      </w:r>
      <w:r>
        <w:rPr>
          <w:rFonts w:ascii="Calibri" w:cs="Calibri" w:hAnsi="Calibri" w:eastAsia="Calibri"/>
          <w:rtl w:val="0"/>
          <w:lang w:val="zh-TW" w:eastAsia="zh-TW"/>
        </w:rPr>
        <w:t>来的保障和收益。这些未受到保险覆盖的民众在突发意外事件中是最无助，也是受影响最大。他们一直在寻求可以替代的保险金融解决方案。今天的保险公司在社会中扮演着重要的角色。由于保险公司作为可以信任的第三方，即使他们提供无差异的保险产品，也可以获得丰厚的利润和蓬勃发展。通过可信任第三方的其他替代方法，可以帮助改进集中式中介机构所带来的低效率，高成本等问题，从而形成一个更具有包容性的普惠金融体系，到达人人可以获得基于公平的相互链社区定价的保险产品。商业化保险追求利益最大化，特别是那些最需要的人，体现为运营成本高。政府提供的社会保险，医疗保险和失业保险，无法为草根阶层提供足够的保障。公益帮助因为透明度和信任度的缺乏而无法有效推广。相互金融基础架构已经在传统的社会中建立过，比如：互助会。互助会发起人需要有足够的信用发起互助保险产品。我们的平台提供了对于发起人和互助会员零信任成本的接入。但是，发起人问题一直是互助保险的痛点，如何高效快速的让每个保单持有人参与投资决策，是区块链保险的一个优势，可以保证投资每个保单持有者有投票权。互助保险的发起人就相当于定义一个保险合约，这个合约包括属性（保险分类：健康险，意外险，财产险），条约内容（举例：期限，额度，被保主体）和执行方式（举例：兑付方式</w:t>
      </w:r>
      <w:r>
        <w:rPr>
          <w:rFonts w:ascii=".萍方-简" w:cs=".萍方-简" w:hAnsi=".萍方-简" w:eastAsia=".萍方-简"/>
          <w:rtl w:val="0"/>
          <w:lang w:val="en-US"/>
        </w:rPr>
        <w:t>--</w:t>
      </w:r>
      <w:r>
        <w:rPr>
          <w:rFonts w:ascii="Calibri" w:cs="Calibri" w:hAnsi="Calibri" w:eastAsia="Calibri"/>
          <w:rtl w:val="0"/>
          <w:lang w:val="zh-TW" w:eastAsia="zh-TW"/>
        </w:rPr>
        <w:t>保险方式和</w:t>
      </w:r>
      <w:r>
        <w:rPr>
          <w:rFonts w:ascii=".萍方-简" w:cs=".萍方-简" w:hAnsi=".萍方-简" w:eastAsia=".萍方-简"/>
          <w:rtl w:val="0"/>
          <w:lang w:val="en-US"/>
        </w:rPr>
        <w:t>Token</w:t>
      </w:r>
      <w:r>
        <w:rPr>
          <w:rFonts w:ascii="Calibri" w:cs="Calibri" w:hAnsi="Calibri" w:eastAsia="Calibri"/>
          <w:rtl w:val="0"/>
          <w:lang w:val="zh-TW" w:eastAsia="zh-TW"/>
        </w:rPr>
        <w:t>的结合），参与者相当于加入并为这个合约买单，通过在相互链上的智能合约执行来完成</w:t>
      </w:r>
      <w:r>
        <w:rPr>
          <w:rFonts w:ascii="Calibri" w:cs="Calibri" w:hAnsi="Calibri" w:eastAsia="Calibri"/>
          <w:color w:val="ff0000"/>
          <w:u w:color="ff0000"/>
          <w:rtl w:val="0"/>
          <w:lang w:val="zh-TW" w:eastAsia="zh-TW"/>
        </w:rPr>
        <w:t>（画一个功能流程图）</w:t>
      </w:r>
      <w:r>
        <w:rPr>
          <w:rFonts w:ascii="Calibri" w:cs="Calibri" w:hAnsi="Calibri" w:eastAsia="Calibri"/>
          <w:rtl w:val="0"/>
          <w:lang w:val="zh-TW" w:eastAsia="zh-TW"/>
        </w:rPr>
        <w:t>。相互链前期主要解决已有的互助组织的问题，帮助他们更好的实现。相互链平台给用户一个定义不同属性合约的能力，并且通过绑定参与者和流通赋予这个合约。区块链在技术上通过共识建立了信用，传递价值。相互链就是实体社会的区块链，也是共识，信任和价值。</w:t>
      </w:r>
    </w:p>
    <w:p>
      <w:pPr>
        <w:pStyle w:val="Normal.0"/>
        <w:rPr>
          <w:rFonts w:ascii="SimSun" w:cs="SimSun" w:hAnsi="SimSun" w:eastAsia="SimSun"/>
          <w:color w:val="ff0000"/>
          <w:sz w:val="19"/>
          <w:szCs w:val="19"/>
          <w:u w:color="ff0000"/>
          <w:shd w:val="clear" w:color="auto" w:fill="ffffff"/>
        </w:rPr>
      </w:pPr>
      <w:r>
        <w:rPr>
          <w:rFonts w:ascii="Calibri" w:cs="Calibri" w:hAnsi="Calibri" w:eastAsia="Calibri"/>
          <w:color w:val="ff0000"/>
          <w:sz w:val="19"/>
          <w:szCs w:val="19"/>
          <w:u w:color="ff0000"/>
          <w:shd w:val="clear" w:color="auto" w:fill="ffffff"/>
          <w:rtl w:val="0"/>
          <w:lang w:val="zh-TW" w:eastAsia="zh-TW"/>
        </w:rPr>
        <w:t>（延展一下，相互链上，相互保险应用场景和</w:t>
      </w:r>
      <w:r>
        <w:rPr>
          <w:rFonts w:ascii="SimSun" w:cs="SimSun" w:hAnsi="SimSun" w:eastAsia="SimSun"/>
          <w:color w:val="ff0000"/>
          <w:sz w:val="19"/>
          <w:szCs w:val="19"/>
          <w:u w:color="ff0000"/>
          <w:shd w:val="clear" w:color="auto" w:fill="ffffff"/>
          <w:rtl w:val="0"/>
          <w:lang w:val="en-US"/>
        </w:rPr>
        <w:t>Token</w:t>
      </w:r>
      <w:r>
        <w:rPr>
          <w:rFonts w:ascii="Calibri" w:cs="Calibri" w:hAnsi="Calibri" w:eastAsia="Calibri"/>
          <w:color w:val="ff0000"/>
          <w:sz w:val="19"/>
          <w:szCs w:val="19"/>
          <w:u w:color="ff0000"/>
          <w:shd w:val="clear" w:color="auto" w:fill="ffffff"/>
          <w:rtl w:val="0"/>
          <w:lang w:val="zh-TW" w:eastAsia="zh-TW"/>
        </w:rPr>
        <w:t>的使用相结合；梳理出一个在相互链上，</w:t>
      </w:r>
      <w:r>
        <w:rPr>
          <w:rFonts w:ascii="SimSun" w:cs="SimSun" w:hAnsi="SimSun" w:eastAsia="SimSun"/>
          <w:color w:val="ff0000"/>
          <w:sz w:val="19"/>
          <w:szCs w:val="19"/>
          <w:u w:color="ff0000"/>
          <w:shd w:val="clear" w:color="auto" w:fill="ffffff"/>
          <w:rtl w:val="0"/>
          <w:lang w:val="en-US"/>
        </w:rPr>
        <w:t>Token</w:t>
      </w:r>
      <w:r>
        <w:rPr>
          <w:rFonts w:ascii="Calibri" w:cs="Calibri" w:hAnsi="Calibri" w:eastAsia="Calibri"/>
          <w:color w:val="ff0000"/>
          <w:sz w:val="19"/>
          <w:szCs w:val="19"/>
          <w:u w:color="ff0000"/>
          <w:shd w:val="clear" w:color="auto" w:fill="ffffff"/>
          <w:rtl w:val="0"/>
          <w:lang w:val="zh-TW" w:eastAsia="zh-TW"/>
        </w:rPr>
        <w:t>的使用流程图）</w:t>
      </w:r>
    </w:p>
    <w:p>
      <w:pPr>
        <w:pStyle w:val="Normal.0"/>
        <w:rPr>
          <w:rFonts w:ascii=".萍方-简" w:cs=".萍方-简" w:hAnsi=".萍方-简" w:eastAsia=".萍方-简"/>
        </w:rPr>
      </w:pPr>
      <w:r>
        <w:rPr>
          <w:rFonts w:ascii="Calibri" w:cs="Calibri" w:hAnsi="Calibri" w:eastAsia="Calibri"/>
          <w:rtl w:val="0"/>
          <w:lang w:val="zh-TW" w:eastAsia="zh-TW"/>
        </w:rPr>
        <w:t>通过借鉴社区金融保险的凝合力和高效性，利用个人的信用和社会关系，我们可以重新定义互助保险形式。</w:t>
      </w:r>
      <w:r>
        <w:rPr>
          <w:rFonts w:ascii=".萍方-简" w:cs=".萍方-简" w:hAnsi=".萍方-简" w:eastAsia=".萍方-简"/>
          <w:rtl w:val="0"/>
          <w:lang w:val="en-US"/>
        </w:rPr>
        <w:t xml:space="preserve"> </w:t>
      </w:r>
      <w:r>
        <w:rPr>
          <w:rFonts w:ascii="Calibri" w:cs="Calibri" w:hAnsi="Calibri" w:eastAsia="Calibri"/>
          <w:rtl w:val="0"/>
          <w:lang w:val="zh-TW" w:eastAsia="zh-TW"/>
        </w:rPr>
        <w:t>当然，我们的产品和研究总是在进行中。</w:t>
      </w:r>
      <w:r>
        <w:rPr>
          <w:rFonts w:ascii=".萍方-简" w:cs=".萍方-简" w:hAnsi=".萍方-简" w:eastAsia=".萍方-简"/>
          <w:rtl w:val="0"/>
          <w:lang w:val="en-US"/>
        </w:rPr>
        <w:t xml:space="preserve"> </w:t>
      </w:r>
      <w:r>
        <w:rPr>
          <w:rFonts w:ascii="Calibri" w:cs="Calibri" w:hAnsi="Calibri" w:eastAsia="Calibri"/>
          <w:rtl w:val="0"/>
          <w:lang w:val="zh-TW" w:eastAsia="zh-TW"/>
        </w:rPr>
        <w:t>我们欢迎来自社区的意见，问题和想法并予以改进。相互链正在开发一个以社会资本，信托网络，区块链技术为动力的新型金融平台。同时我</w:t>
      </w:r>
      <w:r>
        <w:rPr>
          <w:rFonts w:ascii=".萍方-简" w:cs=".萍方-简" w:hAnsi=".萍方-简" w:eastAsia=".萍方-简"/>
          <w:rtl w:val="0"/>
          <w:lang w:val="en-US"/>
        </w:rPr>
        <w:t xml:space="preserve"> </w:t>
      </w:r>
      <w:r>
        <w:rPr>
          <w:rFonts w:ascii="Calibri" w:cs="Calibri" w:hAnsi="Calibri" w:eastAsia="Calibri"/>
          <w:rtl w:val="0"/>
          <w:lang w:val="zh-TW" w:eastAsia="zh-TW"/>
        </w:rPr>
        <w:t>们也会集成相互币的使用。这些代币具有加密货币的可交易品质，对于参与者广泛采用是至关重要的，而且它们可以与法定货币对应交换。相互链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cs=".萍方-简" w:hAnsi=".萍方-简" w:eastAsia=".萍方-简"/>
          <w:rtl w:val="0"/>
          <w:lang w:val="en-US"/>
        </w:rPr>
        <w:t xml:space="preserve">, </w:t>
      </w:r>
      <w:r>
        <w:rPr>
          <w:rFonts w:ascii="Calibri" w:cs="Calibri" w:hAnsi="Calibri" w:eastAsia="Calibri"/>
          <w:rtl w:val="0"/>
          <w:lang w:val="zh-TW" w:eastAsia="zh-TW"/>
        </w:rPr>
        <w:t>为其他成员提供担保的能力，并可以与社交圈外的人建立信任。</w:t>
      </w:r>
      <w:r>
        <w:rPr>
          <w:rFonts w:ascii=".萍方-简" w:cs=".萍方-简" w:hAnsi=".萍方-简" w:eastAsia=".萍方-简"/>
          <w:rtl w:val="0"/>
          <w:lang w:val="en-US"/>
        </w:rPr>
        <w:t xml:space="preserve"> </w:t>
      </w:r>
      <w:r>
        <w:rPr>
          <w:rFonts w:ascii="Calibri" w:cs="Calibri" w:hAnsi="Calibri" w:eastAsia="Calibri"/>
          <w:rtl w:val="0"/>
          <w:lang w:val="zh-TW" w:eastAsia="zh-TW"/>
        </w:rPr>
        <w:t>基于问责的集体行为效应远远大于个人行为效果。而且平台可以消除繁琐的官僚手续，减少欺诈，降低违约率。相互链通过基于数学研究，博弈理论，统计学和精算模型，以及计算模拟，将确保适当的激励措施符合所有各方利益。</w:t>
      </w:r>
    </w:p>
    <w:p>
      <w:pPr>
        <w:pStyle w:val="Normal.0"/>
        <w:rPr>
          <w:rFonts w:ascii=".萍方-简" w:cs=".萍方-简" w:hAnsi=".萍方-简" w:eastAsia=".萍方-简"/>
        </w:rPr>
      </w:pPr>
    </w:p>
    <w:p>
      <w:pPr>
        <w:pStyle w:val="Normal.0"/>
        <w:rPr>
          <w:rFonts w:ascii=".萍方-简" w:cs=".萍方-简" w:hAnsi=".萍方-简" w:eastAsia=".萍方-简"/>
        </w:rPr>
      </w:pPr>
      <w:r>
        <w:rPr>
          <w:rFonts w:ascii="Calibri" w:cs="Calibri" w:hAnsi="Calibri" w:eastAsia="Calibri"/>
          <w:rtl w:val="0"/>
          <w:lang w:val="zh-TW" w:eastAsia="zh-TW"/>
        </w:rPr>
        <w:t>相互链平台保险的执行方式，比如保险产品一旦绑定了参与方，智能合约会定期从参与方账户扣币，当参与方提出理赔申请，一旦满足预先定义的理赔条件，并所有参与方同意，机器逻辑自动从发起人扣币。如果是信贷合同的执行方式，包括贷款扣币，还款扣币以及利息扣币等等，这些都通过智能合约的执行和参与方验证交易，相互链在用户端就是建立一个可以发起和执行这些内容的工具。详细的流程，架构以及应用场景描述，请参考附录</w:t>
      </w:r>
      <w:r>
        <w:rPr>
          <w:rFonts w:ascii=".萍方-简" w:cs=".萍方-简" w:hAnsi=".萍方-简" w:eastAsia=".萍方-简"/>
          <w:rtl w:val="0"/>
          <w:lang w:val="en-US"/>
        </w:rPr>
        <w:t>15.1.1</w:t>
      </w:r>
    </w:p>
    <w:p>
      <w:pPr>
        <w:pStyle w:val="Normal.0"/>
        <w:rPr>
          <w:rFonts w:ascii=".萍方-简" w:cs=".萍方-简" w:hAnsi=".萍方-简" w:eastAsia=".萍方-简"/>
        </w:rPr>
      </w:pPr>
      <w:r>
        <w:rPr>
          <w:rFonts w:ascii="Calibri" w:cs="Calibri" w:hAnsi="Calibri" w:eastAsia="Calibri"/>
          <w:rtl w:val="0"/>
          <w:lang w:val="zh-TW" w:eastAsia="zh-TW"/>
        </w:rPr>
        <w:t>相互链还有其他若干应用场景，比如说商业和个人房地产贷款审批以及投资方案，详情可以参阅附录</w:t>
      </w:r>
      <w:r>
        <w:rPr>
          <w:rFonts w:ascii=".萍方-简" w:cs=".萍方-简" w:hAnsi=".萍方-简" w:eastAsia=".萍方-简"/>
          <w:rtl w:val="0"/>
          <w:lang w:val="en-US"/>
        </w:rPr>
        <w:t>15.1.2</w:t>
      </w:r>
    </w:p>
    <w:p>
      <w:pPr>
        <w:pStyle w:val="Normal.0"/>
        <w:rPr>
          <w:rFonts w:ascii=".萍方-简" w:cs=".萍方-简" w:hAnsi=".萍方-简" w:eastAsia=".萍方-简"/>
        </w:rPr>
      </w:pPr>
    </w:p>
    <w:p>
      <w:pPr>
        <w:pStyle w:val="Normal.0"/>
      </w:pPr>
      <w:r>
        <w:drawing>
          <wp:inline distT="0" distB="0" distL="0" distR="0">
            <wp:extent cx="5943600" cy="4497071"/>
            <wp:effectExtent l="0" t="0" r="0" b="0"/>
            <wp:docPr id="1073741833" name="officeArt object" descr="MChain_BModel.png"/>
            <wp:cNvGraphicFramePr/>
            <a:graphic xmlns:a="http://schemas.openxmlformats.org/drawingml/2006/main">
              <a:graphicData uri="http://schemas.openxmlformats.org/drawingml/2006/picture">
                <pic:pic xmlns:pic="http://schemas.openxmlformats.org/drawingml/2006/picture">
                  <pic:nvPicPr>
                    <pic:cNvPr id="1073741833" name="MChain_BModel.png" descr="MChain_BModel.png"/>
                    <pic:cNvPicPr>
                      <a:picLocks noChangeAspect="1"/>
                    </pic:cNvPicPr>
                  </pic:nvPicPr>
                  <pic:blipFill>
                    <a:blip r:embed="rId12">
                      <a:extLst/>
                    </a:blip>
                    <a:stretch>
                      <a:fillRect/>
                    </a:stretch>
                  </pic:blipFill>
                  <pic:spPr>
                    <a:xfrm>
                      <a:off x="0" y="0"/>
                      <a:ext cx="5943600" cy="4497071"/>
                    </a:xfrm>
                    <a:prstGeom prst="rect">
                      <a:avLst/>
                    </a:prstGeom>
                    <a:ln w="12700" cap="flat">
                      <a:noFill/>
                      <a:miter lim="400000"/>
                    </a:ln>
                    <a:effectLst/>
                  </pic:spPr>
                </pic:pic>
              </a:graphicData>
            </a:graphic>
          </wp:inline>
        </w:drawing>
      </w:r>
    </w:p>
    <w:p>
      <w:pPr>
        <w:pStyle w:val="UsageNotes"/>
        <w:spacing w:after="120" w:line="240" w:lineRule="auto"/>
        <w:ind w:left="1440" w:firstLine="0"/>
        <w:jc w:val="center"/>
        <w:rPr>
          <w:rFonts w:ascii="Arial" w:cs="Arial" w:hAnsi="Arial" w:eastAsia="Arial"/>
          <w:i w:val="0"/>
          <w:iCs w:val="0"/>
          <w:color w:val="000000"/>
          <w:sz w:val="20"/>
          <w:szCs w:val="20"/>
          <w:u w:color="000000"/>
        </w:rPr>
      </w:pPr>
    </w:p>
    <w:p>
      <w:pPr>
        <w:pStyle w:val="heading 2"/>
      </w:pPr>
      <w:r>
        <w:rPr>
          <w:rFonts w:ascii="Arial Unicode MS" w:cs="Arial Unicode MS" w:hAnsi="Arial Unicode MS" w:eastAsia="Arial Unicode MS"/>
          <w:b w:val="0"/>
          <w:bCs w:val="0"/>
          <w:i w:val="0"/>
          <w:iCs w:val="0"/>
          <w:sz w:val="20"/>
          <w:szCs w:val="20"/>
        </w:rPr>
        <w:br w:type="page"/>
      </w:r>
    </w:p>
    <w:p>
      <w:pPr>
        <w:pStyle w:val="heading 2"/>
        <w:numPr>
          <w:ilvl w:val="1"/>
          <w:numId w:val="16"/>
        </w:numPr>
        <w:rPr>
          <w:lang w:val="zh-TW" w:eastAsia="zh-TW"/>
        </w:rPr>
      </w:pPr>
      <w:r>
        <w:rPr>
          <w:rFonts w:ascii="Calibri" w:cs="Calibri" w:hAnsi="Calibri" w:eastAsia="Calibri"/>
          <w:rtl w:val="0"/>
          <w:lang w:val="zh-TW" w:eastAsia="zh-TW"/>
        </w:rPr>
        <w:t>互助保险应用承保逻辑</w:t>
      </w:r>
    </w:p>
    <w:p>
      <w:pPr>
        <w:pStyle w:val="Normal.0"/>
        <w:jc w:val="center"/>
      </w:pPr>
      <w:r>
        <w:drawing>
          <wp:inline distT="0" distB="0" distL="0" distR="0">
            <wp:extent cx="4514400" cy="3402108"/>
            <wp:effectExtent l="0" t="0" r="0" b="0"/>
            <wp:docPr id="1073741834" name="officeArt object" descr="Picture 2"/>
            <wp:cNvGraphicFramePr/>
            <a:graphic xmlns:a="http://schemas.openxmlformats.org/drawingml/2006/main">
              <a:graphicData uri="http://schemas.openxmlformats.org/drawingml/2006/picture">
                <pic:pic xmlns:pic="http://schemas.openxmlformats.org/drawingml/2006/picture">
                  <pic:nvPicPr>
                    <pic:cNvPr id="1073741834" name="Picture 2" descr="Picture 2"/>
                    <pic:cNvPicPr>
                      <a:picLocks noChangeAspect="1"/>
                    </pic:cNvPicPr>
                  </pic:nvPicPr>
                  <pic:blipFill>
                    <a:blip r:embed="rId13">
                      <a:extLst/>
                    </a:blip>
                    <a:stretch>
                      <a:fillRect/>
                    </a:stretch>
                  </pic:blipFill>
                  <pic:spPr>
                    <a:xfrm>
                      <a:off x="0" y="0"/>
                      <a:ext cx="4514400" cy="3402108"/>
                    </a:xfrm>
                    <a:prstGeom prst="rect">
                      <a:avLst/>
                    </a:prstGeom>
                    <a:ln w="12700" cap="flat">
                      <a:noFill/>
                      <a:miter lim="400000"/>
                    </a:ln>
                    <a:effectLst/>
                  </pic:spPr>
                </pic:pic>
              </a:graphicData>
            </a:graphic>
          </wp:inline>
        </w:drawing>
      </w:r>
    </w:p>
    <w:p>
      <w:pPr>
        <w:pStyle w:val="List Paragraph"/>
        <w:numPr>
          <w:ilvl w:val="0"/>
          <w:numId w:val="18"/>
        </w:numPr>
        <w:jc w:val="both"/>
        <w:rPr>
          <w:lang w:val="zh-TW" w:eastAsia="zh-TW"/>
        </w:rPr>
      </w:pPr>
      <w:r>
        <w:rPr>
          <w:rFonts w:ascii="Calibri" w:cs="Calibri" w:hAnsi="Calibri" w:eastAsia="Calibri"/>
          <w:rtl w:val="0"/>
          <w:lang w:val="zh-TW" w:eastAsia="zh-TW"/>
        </w:rPr>
        <w:t>一级数据：只包括年龄，性别，电子钱包地址，受益人年龄，性别，及其电子钱包地址。对于一级数据的新账号，我们只允许其受益人及其接受的代币用于支付新账户或者新保单，而不允许将代币转换为现金。</w:t>
      </w:r>
    </w:p>
    <w:p>
      <w:pPr>
        <w:pStyle w:val="List Paragraph"/>
        <w:numPr>
          <w:ilvl w:val="0"/>
          <w:numId w:val="18"/>
        </w:numPr>
        <w:jc w:val="both"/>
        <w:rPr>
          <w:lang w:val="zh-TW" w:eastAsia="zh-TW"/>
        </w:rPr>
      </w:pPr>
      <w:r>
        <w:rPr>
          <w:rFonts w:ascii="Calibri" w:cs="Calibri" w:hAnsi="Calibri" w:eastAsia="Calibri"/>
          <w:rtl w:val="0"/>
          <w:lang w:val="zh-TW" w:eastAsia="zh-TW"/>
        </w:rPr>
        <w:t>二级数据：包括身份证明，法定名字，联系电话，微信账户，</w:t>
      </w:r>
      <w:r>
        <w:rPr>
          <w:rtl w:val="0"/>
          <w:lang w:val="en-US"/>
        </w:rPr>
        <w:t>QQ</w:t>
      </w:r>
      <w:r>
        <w:rPr>
          <w:rFonts w:ascii="Calibri" w:cs="Calibri" w:hAnsi="Calibri" w:eastAsia="Calibri"/>
          <w:rtl w:val="0"/>
          <w:lang w:val="zh-TW" w:eastAsia="zh-TW"/>
        </w:rPr>
        <w:t>账户，银行账户；以及受益人的法定名字，联系电话，身份证明等等。我们将会根据死亡证明进行赔偿，并允许受益人直接将代币转换为现。</w:t>
      </w:r>
    </w:p>
    <w:p>
      <w:pPr>
        <w:pStyle w:val="List Paragraph"/>
        <w:numPr>
          <w:ilvl w:val="0"/>
          <w:numId w:val="19"/>
        </w:numPr>
        <w:jc w:val="both"/>
        <w:rPr>
          <w:lang w:val="zh-TW" w:eastAsia="zh-TW"/>
        </w:rPr>
      </w:pPr>
      <w:r>
        <w:rPr>
          <w:rFonts w:ascii="Calibri" w:cs="Calibri" w:hAnsi="Calibri" w:eastAsia="Calibri"/>
          <w:rtl w:val="0"/>
          <w:lang w:val="zh-TW" w:eastAsia="zh-TW"/>
        </w:rPr>
        <w:t>承保计算引擎需要的信息源包括：新注册账户信息，相互链上已有信息，以及</w:t>
      </w:r>
      <w:r>
        <w:rPr>
          <w:rtl w:val="0"/>
          <w:lang w:val="en-US"/>
        </w:rPr>
        <w:t xml:space="preserve">Mchain.io </w:t>
      </w:r>
      <w:r>
        <w:rPr>
          <w:rFonts w:ascii="Calibri" w:cs="Calibri" w:hAnsi="Calibri" w:eastAsia="Calibri"/>
          <w:rtl w:val="0"/>
          <w:lang w:val="zh-TW" w:eastAsia="zh-TW"/>
        </w:rPr>
        <w:t>数据库中的信息。请注意，我们将只会将非常有限的保密信息放在区块链上，并会设计自己的加密系统来存储并与区块链交互其余的隐私信息。承保计算引擎其本质上是一个价格精算系统。</w:t>
      </w:r>
    </w:p>
    <w:p>
      <w:pPr>
        <w:pStyle w:val="heading 2"/>
        <w:numPr>
          <w:ilvl w:val="1"/>
          <w:numId w:val="20"/>
        </w:numPr>
        <w:rPr>
          <w:lang w:val="zh-TW" w:eastAsia="zh-TW"/>
        </w:rPr>
      </w:pPr>
      <w:r>
        <w:rPr>
          <w:rFonts w:ascii="Calibri" w:cs="Calibri" w:hAnsi="Calibri" w:eastAsia="Calibri"/>
          <w:rtl w:val="0"/>
          <w:lang w:val="zh-TW" w:eastAsia="zh-TW"/>
        </w:rPr>
        <w:t>互助保险应用理赔逻辑</w:t>
      </w:r>
    </w:p>
    <w:p>
      <w:pPr>
        <w:pStyle w:val="List Paragraph"/>
        <w:numPr>
          <w:ilvl w:val="0"/>
          <w:numId w:val="22"/>
        </w:numPr>
        <w:rPr>
          <w:lang w:val="zh-TW" w:eastAsia="zh-TW"/>
        </w:rPr>
      </w:pPr>
      <w:r>
        <w:rPr>
          <w:rFonts w:ascii="Calibri" w:cs="Calibri" w:hAnsi="Calibri" w:eastAsia="Calibri"/>
          <w:rtl w:val="0"/>
          <w:lang w:val="zh-TW" w:eastAsia="zh-TW"/>
        </w:rPr>
        <w:t>所有的理赔信息保存在平台中心服务器而不是放在相互链上；</w:t>
      </w:r>
    </w:p>
    <w:p>
      <w:pPr>
        <w:pStyle w:val="List Paragraph"/>
        <w:numPr>
          <w:ilvl w:val="0"/>
          <w:numId w:val="22"/>
        </w:numPr>
        <w:rPr>
          <w:lang w:val="zh-TW" w:eastAsia="zh-TW"/>
        </w:rPr>
      </w:pPr>
      <w:r>
        <w:rPr>
          <w:rFonts w:ascii="Calibri" w:cs="Calibri" w:hAnsi="Calibri" w:eastAsia="Calibri"/>
          <w:rtl w:val="0"/>
          <w:lang w:val="zh-TW" w:eastAsia="zh-TW"/>
        </w:rPr>
        <w:t>相互链保险平台</w:t>
      </w:r>
      <w:r>
        <w:rPr>
          <w:rtl w:val="0"/>
          <w:lang w:val="en-US"/>
        </w:rPr>
        <w:t>MChain.io</w:t>
      </w:r>
      <w:r>
        <w:rPr>
          <w:rFonts w:ascii="Calibri" w:cs="Calibri" w:hAnsi="Calibri" w:eastAsia="Calibri"/>
          <w:rtl w:val="0"/>
          <w:lang w:val="zh-TW" w:eastAsia="zh-TW"/>
        </w:rPr>
        <w:t>必须是唯一能决定哪些信息能上链的机构。</w:t>
      </w:r>
    </w:p>
    <w:p>
      <w:pPr>
        <w:pStyle w:val="Normal.0"/>
      </w:pPr>
    </w:p>
    <w:p>
      <w:pPr>
        <w:pStyle w:val="Normal.0"/>
        <w:jc w:val="center"/>
      </w:pPr>
      <w:r>
        <w:drawing>
          <wp:inline distT="0" distB="0" distL="0" distR="0">
            <wp:extent cx="5345665" cy="3133725"/>
            <wp:effectExtent l="0" t="0" r="0" b="0"/>
            <wp:docPr id="1073741835" name="officeArt object" descr="claim.png"/>
            <wp:cNvGraphicFramePr/>
            <a:graphic xmlns:a="http://schemas.openxmlformats.org/drawingml/2006/main">
              <a:graphicData uri="http://schemas.openxmlformats.org/drawingml/2006/picture">
                <pic:pic xmlns:pic="http://schemas.openxmlformats.org/drawingml/2006/picture">
                  <pic:nvPicPr>
                    <pic:cNvPr id="1073741835" name="claim.png" descr="claim.png"/>
                    <pic:cNvPicPr>
                      <a:picLocks noChangeAspect="1"/>
                    </pic:cNvPicPr>
                  </pic:nvPicPr>
                  <pic:blipFill>
                    <a:blip r:embed="rId14">
                      <a:extLst/>
                    </a:blip>
                    <a:stretch>
                      <a:fillRect/>
                    </a:stretch>
                  </pic:blipFill>
                  <pic:spPr>
                    <a:xfrm>
                      <a:off x="0" y="0"/>
                      <a:ext cx="5345665" cy="3133725"/>
                    </a:xfrm>
                    <a:prstGeom prst="rect">
                      <a:avLst/>
                    </a:prstGeom>
                    <a:ln w="12700" cap="flat">
                      <a:noFill/>
                      <a:miter lim="400000"/>
                    </a:ln>
                    <a:effectLst/>
                  </pic:spPr>
                </pic:pic>
              </a:graphicData>
            </a:graphic>
          </wp:inline>
        </w:drawing>
      </w:r>
    </w:p>
    <w:p>
      <w:pPr>
        <w:pStyle w:val="List Paragraph"/>
        <w:ind w:left="1080" w:firstLine="0"/>
      </w:pPr>
    </w:p>
    <w:p>
      <w:pPr>
        <w:pStyle w:val="List Paragraph"/>
        <w:ind w:left="1080" w:firstLine="0"/>
      </w:pPr>
    </w:p>
    <w:p>
      <w:pPr>
        <w:pStyle w:val="heading 2"/>
        <w:numPr>
          <w:ilvl w:val="1"/>
          <w:numId w:val="23"/>
        </w:numPr>
        <w:rPr>
          <w:lang w:val="zh-TW" w:eastAsia="zh-TW"/>
        </w:rPr>
      </w:pPr>
      <w:r>
        <w:rPr>
          <w:rFonts w:ascii="Calibri" w:cs="Calibri" w:hAnsi="Calibri" w:eastAsia="Calibri"/>
          <w:rtl w:val="0"/>
          <w:lang w:val="zh-TW" w:eastAsia="zh-TW"/>
        </w:rPr>
        <w:t>互助保险应用面临的问题和解决方案</w:t>
      </w:r>
    </w:p>
    <w:p>
      <w:pPr>
        <w:pStyle w:val="Normal.0"/>
        <w:tabs>
          <w:tab w:val="left" w:pos="1215"/>
        </w:tabs>
        <w:rPr>
          <w:rFonts w:ascii="Microsoft YaHei" w:cs="Microsoft YaHei" w:hAnsi="Microsoft YaHei" w:eastAsia="Microsoft YaHei"/>
        </w:rPr>
      </w:pPr>
      <w:r>
        <w:rPr>
          <w:rFonts w:ascii="Calibri" w:cs="Calibri" w:hAnsi="Calibri" w:eastAsia="Calibri"/>
          <w:rtl w:val="0"/>
          <w:lang w:val="zh-TW" w:eastAsia="zh-TW"/>
        </w:rPr>
        <w:t>传统的保险缺乏有效的低成本的防欺诈机制。商业保险在签发保险前，通过严格的核保机制</w:t>
      </w:r>
      <w:r>
        <w:rPr>
          <w:rFonts w:ascii="Microsoft YaHei" w:cs="Microsoft YaHei" w:hAnsi="Microsoft YaHei" w:eastAsia="Microsoft YaHei"/>
          <w:rtl w:val="0"/>
          <w:lang w:val="en-US"/>
        </w:rPr>
        <w:t>-</w:t>
      </w:r>
      <w:r>
        <w:rPr>
          <w:rFonts w:ascii="Calibri" w:cs="Calibri" w:hAnsi="Calibri" w:eastAsia="Calibri"/>
          <w:rtl w:val="0"/>
          <w:lang w:val="zh-TW" w:eastAsia="zh-TW"/>
        </w:rPr>
        <w:t>派核保人员进行家访和全面的体检等手段尝试将潜在的风险控制在最低范围。在理赔发生时，调查人员亲自去到现场进行理赔调查和收集证据。这些都直接或间接导致非常高的经营开支。</w:t>
      </w:r>
      <w:r>
        <w:rPr>
          <w:rFonts w:ascii="Microsoft YaHei" w:cs="Microsoft YaHei" w:hAnsi="Microsoft YaHei" w:eastAsia="Microsoft YaHei"/>
          <w:rtl w:val="0"/>
          <w:lang w:val="en-US"/>
        </w:rPr>
        <w:t>Mchain</w:t>
      </w:r>
      <w:r>
        <w:rPr>
          <w:rFonts w:ascii="Calibri" w:cs="Calibri" w:hAnsi="Calibri" w:eastAsia="Calibri"/>
          <w:rtl w:val="0"/>
          <w:lang w:val="zh-TW" w:eastAsia="zh-TW"/>
        </w:rPr>
        <w:t>通过互助会的影响力和激励机制解决这个问题。</w:t>
      </w:r>
    </w:p>
    <w:p>
      <w:pPr>
        <w:pStyle w:val="List Paragraph"/>
        <w:widowControl w:val="0"/>
        <w:numPr>
          <w:ilvl w:val="0"/>
          <w:numId w:val="25"/>
        </w:numPr>
        <w:bidi w:val="0"/>
        <w:spacing w:after="0" w:line="240" w:lineRule="auto"/>
        <w:ind w:right="0"/>
        <w:jc w:val="both"/>
        <w:rPr>
          <w:rFonts w:ascii="Microsoft YaHei" w:cs="Microsoft YaHei" w:hAnsi="Microsoft YaHei" w:eastAsia="Microsoft YaHei"/>
          <w:rtl w:val="0"/>
          <w:lang w:val="zh-TW" w:eastAsia="zh-TW"/>
        </w:rPr>
      </w:pPr>
      <w:r>
        <w:rPr>
          <w:rFonts w:ascii="Calibri" w:cs="Calibri" w:hAnsi="Calibri" w:eastAsia="Calibri"/>
          <w:rtl w:val="0"/>
          <w:lang w:val="zh-TW" w:eastAsia="zh-TW"/>
        </w:rPr>
        <w:t>信誉互评</w:t>
      </w:r>
      <w:r>
        <w:rPr>
          <w:rFonts w:ascii="Microsoft YaHei" w:cs="Microsoft YaHei" w:hAnsi="Microsoft YaHei" w:eastAsia="Microsoft YaHei"/>
          <w:rtl w:val="0"/>
          <w:lang w:val="en-US"/>
        </w:rPr>
        <w:t xml:space="preserve"> – </w:t>
      </w:r>
      <w:r>
        <w:rPr>
          <w:rFonts w:ascii="Calibri" w:cs="Calibri" w:hAnsi="Calibri" w:eastAsia="Calibri"/>
          <w:rtl w:val="0"/>
          <w:lang w:val="zh-TW" w:eastAsia="zh-TW"/>
        </w:rPr>
        <w:t>互助会参加者将限制在可信赖会员范围内</w:t>
      </w:r>
      <w:r>
        <w:rPr>
          <w:rFonts w:ascii="Microsoft YaHei" w:cs="Microsoft YaHei" w:hAnsi="Microsoft YaHei" w:eastAsia="Microsoft YaHei"/>
          <w:rtl w:val="0"/>
          <w:lang w:val="en-US"/>
        </w:rPr>
        <w:t>-</w:t>
      </w:r>
      <w:r>
        <w:rPr>
          <w:rFonts w:ascii="Calibri" w:cs="Calibri" w:hAnsi="Calibri" w:eastAsia="Calibri"/>
          <w:rtl w:val="0"/>
          <w:lang w:val="zh-TW" w:eastAsia="zh-TW"/>
        </w:rPr>
        <w:t>家人，朋友，同事和社区组织成员。会员的失信行为会被记录，在亲友间失去信誉。这也符合互助会的理念，将互助会的规模和资金额度限制在适当的范围内来降低信用风险和确保会员间的诚信，会员互评也为之后的交易提供可靠依据。</w:t>
      </w:r>
    </w:p>
    <w:p>
      <w:pPr>
        <w:pStyle w:val="List Paragraph"/>
        <w:widowControl w:val="0"/>
        <w:numPr>
          <w:ilvl w:val="0"/>
          <w:numId w:val="25"/>
        </w:numPr>
        <w:bidi w:val="0"/>
        <w:spacing w:after="0" w:line="240" w:lineRule="auto"/>
        <w:ind w:right="0"/>
        <w:jc w:val="both"/>
        <w:rPr>
          <w:rFonts w:ascii="Microsoft YaHei" w:cs="Microsoft YaHei" w:hAnsi="Microsoft YaHei" w:eastAsia="Microsoft YaHei"/>
          <w:rtl w:val="0"/>
          <w:lang w:val="zh-TW" w:eastAsia="zh-TW"/>
        </w:rPr>
      </w:pPr>
      <w:r>
        <w:rPr>
          <w:rFonts w:ascii="Calibri" w:cs="Calibri" w:hAnsi="Calibri" w:eastAsia="Calibri"/>
          <w:rtl w:val="0"/>
          <w:lang w:val="zh-TW" w:eastAsia="zh-TW"/>
        </w:rPr>
        <w:t>法律控制</w:t>
      </w:r>
      <w:r>
        <w:rPr>
          <w:rFonts w:ascii="Microsoft YaHei" w:cs="Microsoft YaHei" w:hAnsi="Microsoft YaHei" w:eastAsia="Microsoft YaHei"/>
          <w:rtl w:val="0"/>
          <w:lang w:val="en-US"/>
        </w:rPr>
        <w:t xml:space="preserve"> – </w:t>
      </w:r>
      <w:r>
        <w:rPr>
          <w:rFonts w:ascii="Calibri" w:cs="Calibri" w:hAnsi="Calibri" w:eastAsia="Calibri"/>
          <w:rtl w:val="0"/>
          <w:lang w:val="zh-TW" w:eastAsia="zh-TW"/>
        </w:rPr>
        <w:t>通过电子签名的合同具有法律效力，会员之间相互绑定，确保彼此履行合约。会员需要为自己的违约行为承担法律责任。这种情况只有在会员个人风险高的情形下，司法程序才会具有意义。</w:t>
      </w:r>
      <w:r>
        <w:rPr>
          <w:rFonts w:ascii="Microsoft YaHei" w:cs="Microsoft YaHei" w:hAnsi="Microsoft YaHei" w:eastAsia="Microsoft YaHei"/>
          <w:rtl w:val="0"/>
          <w:lang w:val="en-US"/>
        </w:rPr>
        <w:t>Mchain</w:t>
      </w:r>
      <w:r>
        <w:rPr>
          <w:rFonts w:ascii="Calibri" w:cs="Calibri" w:hAnsi="Calibri" w:eastAsia="Calibri"/>
          <w:rtl w:val="0"/>
          <w:lang w:val="zh-TW" w:eastAsia="zh-TW"/>
        </w:rPr>
        <w:t>平台为会员创建自动填充合同的功能。</w:t>
      </w:r>
    </w:p>
    <w:p>
      <w:pPr>
        <w:pStyle w:val="List Paragraph"/>
        <w:widowControl w:val="0"/>
        <w:numPr>
          <w:ilvl w:val="0"/>
          <w:numId w:val="25"/>
        </w:numPr>
        <w:bidi w:val="0"/>
        <w:spacing w:after="0" w:line="240" w:lineRule="auto"/>
        <w:ind w:right="0"/>
        <w:jc w:val="both"/>
        <w:rPr>
          <w:rFonts w:ascii="Microsoft YaHei" w:cs="Microsoft YaHei" w:hAnsi="Microsoft YaHei" w:eastAsia="Microsoft YaHei"/>
          <w:rtl w:val="0"/>
          <w:lang w:val="zh-TW" w:eastAsia="zh-TW"/>
        </w:rPr>
      </w:pPr>
      <w:r>
        <w:rPr>
          <w:rFonts w:ascii="Calibri" w:cs="Calibri" w:hAnsi="Calibri" w:eastAsia="Calibri"/>
          <w:rtl w:val="0"/>
          <w:lang w:val="zh-TW" w:eastAsia="zh-TW"/>
        </w:rPr>
        <w:t>产品设计</w:t>
      </w:r>
      <w:r>
        <w:rPr>
          <w:rFonts w:ascii="Microsoft YaHei" w:cs="Microsoft YaHei" w:hAnsi="Microsoft YaHei" w:eastAsia="Microsoft YaHei"/>
          <w:rtl w:val="0"/>
          <w:lang w:val="en-US"/>
        </w:rPr>
        <w:t xml:space="preserve"> – </w:t>
      </w:r>
      <w:r>
        <w:rPr>
          <w:rFonts w:ascii="Calibri" w:cs="Calibri" w:hAnsi="Calibri" w:eastAsia="Calibri"/>
          <w:rtl w:val="0"/>
          <w:lang w:val="zh-TW" w:eastAsia="zh-TW"/>
        </w:rPr>
        <w:t>对于发起会员可以通过抵押来增加参与者的信心。抵押物将被纳入智能合约，如果违约或欺诈发生，抵押将会发放给遵守契约的会员。抵押可以是流动性高的数字资产如比特币等，也可以是固定资产如汽车，房产。抵押可以提高资本的利用效率。对于新加入的，信誉还没有建立起来的会员，只可以参与风险低的保障条款。随着会员的信誉提升，该会员会享受更多的保障。</w:t>
      </w:r>
    </w:p>
    <w:p>
      <w:pPr>
        <w:pStyle w:val="List Paragraph"/>
        <w:widowControl w:val="0"/>
        <w:numPr>
          <w:ilvl w:val="0"/>
          <w:numId w:val="25"/>
        </w:numPr>
        <w:bidi w:val="0"/>
        <w:spacing w:after="0" w:line="240" w:lineRule="auto"/>
        <w:ind w:right="0"/>
        <w:jc w:val="both"/>
        <w:rPr>
          <w:rFonts w:ascii="Microsoft YaHei" w:cs="Microsoft YaHei" w:hAnsi="Microsoft YaHei" w:eastAsia="Microsoft YaHei"/>
          <w:rtl w:val="0"/>
          <w:lang w:val="zh-TW" w:eastAsia="zh-TW"/>
        </w:rPr>
      </w:pPr>
      <w:r>
        <w:rPr>
          <w:rFonts w:ascii="Calibri" w:cs="Calibri" w:hAnsi="Calibri" w:eastAsia="Calibri"/>
          <w:rtl w:val="0"/>
          <w:lang w:val="zh-TW" w:eastAsia="zh-TW"/>
        </w:rPr>
        <w:t>激励机制</w:t>
      </w:r>
      <w:r>
        <w:rPr>
          <w:rFonts w:ascii="Microsoft YaHei" w:cs="Microsoft YaHei" w:hAnsi="Microsoft YaHei" w:eastAsia="Microsoft YaHei"/>
          <w:rtl w:val="0"/>
          <w:lang w:val="en-US"/>
        </w:rPr>
        <w:t xml:space="preserve"> – </w:t>
      </w:r>
      <w:r>
        <w:rPr>
          <w:rFonts w:ascii="Calibri" w:cs="Calibri" w:hAnsi="Calibri" w:eastAsia="Calibri"/>
          <w:rtl w:val="0"/>
          <w:lang w:val="zh-TW" w:eastAsia="zh-TW"/>
        </w:rPr>
        <w:t>假如会员违约，为了追回资产，互助会将发起奖励金。奖励金会在追回后付给帮助追回的会员。</w:t>
      </w:r>
    </w:p>
    <w:p>
      <w:pPr>
        <w:pStyle w:val="Normal.0"/>
        <w:tabs>
          <w:tab w:val="left" w:pos="1215"/>
        </w:tabs>
        <w:rPr>
          <w:rFonts w:ascii="Microsoft YaHei" w:cs="Microsoft YaHei" w:hAnsi="Microsoft YaHei" w:eastAsia="Microsoft YaHei"/>
          <w:lang w:val="zh-TW" w:eastAsia="zh-TW"/>
        </w:rPr>
      </w:pPr>
      <w:r>
        <w:rPr>
          <w:rFonts w:ascii="Calibri" w:cs="Calibri" w:hAnsi="Calibri" w:eastAsia="Calibri"/>
          <w:rtl w:val="0"/>
          <w:lang w:val="zh-TW" w:eastAsia="zh-TW"/>
        </w:rPr>
        <w:t>这些预防机制是基于自愿原则，会员可以自行设定其安全性，这些在实际运用时都比较灵活，可以根据资助会特性相应的修改。</w:t>
      </w:r>
    </w:p>
    <w:p>
      <w:pPr>
        <w:pStyle w:val="Normal.0"/>
        <w:tabs>
          <w:tab w:val="left" w:pos="1215"/>
        </w:tabs>
        <w:rPr>
          <w:rFonts w:ascii="Microsoft YaHei" w:cs="Microsoft YaHei" w:hAnsi="Microsoft YaHei" w:eastAsia="Microsoft YaHei"/>
        </w:rPr>
      </w:pPr>
      <w:r>
        <w:rPr>
          <w:rFonts w:ascii="Calibri" w:cs="Calibri" w:hAnsi="Calibri" w:eastAsia="Calibri"/>
          <w:rtl w:val="0"/>
          <w:lang w:val="zh-TW" w:eastAsia="zh-TW"/>
        </w:rPr>
        <w:t>传统的互助会很难大规模的扩张。通常来讲，会员必须处于共同的社区圈子，以便参与决议和亲自管理。因此大型的互助会难以成型，同时也限制同一会员同时参加多个互助会。</w:t>
      </w:r>
      <w:r>
        <w:rPr>
          <w:rFonts w:ascii="Microsoft YaHei" w:cs="Microsoft YaHei" w:hAnsi="Microsoft YaHei" w:eastAsia="Microsoft YaHei"/>
          <w:rtl w:val="0"/>
          <w:lang w:val="en-US"/>
        </w:rPr>
        <w:t>Mchain</w:t>
      </w:r>
      <w:r>
        <w:rPr>
          <w:rFonts w:ascii="Calibri" w:cs="Calibri" w:hAnsi="Calibri" w:eastAsia="Calibri"/>
          <w:rtl w:val="0"/>
          <w:lang w:val="zh-TW" w:eastAsia="zh-TW"/>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成功的互助会建立了成员之间的信任。该互助会的信誉可以吸引其他人员加入互助会。并且其他地域的互助会可以参照成功模式进行复制，从而克服了传统互助会所面临的问题。</w:t>
      </w:r>
    </w:p>
    <w:p>
      <w:pPr>
        <w:pStyle w:val="Normal.0"/>
        <w:rPr>
          <w:rFonts w:ascii="Calibri" w:cs="Calibri" w:hAnsi="Calibri" w:eastAsia="Calibri"/>
        </w:rPr>
      </w:pPr>
    </w:p>
    <w:p>
      <w:pPr>
        <w:pStyle w:val="heading 1"/>
        <w:numPr>
          <w:ilvl w:val="0"/>
          <w:numId w:val="2"/>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相互链智能合约逻辑</w:t>
      </w:r>
    </w:p>
    <w:p>
      <w:pPr>
        <w:pStyle w:val="Normal.0"/>
      </w:pPr>
      <w:r>
        <w:drawing>
          <wp:inline distT="0" distB="0" distL="0" distR="0">
            <wp:extent cx="5943600" cy="3439160"/>
            <wp:effectExtent l="0" t="0" r="0" b="0"/>
            <wp:docPr id="1073741836" name="officeArt object" descr="mutual_network.png"/>
            <wp:cNvGraphicFramePr/>
            <a:graphic xmlns:a="http://schemas.openxmlformats.org/drawingml/2006/main">
              <a:graphicData uri="http://schemas.openxmlformats.org/drawingml/2006/picture">
                <pic:pic xmlns:pic="http://schemas.openxmlformats.org/drawingml/2006/picture">
                  <pic:nvPicPr>
                    <pic:cNvPr id="1073741836" name="mutual_network.png" descr="mutual_network.png"/>
                    <pic:cNvPicPr>
                      <a:picLocks noChangeAspect="1"/>
                    </pic:cNvPicPr>
                  </pic:nvPicPr>
                  <pic:blipFill>
                    <a:blip r:embed="rId15">
                      <a:extLst/>
                    </a:blip>
                    <a:stretch>
                      <a:fillRect/>
                    </a:stretch>
                  </pic:blipFill>
                  <pic:spPr>
                    <a:xfrm>
                      <a:off x="0" y="0"/>
                      <a:ext cx="5943600" cy="3439160"/>
                    </a:xfrm>
                    <a:prstGeom prst="rect">
                      <a:avLst/>
                    </a:prstGeom>
                    <a:ln w="12700" cap="flat">
                      <a:noFill/>
                      <a:miter lim="400000"/>
                    </a:ln>
                    <a:effectLst/>
                  </pic:spPr>
                </pic:pic>
              </a:graphicData>
            </a:graphic>
          </wp:inline>
        </w:drawing>
      </w:r>
    </w:p>
    <w:p>
      <w:pPr>
        <w:pStyle w:val="heading 1"/>
        <w:numPr>
          <w:ilvl w:val="0"/>
          <w:numId w:val="2"/>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相互链数字资产与交易</w:t>
      </w:r>
    </w:p>
    <w:p>
      <w:pPr>
        <w:pStyle w:val="Normal.0"/>
        <w:numPr>
          <w:ilvl w:val="0"/>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分布式交易账本</w:t>
      </w:r>
    </w:p>
    <w:p>
      <w:pPr>
        <w:pStyle w:val="Normal.0"/>
        <w:numPr>
          <w:ilvl w:val="1"/>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第一次将资产完全数字化</w:t>
      </w:r>
    </w:p>
    <w:p>
      <w:pPr>
        <w:pStyle w:val="Normal.0"/>
        <w:numPr>
          <w:ilvl w:val="0"/>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数据更安全更具公信力</w:t>
      </w:r>
    </w:p>
    <w:p>
      <w:pPr>
        <w:pStyle w:val="Normal.0"/>
        <w:numPr>
          <w:ilvl w:val="1"/>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完全透明公开的交易数据和交易历史，不可篡改，任何人（包括交易所平台的监管和运营）都不可以挑战数据的</w:t>
      </w:r>
    </w:p>
    <w:p>
      <w:pPr>
        <w:pStyle w:val="Normal.0"/>
        <w:numPr>
          <w:ilvl w:val="0"/>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交易根据智能合约自动匹配，更公平公正高效</w:t>
      </w:r>
    </w:p>
    <w:p>
      <w:pPr>
        <w:pStyle w:val="Normal.0"/>
        <w:numPr>
          <w:ilvl w:val="0"/>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交易资产上链存证，产权和所有权管理更方便</w:t>
      </w:r>
    </w:p>
    <w:p>
      <w:pPr>
        <w:pStyle w:val="Normal.0"/>
        <w:numPr>
          <w:ilvl w:val="0"/>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结算清算交割自动化与智能合约化，降低交付成本甚至消除大量繁琐的交易前中后台工作</w:t>
      </w:r>
    </w:p>
    <w:p>
      <w:pPr>
        <w:pStyle w:val="Normal.0"/>
        <w:numPr>
          <w:ilvl w:val="0"/>
          <w:numId w:val="27"/>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消除交易双方对手风控</w:t>
      </w:r>
    </w:p>
    <w:p>
      <w:pPr>
        <w:pStyle w:val="Normal.0"/>
        <w:numPr>
          <w:ilvl w:val="0"/>
          <w:numId w:val="27"/>
        </w:numPr>
        <w:rPr>
          <w:lang w:val="zh-TW" w:eastAsia="zh-TW"/>
        </w:rPr>
      </w:pPr>
      <w:r>
        <w:rPr>
          <w:rFonts w:ascii="Calibri" w:cs="Calibri" w:hAnsi="Calibri" w:eastAsia="Calibri"/>
          <w:rtl w:val="0"/>
          <w:lang w:val="zh-TW" w:eastAsia="zh-TW"/>
        </w:rPr>
        <w:t>担保保险融资和政府监管更透明高效</w:t>
      </w:r>
      <w:r>
        <w:br w:type="page"/>
      </w:r>
    </w:p>
    <w:p>
      <w:pPr>
        <w:pStyle w:val="heading 1"/>
        <w:numPr>
          <w:ilvl w:val="0"/>
          <w:numId w:val="28"/>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互助保险系统</w:t>
      </w:r>
    </w:p>
    <w:p>
      <w:pPr>
        <w:pStyle w:val="heading 2"/>
        <w:numPr>
          <w:ilvl w:val="1"/>
          <w:numId w:val="23"/>
        </w:numPr>
        <w:rPr>
          <w:lang w:val="zh-TW" w:eastAsia="zh-TW"/>
        </w:rPr>
      </w:pPr>
      <w:r>
        <w:rPr>
          <w:rFonts w:ascii="Calibri" w:cs="Calibri" w:hAnsi="Calibri" w:eastAsia="Calibri"/>
          <w:rtl w:val="0"/>
          <w:lang w:val="zh-TW" w:eastAsia="zh-TW"/>
        </w:rPr>
        <w:t>为什么选择以太坊</w:t>
      </w:r>
    </w:p>
    <w:p>
      <w:pPr>
        <w:pStyle w:val="Normal.0"/>
      </w:pPr>
      <w:r>
        <w:rPr>
          <w:rFonts w:ascii="Calibri" w:cs="Calibri" w:hAnsi="Calibri" w:eastAsia="Calibri"/>
          <w:rtl w:val="0"/>
          <w:lang w:val="zh-TW" w:eastAsia="zh-TW"/>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Pr>
          <w:rFonts w:ascii=".萍方-简" w:cs=".萍方-简" w:hAnsi=".萍方-简" w:eastAsia=".萍方-简"/>
          <w:rtl w:val="0"/>
          <w:lang w:val="en-US"/>
        </w:rPr>
        <w:t>“</w:t>
      </w:r>
      <w:r>
        <w:rPr>
          <w:rFonts w:ascii="Calibri" w:cs="Calibri" w:hAnsi="Calibri" w:eastAsia="Calibri"/>
          <w:rtl w:val="0"/>
          <w:lang w:val="zh-TW" w:eastAsia="zh-TW"/>
        </w:rPr>
        <w:t>状态转移函数</w:t>
      </w:r>
      <w:r>
        <w:rPr>
          <w:rFonts w:ascii=".萍方-简" w:cs=".萍方-简" w:hAnsi=".萍方-简" w:eastAsia=".萍方-简"/>
          <w:rtl w:val="0"/>
          <w:lang w:val="en-US"/>
        </w:rPr>
        <w:t>”</w:t>
      </w:r>
      <w:r>
        <w:rPr>
          <w:rFonts w:ascii="Calibri" w:cs="Calibri" w:hAnsi="Calibri" w:eastAsia="Calibri"/>
          <w:rtl w:val="0"/>
          <w:lang w:val="zh-TW" w:eastAsia="zh-TW"/>
        </w:rPr>
        <w:t>可以使用一个状态和一个交易来产生一个新的状态。且比特币系统只有</w:t>
      </w:r>
      <w:r>
        <w:rPr>
          <w:rFonts w:ascii=".萍方-简" w:cs=".萍方-简" w:hAnsi=".萍方-简" w:eastAsia=".萍方-简"/>
          <w:rtl w:val="0"/>
          <w:lang w:val="en-US"/>
        </w:rPr>
        <w:t>UTXO</w:t>
      </w:r>
      <w:r>
        <w:rPr>
          <w:rFonts w:ascii="Calibri" w:cs="Calibri" w:hAnsi="Calibri" w:eastAsia="Calibri"/>
          <w:rtl w:val="0"/>
          <w:lang w:val="zh-TW" w:eastAsia="zh-TW"/>
        </w:rPr>
        <w:t>概念，对某个地址的查询效率低下。以太坊的概念是在</w:t>
      </w:r>
      <w:r>
        <w:rPr>
          <w:rFonts w:ascii=".萍方-简" w:cs=".萍方-简" w:hAnsi=".萍方-简" w:eastAsia=".萍方-简"/>
          <w:rtl w:val="0"/>
          <w:lang w:val="en-US"/>
        </w:rPr>
        <w:t>2013</w:t>
      </w:r>
      <w:r>
        <w:rPr>
          <w:rFonts w:ascii="Calibri" w:cs="Calibri" w:hAnsi="Calibri" w:eastAsia="Calibri"/>
          <w:rtl w:val="0"/>
          <w:lang w:val="zh-TW" w:eastAsia="zh-TW"/>
        </w:rPr>
        <w:t>至</w:t>
      </w:r>
      <w:r>
        <w:rPr>
          <w:rFonts w:ascii=".萍方-简" w:cs=".萍方-简" w:hAnsi=".萍方-简" w:eastAsia=".萍方-简"/>
          <w:rtl w:val="0"/>
          <w:lang w:val="en-US"/>
        </w:rPr>
        <w:t>2014</w:t>
      </w:r>
      <w:r>
        <w:rPr>
          <w:rFonts w:ascii="Calibri" w:cs="Calibri" w:hAnsi="Calibri" w:eastAsia="Calibri"/>
          <w:rtl w:val="0"/>
          <w:lang w:val="zh-TW" w:eastAsia="zh-TW"/>
        </w:rPr>
        <w:t>年间由</w:t>
      </w:r>
      <w:r>
        <w:rPr>
          <w:rFonts w:ascii=".萍方-简" w:cs=".萍方-简" w:hAnsi=".萍方-简" w:eastAsia=".萍方-简"/>
          <w:rtl w:val="0"/>
          <w:lang w:val="en-US"/>
        </w:rPr>
        <w:t>Vitalik Buterin</w:t>
      </w:r>
      <w:r>
        <w:rPr>
          <w:rFonts w:ascii="Calibri" w:cs="Calibri" w:hAnsi="Calibri" w:eastAsia="Calibri"/>
          <w:rtl w:val="0"/>
          <w:lang w:val="zh-TW" w:eastAsia="zh-TW"/>
        </w:rPr>
        <w:t>提出，其目的是研发出</w:t>
      </w:r>
      <w:r>
        <w:rPr>
          <w:rFonts w:ascii=".萍方-简" w:cs=".萍方-简" w:hAnsi=".萍方-简" w:eastAsia=".萍方-简"/>
          <w:rtl w:val="0"/>
          <w:lang w:val="en-US"/>
        </w:rPr>
        <w:t xml:space="preserve"> “</w:t>
      </w:r>
      <w:r>
        <w:rPr>
          <w:rFonts w:ascii="Calibri" w:cs="Calibri" w:hAnsi="Calibri" w:eastAsia="Calibri"/>
          <w:rtl w:val="0"/>
          <w:lang w:val="zh-TW" w:eastAsia="zh-TW"/>
        </w:rPr>
        <w:t>下一代加密货币与去中心化应用平台</w:t>
      </w:r>
      <w:r>
        <w:rPr>
          <w:rFonts w:ascii=".萍方-简" w:cs=".萍方-简" w:hAnsi=".萍方-简" w:eastAsia=".萍方-简"/>
          <w:rtl w:val="0"/>
          <w:lang w:val="en-US"/>
        </w:rPr>
        <w:t>”</w:t>
      </w:r>
      <w:r>
        <w:rPr>
          <w:rFonts w:ascii="Calibri" w:cs="Calibri" w:hAnsi="Calibri" w:eastAsia="Calibri"/>
          <w:rtl w:val="0"/>
          <w:lang w:val="zh-TW" w:eastAsia="zh-TW"/>
        </w:rPr>
        <w:t>，并在</w:t>
      </w:r>
      <w:r>
        <w:rPr>
          <w:rFonts w:ascii=".萍方-简" w:cs=".萍方-简" w:hAnsi=".萍方-简" w:eastAsia=".萍方-简"/>
          <w:rtl w:val="0"/>
          <w:lang w:val="en-US"/>
        </w:rPr>
        <w:t>2014</w:t>
      </w:r>
      <w:r>
        <w:rPr>
          <w:rFonts w:ascii="Calibri" w:cs="Calibri" w:hAnsi="Calibri" w:eastAsia="Calibri"/>
          <w:rtl w:val="0"/>
          <w:lang w:val="zh-TW" w:eastAsia="zh-TW"/>
        </w:rPr>
        <w:t>年通过</w:t>
      </w:r>
      <w:r>
        <w:rPr>
          <w:rFonts w:ascii=".萍方-简" w:cs=".萍方-简" w:hAnsi=".萍方-简" w:eastAsia=".萍方-简"/>
          <w:rtl w:val="0"/>
          <w:lang w:val="en-US"/>
        </w:rPr>
        <w:t>ICO</w:t>
      </w:r>
      <w:r>
        <w:rPr>
          <w:rFonts w:ascii="Calibri" w:cs="Calibri" w:hAnsi="Calibri" w:eastAsia="Calibri"/>
          <w:rtl w:val="0"/>
          <w:lang w:val="zh-TW" w:eastAsia="zh-TW"/>
        </w:rPr>
        <w:t>而得以开始发展。实现整个以太坊系统的是开源代码，其核心是基于专有加密货币的以太币（</w:t>
      </w:r>
      <w:r>
        <w:rPr>
          <w:rFonts w:ascii=".萍方-简" w:cs=".萍方-简" w:hAnsi=".萍方-简" w:eastAsia=".萍方-简"/>
          <w:rtl w:val="0"/>
          <w:lang w:val="en-US"/>
        </w:rPr>
        <w:t>Ether</w:t>
      </w:r>
      <w:r>
        <w:rPr>
          <w:rFonts w:ascii="Calibri" w:cs="Calibri" w:hAnsi="Calibri" w:eastAsia="Calibri"/>
          <w:rtl w:val="0"/>
          <w:lang w:val="zh-TW" w:eastAsia="zh-TW"/>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pPr>
        <w:pStyle w:val="Normal.0"/>
      </w:pPr>
      <w:r>
        <w:rPr>
          <w:rFonts w:ascii="Calibri" w:cs="Calibri" w:hAnsi="Calibri" w:eastAsia="Calibri"/>
          <w:rtl w:val="0"/>
          <w:lang w:val="zh-TW" w:eastAsia="zh-TW"/>
        </w:rPr>
        <w:t>相较于大多数其他区块链技术，以太坊平台提供能账户，虚拟机和智能合约。大大提高了开发</w:t>
      </w:r>
      <w:r>
        <w:rPr>
          <w:rtl w:val="0"/>
          <w:lang w:val="en-US"/>
        </w:rPr>
        <w:t>DApp</w:t>
      </w:r>
      <w:r>
        <w:rPr>
          <w:rFonts w:ascii="Calibri" w:cs="Calibri" w:hAnsi="Calibri" w:eastAsia="Calibri"/>
          <w:rtl w:val="0"/>
          <w:lang w:val="zh-TW" w:eastAsia="zh-TW"/>
        </w:rPr>
        <w:t>的效率。</w:t>
      </w:r>
    </w:p>
    <w:p>
      <w:pPr>
        <w:pStyle w:val="Normal.0"/>
      </w:pPr>
    </w:p>
    <w:p>
      <w:pPr>
        <w:pStyle w:val="heading 2"/>
        <w:numPr>
          <w:ilvl w:val="1"/>
          <w:numId w:val="23"/>
        </w:numPr>
        <w:rPr>
          <w:lang w:val="zh-TW" w:eastAsia="zh-TW"/>
        </w:rPr>
      </w:pPr>
      <w:r>
        <w:rPr>
          <w:rFonts w:ascii="Calibri" w:cs="Calibri" w:hAnsi="Calibri" w:eastAsia="Calibri"/>
          <w:rtl w:val="0"/>
          <w:lang w:val="zh-TW" w:eastAsia="zh-TW"/>
        </w:rPr>
        <w:t>智能合约平台</w:t>
      </w:r>
    </w:p>
    <w:p>
      <w:pPr>
        <w:pStyle w:val="Normal.0"/>
        <w:rPr>
          <w:rFonts w:ascii=".萍方-简" w:cs=".萍方-简" w:hAnsi=".萍方-简" w:eastAsia=".萍方-简"/>
        </w:rPr>
      </w:pPr>
      <w:r>
        <w:rPr>
          <w:rFonts w:ascii="Calibri" w:cs="Calibri" w:hAnsi="Calibri" w:eastAsia="Calibri"/>
          <w:rtl w:val="0"/>
          <w:lang w:val="zh-TW" w:eastAsia="zh-TW"/>
        </w:rPr>
        <w:t>支持智能合约体系的关键部分是以太坊虚拟机（</w:t>
      </w:r>
      <w:r>
        <w:rPr>
          <w:rFonts w:ascii=".萍方-简" w:cs=".萍方-简" w:hAnsi=".萍方-简" w:eastAsia=".萍方-简"/>
          <w:rtl w:val="0"/>
          <w:lang w:val="en-US"/>
        </w:rPr>
        <w:t xml:space="preserve">Ethereum Virtual Machine </w:t>
      </w:r>
      <w:r>
        <w:rPr>
          <w:rFonts w:ascii="Calibri" w:cs="Calibri" w:hAnsi="Calibri" w:eastAsia="Calibri"/>
          <w:rtl w:val="0"/>
          <w:lang w:val="zh-TW" w:eastAsia="zh-TW"/>
        </w:rPr>
        <w:t>），它提供了一套类似汇编语言的图灵完备语言，可以执行任意复杂算法的编码，用来桥接数据处理和应用处理。相互链是类似于以太坊的区块链结构，用户的担保，承保，赔付，收益都以智能合约的形式写入底层区块链中。这样做的好处在于：</w:t>
      </w:r>
    </w:p>
    <w:p>
      <w:pPr>
        <w:pStyle w:val="List Paragraph"/>
        <w:numPr>
          <w:ilvl w:val="0"/>
          <w:numId w:val="30"/>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去除中间环节，降低成本</w:t>
      </w:r>
    </w:p>
    <w:p>
      <w:pPr>
        <w:pStyle w:val="List Paragraph"/>
        <w:numPr>
          <w:ilvl w:val="0"/>
          <w:numId w:val="30"/>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合约强制执行，不需要人工干预</w:t>
      </w:r>
    </w:p>
    <w:p>
      <w:pPr>
        <w:pStyle w:val="List Paragraph"/>
        <w:numPr>
          <w:ilvl w:val="0"/>
          <w:numId w:val="30"/>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资金的使用，流向公开，透明</w:t>
      </w:r>
    </w:p>
    <w:p>
      <w:pPr>
        <w:pStyle w:val="Normal.0"/>
        <w:rPr>
          <w:rFonts w:ascii=".萍方-简" w:cs=".萍方-简" w:hAnsi=".萍方-简" w:eastAsia=".萍方-简"/>
        </w:rPr>
      </w:pPr>
      <w:r>
        <w:rPr>
          <w:rFonts w:ascii="Calibri" w:cs="Calibri" w:hAnsi="Calibri" w:eastAsia="Calibri"/>
          <w:rtl w:val="0"/>
          <w:lang w:val="zh-TW" w:eastAsia="zh-TW"/>
        </w:rPr>
        <w:t>以太坊上要写智能合约有好几种语言可选：有点类似</w:t>
      </w:r>
      <w:r>
        <w:rPr>
          <w:rFonts w:ascii=".萍方-简" w:cs=".萍方-简" w:hAnsi=".萍方-简" w:eastAsia=".萍方-简"/>
          <w:rtl w:val="0"/>
          <w:lang w:val="en-US"/>
        </w:rPr>
        <w:t>Javascript</w:t>
      </w:r>
      <w:r>
        <w:rPr>
          <w:rFonts w:ascii="Calibri" w:cs="Calibri" w:hAnsi="Calibri" w:eastAsia="Calibri"/>
          <w:rtl w:val="0"/>
          <w:lang w:val="zh-TW" w:eastAsia="zh-TW"/>
        </w:rPr>
        <w:t>的</w:t>
      </w:r>
      <w:r>
        <w:rPr>
          <w:rFonts w:ascii=".萍方-简" w:cs=".萍方-简" w:hAnsi=".萍方-简" w:eastAsia=".萍方-简"/>
          <w:rtl w:val="0"/>
          <w:lang w:val="en-US"/>
        </w:rPr>
        <w:t xml:space="preserve">Solidity, </w:t>
      </w:r>
      <w:r>
        <w:rPr>
          <w:rFonts w:ascii="Calibri" w:cs="Calibri" w:hAnsi="Calibri" w:eastAsia="Calibri"/>
          <w:rtl w:val="0"/>
          <w:lang w:val="zh-TW" w:eastAsia="zh-TW"/>
        </w:rPr>
        <w:t>文件扩展名是</w:t>
      </w:r>
      <w:r>
        <w:rPr>
          <w:rFonts w:ascii=".萍方-简" w:cs=".萍方-简" w:hAnsi=".萍方-简" w:eastAsia=".萍方-简"/>
          <w:rtl w:val="0"/>
          <w:lang w:val="en-US"/>
        </w:rPr>
        <w:t xml:space="preserve">.sol. </w:t>
      </w:r>
      <w:r>
        <w:rPr>
          <w:rFonts w:ascii="Calibri" w:cs="Calibri" w:hAnsi="Calibri" w:eastAsia="Calibri"/>
          <w:rtl w:val="0"/>
          <w:lang w:val="zh-TW" w:eastAsia="zh-TW"/>
        </w:rPr>
        <w:t>和</w:t>
      </w:r>
      <w:r>
        <w:rPr>
          <w:rFonts w:ascii=".萍方-简" w:cs=".萍方-简" w:hAnsi=".萍方-简" w:eastAsia=".萍方-简"/>
          <w:rtl w:val="0"/>
          <w:lang w:val="en-US"/>
        </w:rPr>
        <w:t>Python</w:t>
      </w:r>
      <w:r>
        <w:rPr>
          <w:rFonts w:ascii="Calibri" w:cs="Calibri" w:hAnsi="Calibri" w:eastAsia="Calibri"/>
          <w:rtl w:val="0"/>
          <w:lang w:val="zh-TW" w:eastAsia="zh-TW"/>
        </w:rPr>
        <w:t>接近的</w:t>
      </w:r>
      <w:r>
        <w:rPr>
          <w:rFonts w:ascii=".萍方-简" w:cs=".萍方-简" w:hAnsi=".萍方-简" w:eastAsia=".萍方-简"/>
          <w:rtl w:val="0"/>
          <w:lang w:val="en-US"/>
        </w:rPr>
        <w:t xml:space="preserve">Serpent, </w:t>
      </w:r>
      <w:r>
        <w:rPr>
          <w:rFonts w:ascii="Calibri" w:cs="Calibri" w:hAnsi="Calibri" w:eastAsia="Calibri"/>
          <w:rtl w:val="0"/>
          <w:lang w:val="zh-TW" w:eastAsia="zh-TW"/>
        </w:rPr>
        <w:t>文件名以</w:t>
      </w:r>
      <w:r>
        <w:rPr>
          <w:rFonts w:ascii=".萍方-简" w:cs=".萍方-简" w:hAnsi=".萍方-简" w:eastAsia=".萍方-简"/>
          <w:rtl w:val="0"/>
          <w:lang w:val="en-US"/>
        </w:rPr>
        <w:t>.se</w:t>
      </w:r>
      <w:r>
        <w:rPr>
          <w:rFonts w:ascii="Calibri" w:cs="Calibri" w:hAnsi="Calibri" w:eastAsia="Calibri"/>
          <w:rtl w:val="0"/>
          <w:lang w:val="zh-TW" w:eastAsia="zh-TW"/>
        </w:rPr>
        <w:t>结尾。还有类似</w:t>
      </w:r>
      <w:r>
        <w:rPr>
          <w:rFonts w:ascii=".萍方-简" w:cs=".萍方-简" w:hAnsi=".萍方-简" w:eastAsia=".萍方-简"/>
          <w:rtl w:val="0"/>
          <w:lang w:val="en-US"/>
        </w:rPr>
        <w:t>Lisp</w:t>
      </w:r>
      <w:r>
        <w:rPr>
          <w:rFonts w:ascii="Calibri" w:cs="Calibri" w:hAnsi="Calibri" w:eastAsia="Calibri"/>
          <w:rtl w:val="0"/>
          <w:lang w:val="zh-TW" w:eastAsia="zh-TW"/>
        </w:rPr>
        <w:t>的</w:t>
      </w:r>
      <w:r>
        <w:rPr>
          <w:rFonts w:ascii=".萍方-简" w:cs=".萍方-简" w:hAnsi=".萍方-简" w:eastAsia=".萍方-简"/>
          <w:rtl w:val="0"/>
          <w:lang w:val="en-US"/>
        </w:rPr>
        <w:t>LLL</w:t>
      </w:r>
      <w:r>
        <w:rPr>
          <w:rFonts w:ascii="Calibri" w:cs="Calibri" w:hAnsi="Calibri" w:eastAsia="Calibri"/>
          <w:rtl w:val="0"/>
          <w:lang w:val="zh-TW" w:eastAsia="zh-TW"/>
        </w:rPr>
        <w:t>。我们为相互链选择了</w:t>
      </w:r>
      <w:r>
        <w:rPr>
          <w:rFonts w:ascii=".萍方-简" w:cs=".萍方-简" w:hAnsi=".萍方-简" w:eastAsia=".萍方-简"/>
          <w:rtl w:val="0"/>
          <w:lang w:val="en-US"/>
        </w:rPr>
        <w:t>Solidity</w:t>
      </w:r>
      <w:r>
        <w:rPr>
          <w:rFonts w:ascii="Calibri" w:cs="Calibri" w:hAnsi="Calibri" w:eastAsia="Calibri"/>
          <w:rtl w:val="0"/>
          <w:lang w:val="zh-TW" w:eastAsia="zh-TW"/>
        </w:rPr>
        <w:t>。</w:t>
      </w:r>
      <w:r>
        <w:rPr>
          <w:rFonts w:ascii=".萍方-简" w:cs=".萍方-简" w:hAnsi=".萍方-简" w:eastAsia=".萍方-简"/>
          <w:rtl w:val="0"/>
          <w:lang w:val="en-US"/>
        </w:rPr>
        <w:t>DApps</w:t>
      </w:r>
      <w:r>
        <w:rPr>
          <w:rFonts w:ascii="Calibri" w:cs="Calibri" w:hAnsi="Calibri" w:eastAsia="Calibri"/>
          <w:rtl w:val="0"/>
          <w:lang w:val="zh-TW" w:eastAsia="zh-TW"/>
        </w:rPr>
        <w:t>的打包工具我们选择</w:t>
      </w:r>
      <w:r>
        <w:rPr>
          <w:rFonts w:ascii=".萍方-简" w:cs=".萍方-简" w:hAnsi=".萍方-简" w:eastAsia=".萍方-简"/>
          <w:rtl w:val="0"/>
          <w:lang w:val="en-US"/>
        </w:rPr>
        <w:t>Truffle</w:t>
      </w:r>
      <w:r>
        <w:rPr>
          <w:rFonts w:ascii="Calibri" w:cs="Calibri" w:hAnsi="Calibri" w:eastAsia="Calibri"/>
          <w:rtl w:val="0"/>
          <w:lang w:val="zh-TW" w:eastAsia="zh-TW"/>
        </w:rPr>
        <w:t>。基于以太坊虚拟机以及</w:t>
      </w:r>
      <w:r>
        <w:rPr>
          <w:rFonts w:ascii=".萍方-简" w:cs=".萍方-简" w:hAnsi=".萍方-简" w:eastAsia=".萍方-简"/>
          <w:rtl w:val="0"/>
          <w:lang w:val="en-US"/>
        </w:rPr>
        <w:t>Solidity</w:t>
      </w:r>
      <w:r>
        <w:rPr>
          <w:rFonts w:ascii="Calibri" w:cs="Calibri" w:hAnsi="Calibri" w:eastAsia="Calibri"/>
          <w:rtl w:val="0"/>
          <w:lang w:val="zh-TW" w:eastAsia="zh-TW"/>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以及其他使用者交互信息、也可以用来执行具有复杂逻辑性的应用，譬如建立一套基于以太坊的代币系统、发起一次</w:t>
      </w:r>
      <w:r>
        <w:rPr>
          <w:rFonts w:ascii=".萍方-简" w:cs=".萍方-简" w:hAnsi=".萍方-简" w:eastAsia=".萍方-简"/>
          <w:rtl w:val="0"/>
          <w:lang w:val="en-US"/>
        </w:rPr>
        <w:t>ICO</w:t>
      </w:r>
      <w:r>
        <w:rPr>
          <w:rFonts w:ascii="Calibri" w:cs="Calibri" w:hAnsi="Calibri" w:eastAsia="Calibri"/>
          <w:rtl w:val="0"/>
          <w:lang w:val="zh-TW" w:eastAsia="zh-TW"/>
        </w:rPr>
        <w:t>活动以及建立一个去中心化自治组等等</w:t>
      </w:r>
    </w:p>
    <w:p>
      <w:pPr>
        <w:pStyle w:val="heading 2"/>
        <w:numPr>
          <w:ilvl w:val="1"/>
          <w:numId w:val="31"/>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系统框架</w:t>
      </w:r>
    </w:p>
    <w:p>
      <w:pPr>
        <w:pStyle w:val="Normal.0"/>
        <w:rPr>
          <w:rFonts w:ascii=".萍方-简" w:cs=".萍方-简" w:hAnsi=".萍方-简" w:eastAsia=".萍方-简"/>
        </w:rPr>
      </w:pPr>
      <w:r>
        <w:rPr>
          <w:rFonts w:ascii="Calibri" w:cs="Calibri" w:hAnsi="Calibri" w:eastAsia="Calibri"/>
          <w:rtl w:val="0"/>
          <w:lang w:val="zh-TW" w:eastAsia="zh-TW"/>
        </w:rPr>
        <w:t>由于区块链具有完全公开、高可靠性、即时交割、去信任等诸多优点，我们设计了一个基于区块链的互助保险系统。它主要由</w:t>
      </w:r>
      <w:r>
        <w:rPr>
          <w:rFonts w:ascii=".萍方-简" w:cs=".萍方-简" w:hAnsi=".萍方-简" w:eastAsia=".萍方-简"/>
          <w:rtl w:val="0"/>
          <w:lang w:val="en-US"/>
        </w:rPr>
        <w:t>4</w:t>
      </w:r>
      <w:r>
        <w:rPr>
          <w:rFonts w:ascii="Calibri" w:cs="Calibri" w:hAnsi="Calibri" w:eastAsia="Calibri"/>
          <w:rtl w:val="0"/>
          <w:lang w:val="zh-TW" w:eastAsia="zh-TW"/>
        </w:rPr>
        <w:t>层架构：网页</w:t>
      </w:r>
      <w:r>
        <w:rPr>
          <w:rFonts w:ascii=".萍方-简" w:cs=".萍方-简" w:hAnsi=".萍方-简" w:eastAsia=".萍方-简"/>
          <w:rtl w:val="0"/>
          <w:lang w:val="en-US"/>
        </w:rPr>
        <w:t>/</w:t>
      </w:r>
      <w:r>
        <w:rPr>
          <w:rFonts w:ascii="Calibri" w:cs="Calibri" w:hAnsi="Calibri" w:eastAsia="Calibri"/>
          <w:rtl w:val="0"/>
          <w:lang w:val="zh-TW" w:eastAsia="zh-TW"/>
        </w:rPr>
        <w:t>移动客户端，基于区块链的业务逻辑管理模块以及数据存储模块。</w:t>
      </w:r>
    </w:p>
    <w:p>
      <w:pPr>
        <w:pStyle w:val="Normal.0"/>
        <w:rPr>
          <w:rFonts w:ascii=".萍方-简" w:cs=".萍方-简" w:hAnsi=".萍方-简" w:eastAsia=".萍方-简"/>
        </w:rPr>
      </w:pPr>
      <w:r>
        <w:rPr>
          <w:rFonts w:ascii=".萍方-简" w:cs=".萍方-简" w:hAnsi=".萍方-简" w:eastAsia=".萍方-简"/>
        </w:rPr>
        <mc:AlternateContent>
          <mc:Choice Requires="wpg">
            <w:drawing>
              <wp:anchor distT="0" distB="0" distL="0" distR="0" simplePos="0" relativeHeight="251662336" behindDoc="0" locked="0" layoutInCell="1" allowOverlap="1">
                <wp:simplePos x="0" y="0"/>
                <wp:positionH relativeFrom="column">
                  <wp:posOffset>3561715</wp:posOffset>
                </wp:positionH>
                <wp:positionV relativeFrom="line">
                  <wp:posOffset>255270</wp:posOffset>
                </wp:positionV>
                <wp:extent cx="1664970" cy="318135"/>
                <wp:effectExtent l="0" t="0" r="0" b="0"/>
                <wp:wrapNone/>
                <wp:docPr id="1073741839" name="officeArt object" descr="组合 8"/>
                <wp:cNvGraphicFramePr/>
                <a:graphic xmlns:a="http://schemas.openxmlformats.org/drawingml/2006/main">
                  <a:graphicData uri="http://schemas.microsoft.com/office/word/2010/wordprocessingGroup">
                    <wpg:wgp>
                      <wpg:cNvGrpSpPr/>
                      <wpg:grpSpPr>
                        <a:xfrm>
                          <a:off x="0" y="0"/>
                          <a:ext cx="1664970" cy="318135"/>
                          <a:chOff x="0" y="0"/>
                          <a:chExt cx="1664969" cy="318134"/>
                        </a:xfrm>
                      </wpg:grpSpPr>
                      <wps:wsp>
                        <wps:cNvPr id="1073741837" name="矩形: 圆角 19"/>
                        <wps:cNvSpPr/>
                        <wps:spPr>
                          <a:xfrm>
                            <a:off x="0" y="0"/>
                            <a:ext cx="1664970" cy="318135"/>
                          </a:xfrm>
                          <a:prstGeom prst="roundRect">
                            <a:avLst>
                              <a:gd name="adj" fmla="val 16667"/>
                            </a:avLst>
                          </a:prstGeom>
                          <a:solidFill>
                            <a:srgbClr val="558ED5"/>
                          </a:solidFill>
                          <a:ln w="25400" cap="flat">
                            <a:solidFill>
                              <a:srgbClr val="558ED5"/>
                            </a:solidFill>
                            <a:prstDash val="solid"/>
                            <a:round/>
                          </a:ln>
                          <a:effectLst/>
                        </wps:spPr>
                        <wps:bodyPr/>
                      </wps:wsp>
                      <wps:wsp>
                        <wps:cNvPr id="1073741838" name="文本框 11"/>
                        <wps:cNvSpPr txBox="1"/>
                        <wps:spPr>
                          <a:xfrm>
                            <a:off x="131657" y="22723"/>
                            <a:ext cx="1381962" cy="263597"/>
                          </a:xfrm>
                          <a:prstGeom prst="rect">
                            <a:avLst/>
                          </a:prstGeom>
                          <a:noFill/>
                          <a:ln w="12700" cap="flat">
                            <a:noFill/>
                            <a:miter lim="400000"/>
                          </a:ln>
                          <a:effectLst/>
                        </wps:spPr>
                        <wps:txbx>
                          <w:txbxContent>
                            <w:p>
                              <w:pPr>
                                <w:pStyle w:val="Normal.0"/>
                                <w:jc w:val="center"/>
                              </w:pPr>
                              <w:r>
                                <w:rPr>
                                  <w:rFonts w:ascii="Calibri" w:cs="Calibri" w:hAnsi="Calibri" w:eastAsia="Calibri"/>
                                  <w:b w:val="1"/>
                                  <w:bCs w:val="1"/>
                                  <w:color w:val="ffffff"/>
                                  <w:u w:color="ffffff"/>
                                  <w:rtl w:val="0"/>
                                  <w:lang w:val="zh-TW" w:eastAsia="zh-TW"/>
                                </w:rPr>
                                <w:t>移动端</w:t>
                              </w:r>
                              <w:r>
                                <w:rPr>
                                  <w:rFonts w:ascii="Calibri" w:cs="Calibri" w:hAnsi="Calibri" w:eastAsia="Calibri"/>
                                  <w:b w:val="1"/>
                                  <w:bCs w:val="1"/>
                                  <w:color w:val="ffffff"/>
                                  <w:u w:color="ffffff"/>
                                  <w:lang w:val="zh-TW" w:eastAsia="zh-TW"/>
                                </w:rPr>
                              </w:r>
                            </w:p>
                          </w:txbxContent>
                        </wps:txbx>
                        <wps:bodyPr wrap="square" lIns="45719" tIns="45719" rIns="45719" bIns="45719" numCol="1" anchor="t">
                          <a:noAutofit/>
                        </wps:bodyPr>
                      </wps:wsp>
                    </wpg:wgp>
                  </a:graphicData>
                </a:graphic>
              </wp:anchor>
            </w:drawing>
          </mc:Choice>
          <mc:Fallback>
            <w:pict>
              <v:group id="_x0000_s1026" style="visibility:visible;position:absolute;margin-left:280.5pt;margin-top:20.1pt;width:131.1pt;height:25.0pt;z-index:251662336;mso-position-horizontal:absolute;mso-position-horizontal-relative:text;mso-position-vertical:absolute;mso-position-vertical-relative:line;mso-wrap-distance-left:0.0pt;mso-wrap-distance-top:0.0pt;mso-wrap-distance-right:0.0pt;mso-wrap-distance-bottom:0.0pt;" coordorigin="0,0" coordsize="1664970,318135">
                <w10:wrap type="none" side="bothSides" anchorx="text"/>
                <v:roundrect id="_x0000_s1027" style="position:absolute;left:0;top:0;width:1664970;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28" type="#_x0000_t202" style="position:absolute;left:131657;top:22724;width:1381961;height:263596;">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Fonts w:ascii="Calibri" w:cs="Calibri" w:hAnsi="Calibri" w:eastAsia="Calibri"/>
                            <w:b w:val="1"/>
                            <w:bCs w:val="1"/>
                            <w:color w:val="ffffff"/>
                            <w:u w:color="ffffff"/>
                            <w:rtl w:val="0"/>
                            <w:lang w:val="zh-TW" w:eastAsia="zh-TW"/>
                          </w:rPr>
                          <w:t>移动端</w:t>
                        </w:r>
                        <w:r>
                          <w:rPr>
                            <w:rFonts w:ascii="Calibri" w:cs="Calibri" w:hAnsi="Calibri" w:eastAsia="Calibri"/>
                            <w:b w:val="1"/>
                            <w:bCs w:val="1"/>
                            <w:color w:val="ffffff"/>
                            <w:u w:color="ffffff"/>
                            <w:lang w:val="zh-TW" w:eastAsia="zh-TW"/>
                          </w:rPr>
                        </w:r>
                      </w:p>
                    </w:txbxContent>
                  </v:textbox>
                </v:shape>
              </v:group>
            </w:pict>
          </mc:Fallback>
        </mc:AlternateContent>
      </w:r>
      <w:r>
        <w:rPr>
          <w:rFonts w:ascii=".萍方-简" w:cs=".萍方-简" w:hAnsi=".萍方-简" w:eastAsia=".萍方-简"/>
        </w:rPr>
        <mc:AlternateContent>
          <mc:Choice Requires="wpg">
            <w:drawing>
              <wp:anchor distT="0" distB="0" distL="0" distR="0" simplePos="0" relativeHeight="251661312" behindDoc="0" locked="0" layoutInCell="1" allowOverlap="1">
                <wp:simplePos x="0" y="0"/>
                <wp:positionH relativeFrom="column">
                  <wp:posOffset>1659890</wp:posOffset>
                </wp:positionH>
                <wp:positionV relativeFrom="line">
                  <wp:posOffset>253365</wp:posOffset>
                </wp:positionV>
                <wp:extent cx="1664970" cy="318135"/>
                <wp:effectExtent l="0" t="0" r="0" b="0"/>
                <wp:wrapNone/>
                <wp:docPr id="1073741842" name="officeArt object" descr="组合 12"/>
                <wp:cNvGraphicFramePr/>
                <a:graphic xmlns:a="http://schemas.openxmlformats.org/drawingml/2006/main">
                  <a:graphicData uri="http://schemas.microsoft.com/office/word/2010/wordprocessingGroup">
                    <wpg:wgp>
                      <wpg:cNvGrpSpPr/>
                      <wpg:grpSpPr>
                        <a:xfrm>
                          <a:off x="0" y="0"/>
                          <a:ext cx="1664970" cy="318135"/>
                          <a:chOff x="0" y="0"/>
                          <a:chExt cx="1664969" cy="318134"/>
                        </a:xfrm>
                      </wpg:grpSpPr>
                      <wps:wsp>
                        <wps:cNvPr id="1073741840" name="矩形: 圆角 11"/>
                        <wps:cNvSpPr/>
                        <wps:spPr>
                          <a:xfrm>
                            <a:off x="0" y="0"/>
                            <a:ext cx="1664970" cy="318135"/>
                          </a:xfrm>
                          <a:prstGeom prst="roundRect">
                            <a:avLst>
                              <a:gd name="adj" fmla="val 16667"/>
                            </a:avLst>
                          </a:prstGeom>
                          <a:solidFill>
                            <a:srgbClr val="558ED5"/>
                          </a:solidFill>
                          <a:ln w="25400" cap="flat">
                            <a:solidFill>
                              <a:srgbClr val="558ED5"/>
                            </a:solidFill>
                            <a:prstDash val="solid"/>
                            <a:round/>
                          </a:ln>
                          <a:effectLst/>
                        </wps:spPr>
                        <wps:bodyPr/>
                      </wps:wsp>
                      <wps:wsp>
                        <wps:cNvPr id="1073741841" name="文本框 16"/>
                        <wps:cNvSpPr txBox="1"/>
                        <wps:spPr>
                          <a:xfrm>
                            <a:off x="131657" y="22723"/>
                            <a:ext cx="1381962" cy="263597"/>
                          </a:xfrm>
                          <a:prstGeom prst="rect">
                            <a:avLst/>
                          </a:prstGeom>
                          <a:noFill/>
                          <a:ln w="12700" cap="flat">
                            <a:noFill/>
                            <a:miter lim="400000"/>
                          </a:ln>
                          <a:effectLst/>
                        </wps:spPr>
                        <wps:txbx>
                          <w:txbxContent>
                            <w:p>
                              <w:pPr>
                                <w:pStyle w:val="Normal.0"/>
                                <w:jc w:val="center"/>
                              </w:pPr>
                              <w:r>
                                <w:rPr>
                                  <w:rFonts w:ascii="Calibri" w:cs="Calibri" w:hAnsi="Calibri" w:eastAsia="Calibri"/>
                                  <w:b w:val="1"/>
                                  <w:bCs w:val="1"/>
                                  <w:color w:val="ffffff"/>
                                  <w:u w:color="ffffff"/>
                                  <w:rtl w:val="0"/>
                                  <w:lang w:val="en-US"/>
                                </w:rPr>
                                <w:t xml:space="preserve">Web </w:t>
                              </w:r>
                              <w:r>
                                <w:rPr>
                                  <w:rFonts w:ascii="Calibri" w:cs="Calibri" w:hAnsi="Calibri" w:eastAsia="Calibri"/>
                                  <w:b w:val="1"/>
                                  <w:bCs w:val="1"/>
                                  <w:color w:val="ffffff"/>
                                  <w:u w:color="ffffff"/>
                                  <w:rtl w:val="0"/>
                                  <w:lang w:val="zh-TW" w:eastAsia="zh-TW"/>
                                </w:rPr>
                                <w:t>端</w:t>
                              </w:r>
                              <w:r>
                                <w:rPr>
                                  <w:rFonts w:ascii="Calibri" w:cs="Calibri" w:hAnsi="Calibri" w:eastAsia="Calibri"/>
                                  <w:b w:val="1"/>
                                  <w:bCs w:val="1"/>
                                  <w:color w:val="ffffff"/>
                                  <w:u w:color="ffffff"/>
                                </w:rPr>
                              </w:r>
                            </w:p>
                          </w:txbxContent>
                        </wps:txbx>
                        <wps:bodyPr wrap="square" lIns="45719" tIns="45719" rIns="45719" bIns="45719" numCol="1" anchor="t">
                          <a:noAutofit/>
                        </wps:bodyPr>
                      </wps:wsp>
                    </wpg:wgp>
                  </a:graphicData>
                </a:graphic>
              </wp:anchor>
            </w:drawing>
          </mc:Choice>
          <mc:Fallback>
            <w:pict>
              <v:group id="_x0000_s1029" style="visibility:visible;position:absolute;margin-left:130.7pt;margin-top:20.0pt;width:131.1pt;height:25.0pt;z-index:251661312;mso-position-horizontal:absolute;mso-position-horizontal-relative:text;mso-position-vertical:absolute;mso-position-vertical-relative:line;mso-wrap-distance-left:0.0pt;mso-wrap-distance-top:0.0pt;mso-wrap-distance-right:0.0pt;mso-wrap-distance-bottom:0.0pt;" coordorigin="0,0" coordsize="1664970,318135">
                <w10:wrap type="none" side="bothSides" anchorx="text"/>
                <v:roundrect id="_x0000_s1030" style="position:absolute;left:0;top:0;width:1664970;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31" type="#_x0000_t202" style="position:absolute;left:131657;top:22724;width:1381961;height:263596;">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Fonts w:ascii="Calibri" w:cs="Calibri" w:hAnsi="Calibri" w:eastAsia="Calibri"/>
                            <w:b w:val="1"/>
                            <w:bCs w:val="1"/>
                            <w:color w:val="ffffff"/>
                            <w:u w:color="ffffff"/>
                            <w:rtl w:val="0"/>
                            <w:lang w:val="en-US"/>
                          </w:rPr>
                          <w:t xml:space="preserve">Web </w:t>
                        </w:r>
                        <w:r>
                          <w:rPr>
                            <w:rFonts w:ascii="Calibri" w:cs="Calibri" w:hAnsi="Calibri" w:eastAsia="Calibri"/>
                            <w:b w:val="1"/>
                            <w:bCs w:val="1"/>
                            <w:color w:val="ffffff"/>
                            <w:u w:color="ffffff"/>
                            <w:rtl w:val="0"/>
                            <w:lang w:val="zh-TW" w:eastAsia="zh-TW"/>
                          </w:rPr>
                          <w:t>端</w:t>
                        </w:r>
                        <w:r>
                          <w:rPr>
                            <w:rFonts w:ascii="Calibri" w:cs="Calibri" w:hAnsi="Calibri" w:eastAsia="Calibri"/>
                            <w:b w:val="1"/>
                            <w:bCs w:val="1"/>
                            <w:color w:val="ffffff"/>
                            <w:u w:color="ffffff"/>
                          </w:rPr>
                        </w:r>
                      </w:p>
                    </w:txbxContent>
                  </v:textbox>
                </v:shape>
              </v:group>
            </w:pict>
          </mc:Fallback>
        </mc:AlternateContent>
      </w:r>
      <w:r>
        <w:rPr>
          <w:rFonts w:ascii=".萍方-简" w:cs=".萍方-简" w:hAnsi=".萍方-简" w:eastAsia=".萍方-简"/>
        </w:rPr>
        <mc:AlternateContent>
          <mc:Choice Requires="wps">
            <w:drawing>
              <wp:anchor distT="0" distB="0" distL="0" distR="0" simplePos="0" relativeHeight="251659264" behindDoc="0" locked="0" layoutInCell="1" allowOverlap="1">
                <wp:simplePos x="0" y="0"/>
                <wp:positionH relativeFrom="column">
                  <wp:posOffset>391160</wp:posOffset>
                </wp:positionH>
                <wp:positionV relativeFrom="line">
                  <wp:posOffset>163195</wp:posOffset>
                </wp:positionV>
                <wp:extent cx="5181600" cy="504825"/>
                <wp:effectExtent l="0" t="0" r="0" b="0"/>
                <wp:wrapNone/>
                <wp:docPr id="1073741843" name="officeArt object" descr="矩形: 圆角 5"/>
                <wp:cNvGraphicFramePr/>
                <a:graphic xmlns:a="http://schemas.openxmlformats.org/drawingml/2006/main">
                  <a:graphicData uri="http://schemas.microsoft.com/office/word/2010/wordprocessingShape">
                    <wps:wsp>
                      <wps:cNvSpPr/>
                      <wps:spPr>
                        <a:xfrm>
                          <a:off x="0" y="0"/>
                          <a:ext cx="5181600" cy="504825"/>
                        </a:xfrm>
                        <a:prstGeom prst="roundRect">
                          <a:avLst>
                            <a:gd name="adj" fmla="val 16667"/>
                          </a:avLst>
                        </a:prstGeom>
                        <a:noFill/>
                        <a:ln w="25400" cap="flat">
                          <a:solidFill>
                            <a:srgbClr val="8EB4E3"/>
                          </a:solidFill>
                          <a:prstDash val="solid"/>
                          <a:round/>
                        </a:ln>
                        <a:effectLst/>
                      </wps:spPr>
                      <wps:bodyPr/>
                    </wps:wsp>
                  </a:graphicData>
                </a:graphic>
              </wp:anchor>
            </w:drawing>
          </mc:Choice>
          <mc:Fallback>
            <w:pict>
              <v:roundrect id="_x0000_s1032" style="visibility:visible;position:absolute;margin-left:0.0pt;margin-top:0.0pt;width:408.0pt;height:39.8pt;z-index:251659264;mso-position-horizontal:absolute;mso-position-horizontal-relative:text;mso-position-vertical:absolute;mso-position-vertical-relative:line;mso-wrap-distance-left:0.0pt;mso-wrap-distance-top:0.0pt;mso-wrap-distance-right:0.0pt;mso-wrap-distance-bottom:0.0pt;" adj="3600">
                <v:fill on="f"/>
                <v:stroke filltype="solid" color="#8EB4E3" opacity="100.0%" weight="2.0pt" dashstyle="solid" endcap="flat" joinstyle="round" linestyle="single" startarrow="none" startarrowwidth="medium" startarrowlength="medium" endarrow="none" endarrowwidth="medium" endarrowlength="medium"/>
                <w10:wrap type="none" side="bothSides" anchorx="text"/>
              </v:roundrect>
            </w:pict>
          </mc:Fallback>
        </mc:AlternateContent>
      </w:r>
      <w:r>
        <w:rPr>
          <w:rFonts w:ascii=".萍方-简" w:cs=".萍方-简" w:hAnsi=".萍方-简" w:eastAsia=".萍方-简"/>
        </w:rPr>
        <mc:AlternateContent>
          <mc:Choice Requires="wps">
            <w:drawing>
              <wp:anchor distT="0" distB="0" distL="0" distR="0" simplePos="0" relativeHeight="251660288" behindDoc="0" locked="0" layoutInCell="1" allowOverlap="1">
                <wp:simplePos x="0" y="0"/>
                <wp:positionH relativeFrom="column">
                  <wp:posOffset>599440</wp:posOffset>
                </wp:positionH>
                <wp:positionV relativeFrom="line">
                  <wp:posOffset>276224</wp:posOffset>
                </wp:positionV>
                <wp:extent cx="614045" cy="297815"/>
                <wp:effectExtent l="0" t="0" r="0" b="0"/>
                <wp:wrapNone/>
                <wp:docPr id="1073741844" name="officeArt object" descr="文本框 19"/>
                <wp:cNvGraphicFramePr/>
                <a:graphic xmlns:a="http://schemas.openxmlformats.org/drawingml/2006/main">
                  <a:graphicData uri="http://schemas.microsoft.com/office/word/2010/wordprocessingShape">
                    <wps:wsp>
                      <wps:cNvSpPr txBox="1"/>
                      <wps:spPr>
                        <a:xfrm>
                          <a:off x="0" y="0"/>
                          <a:ext cx="614045" cy="297815"/>
                        </a:xfrm>
                        <a:prstGeom prst="rect">
                          <a:avLst/>
                        </a:prstGeom>
                        <a:solidFill>
                          <a:srgbClr val="FFFFFF"/>
                        </a:solidFill>
                        <a:ln w="12700" cap="flat">
                          <a:noFill/>
                          <a:miter lim="400000"/>
                        </a:ln>
                        <a:effectLst/>
                      </wps:spPr>
                      <wps:txbx>
                        <w:txbxContent>
                          <w:p>
                            <w:pPr>
                              <w:pStyle w:val="Normal.0"/>
                            </w:pPr>
                            <w:r>
                              <w:rPr>
                                <w:rFonts w:ascii="Calibri" w:cs="Calibri" w:hAnsi="Calibri" w:eastAsia="Calibri"/>
                                <w:b w:val="1"/>
                                <w:bCs w:val="1"/>
                                <w:color w:val="4f81bd"/>
                                <w:u w:color="4f81bd"/>
                                <w:rtl w:val="0"/>
                                <w:lang w:val="zh-TW" w:eastAsia="zh-TW"/>
                              </w:rPr>
                              <w:t>客户端</w:t>
                            </w:r>
                          </w:p>
                        </w:txbxContent>
                      </wps:txbx>
                      <wps:bodyPr wrap="square" lIns="45719" tIns="45719" rIns="45719" bIns="45719" numCol="1" anchor="t">
                        <a:noAutofit/>
                      </wps:bodyPr>
                    </wps:wsp>
                  </a:graphicData>
                </a:graphic>
              </wp:anchor>
            </w:drawing>
          </mc:Choice>
          <mc:Fallback>
            <w:pict>
              <v:shape id="_x0000_s1033" type="#_x0000_t202" style="visibility:visible;position:absolute;margin-left:47.2pt;margin-top:21.8pt;width:48.3pt;height:23.5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4f81bd"/>
                          <w:u w:color="4f81bd"/>
                          <w:rtl w:val="0"/>
                          <w:lang w:val="zh-TW" w:eastAsia="zh-TW"/>
                        </w:rPr>
                        <w:t>客户端</w:t>
                      </w:r>
                    </w:p>
                  </w:txbxContent>
                </v:textbox>
                <w10:wrap type="none" side="bothSides" anchorx="text"/>
              </v:shape>
            </w:pict>
          </mc:Fallback>
        </mc:AlternateContent>
      </w:r>
    </w:p>
    <w:p>
      <w:pPr>
        <w:pStyle w:val="Normal.0"/>
        <w:rPr>
          <w:rFonts w:ascii=".萍方-简" w:cs=".萍方-简" w:hAnsi=".萍方-简" w:eastAsia=".萍方-简"/>
        </w:rPr>
      </w:pPr>
    </w:p>
    <w:p>
      <w:pPr>
        <w:pStyle w:val="Normal.0"/>
        <w:rPr>
          <w:rFonts w:ascii=".萍方-简" w:cs=".萍方-简" w:hAnsi=".萍方-简" w:eastAsia=".萍方-简"/>
        </w:rPr>
      </w:pPr>
      <w:r>
        <w:rPr>
          <w:rFonts w:ascii=".萍方-简" w:cs=".萍方-简" w:hAnsi=".萍方-简" w:eastAsia=".萍方-简"/>
        </w:rPr>
        <mc:AlternateContent>
          <mc:Choice Requires="wps">
            <w:drawing>
              <wp:anchor distT="0" distB="0" distL="0" distR="0" simplePos="0" relativeHeight="251672576" behindDoc="0" locked="0" layoutInCell="1" allowOverlap="1">
                <wp:simplePos x="0" y="0"/>
                <wp:positionH relativeFrom="column">
                  <wp:posOffset>3261360</wp:posOffset>
                </wp:positionH>
                <wp:positionV relativeFrom="line">
                  <wp:posOffset>19685</wp:posOffset>
                </wp:positionV>
                <wp:extent cx="300356" cy="227331"/>
                <wp:effectExtent l="0" t="0" r="0" b="0"/>
                <wp:wrapNone/>
                <wp:docPr id="1073741845" name="officeArt object" descr="流程图: 合并 94"/>
                <wp:cNvGraphicFramePr/>
                <a:graphic xmlns:a="http://schemas.openxmlformats.org/drawingml/2006/main">
                  <a:graphicData uri="http://schemas.microsoft.com/office/word/2010/wordprocessingShape">
                    <wps:wsp>
                      <wps:cNvSpPr/>
                      <wps:spPr>
                        <a:xfrm>
                          <a:off x="0" y="0"/>
                          <a:ext cx="300356" cy="2273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10800" y="21600"/>
                              </a:lnTo>
                              <a:close/>
                            </a:path>
                          </a:pathLst>
                        </a:custGeom>
                        <a:solidFill>
                          <a:srgbClr val="C6D9F1"/>
                        </a:solidFill>
                        <a:ln w="12700" cap="flat">
                          <a:noFill/>
                          <a:miter lim="400000"/>
                        </a:ln>
                        <a:effectLst/>
                      </wps:spPr>
                      <wps:bodyPr/>
                    </wps:wsp>
                  </a:graphicData>
                </a:graphic>
              </wp:anchor>
            </w:drawing>
          </mc:Choice>
          <mc:Fallback>
            <w:pict>
              <v:shape id="_x0000_s1034" style="visibility:visible;position:absolute;margin-left:256.8pt;margin-top:1.6pt;width:23.6pt;height:17.9pt;z-index:251672576;mso-position-horizontal:absolute;mso-position-horizontal-relative:text;mso-position-vertical:absolute;mso-position-vertical-relative:line;mso-wrap-distance-left:0.0pt;mso-wrap-distance-top:0.0pt;mso-wrap-distance-right:0.0pt;mso-wrap-distance-bottom:0.0pt;" coordorigin="0,0" coordsize="21600,21600" path="M 0,0 L 21600,0 L 10800,21600 X E">
                <v:fill color="#C6D9F1" opacity="100.0%" type="solid"/>
                <v:stroke on="f" weight="1.0pt" dashstyle="solid" endcap="flat" miterlimit="400.0%" joinstyle="miter" linestyle="single" startarrow="none" startarrowwidth="medium" startarrowlength="medium" endarrow="none" endarrowwidth="medium" endarrowlength="medium"/>
                <w10:wrap type="none" side="bothSides" anchorx="text"/>
              </v:shape>
            </w:pict>
          </mc:Fallback>
        </mc:AlternateContent>
      </w:r>
      <w:r>
        <w:rPr>
          <w:rFonts w:ascii=".萍方-简" w:cs=".萍方-简" w:hAnsi=".萍方-简" w:eastAsia=".萍方-简"/>
        </w:rPr>
        <mc:AlternateContent>
          <mc:Choice Requires="wpg">
            <w:drawing>
              <wp:anchor distT="0" distB="0" distL="0" distR="0" simplePos="0" relativeHeight="251665408" behindDoc="0" locked="0" layoutInCell="1" allowOverlap="1">
                <wp:simplePos x="0" y="0"/>
                <wp:positionH relativeFrom="column">
                  <wp:posOffset>395605</wp:posOffset>
                </wp:positionH>
                <wp:positionV relativeFrom="line">
                  <wp:posOffset>401955</wp:posOffset>
                </wp:positionV>
                <wp:extent cx="5181600" cy="504825"/>
                <wp:effectExtent l="0" t="0" r="0" b="0"/>
                <wp:wrapNone/>
                <wp:docPr id="1073741862" name="officeArt object" descr="组合 21"/>
                <wp:cNvGraphicFramePr/>
                <a:graphic xmlns:a="http://schemas.openxmlformats.org/drawingml/2006/main">
                  <a:graphicData uri="http://schemas.microsoft.com/office/word/2010/wordprocessingGroup">
                    <wpg:wgp>
                      <wpg:cNvGrpSpPr/>
                      <wpg:grpSpPr>
                        <a:xfrm>
                          <a:off x="0" y="0"/>
                          <a:ext cx="5181600" cy="504825"/>
                          <a:chOff x="0" y="0"/>
                          <a:chExt cx="5181600" cy="504825"/>
                        </a:xfrm>
                      </wpg:grpSpPr>
                      <wps:wsp>
                        <wps:cNvPr id="1073741846" name="矩形: 圆角 22"/>
                        <wps:cNvSpPr/>
                        <wps:spPr>
                          <a:xfrm>
                            <a:off x="0" y="0"/>
                            <a:ext cx="5181600" cy="504825"/>
                          </a:xfrm>
                          <a:prstGeom prst="roundRect">
                            <a:avLst>
                              <a:gd name="adj" fmla="val 16667"/>
                            </a:avLst>
                          </a:prstGeom>
                          <a:noFill/>
                          <a:ln w="25400" cap="flat">
                            <a:solidFill>
                              <a:srgbClr val="8EB4E3"/>
                            </a:solidFill>
                            <a:prstDash val="solid"/>
                            <a:round/>
                          </a:ln>
                          <a:effectLst/>
                        </wps:spPr>
                        <wps:bodyPr/>
                      </wps:wsp>
                      <wpg:grpSp>
                        <wpg:cNvPr id="1073741849" name="文本框 38"/>
                        <wpg:cNvGrpSpPr/>
                        <wpg:grpSpPr>
                          <a:xfrm>
                            <a:off x="209265" y="113731"/>
                            <a:ext cx="614046" cy="297816"/>
                            <a:chOff x="0" y="0"/>
                            <a:chExt cx="614045" cy="297815"/>
                          </a:xfrm>
                        </wpg:grpSpPr>
                        <wps:wsp>
                          <wps:cNvPr id="1073741847" name="Shape 1073741847"/>
                          <wps:cNvSpPr/>
                          <wps:spPr>
                            <a:xfrm>
                              <a:off x="-1" y="-1"/>
                              <a:ext cx="614047" cy="277497"/>
                            </a:xfrm>
                            <a:prstGeom prst="rect">
                              <a:avLst/>
                            </a:prstGeom>
                            <a:solidFill>
                              <a:srgbClr val="FFFFFF"/>
                            </a:solidFill>
                            <a:ln w="12700" cap="flat">
                              <a:noFill/>
                              <a:miter lim="400000"/>
                            </a:ln>
                            <a:effectLst/>
                          </wps:spPr>
                          <wps:bodyPr/>
                        </wps:wsp>
                        <wps:wsp>
                          <wps:cNvPr id="1073741848" name="Shape 1073741848"/>
                          <wps:cNvSpPr txBox="1"/>
                          <wps:spPr>
                            <a:xfrm>
                              <a:off x="-1" y="-1"/>
                              <a:ext cx="614047" cy="297816"/>
                            </a:xfrm>
                            <a:prstGeom prst="rect">
                              <a:avLst/>
                            </a:prstGeom>
                            <a:noFill/>
                            <a:ln w="12700" cap="flat">
                              <a:noFill/>
                              <a:miter lim="400000"/>
                            </a:ln>
                            <a:effectLst/>
                          </wps:spPr>
                          <wps:txbx>
                            <w:txbxContent>
                              <w:p>
                                <w:pPr>
                                  <w:pStyle w:val="Normal.0"/>
                                </w:pPr>
                                <w:r>
                                  <w:rPr>
                                    <w:rFonts w:ascii="Calibri" w:cs="Calibri" w:hAnsi="Calibri" w:eastAsia="Calibri"/>
                                    <w:b w:val="1"/>
                                    <w:bCs w:val="1"/>
                                    <w:color w:val="4f81bd"/>
                                    <w:u w:color="4f81bd"/>
                                    <w:rtl w:val="0"/>
                                    <w:lang w:val="zh-TW" w:eastAsia="zh-TW"/>
                                  </w:rPr>
                                  <w:t>业务端</w:t>
                                </w:r>
                              </w:p>
                            </w:txbxContent>
                          </wps:txbx>
                          <wps:bodyPr wrap="square" lIns="45719" tIns="45719" rIns="45719" bIns="45719" numCol="1" anchor="t">
                            <a:noAutofit/>
                          </wps:bodyPr>
                        </wps:wsp>
                      </wpg:grpSp>
                      <wpg:grpSp>
                        <wpg:cNvPr id="1073741852" name="组合 39"/>
                        <wpg:cNvGrpSpPr/>
                        <wpg:grpSpPr>
                          <a:xfrm>
                            <a:off x="1269241" y="95534"/>
                            <a:ext cx="427356" cy="318137"/>
                            <a:chOff x="0" y="0"/>
                            <a:chExt cx="427355" cy="318135"/>
                          </a:xfrm>
                        </wpg:grpSpPr>
                        <wps:wsp>
                          <wps:cNvPr id="1073741850" name="矩形: 圆角 26"/>
                          <wps:cNvSpPr/>
                          <wps:spPr>
                            <a:xfrm>
                              <a:off x="0" y="-1"/>
                              <a:ext cx="427356" cy="318137"/>
                            </a:xfrm>
                            <a:prstGeom prst="roundRect">
                              <a:avLst>
                                <a:gd name="adj" fmla="val 16667"/>
                              </a:avLst>
                            </a:prstGeom>
                            <a:solidFill>
                              <a:srgbClr val="558ED5"/>
                            </a:solidFill>
                            <a:ln w="25400" cap="flat">
                              <a:solidFill>
                                <a:srgbClr val="558ED5"/>
                              </a:solidFill>
                              <a:prstDash val="solid"/>
                              <a:round/>
                            </a:ln>
                            <a:effectLst/>
                          </wps:spPr>
                          <wps:bodyPr/>
                        </wps:wsp>
                        <wps:wsp>
                          <wps:cNvPr id="1073741851" name="文本框 41"/>
                          <wps:cNvSpPr txBox="1"/>
                          <wps:spPr>
                            <a:xfrm>
                              <a:off x="33792" y="22723"/>
                              <a:ext cx="354715" cy="263597"/>
                            </a:xfrm>
                            <a:prstGeom prst="rect">
                              <a:avLst/>
                            </a:prstGeom>
                            <a:noFill/>
                            <a:ln w="12700" cap="flat">
                              <a:noFill/>
                              <a:miter lim="400000"/>
                            </a:ln>
                            <a:effectLst/>
                          </wps:spPr>
                          <wps:txbx>
                            <w:txbxContent>
                              <w:p>
                                <w:pPr>
                                  <w:pStyle w:val="Normal.0"/>
                                  <w:jc w:val="center"/>
                                  <w:rPr>
                                    <w:rFonts w:ascii="Calibri" w:cs="Calibri" w:hAnsi="Calibri" w:eastAsia="Calibri"/>
                                    <w:b w:val="1"/>
                                    <w:bCs w:val="1"/>
                                    <w:color w:val="ffffff"/>
                                    <w:u w:color="ffffff"/>
                                  </w:rPr>
                                </w:pPr>
                                <w:r>
                                  <w:rPr>
                                    <w:rFonts w:ascii="Calibri" w:cs="Calibri" w:hAnsi="Calibri" w:eastAsia="Calibri"/>
                                    <w:b w:val="1"/>
                                    <w:bCs w:val="1"/>
                                    <w:color w:val="ffffff"/>
                                    <w:u w:color="ffffff"/>
                                    <w:rtl w:val="0"/>
                                    <w:lang w:val="en-US"/>
                                  </w:rPr>
                                  <w:t>AI</w:t>
                                </w:r>
                              </w:p>
                            </w:txbxContent>
                          </wps:txbx>
                          <wps:bodyPr wrap="square" lIns="45719" tIns="45719" rIns="45719" bIns="45719" numCol="1" anchor="t">
                            <a:noAutofit/>
                          </wps:bodyPr>
                        </wps:wsp>
                      </wpg:grpSp>
                      <wpg:grpSp>
                        <wpg:cNvPr id="1073741855" name="组合 42"/>
                        <wpg:cNvGrpSpPr/>
                        <wpg:grpSpPr>
                          <a:xfrm>
                            <a:off x="3926006" y="90984"/>
                            <a:ext cx="904876" cy="318137"/>
                            <a:chOff x="0" y="0"/>
                            <a:chExt cx="904875" cy="318135"/>
                          </a:xfrm>
                        </wpg:grpSpPr>
                        <wps:wsp>
                          <wps:cNvPr id="1073741853" name="矩形: 圆角 29"/>
                          <wps:cNvSpPr/>
                          <wps:spPr>
                            <a:xfrm>
                              <a:off x="0" y="-1"/>
                              <a:ext cx="904875" cy="318137"/>
                            </a:xfrm>
                            <a:prstGeom prst="roundRect">
                              <a:avLst>
                                <a:gd name="adj" fmla="val 16667"/>
                              </a:avLst>
                            </a:prstGeom>
                            <a:solidFill>
                              <a:srgbClr val="558ED5"/>
                            </a:solidFill>
                            <a:ln w="25400" cap="flat">
                              <a:solidFill>
                                <a:srgbClr val="558ED5"/>
                              </a:solidFill>
                              <a:prstDash val="solid"/>
                              <a:round/>
                            </a:ln>
                            <a:effectLst/>
                          </wps:spPr>
                          <wps:bodyPr/>
                        </wps:wsp>
                        <wps:wsp>
                          <wps:cNvPr id="1073741854" name="文本框 44"/>
                          <wps:cNvSpPr txBox="1"/>
                          <wps:spPr>
                            <a:xfrm>
                              <a:off x="71552" y="22723"/>
                              <a:ext cx="751067" cy="263597"/>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身份认证</w:t>
                                </w:r>
                                <w:r>
                                  <w:rPr>
                                    <w:rFonts w:ascii="Calibri" w:cs="Calibri" w:hAnsi="Calibri" w:eastAsia="Calibri"/>
                                    <w:b w:val="1"/>
                                    <w:bCs w:val="1"/>
                                    <w:color w:val="ffffff"/>
                                    <w:u w:color="ffffff"/>
                                    <w:lang w:val="zh-TW" w:eastAsia="zh-TW"/>
                                  </w:rPr>
                                </w:r>
                              </w:p>
                            </w:txbxContent>
                          </wps:txbx>
                          <wps:bodyPr wrap="square" lIns="45719" tIns="45719" rIns="45719" bIns="45719" numCol="1" anchor="t">
                            <a:noAutofit/>
                          </wps:bodyPr>
                        </wps:wsp>
                      </wpg:grpSp>
                      <wpg:grpSp>
                        <wpg:cNvPr id="1073741858" name="组合 45"/>
                        <wpg:cNvGrpSpPr/>
                        <wpg:grpSpPr>
                          <a:xfrm>
                            <a:off x="2629469" y="95534"/>
                            <a:ext cx="1077595" cy="320541"/>
                            <a:chOff x="0" y="0"/>
                            <a:chExt cx="1077594" cy="320539"/>
                          </a:xfrm>
                        </wpg:grpSpPr>
                        <wps:wsp>
                          <wps:cNvPr id="1073741856" name="矩形: 圆角 36"/>
                          <wps:cNvSpPr/>
                          <wps:spPr>
                            <a:xfrm>
                              <a:off x="0" y="-1"/>
                              <a:ext cx="1077595" cy="318137"/>
                            </a:xfrm>
                            <a:prstGeom prst="roundRect">
                              <a:avLst>
                                <a:gd name="adj" fmla="val 16667"/>
                              </a:avLst>
                            </a:prstGeom>
                            <a:solidFill>
                              <a:srgbClr val="558ED5"/>
                            </a:solidFill>
                            <a:ln w="25400" cap="flat">
                              <a:solidFill>
                                <a:srgbClr val="558ED5"/>
                              </a:solidFill>
                              <a:prstDash val="solid"/>
                              <a:round/>
                            </a:ln>
                            <a:effectLst/>
                          </wps:spPr>
                          <wps:bodyPr/>
                        </wps:wsp>
                        <wps:wsp>
                          <wps:cNvPr id="1073741857" name="文本框 47"/>
                          <wps:cNvSpPr txBox="1"/>
                          <wps:spPr>
                            <a:xfrm>
                              <a:off x="85211" y="22724"/>
                              <a:ext cx="894429" cy="297816"/>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资金池管理</w:t>
                                </w:r>
                              </w:p>
                            </w:txbxContent>
                          </wps:txbx>
                          <wps:bodyPr wrap="square" lIns="45719" tIns="45719" rIns="45719" bIns="45719" numCol="1" anchor="t">
                            <a:noAutofit/>
                          </wps:bodyPr>
                        </wps:wsp>
                      </wpg:grpSp>
                      <wpg:grpSp>
                        <wpg:cNvPr id="1073741861" name="组合 48"/>
                        <wpg:cNvGrpSpPr/>
                        <wpg:grpSpPr>
                          <a:xfrm>
                            <a:off x="1887939" y="95534"/>
                            <a:ext cx="577216" cy="320540"/>
                            <a:chOff x="0" y="0"/>
                            <a:chExt cx="577215" cy="320538"/>
                          </a:xfrm>
                        </wpg:grpSpPr>
                        <wps:wsp>
                          <wps:cNvPr id="1073741859" name="矩形: 圆角 39"/>
                          <wps:cNvSpPr/>
                          <wps:spPr>
                            <a:xfrm>
                              <a:off x="0" y="-1"/>
                              <a:ext cx="577216" cy="318137"/>
                            </a:xfrm>
                            <a:prstGeom prst="roundRect">
                              <a:avLst>
                                <a:gd name="adj" fmla="val 16667"/>
                              </a:avLst>
                            </a:prstGeom>
                            <a:solidFill>
                              <a:srgbClr val="558ED5"/>
                            </a:solidFill>
                            <a:ln w="25400" cap="flat">
                              <a:solidFill>
                                <a:srgbClr val="558ED5"/>
                              </a:solidFill>
                              <a:prstDash val="solid"/>
                              <a:round/>
                            </a:ln>
                            <a:effectLst/>
                          </wps:spPr>
                          <wps:bodyPr/>
                        </wps:wsp>
                        <wps:wsp>
                          <wps:cNvPr id="1073741860" name="文本框 50"/>
                          <wps:cNvSpPr txBox="1"/>
                          <wps:spPr>
                            <a:xfrm>
                              <a:off x="45643" y="22723"/>
                              <a:ext cx="479102" cy="297816"/>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精算</w:t>
                                </w:r>
                              </w:p>
                            </w:txbxContent>
                          </wps:txbx>
                          <wps:bodyPr wrap="square" lIns="45719" tIns="45719" rIns="45719" bIns="45719" numCol="1" anchor="t">
                            <a:noAutofit/>
                          </wps:bodyPr>
                        </wps:wsp>
                      </wpg:grpSp>
                    </wpg:wgp>
                  </a:graphicData>
                </a:graphic>
              </wp:anchor>
            </w:drawing>
          </mc:Choice>
          <mc:Fallback>
            <w:pict>
              <v:group id="_x0000_s1035" style="visibility:visible;position:absolute;margin-left:31.1pt;margin-top:31.6pt;width:408.0pt;height:39.8pt;z-index:251665408;mso-position-horizontal:absolute;mso-position-horizontal-relative:text;mso-position-vertical:absolute;mso-position-vertical-relative:line;mso-wrap-distance-left:0.0pt;mso-wrap-distance-top:0.0pt;mso-wrap-distance-right:0.0pt;mso-wrap-distance-bottom:0.0pt;" coordorigin="0,0" coordsize="5181600,504825">
                <w10:wrap type="none" side="bothSides" anchorx="text"/>
                <v:roundrect id="_x0000_s1036" style="position:absolute;left:0;top:0;width:5181600;height:504825;" adj="3600">
                  <v:fill on="f"/>
                  <v:stroke filltype="solid" color="#8EB4E3" opacity="100.0%" weight="2.0pt" dashstyle="solid" endcap="flat" joinstyle="round" linestyle="single" startarrow="none" startarrowwidth="medium" startarrowlength="medium" endarrow="none" endarrowwidth="medium" endarrowlength="medium"/>
                </v:roundrect>
                <v:group id="_x0000_s1037" style="position:absolute;left:209266;top:113732;width:614045;height:297815;" coordorigin="0,0" coordsize="614045,297815">
                  <v:rect id="_x0000_s1038" style="position:absolute;left:0;top:0;width:614045;height:277495;">
                    <v:fill color="#FFFFFF" opacity="100.0%" type="solid"/>
                    <v:stroke on="f" weight="1.0pt" dashstyle="solid" endcap="flat" miterlimit="400.0%" joinstyle="miter" linestyle="single" startarrow="none" startarrowwidth="medium" startarrowlength="medium" endarrow="none" endarrowwidth="medium" endarrowlength="medium"/>
                  </v:rect>
                  <v:shape id="_x0000_s1039" type="#_x0000_t202" style="position:absolute;left:0;top:0;width:614045;height:29781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4f81bd"/>
                              <w:u w:color="4f81bd"/>
                              <w:rtl w:val="0"/>
                              <w:lang w:val="zh-TW" w:eastAsia="zh-TW"/>
                            </w:rPr>
                            <w:t>业务端</w:t>
                          </w:r>
                        </w:p>
                      </w:txbxContent>
                    </v:textbox>
                  </v:shape>
                </v:group>
                <v:group id="_x0000_s1040" style="position:absolute;left:1269242;top:95535;width:427355;height:318135;" coordorigin="0,0" coordsize="427355,318135">
                  <v:roundrect id="_x0000_s1041" style="position:absolute;left:0;top:0;width:427355;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42" type="#_x0000_t202" style="position:absolute;left:33793;top:22724;width:354714;height:263596;">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rPr>
                              <w:rFonts w:ascii="Calibri" w:cs="Calibri" w:hAnsi="Calibri" w:eastAsia="Calibri"/>
                              <w:b w:val="1"/>
                              <w:bCs w:val="1"/>
                              <w:color w:val="ffffff"/>
                              <w:u w:color="ffffff"/>
                            </w:rPr>
                          </w:pPr>
                          <w:r>
                            <w:rPr>
                              <w:rFonts w:ascii="Calibri" w:cs="Calibri" w:hAnsi="Calibri" w:eastAsia="Calibri"/>
                              <w:b w:val="1"/>
                              <w:bCs w:val="1"/>
                              <w:color w:val="ffffff"/>
                              <w:u w:color="ffffff"/>
                              <w:rtl w:val="0"/>
                              <w:lang w:val="en-US"/>
                            </w:rPr>
                            <w:t>AI</w:t>
                          </w:r>
                        </w:p>
                      </w:txbxContent>
                    </v:textbox>
                  </v:shape>
                </v:group>
                <v:group id="_x0000_s1043" style="position:absolute;left:3926006;top:90985;width:904875;height:318135;" coordorigin="0,0" coordsize="904875,318135">
                  <v:roundrect id="_x0000_s1044" style="position:absolute;left:0;top:0;width:904875;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45" type="#_x0000_t202" style="position:absolute;left:71553;top:22724;width:751066;height:263596;">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身份认证</w:t>
                          </w:r>
                          <w:r>
                            <w:rPr>
                              <w:rFonts w:ascii="Calibri" w:cs="Calibri" w:hAnsi="Calibri" w:eastAsia="Calibri"/>
                              <w:b w:val="1"/>
                              <w:bCs w:val="1"/>
                              <w:color w:val="ffffff"/>
                              <w:u w:color="ffffff"/>
                              <w:lang w:val="zh-TW" w:eastAsia="zh-TW"/>
                            </w:rPr>
                          </w:r>
                        </w:p>
                      </w:txbxContent>
                    </v:textbox>
                  </v:shape>
                </v:group>
                <v:group id="_x0000_s1046" style="position:absolute;left:2629469;top:95535;width:1077595;height:320540;" coordorigin="0,0" coordsize="1077595,320540">
                  <v:roundrect id="_x0000_s1047" style="position:absolute;left:0;top:0;width:1077595;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48" type="#_x0000_t202" style="position:absolute;left:85211;top:22725;width:894428;height:29781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资金池管理</w:t>
                          </w:r>
                        </w:p>
                      </w:txbxContent>
                    </v:textbox>
                  </v:shape>
                </v:group>
                <v:group id="_x0000_s1049" style="position:absolute;left:1887940;top:95535;width:577215;height:320539;" coordorigin="0,0" coordsize="577215,320539">
                  <v:roundrect id="_x0000_s1050" style="position:absolute;left:0;top:0;width:577215;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51" type="#_x0000_t202" style="position:absolute;left:45643;top:22724;width:479101;height:29781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精算</w:t>
                          </w:r>
                        </w:p>
                      </w:txbxContent>
                    </v:textbox>
                  </v:shape>
                </v:group>
              </v:group>
            </w:pict>
          </mc:Fallback>
        </mc:AlternateContent>
      </w:r>
    </w:p>
    <w:p>
      <w:pPr>
        <w:pStyle w:val="Normal.0"/>
        <w:rPr>
          <w:rFonts w:ascii=".萍方-简" w:cs=".萍方-简" w:hAnsi=".萍方-简" w:eastAsia=".萍方-简"/>
        </w:rPr>
      </w:pPr>
    </w:p>
    <w:p>
      <w:pPr>
        <w:pStyle w:val="Normal.0"/>
        <w:rPr>
          <w:rFonts w:ascii=".萍方-简" w:cs=".萍方-简" w:hAnsi=".萍方-简" w:eastAsia=".萍方-简"/>
        </w:rPr>
      </w:pPr>
      <w:r>
        <w:rPr>
          <w:rFonts w:ascii=".萍方-简" w:cs=".萍方-简" w:hAnsi=".萍方-简" w:eastAsia=".萍方-简"/>
        </w:rPr>
        <mc:AlternateContent>
          <mc:Choice Requires="wps">
            <w:drawing>
              <wp:anchor distT="0" distB="0" distL="0" distR="0" simplePos="0" relativeHeight="251674624" behindDoc="0" locked="0" layoutInCell="1" allowOverlap="1">
                <wp:simplePos x="0" y="0"/>
                <wp:positionH relativeFrom="column">
                  <wp:posOffset>3261995</wp:posOffset>
                </wp:positionH>
                <wp:positionV relativeFrom="line">
                  <wp:posOffset>287020</wp:posOffset>
                </wp:positionV>
                <wp:extent cx="300356" cy="227331"/>
                <wp:effectExtent l="0" t="0" r="0" b="0"/>
                <wp:wrapNone/>
                <wp:docPr id="1073741863" name="officeArt object" descr="流程图: 合并 95"/>
                <wp:cNvGraphicFramePr/>
                <a:graphic xmlns:a="http://schemas.openxmlformats.org/drawingml/2006/main">
                  <a:graphicData uri="http://schemas.microsoft.com/office/word/2010/wordprocessingShape">
                    <wps:wsp>
                      <wps:cNvSpPr/>
                      <wps:spPr>
                        <a:xfrm>
                          <a:off x="0" y="0"/>
                          <a:ext cx="300356" cy="2273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10800" y="21600"/>
                              </a:lnTo>
                              <a:close/>
                            </a:path>
                          </a:pathLst>
                        </a:custGeom>
                        <a:solidFill>
                          <a:srgbClr val="C6D9F1"/>
                        </a:solidFill>
                        <a:ln w="12700" cap="flat">
                          <a:noFill/>
                          <a:miter lim="400000"/>
                        </a:ln>
                        <a:effectLst/>
                      </wps:spPr>
                      <wps:bodyPr/>
                    </wps:wsp>
                  </a:graphicData>
                </a:graphic>
              </wp:anchor>
            </w:drawing>
          </mc:Choice>
          <mc:Fallback>
            <w:pict>
              <v:shape id="_x0000_s1052" style="visibility:visible;position:absolute;margin-left:256.9pt;margin-top:22.6pt;width:23.6pt;height:17.9pt;z-index:251674624;mso-position-horizontal:absolute;mso-position-horizontal-relative:text;mso-position-vertical:absolute;mso-position-vertical-relative:line;mso-wrap-distance-left:0.0pt;mso-wrap-distance-top:0.0pt;mso-wrap-distance-right:0.0pt;mso-wrap-distance-bottom:0.0pt;" coordorigin="0,0" coordsize="21600,21600" path="M 0,0 L 21600,0 L 10800,21600 X E">
                <v:fill color="#C6D9F1" opacity="100.0%" type="solid"/>
                <v:stroke on="f" weight="1.0pt" dashstyle="solid" endcap="flat" miterlimit="400.0%" joinstyle="miter" linestyle="single" startarrow="none" startarrowwidth="medium" startarrowlength="medium" endarrow="none" endarrowwidth="medium" endarrowlength="medium"/>
                <w10:wrap type="none" side="bothSides" anchorx="text"/>
              </v:shape>
            </w:pict>
          </mc:Fallback>
        </mc:AlternateContent>
      </w:r>
    </w:p>
    <w:p>
      <w:pPr>
        <w:pStyle w:val="Normal.0"/>
        <w:rPr>
          <w:rFonts w:ascii=".萍方-简" w:cs=".萍方-简" w:hAnsi=".萍方-简" w:eastAsia=".萍方-简"/>
        </w:rPr>
      </w:pPr>
      <w:r>
        <w:rPr>
          <w:rFonts w:ascii=".萍方-简" w:cs=".萍方-简" w:hAnsi=".萍方-简" w:eastAsia=".萍方-简"/>
        </w:rPr>
        <mc:AlternateContent>
          <mc:Choice Requires="wps">
            <w:drawing>
              <wp:anchor distT="0" distB="0" distL="0" distR="0" simplePos="0" relativeHeight="251667456" behindDoc="0" locked="0" layoutInCell="1" allowOverlap="1">
                <wp:simplePos x="0" y="0"/>
                <wp:positionH relativeFrom="column">
                  <wp:posOffset>4194175</wp:posOffset>
                </wp:positionH>
                <wp:positionV relativeFrom="line">
                  <wp:posOffset>359409</wp:posOffset>
                </wp:positionV>
                <wp:extent cx="1041400" cy="318135"/>
                <wp:effectExtent l="0" t="0" r="0" b="0"/>
                <wp:wrapNone/>
                <wp:docPr id="1073741864" name="officeArt object" descr="矩形: 圆角 74"/>
                <wp:cNvGraphicFramePr/>
                <a:graphic xmlns:a="http://schemas.openxmlformats.org/drawingml/2006/main">
                  <a:graphicData uri="http://schemas.microsoft.com/office/word/2010/wordprocessingShape">
                    <wps:wsp>
                      <wps:cNvSpPr/>
                      <wps:spPr>
                        <a:xfrm>
                          <a:off x="0" y="0"/>
                          <a:ext cx="1041400" cy="318135"/>
                        </a:xfrm>
                        <a:prstGeom prst="roundRect">
                          <a:avLst>
                            <a:gd name="adj" fmla="val 16667"/>
                          </a:avLst>
                        </a:prstGeom>
                        <a:solidFill>
                          <a:srgbClr val="558ED5"/>
                        </a:solidFill>
                        <a:ln w="25400" cap="flat">
                          <a:solidFill>
                            <a:srgbClr val="558ED5"/>
                          </a:solidFill>
                          <a:prstDash val="solid"/>
                          <a:round/>
                        </a:ln>
                        <a:effectLst/>
                      </wps:spPr>
                      <wps:bodyPr/>
                    </wps:wsp>
                  </a:graphicData>
                </a:graphic>
              </wp:anchor>
            </w:drawing>
          </mc:Choice>
          <mc:Fallback>
            <w:pict>
              <v:roundrect id="_x0000_s1053" style="visibility:visible;position:absolute;margin-left:0.0pt;margin-top:0.0pt;width:82.0pt;height:25.0pt;z-index:251667456;mso-position-horizontal:absolute;mso-position-horizontal-relative:text;mso-position-vertical:absolute;mso-position-vertical-relative:line;mso-wrap-distance-left:0.0pt;mso-wrap-distance-top:0.0pt;mso-wrap-distance-right:0.0pt;mso-wrap-distance-bottom:0.0pt;" adj="3600">
                <v:fill color="#558ED5" opacity="100.0%" type="solid"/>
                <v:stroke filltype="solid" color="#558ED5" opacity="100.0%" weight="2.0pt" dashstyle="solid" endcap="flat" joinstyle="round" linestyle="single" startarrow="none" startarrowwidth="medium" startarrowlength="medium" endarrow="none" endarrowwidth="medium" endarrowlength="medium"/>
                <w10:wrap type="none" side="bothSides" anchorx="text"/>
              </v:roundrect>
            </w:pict>
          </mc:Fallback>
        </mc:AlternateContent>
      </w:r>
      <w:r>
        <w:rPr>
          <w:rFonts w:ascii=".萍方-简" w:cs=".萍方-简" w:hAnsi=".萍方-简" w:eastAsia=".萍方-简"/>
        </w:rPr>
        <mc:AlternateContent>
          <mc:Choice Requires="wps">
            <w:drawing>
              <wp:anchor distT="0" distB="0" distL="0" distR="0" simplePos="0" relativeHeight="251668480" behindDoc="0" locked="0" layoutInCell="1" allowOverlap="1">
                <wp:simplePos x="0" y="0"/>
                <wp:positionH relativeFrom="column">
                  <wp:posOffset>4279264</wp:posOffset>
                </wp:positionH>
                <wp:positionV relativeFrom="line">
                  <wp:posOffset>382270</wp:posOffset>
                </wp:positionV>
                <wp:extent cx="894081" cy="297815"/>
                <wp:effectExtent l="0" t="0" r="0" b="0"/>
                <wp:wrapNone/>
                <wp:docPr id="1073741865" name="officeArt object" descr="文本框 52"/>
                <wp:cNvGraphicFramePr/>
                <a:graphic xmlns:a="http://schemas.openxmlformats.org/drawingml/2006/main">
                  <a:graphicData uri="http://schemas.microsoft.com/office/word/2010/wordprocessingShape">
                    <wps:wsp>
                      <wps:cNvSpPr txBox="1"/>
                      <wps:spPr>
                        <a:xfrm>
                          <a:off x="0" y="0"/>
                          <a:ext cx="894081" cy="297815"/>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智能合约</w:t>
                            </w:r>
                            <w:r>
                              <w:rPr>
                                <w:rFonts w:ascii="Calibri" w:cs="Calibri" w:hAnsi="Calibri" w:eastAsia="Calibri"/>
                                <w:b w:val="1"/>
                                <w:bCs w:val="1"/>
                                <w:color w:val="ffffff"/>
                                <w:u w:color="ffffff"/>
                                <w:rtl w:val="0"/>
                                <w:lang w:val="en-US"/>
                              </w:rPr>
                              <w:t>n</w:t>
                            </w:r>
                          </w:p>
                        </w:txbxContent>
                      </wps:txbx>
                      <wps:bodyPr wrap="square" lIns="45719" tIns="45719" rIns="45719" bIns="45719" numCol="1" anchor="t">
                        <a:noAutofit/>
                      </wps:bodyPr>
                    </wps:wsp>
                  </a:graphicData>
                </a:graphic>
              </wp:anchor>
            </w:drawing>
          </mc:Choice>
          <mc:Fallback>
            <w:pict>
              <v:shape id="_x0000_s1054" type="#_x0000_t202" style="visibility:visible;position:absolute;margin-left:337.0pt;margin-top:30.1pt;width:70.4pt;height:23.5pt;z-index:251668480;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智能合约</w:t>
                      </w:r>
                      <w:r>
                        <w:rPr>
                          <w:rFonts w:ascii="Calibri" w:cs="Calibri" w:hAnsi="Calibri" w:eastAsia="Calibri"/>
                          <w:b w:val="1"/>
                          <w:bCs w:val="1"/>
                          <w:color w:val="ffffff"/>
                          <w:u w:color="ffffff"/>
                          <w:rtl w:val="0"/>
                          <w:lang w:val="en-US"/>
                        </w:rPr>
                        <w:t>n</w:t>
                      </w:r>
                    </w:p>
                  </w:txbxContent>
                </v:textbox>
                <w10:wrap type="none" side="bothSides" anchorx="text"/>
              </v:shape>
            </w:pict>
          </mc:Fallback>
        </mc:AlternateContent>
      </w:r>
      <w:r>
        <w:rPr>
          <w:rFonts w:ascii=".萍方-简" w:cs=".萍方-简" w:hAnsi=".萍方-简" w:eastAsia=".萍方-简"/>
        </w:rPr>
        <mc:AlternateContent>
          <mc:Choice Requires="wpg">
            <w:drawing>
              <wp:anchor distT="0" distB="0" distL="0" distR="0" simplePos="0" relativeHeight="251663360" behindDoc="0" locked="0" layoutInCell="1" allowOverlap="1">
                <wp:simplePos x="0" y="0"/>
                <wp:positionH relativeFrom="column">
                  <wp:posOffset>395605</wp:posOffset>
                </wp:positionH>
                <wp:positionV relativeFrom="line">
                  <wp:posOffset>267970</wp:posOffset>
                </wp:positionV>
                <wp:extent cx="5181600" cy="504825"/>
                <wp:effectExtent l="0" t="0" r="0" b="0"/>
                <wp:wrapNone/>
                <wp:docPr id="1073741873" name="officeArt object" descr="组合 53"/>
                <wp:cNvGraphicFramePr/>
                <a:graphic xmlns:a="http://schemas.openxmlformats.org/drawingml/2006/main">
                  <a:graphicData uri="http://schemas.microsoft.com/office/word/2010/wordprocessingGroup">
                    <wpg:wgp>
                      <wpg:cNvGrpSpPr/>
                      <wpg:grpSpPr>
                        <a:xfrm>
                          <a:off x="0" y="0"/>
                          <a:ext cx="5181600" cy="504825"/>
                          <a:chOff x="0" y="0"/>
                          <a:chExt cx="5181600" cy="504825"/>
                        </a:xfrm>
                      </wpg:grpSpPr>
                      <wps:wsp>
                        <wps:cNvPr id="1073741866" name="矩形: 圆角 58"/>
                        <wps:cNvSpPr/>
                        <wps:spPr>
                          <a:xfrm>
                            <a:off x="0" y="0"/>
                            <a:ext cx="5181600" cy="504825"/>
                          </a:xfrm>
                          <a:prstGeom prst="roundRect">
                            <a:avLst>
                              <a:gd name="adj" fmla="val 16667"/>
                            </a:avLst>
                          </a:prstGeom>
                          <a:noFill/>
                          <a:ln w="25400" cap="flat">
                            <a:solidFill>
                              <a:srgbClr val="8EB4E3"/>
                            </a:solidFill>
                            <a:prstDash val="solid"/>
                            <a:round/>
                          </a:ln>
                          <a:effectLst/>
                        </wps:spPr>
                        <wps:bodyPr/>
                      </wps:wsp>
                      <wpg:grpSp>
                        <wpg:cNvPr id="1073741869" name="文本框 55"/>
                        <wpg:cNvGrpSpPr/>
                        <wpg:grpSpPr>
                          <a:xfrm>
                            <a:off x="209265" y="113731"/>
                            <a:ext cx="614046" cy="297816"/>
                            <a:chOff x="0" y="0"/>
                            <a:chExt cx="614045" cy="297815"/>
                          </a:xfrm>
                        </wpg:grpSpPr>
                        <wps:wsp>
                          <wps:cNvPr id="1073741867" name="Shape 1073741867"/>
                          <wps:cNvSpPr/>
                          <wps:spPr>
                            <a:xfrm>
                              <a:off x="-1" y="-1"/>
                              <a:ext cx="614047" cy="277497"/>
                            </a:xfrm>
                            <a:prstGeom prst="rect">
                              <a:avLst/>
                            </a:prstGeom>
                            <a:solidFill>
                              <a:srgbClr val="FFFFFF"/>
                            </a:solidFill>
                            <a:ln w="12700" cap="flat">
                              <a:noFill/>
                              <a:miter lim="400000"/>
                            </a:ln>
                            <a:effectLst/>
                          </wps:spPr>
                          <wps:bodyPr/>
                        </wps:wsp>
                        <wps:wsp>
                          <wps:cNvPr id="1073741868" name="Shape 1073741868"/>
                          <wps:cNvSpPr txBox="1"/>
                          <wps:spPr>
                            <a:xfrm>
                              <a:off x="-1" y="-1"/>
                              <a:ext cx="614047" cy="297816"/>
                            </a:xfrm>
                            <a:prstGeom prst="rect">
                              <a:avLst/>
                            </a:prstGeom>
                            <a:noFill/>
                            <a:ln w="12700" cap="flat">
                              <a:noFill/>
                              <a:miter lim="400000"/>
                            </a:ln>
                            <a:effectLst/>
                          </wps:spPr>
                          <wps:txbx>
                            <w:txbxContent>
                              <w:p>
                                <w:pPr>
                                  <w:pStyle w:val="Normal.0"/>
                                </w:pPr>
                                <w:r>
                                  <w:rPr>
                                    <w:rFonts w:ascii="Calibri" w:cs="Calibri" w:hAnsi="Calibri" w:eastAsia="Calibri"/>
                                    <w:b w:val="1"/>
                                    <w:bCs w:val="1"/>
                                    <w:color w:val="4f81bd"/>
                                    <w:u w:color="4f81bd"/>
                                    <w:rtl w:val="0"/>
                                    <w:lang w:val="zh-TW" w:eastAsia="zh-TW"/>
                                  </w:rPr>
                                  <w:t>区块链</w:t>
                                </w:r>
                              </w:p>
                            </w:txbxContent>
                          </wps:txbx>
                          <wps:bodyPr wrap="square" lIns="45719" tIns="45719" rIns="45719" bIns="45719" numCol="1" anchor="t">
                            <a:noAutofit/>
                          </wps:bodyPr>
                        </wps:wsp>
                      </wpg:grpSp>
                      <wpg:grpSp>
                        <wpg:cNvPr id="1073741872" name="组合 56"/>
                        <wpg:cNvGrpSpPr/>
                        <wpg:grpSpPr>
                          <a:xfrm>
                            <a:off x="1282888" y="104610"/>
                            <a:ext cx="1041781" cy="320541"/>
                            <a:chOff x="0" y="0"/>
                            <a:chExt cx="1041779" cy="320539"/>
                          </a:xfrm>
                        </wpg:grpSpPr>
                        <wps:wsp>
                          <wps:cNvPr id="1073741870" name="矩形: 圆角 67"/>
                          <wps:cNvSpPr/>
                          <wps:spPr>
                            <a:xfrm>
                              <a:off x="0" y="-1"/>
                              <a:ext cx="1041780" cy="318137"/>
                            </a:xfrm>
                            <a:prstGeom prst="roundRect">
                              <a:avLst>
                                <a:gd name="adj" fmla="val 16667"/>
                              </a:avLst>
                            </a:prstGeom>
                            <a:solidFill>
                              <a:srgbClr val="558ED5"/>
                            </a:solidFill>
                            <a:ln w="25400" cap="flat">
                              <a:solidFill>
                                <a:srgbClr val="558ED5"/>
                              </a:solidFill>
                              <a:prstDash val="solid"/>
                              <a:round/>
                            </a:ln>
                            <a:effectLst/>
                          </wps:spPr>
                          <wps:bodyPr/>
                        </wps:wsp>
                        <wps:wsp>
                          <wps:cNvPr id="1073741871" name="文本框 58"/>
                          <wps:cNvSpPr txBox="1"/>
                          <wps:spPr>
                            <a:xfrm>
                              <a:off x="85212" y="22724"/>
                              <a:ext cx="894428" cy="297816"/>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智能合约</w:t>
                                </w:r>
                                <w:r>
                                  <w:rPr>
                                    <w:rFonts w:ascii="Calibri" w:cs="Calibri" w:hAnsi="Calibri" w:eastAsia="Calibri"/>
                                    <w:b w:val="1"/>
                                    <w:bCs w:val="1"/>
                                    <w:color w:val="ffffff"/>
                                    <w:u w:color="ffffff"/>
                                    <w:rtl w:val="0"/>
                                    <w:lang w:val="en-US"/>
                                  </w:rPr>
                                  <w:t>1</w:t>
                                </w:r>
                              </w:p>
                            </w:txbxContent>
                          </wps:txbx>
                          <wps:bodyPr wrap="square" lIns="45719" tIns="45719" rIns="45719" bIns="45719" numCol="1" anchor="t">
                            <a:noAutofit/>
                          </wps:bodyPr>
                        </wps:wsp>
                      </wpg:grpSp>
                    </wpg:wgp>
                  </a:graphicData>
                </a:graphic>
              </wp:anchor>
            </w:drawing>
          </mc:Choice>
          <mc:Fallback>
            <w:pict>
              <v:group id="_x0000_s1055" style="visibility:visible;position:absolute;margin-left:31.1pt;margin-top:21.1pt;width:408.0pt;height:39.8pt;z-index:251663360;mso-position-horizontal:absolute;mso-position-horizontal-relative:text;mso-position-vertical:absolute;mso-position-vertical-relative:line;mso-wrap-distance-left:0.0pt;mso-wrap-distance-top:0.0pt;mso-wrap-distance-right:0.0pt;mso-wrap-distance-bottom:0.0pt;" coordorigin="0,0" coordsize="5181600,504825">
                <w10:wrap type="none" side="bothSides" anchorx="text"/>
                <v:roundrect id="_x0000_s1056" style="position:absolute;left:0;top:0;width:5181600;height:504825;" adj="3600">
                  <v:fill on="f"/>
                  <v:stroke filltype="solid" color="#8EB4E3" opacity="100.0%" weight="2.0pt" dashstyle="solid" endcap="flat" joinstyle="round" linestyle="single" startarrow="none" startarrowwidth="medium" startarrowlength="medium" endarrow="none" endarrowwidth="medium" endarrowlength="medium"/>
                </v:roundrect>
                <v:group id="_x0000_s1057" style="position:absolute;left:209266;top:113732;width:614045;height:297815;" coordorigin="0,0" coordsize="614045,297815">
                  <v:rect id="_x0000_s1058" style="position:absolute;left:0;top:0;width:614045;height:277495;">
                    <v:fill color="#FFFFFF" opacity="100.0%" type="solid"/>
                    <v:stroke on="f" weight="1.0pt" dashstyle="solid" endcap="flat" miterlimit="400.0%" joinstyle="miter" linestyle="single" startarrow="none" startarrowwidth="medium" startarrowlength="medium" endarrow="none" endarrowwidth="medium" endarrowlength="medium"/>
                  </v:rect>
                  <v:shape id="_x0000_s1059" type="#_x0000_t202" style="position:absolute;left:0;top:0;width:614045;height:29781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4f81bd"/>
                              <w:u w:color="4f81bd"/>
                              <w:rtl w:val="0"/>
                              <w:lang w:val="zh-TW" w:eastAsia="zh-TW"/>
                            </w:rPr>
                            <w:t>区块链</w:t>
                          </w:r>
                        </w:p>
                      </w:txbxContent>
                    </v:textbox>
                  </v:shape>
                </v:group>
                <v:group id="_x0000_s1060" style="position:absolute;left:1282889;top:104611;width:1041779;height:320540;" coordorigin="0,0" coordsize="1041779,320540">
                  <v:roundrect id="_x0000_s1061" style="position:absolute;left:0;top:0;width:1041779;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62" type="#_x0000_t202" style="position:absolute;left:85212;top:22725;width:894427;height:29781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智能合约</w:t>
                          </w:r>
                          <w:r>
                            <w:rPr>
                              <w:rFonts w:ascii="Calibri" w:cs="Calibri" w:hAnsi="Calibri" w:eastAsia="Calibri"/>
                              <w:b w:val="1"/>
                              <w:bCs w:val="1"/>
                              <w:color w:val="ffffff"/>
                              <w:u w:color="ffffff"/>
                              <w:rtl w:val="0"/>
                              <w:lang w:val="en-US"/>
                            </w:rPr>
                            <w:t>1</w:t>
                          </w:r>
                        </w:p>
                      </w:txbxContent>
                    </v:textbox>
                  </v:shape>
                </v:group>
              </v:group>
            </w:pict>
          </mc:Fallback>
        </mc:AlternateContent>
      </w:r>
      <w:r>
        <w:rPr>
          <w:rFonts w:ascii=".萍方-简" w:cs=".萍方-简" w:hAnsi=".萍方-简" w:eastAsia=".萍方-简"/>
        </w:rPr>
        <mc:AlternateContent>
          <mc:Choice Requires="wps">
            <w:drawing>
              <wp:anchor distT="0" distB="0" distL="0" distR="0" simplePos="0" relativeHeight="251664384" behindDoc="0" locked="0" layoutInCell="1" allowOverlap="1">
                <wp:simplePos x="0" y="0"/>
                <wp:positionH relativeFrom="column">
                  <wp:posOffset>2967354</wp:posOffset>
                </wp:positionH>
                <wp:positionV relativeFrom="line">
                  <wp:posOffset>368934</wp:posOffset>
                </wp:positionV>
                <wp:extent cx="1041400" cy="318135"/>
                <wp:effectExtent l="0" t="0" r="0" b="0"/>
                <wp:wrapNone/>
                <wp:docPr id="1073741874" name="officeArt object" descr="矩形: 圆角 72"/>
                <wp:cNvGraphicFramePr/>
                <a:graphic xmlns:a="http://schemas.openxmlformats.org/drawingml/2006/main">
                  <a:graphicData uri="http://schemas.microsoft.com/office/word/2010/wordprocessingShape">
                    <wps:wsp>
                      <wps:cNvSpPr/>
                      <wps:spPr>
                        <a:xfrm>
                          <a:off x="0" y="0"/>
                          <a:ext cx="1041400" cy="318135"/>
                        </a:xfrm>
                        <a:prstGeom prst="roundRect">
                          <a:avLst>
                            <a:gd name="adj" fmla="val 16667"/>
                          </a:avLst>
                        </a:prstGeom>
                        <a:solidFill>
                          <a:srgbClr val="558ED5"/>
                        </a:solidFill>
                        <a:ln w="25400" cap="flat">
                          <a:solidFill>
                            <a:srgbClr val="558ED5"/>
                          </a:solidFill>
                          <a:prstDash val="solid"/>
                          <a:round/>
                        </a:ln>
                        <a:effectLst/>
                      </wps:spPr>
                      <wps:bodyPr/>
                    </wps:wsp>
                  </a:graphicData>
                </a:graphic>
              </wp:anchor>
            </w:drawing>
          </mc:Choice>
          <mc:Fallback>
            <w:pict>
              <v:roundrect id="_x0000_s1063" style="visibility:visible;position:absolute;margin-left:0.0pt;margin-top:0.0pt;width:82.0pt;height:25.0pt;z-index:251664384;mso-position-horizontal:absolute;mso-position-horizontal-relative:text;mso-position-vertical:absolute;mso-position-vertical-relative:line;mso-wrap-distance-left:0.0pt;mso-wrap-distance-top:0.0pt;mso-wrap-distance-right:0.0pt;mso-wrap-distance-bottom:0.0pt;" adj="3600">
                <v:fill color="#558ED5" opacity="100.0%" type="solid"/>
                <v:stroke filltype="solid" color="#558ED5" opacity="100.0%" weight="2.0pt" dashstyle="solid" endcap="flat" joinstyle="round" linestyle="single" startarrow="none" startarrowwidth="medium" startarrowlength="medium" endarrow="none" endarrowwidth="medium" endarrowlength="medium"/>
                <w10:wrap type="none" side="bothSides" anchorx="text"/>
              </v:roundrect>
            </w:pict>
          </mc:Fallback>
        </mc:AlternateContent>
      </w:r>
      <w:r>
        <w:rPr>
          <w:rFonts w:ascii=".萍方-简" w:cs=".萍方-简" w:hAnsi=".萍方-简" w:eastAsia=".萍方-简"/>
        </w:rPr>
        <mc:AlternateContent>
          <mc:Choice Requires="wps">
            <w:drawing>
              <wp:anchor distT="0" distB="0" distL="0" distR="0" simplePos="0" relativeHeight="251666432" behindDoc="0" locked="0" layoutInCell="1" allowOverlap="1">
                <wp:simplePos x="0" y="0"/>
                <wp:positionH relativeFrom="column">
                  <wp:posOffset>3052445</wp:posOffset>
                </wp:positionH>
                <wp:positionV relativeFrom="line">
                  <wp:posOffset>391795</wp:posOffset>
                </wp:positionV>
                <wp:extent cx="894714" cy="297815"/>
                <wp:effectExtent l="0" t="0" r="0" b="0"/>
                <wp:wrapNone/>
                <wp:docPr id="1073741875" name="officeArt object" descr="文本框 64"/>
                <wp:cNvGraphicFramePr/>
                <a:graphic xmlns:a="http://schemas.openxmlformats.org/drawingml/2006/main">
                  <a:graphicData uri="http://schemas.microsoft.com/office/word/2010/wordprocessingShape">
                    <wps:wsp>
                      <wps:cNvSpPr txBox="1"/>
                      <wps:spPr>
                        <a:xfrm>
                          <a:off x="0" y="0"/>
                          <a:ext cx="894714" cy="297815"/>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智能合约</w:t>
                            </w:r>
                            <w:r>
                              <w:rPr>
                                <w:rFonts w:ascii="Calibri" w:cs="Calibri" w:hAnsi="Calibri" w:eastAsia="Calibri"/>
                                <w:b w:val="1"/>
                                <w:bCs w:val="1"/>
                                <w:color w:val="ffffff"/>
                                <w:u w:color="ffffff"/>
                                <w:rtl w:val="0"/>
                                <w:lang w:val="en-US"/>
                              </w:rPr>
                              <w:t>k</w:t>
                            </w:r>
                          </w:p>
                        </w:txbxContent>
                      </wps:txbx>
                      <wps:bodyPr wrap="square" lIns="45719" tIns="45719" rIns="45719" bIns="45719" numCol="1" anchor="t">
                        <a:noAutofit/>
                      </wps:bodyPr>
                    </wps:wsp>
                  </a:graphicData>
                </a:graphic>
              </wp:anchor>
            </w:drawing>
          </mc:Choice>
          <mc:Fallback>
            <w:pict>
              <v:shape id="_x0000_s1064" type="#_x0000_t202" style="visibility:visible;position:absolute;margin-left:240.4pt;margin-top:30.9pt;width:70.4pt;height:23.5pt;z-index:251666432;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智能合约</w:t>
                      </w:r>
                      <w:r>
                        <w:rPr>
                          <w:rFonts w:ascii="Calibri" w:cs="Calibri" w:hAnsi="Calibri" w:eastAsia="Calibri"/>
                          <w:b w:val="1"/>
                          <w:bCs w:val="1"/>
                          <w:color w:val="ffffff"/>
                          <w:u w:color="ffffff"/>
                          <w:rtl w:val="0"/>
                          <w:lang w:val="en-US"/>
                        </w:rPr>
                        <w:t>k</w:t>
                      </w:r>
                    </w:p>
                  </w:txbxContent>
                </v:textbox>
                <w10:wrap type="none" side="bothSides" anchorx="text"/>
              </v:shape>
            </w:pict>
          </mc:Fallback>
        </mc:AlternateContent>
      </w:r>
    </w:p>
    <w:p>
      <w:pPr>
        <w:pStyle w:val="Normal.0"/>
        <w:rPr>
          <w:rFonts w:ascii=".萍方-简" w:cs=".萍方-简" w:hAnsi=".萍方-简" w:eastAsia=".萍方-简"/>
        </w:rPr>
      </w:pPr>
    </w:p>
    <w:p>
      <w:pPr>
        <w:pStyle w:val="Normal.0"/>
        <w:rPr>
          <w:rFonts w:ascii=".萍方-简" w:cs=".萍方-简" w:hAnsi=".萍方-简" w:eastAsia=".萍方-简"/>
        </w:rPr>
      </w:pPr>
      <w:r>
        <w:rPr>
          <w:rFonts w:ascii=".萍方-简" w:cs=".萍方-简" w:hAnsi=".萍方-简" w:eastAsia=".萍方-简"/>
        </w:rPr>
        <mc:AlternateContent>
          <mc:Choice Requires="wps">
            <w:drawing>
              <wp:anchor distT="0" distB="0" distL="0" distR="0" simplePos="0" relativeHeight="251673600" behindDoc="0" locked="0" layoutInCell="1" allowOverlap="1">
                <wp:simplePos x="0" y="0"/>
                <wp:positionH relativeFrom="column">
                  <wp:posOffset>3261995</wp:posOffset>
                </wp:positionH>
                <wp:positionV relativeFrom="line">
                  <wp:posOffset>175260</wp:posOffset>
                </wp:positionV>
                <wp:extent cx="300356" cy="227331"/>
                <wp:effectExtent l="0" t="0" r="0" b="0"/>
                <wp:wrapNone/>
                <wp:docPr id="1073741876" name="officeArt object" descr="流程图: 合并 96"/>
                <wp:cNvGraphicFramePr/>
                <a:graphic xmlns:a="http://schemas.openxmlformats.org/drawingml/2006/main">
                  <a:graphicData uri="http://schemas.microsoft.com/office/word/2010/wordprocessingShape">
                    <wps:wsp>
                      <wps:cNvSpPr/>
                      <wps:spPr>
                        <a:xfrm>
                          <a:off x="0" y="0"/>
                          <a:ext cx="300356" cy="2273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10800" y="21600"/>
                              </a:lnTo>
                              <a:close/>
                            </a:path>
                          </a:pathLst>
                        </a:custGeom>
                        <a:solidFill>
                          <a:srgbClr val="C6D9F1"/>
                        </a:solidFill>
                        <a:ln w="12700" cap="flat">
                          <a:noFill/>
                          <a:miter lim="400000"/>
                        </a:ln>
                        <a:effectLst/>
                      </wps:spPr>
                      <wps:bodyPr/>
                    </wps:wsp>
                  </a:graphicData>
                </a:graphic>
              </wp:anchor>
            </w:drawing>
          </mc:Choice>
          <mc:Fallback>
            <w:pict>
              <v:shape id="_x0000_s1065" style="visibility:visible;position:absolute;margin-left:256.9pt;margin-top:13.8pt;width:23.6pt;height:17.9pt;z-index:251673600;mso-position-horizontal:absolute;mso-position-horizontal-relative:text;mso-position-vertical:absolute;mso-position-vertical-relative:line;mso-wrap-distance-left:0.0pt;mso-wrap-distance-top:0.0pt;mso-wrap-distance-right:0.0pt;mso-wrap-distance-bottom:0.0pt;" coordorigin="0,0" coordsize="21600,21600" path="M 0,0 L 21600,0 L 10800,21600 X E">
                <v:fill color="#C6D9F1" opacity="100.0%" type="solid"/>
                <v:stroke on="f" weight="1.0pt" dashstyle="solid" endcap="flat" miterlimit="400.0%" joinstyle="miter" linestyle="single" startarrow="none" startarrowwidth="medium" startarrowlength="medium" endarrow="none" endarrowwidth="medium" endarrowlength="medium"/>
                <w10:wrap type="none" side="bothSides" anchorx="text"/>
              </v:shape>
            </w:pict>
          </mc:Fallback>
        </mc:AlternateContent>
      </w:r>
    </w:p>
    <w:p>
      <w:pPr>
        <w:pStyle w:val="Normal.0"/>
        <w:rPr>
          <w:rFonts w:ascii=".萍方-简" w:cs=".萍方-简" w:hAnsi=".萍方-简" w:eastAsia=".萍方-简"/>
        </w:rPr>
      </w:pPr>
      <w:r>
        <w:rPr>
          <w:rFonts w:ascii=".萍方-简" w:cs=".萍方-简" w:hAnsi=".萍方-简" w:eastAsia=".萍方-简"/>
        </w:rPr>
        <mc:AlternateContent>
          <mc:Choice Requires="wps">
            <w:drawing>
              <wp:anchor distT="0" distB="0" distL="0" distR="0" simplePos="0" relativeHeight="251671552" behindDoc="0" locked="0" layoutInCell="1" allowOverlap="1">
                <wp:simplePos x="0" y="0"/>
                <wp:positionH relativeFrom="column">
                  <wp:posOffset>4298315</wp:posOffset>
                </wp:positionH>
                <wp:positionV relativeFrom="line">
                  <wp:posOffset>236219</wp:posOffset>
                </wp:positionV>
                <wp:extent cx="892809" cy="277495"/>
                <wp:effectExtent l="0" t="0" r="0" b="0"/>
                <wp:wrapNone/>
                <wp:docPr id="1073741877" name="officeArt object" descr="文本框 92"/>
                <wp:cNvGraphicFramePr/>
                <a:graphic xmlns:a="http://schemas.openxmlformats.org/drawingml/2006/main">
                  <a:graphicData uri="http://schemas.microsoft.com/office/word/2010/wordprocessingShape">
                    <wps:wsp>
                      <wps:cNvSpPr txBox="1"/>
                      <wps:spPr>
                        <a:xfrm>
                          <a:off x="0" y="0"/>
                          <a:ext cx="892809" cy="277495"/>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担保数据库</w:t>
                            </w:r>
                            <w:r>
                              <w:rPr>
                                <w:rFonts w:ascii="Calibri" w:cs="Calibri" w:hAnsi="Calibri" w:eastAsia="Calibri"/>
                                <w:b w:val="1"/>
                                <w:bCs w:val="1"/>
                                <w:color w:val="ffffff"/>
                                <w:u w:color="ffffff"/>
                                <w:lang w:val="zh-TW" w:eastAsia="zh-TW"/>
                              </w:rPr>
                            </w:r>
                          </w:p>
                        </w:txbxContent>
                      </wps:txbx>
                      <wps:bodyPr wrap="square" lIns="45719" tIns="45719" rIns="45719" bIns="45719" numCol="1" anchor="t">
                        <a:noAutofit/>
                      </wps:bodyPr>
                    </wps:wsp>
                  </a:graphicData>
                </a:graphic>
              </wp:anchor>
            </w:drawing>
          </mc:Choice>
          <mc:Fallback>
            <w:pict>
              <v:shape id="_x0000_s1066" type="#_x0000_t202" style="visibility:visible;position:absolute;margin-left:338.5pt;margin-top:18.6pt;width:70.3pt;height:21.8pt;z-index:251671552;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担保数据库</w:t>
                      </w:r>
                      <w:r>
                        <w:rPr>
                          <w:rFonts w:ascii="Calibri" w:cs="Calibri" w:hAnsi="Calibri" w:eastAsia="Calibri"/>
                          <w:b w:val="1"/>
                          <w:bCs w:val="1"/>
                          <w:color w:val="ffffff"/>
                          <w:u w:color="ffffff"/>
                          <w:lang w:val="zh-TW" w:eastAsia="zh-TW"/>
                        </w:rPr>
                      </w:r>
                    </w:p>
                  </w:txbxContent>
                </v:textbox>
                <w10:wrap type="none" side="bothSides" anchorx="text"/>
              </v:shape>
            </w:pict>
          </mc:Fallback>
        </mc:AlternateContent>
      </w:r>
      <w:r>
        <w:rPr>
          <w:rFonts w:ascii=".萍方-简" w:cs=".萍方-简" w:hAnsi=".萍方-简" w:eastAsia=".萍方-简"/>
        </w:rPr>
        <mc:AlternateContent>
          <mc:Choice Requires="wps">
            <w:drawing>
              <wp:anchor distT="0" distB="0" distL="0" distR="0" simplePos="0" relativeHeight="251670528" behindDoc="0" locked="0" layoutInCell="1" allowOverlap="1">
                <wp:simplePos x="0" y="0"/>
                <wp:positionH relativeFrom="column">
                  <wp:posOffset>4227195</wp:posOffset>
                </wp:positionH>
                <wp:positionV relativeFrom="line">
                  <wp:posOffset>213360</wp:posOffset>
                </wp:positionV>
                <wp:extent cx="1005206" cy="318135"/>
                <wp:effectExtent l="0" t="0" r="0" b="0"/>
                <wp:wrapNone/>
                <wp:docPr id="1073741878" name="officeArt object" descr="矩形: 圆角 91"/>
                <wp:cNvGraphicFramePr/>
                <a:graphic xmlns:a="http://schemas.openxmlformats.org/drawingml/2006/main">
                  <a:graphicData uri="http://schemas.microsoft.com/office/word/2010/wordprocessingShape">
                    <wps:wsp>
                      <wps:cNvSpPr/>
                      <wps:spPr>
                        <a:xfrm>
                          <a:off x="0" y="0"/>
                          <a:ext cx="1005206" cy="318135"/>
                        </a:xfrm>
                        <a:prstGeom prst="roundRect">
                          <a:avLst>
                            <a:gd name="adj" fmla="val 16667"/>
                          </a:avLst>
                        </a:prstGeom>
                        <a:solidFill>
                          <a:srgbClr val="558ED5"/>
                        </a:solidFill>
                        <a:ln w="25400" cap="flat">
                          <a:solidFill>
                            <a:srgbClr val="558ED5"/>
                          </a:solidFill>
                          <a:prstDash val="solid"/>
                          <a:round/>
                        </a:ln>
                        <a:effectLst/>
                      </wps:spPr>
                      <wps:bodyPr/>
                    </wps:wsp>
                  </a:graphicData>
                </a:graphic>
              </wp:anchor>
            </w:drawing>
          </mc:Choice>
          <mc:Fallback>
            <w:pict>
              <v:roundrect id="_x0000_s1067" style="visibility:visible;position:absolute;margin-left:0.0pt;margin-top:0.0pt;width:79.2pt;height:25.0pt;z-index:251670528;mso-position-horizontal:absolute;mso-position-horizontal-relative:text;mso-position-vertical:absolute;mso-position-vertical-relative:line;mso-wrap-distance-left:0.0pt;mso-wrap-distance-top:0.0pt;mso-wrap-distance-right:0.0pt;mso-wrap-distance-bottom:0.0pt;" adj="3600">
                <v:fill color="#558ED5" opacity="100.0%" type="solid"/>
                <v:stroke filltype="solid" color="#558ED5" opacity="100.0%" weight="2.0pt" dashstyle="solid" endcap="flat" joinstyle="round" linestyle="single" startarrow="none" startarrowwidth="medium" startarrowlength="medium" endarrow="none" endarrowwidth="medium" endarrowlength="medium"/>
                <w10:wrap type="none" side="bothSides" anchorx="text"/>
              </v:roundrect>
            </w:pict>
          </mc:Fallback>
        </mc:AlternateContent>
      </w:r>
      <w:r>
        <w:rPr>
          <w:rFonts w:ascii=".萍方-简" w:cs=".萍方-简" w:hAnsi=".萍方-简" w:eastAsia=".萍方-简"/>
        </w:rPr>
        <mc:AlternateContent>
          <mc:Choice Requires="wpg">
            <w:drawing>
              <wp:anchor distT="0" distB="0" distL="0" distR="0" simplePos="0" relativeHeight="251669504" behindDoc="0" locked="0" layoutInCell="1" allowOverlap="1">
                <wp:simplePos x="0" y="0"/>
                <wp:positionH relativeFrom="column">
                  <wp:posOffset>368300</wp:posOffset>
                </wp:positionH>
                <wp:positionV relativeFrom="line">
                  <wp:posOffset>120650</wp:posOffset>
                </wp:positionV>
                <wp:extent cx="5181600" cy="504825"/>
                <wp:effectExtent l="0" t="0" r="0" b="0"/>
                <wp:wrapNone/>
                <wp:docPr id="1073741889" name="officeArt object" descr="组合 65"/>
                <wp:cNvGraphicFramePr/>
                <a:graphic xmlns:a="http://schemas.openxmlformats.org/drawingml/2006/main">
                  <a:graphicData uri="http://schemas.microsoft.com/office/word/2010/wordprocessingGroup">
                    <wpg:wgp>
                      <wpg:cNvGrpSpPr/>
                      <wpg:grpSpPr>
                        <a:xfrm>
                          <a:off x="0" y="0"/>
                          <a:ext cx="5181600" cy="504825"/>
                          <a:chOff x="0" y="0"/>
                          <a:chExt cx="5181600" cy="504825"/>
                        </a:xfrm>
                      </wpg:grpSpPr>
                      <wps:wsp>
                        <wps:cNvPr id="1073741879" name="矩形: 圆角 77"/>
                        <wps:cNvSpPr/>
                        <wps:spPr>
                          <a:xfrm>
                            <a:off x="0" y="0"/>
                            <a:ext cx="5181600" cy="504825"/>
                          </a:xfrm>
                          <a:prstGeom prst="roundRect">
                            <a:avLst>
                              <a:gd name="adj" fmla="val 16667"/>
                            </a:avLst>
                          </a:prstGeom>
                          <a:noFill/>
                          <a:ln w="25400" cap="flat">
                            <a:solidFill>
                              <a:srgbClr val="8EB4E3"/>
                            </a:solidFill>
                            <a:prstDash val="solid"/>
                            <a:round/>
                          </a:ln>
                          <a:effectLst/>
                        </wps:spPr>
                        <wps:bodyPr/>
                      </wps:wsp>
                      <wpg:grpSp>
                        <wpg:cNvPr id="1073741882" name="文本框 67"/>
                        <wpg:cNvGrpSpPr/>
                        <wpg:grpSpPr>
                          <a:xfrm>
                            <a:off x="209265" y="127378"/>
                            <a:ext cx="614046" cy="297816"/>
                            <a:chOff x="0" y="0"/>
                            <a:chExt cx="614045" cy="297815"/>
                          </a:xfrm>
                        </wpg:grpSpPr>
                        <wps:wsp>
                          <wps:cNvPr id="1073741880" name="Shape 1073741880"/>
                          <wps:cNvSpPr/>
                          <wps:spPr>
                            <a:xfrm>
                              <a:off x="-1" y="-1"/>
                              <a:ext cx="614047" cy="277497"/>
                            </a:xfrm>
                            <a:prstGeom prst="rect">
                              <a:avLst/>
                            </a:prstGeom>
                            <a:solidFill>
                              <a:srgbClr val="FFFFFF"/>
                            </a:solidFill>
                            <a:ln w="12700" cap="flat">
                              <a:noFill/>
                              <a:miter lim="400000"/>
                            </a:ln>
                            <a:effectLst/>
                          </wps:spPr>
                          <wps:bodyPr/>
                        </wps:wsp>
                        <wps:wsp>
                          <wps:cNvPr id="1073741881" name="Shape 1073741881"/>
                          <wps:cNvSpPr txBox="1"/>
                          <wps:spPr>
                            <a:xfrm>
                              <a:off x="-1" y="-1"/>
                              <a:ext cx="614047" cy="297816"/>
                            </a:xfrm>
                            <a:prstGeom prst="rect">
                              <a:avLst/>
                            </a:prstGeom>
                            <a:noFill/>
                            <a:ln w="12700" cap="flat">
                              <a:noFill/>
                              <a:miter lim="400000"/>
                            </a:ln>
                            <a:effectLst/>
                          </wps:spPr>
                          <wps:txbx>
                            <w:txbxContent>
                              <w:p>
                                <w:pPr>
                                  <w:pStyle w:val="Normal.0"/>
                                </w:pPr>
                                <w:r>
                                  <w:rPr>
                                    <w:rFonts w:ascii="Calibri" w:cs="Calibri" w:hAnsi="Calibri" w:eastAsia="Calibri"/>
                                    <w:b w:val="1"/>
                                    <w:bCs w:val="1"/>
                                    <w:color w:val="4f81bd"/>
                                    <w:u w:color="4f81bd"/>
                                    <w:rtl w:val="0"/>
                                    <w:lang w:val="zh-TW" w:eastAsia="zh-TW"/>
                                  </w:rPr>
                                  <w:t>数据端</w:t>
                                </w:r>
                              </w:p>
                            </w:txbxContent>
                          </wps:txbx>
                          <wps:bodyPr wrap="square" lIns="45719" tIns="45719" rIns="45719" bIns="45719" numCol="1" anchor="t">
                            <a:noAutofit/>
                          </wps:bodyPr>
                        </wps:wsp>
                      </wpg:grpSp>
                      <wpg:grpSp>
                        <wpg:cNvPr id="1073741885" name="组合 68"/>
                        <wpg:cNvGrpSpPr/>
                        <wpg:grpSpPr>
                          <a:xfrm>
                            <a:off x="2597622" y="95557"/>
                            <a:ext cx="1005388" cy="318137"/>
                            <a:chOff x="0" y="0"/>
                            <a:chExt cx="1005386" cy="318135"/>
                          </a:xfrm>
                        </wpg:grpSpPr>
                        <wps:wsp>
                          <wps:cNvPr id="1073741883" name="矩形: 圆角 83"/>
                          <wps:cNvSpPr/>
                          <wps:spPr>
                            <a:xfrm>
                              <a:off x="0" y="-1"/>
                              <a:ext cx="1005387" cy="318137"/>
                            </a:xfrm>
                            <a:prstGeom prst="roundRect">
                              <a:avLst>
                                <a:gd name="adj" fmla="val 16667"/>
                              </a:avLst>
                            </a:prstGeom>
                            <a:solidFill>
                              <a:srgbClr val="558ED5"/>
                            </a:solidFill>
                            <a:ln w="25400" cap="flat">
                              <a:solidFill>
                                <a:srgbClr val="558ED5"/>
                              </a:solidFill>
                              <a:prstDash val="solid"/>
                              <a:round/>
                            </a:ln>
                            <a:effectLst/>
                          </wps:spPr>
                          <wps:bodyPr/>
                        </wps:wsp>
                        <wps:wsp>
                          <wps:cNvPr id="1073741884" name="文本框 79"/>
                          <wps:cNvSpPr txBox="1"/>
                          <wps:spPr>
                            <a:xfrm>
                              <a:off x="71554" y="22716"/>
                              <a:ext cx="892889" cy="277500"/>
                            </a:xfrm>
                            <a:prstGeom prst="rect">
                              <a:avLst/>
                            </a:prstGeom>
                            <a:noFill/>
                            <a:ln w="12700" cap="flat">
                              <a:noFill/>
                              <a:miter lim="400000"/>
                            </a:ln>
                            <a:effectLst/>
                          </wps:spPr>
                          <wps:txbx>
                            <w:txbxContent>
                              <w:p>
                                <w:pPr>
                                  <w:pStyle w:val="Normal.0"/>
                                </w:pPr>
                                <w:r>
                                  <w:rPr>
                                    <w:rFonts w:ascii="Calibri" w:cs="Calibri" w:hAnsi="Calibri" w:eastAsia="Calibri"/>
                                    <w:b w:val="1"/>
                                    <w:bCs w:val="1"/>
                                    <w:color w:val="ffffff"/>
                                    <w:u w:color="ffffff"/>
                                    <w:rtl w:val="0"/>
                                    <w:lang w:val="zh-TW" w:eastAsia="zh-TW"/>
                                  </w:rPr>
                                  <w:t>承保数据库</w:t>
                                </w:r>
                                <w:r>
                                  <w:rPr>
                                    <w:rFonts w:ascii="Calibri" w:cs="Calibri" w:hAnsi="Calibri" w:eastAsia="Calibri"/>
                                    <w:b w:val="1"/>
                                    <w:bCs w:val="1"/>
                                    <w:color w:val="ffffff"/>
                                    <w:u w:color="ffffff"/>
                                    <w:lang w:val="zh-TW" w:eastAsia="zh-TW"/>
                                  </w:rPr>
                                </w:r>
                              </w:p>
                            </w:txbxContent>
                          </wps:txbx>
                          <wps:bodyPr wrap="square" lIns="45719" tIns="45719" rIns="45719" bIns="45719" numCol="1" anchor="t">
                            <a:noAutofit/>
                          </wps:bodyPr>
                        </wps:wsp>
                      </wpg:grpSp>
                      <wpg:grpSp>
                        <wpg:cNvPr id="1073741888" name="组合 80"/>
                        <wpg:cNvGrpSpPr/>
                        <wpg:grpSpPr>
                          <a:xfrm>
                            <a:off x="1310183" y="95614"/>
                            <a:ext cx="1077596" cy="320483"/>
                            <a:chOff x="0" y="0"/>
                            <a:chExt cx="1077594" cy="320481"/>
                          </a:xfrm>
                        </wpg:grpSpPr>
                        <wps:wsp>
                          <wps:cNvPr id="1073741886" name="矩形: 圆角 86"/>
                          <wps:cNvSpPr/>
                          <wps:spPr>
                            <a:xfrm>
                              <a:off x="0" y="-1"/>
                              <a:ext cx="1077595" cy="318137"/>
                            </a:xfrm>
                            <a:prstGeom prst="roundRect">
                              <a:avLst>
                                <a:gd name="adj" fmla="val 16667"/>
                              </a:avLst>
                            </a:prstGeom>
                            <a:solidFill>
                              <a:srgbClr val="558ED5"/>
                            </a:solidFill>
                            <a:ln w="25400" cap="flat">
                              <a:solidFill>
                                <a:srgbClr val="558ED5"/>
                              </a:solidFill>
                              <a:prstDash val="solid"/>
                              <a:round/>
                            </a:ln>
                            <a:effectLst/>
                          </wps:spPr>
                          <wps:bodyPr/>
                        </wps:wsp>
                        <wps:wsp>
                          <wps:cNvPr id="1073741887" name="文本框 82"/>
                          <wps:cNvSpPr txBox="1"/>
                          <wps:spPr>
                            <a:xfrm>
                              <a:off x="85212" y="22666"/>
                              <a:ext cx="894429" cy="297816"/>
                            </a:xfrm>
                            <a:prstGeom prst="rect">
                              <a:avLst/>
                            </a:prstGeom>
                            <a:noFill/>
                            <a:ln w="12700" cap="flat">
                              <a:noFill/>
                              <a:miter lim="400000"/>
                            </a:ln>
                            <a:effectLst/>
                          </wps:spPr>
                          <wps:txbx>
                            <w:txbxContent>
                              <w:p>
                                <w:pPr>
                                  <w:pStyle w:val="Normal.0"/>
                                  <w:jc w:val="center"/>
                                </w:pPr>
                                <w:r>
                                  <w:rPr>
                                    <w:rFonts w:ascii="Calibri" w:cs="Calibri" w:hAnsi="Calibri" w:eastAsia="Calibri"/>
                                    <w:b w:val="1"/>
                                    <w:bCs w:val="1"/>
                                    <w:color w:val="ffffff"/>
                                    <w:u w:color="ffffff"/>
                                    <w:rtl w:val="0"/>
                                    <w:lang w:val="zh-TW" w:eastAsia="zh-TW"/>
                                  </w:rPr>
                                  <w:t>保险合同</w:t>
                                </w:r>
                              </w:p>
                            </w:txbxContent>
                          </wps:txbx>
                          <wps:bodyPr wrap="square" lIns="45719" tIns="45719" rIns="45719" bIns="45719" numCol="1" anchor="t">
                            <a:noAutofit/>
                          </wps:bodyPr>
                        </wps:wsp>
                      </wpg:grpSp>
                    </wpg:wgp>
                  </a:graphicData>
                </a:graphic>
              </wp:anchor>
            </w:drawing>
          </mc:Choice>
          <mc:Fallback>
            <w:pict>
              <v:group id="_x0000_s1068" style="visibility:visible;position:absolute;margin-left:29.0pt;margin-top:9.5pt;width:408.0pt;height:39.8pt;z-index:251669504;mso-position-horizontal:absolute;mso-position-horizontal-relative:text;mso-position-vertical:absolute;mso-position-vertical-relative:line;mso-wrap-distance-left:0.0pt;mso-wrap-distance-top:0.0pt;mso-wrap-distance-right:0.0pt;mso-wrap-distance-bottom:0.0pt;" coordorigin="0,0" coordsize="5181600,504825">
                <w10:wrap type="none" side="bothSides" anchorx="text"/>
                <v:roundrect id="_x0000_s1069" style="position:absolute;left:0;top:0;width:5181600;height:504825;" adj="3600">
                  <v:fill on="f"/>
                  <v:stroke filltype="solid" color="#8EB4E3" opacity="100.0%" weight="2.0pt" dashstyle="solid" endcap="flat" joinstyle="round" linestyle="single" startarrow="none" startarrowwidth="medium" startarrowlength="medium" endarrow="none" endarrowwidth="medium" endarrowlength="medium"/>
                </v:roundrect>
                <v:group id="_x0000_s1070" style="position:absolute;left:209266;top:127379;width:614045;height:297815;" coordorigin="0,0" coordsize="614045,297815">
                  <v:rect id="_x0000_s1071" style="position:absolute;left:0;top:0;width:614045;height:277495;">
                    <v:fill color="#FFFFFF" opacity="100.0%" type="solid"/>
                    <v:stroke on="f" weight="1.0pt" dashstyle="solid" endcap="flat" miterlimit="400.0%" joinstyle="miter" linestyle="single" startarrow="none" startarrowwidth="medium" startarrowlength="medium" endarrow="none" endarrowwidth="medium" endarrowlength="medium"/>
                  </v:rect>
                  <v:shape id="_x0000_s1072" type="#_x0000_t202" style="position:absolute;left:0;top:0;width:614045;height:29781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4f81bd"/>
                              <w:u w:color="4f81bd"/>
                              <w:rtl w:val="0"/>
                              <w:lang w:val="zh-TW" w:eastAsia="zh-TW"/>
                            </w:rPr>
                            <w:t>数据端</w:t>
                          </w:r>
                        </w:p>
                      </w:txbxContent>
                    </v:textbox>
                  </v:shape>
                </v:group>
                <v:group id="_x0000_s1073" style="position:absolute;left:2597623;top:95558;width:1005386;height:318135;" coordorigin="0,0" coordsize="1005386,318135">
                  <v:roundrect id="_x0000_s1074" style="position:absolute;left:0;top:0;width:1005386;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75" type="#_x0000_t202" style="position:absolute;left:71554;top:22717;width:892888;height:277499;">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Calibri" w:cs="Calibri" w:hAnsi="Calibri" w:eastAsia="Calibri"/>
                              <w:b w:val="1"/>
                              <w:bCs w:val="1"/>
                              <w:color w:val="ffffff"/>
                              <w:u w:color="ffffff"/>
                              <w:rtl w:val="0"/>
                              <w:lang w:val="zh-TW" w:eastAsia="zh-TW"/>
                            </w:rPr>
                            <w:t>承保数据库</w:t>
                          </w:r>
                          <w:r>
                            <w:rPr>
                              <w:rFonts w:ascii="Calibri" w:cs="Calibri" w:hAnsi="Calibri" w:eastAsia="Calibri"/>
                              <w:b w:val="1"/>
                              <w:bCs w:val="1"/>
                              <w:color w:val="ffffff"/>
                              <w:u w:color="ffffff"/>
                              <w:lang w:val="zh-TW" w:eastAsia="zh-TW"/>
                            </w:rPr>
                          </w:r>
                        </w:p>
                      </w:txbxContent>
                    </v:textbox>
                  </v:shape>
                </v:group>
                <v:group id="_x0000_s1076" style="position:absolute;left:1310184;top:95615;width:1077595;height:320482;" coordorigin="0,0" coordsize="1077595,320482">
                  <v:roundrect id="_x0000_s1077" style="position:absolute;left:0;top:0;width:1077595;height:318135;" adj="3600">
                    <v:fill color="#558ED5" opacity="100.0%" type="solid"/>
                    <v:stroke filltype="solid" color="#558ED5" opacity="100.0%" weight="2.0pt" dashstyle="solid" endcap="flat" joinstyle="round" linestyle="single" startarrow="none" startarrowwidth="medium" startarrowlength="medium" endarrow="none" endarrowwidth="medium" endarrowlength="medium"/>
                  </v:roundrect>
                  <v:shape id="_x0000_s1078" type="#_x0000_t202" style="position:absolute;left:85212;top:22667;width:894428;height:297815;">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Fonts w:ascii="Calibri" w:cs="Calibri" w:hAnsi="Calibri" w:eastAsia="Calibri"/>
                              <w:b w:val="1"/>
                              <w:bCs w:val="1"/>
                              <w:color w:val="ffffff"/>
                              <w:u w:color="ffffff"/>
                              <w:rtl w:val="0"/>
                              <w:lang w:val="zh-TW" w:eastAsia="zh-TW"/>
                            </w:rPr>
                            <w:t>保险合同</w:t>
                          </w:r>
                        </w:p>
                      </w:txbxContent>
                    </v:textbox>
                  </v:shape>
                </v:group>
              </v:group>
            </w:pict>
          </mc:Fallback>
        </mc:AlternateContent>
      </w:r>
    </w:p>
    <w:p>
      <w:pPr>
        <w:pStyle w:val="Normal.0"/>
        <w:rPr>
          <w:rFonts w:ascii=".萍方-简" w:cs=".萍方-简" w:hAnsi=".萍方-简" w:eastAsia=".萍方-简"/>
        </w:rPr>
      </w:pPr>
    </w:p>
    <w:p>
      <w:pPr>
        <w:pStyle w:val="Normal.0"/>
        <w:rPr>
          <w:rFonts w:ascii=".萍方-简" w:cs=".萍方-简" w:hAnsi=".萍方-简" w:eastAsia=".萍方-简"/>
        </w:rPr>
      </w:pPr>
    </w:p>
    <w:p>
      <w:pPr>
        <w:pStyle w:val="heading 2"/>
        <w:numPr>
          <w:ilvl w:val="1"/>
          <w:numId w:val="2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互助币</w:t>
      </w:r>
    </w:p>
    <w:p>
      <w:pPr>
        <w:pStyle w:val="List Paragraph"/>
        <w:numPr>
          <w:ilvl w:val="0"/>
          <w:numId w:val="33"/>
        </w:numPr>
        <w:bidi w:val="0"/>
        <w:ind w:right="0"/>
        <w:jc w:val="left"/>
        <w:rPr>
          <w:rFonts w:ascii=".萍方-简" w:cs=".萍方-简" w:hAnsi=".萍方-简" w:eastAsia=".萍方-简"/>
          <w:rtl w:val="0"/>
          <w:lang w:val="en-US"/>
        </w:rPr>
      </w:pPr>
      <w:r>
        <w:rPr>
          <w:rFonts w:ascii=".萍方-简" w:cs=".萍方-简" w:hAnsi=".萍方-简" w:eastAsia=".萍方-简"/>
          <w:rtl w:val="0"/>
          <w:lang w:val="en-US"/>
        </w:rPr>
        <w:t>GAS</w:t>
      </w:r>
      <w:r>
        <w:rPr>
          <w:rFonts w:ascii="Calibri" w:cs="Calibri" w:hAnsi="Calibri" w:eastAsia="Calibri"/>
          <w:rtl w:val="0"/>
          <w:lang w:val="zh-TW" w:eastAsia="zh-TW"/>
        </w:rPr>
        <w:t>属性；</w:t>
      </w:r>
    </w:p>
    <w:p>
      <w:pPr>
        <w:pStyle w:val="List Paragraph"/>
        <w:numPr>
          <w:ilvl w:val="0"/>
          <w:numId w:val="3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消费使用；</w:t>
      </w:r>
    </w:p>
    <w:p>
      <w:pPr>
        <w:pStyle w:val="List Paragraph"/>
        <w:numPr>
          <w:ilvl w:val="0"/>
          <w:numId w:val="3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投资属性；</w:t>
      </w:r>
    </w:p>
    <w:p>
      <w:pPr>
        <w:pStyle w:val="List Paragraph"/>
        <w:numPr>
          <w:ilvl w:val="0"/>
          <w:numId w:val="3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投票决策（相互链共识协议</w:t>
      </w:r>
      <w:r>
        <w:rPr>
          <w:rFonts w:ascii=".萍方-简" w:cs=".萍方-简" w:hAnsi=".萍方-简" w:eastAsia=".萍方-简"/>
          <w:rtl w:val="0"/>
          <w:lang w:val="en-US"/>
        </w:rPr>
        <w:t>/</w:t>
      </w:r>
      <w:r>
        <w:rPr>
          <w:rFonts w:ascii="Calibri" w:cs="Calibri" w:hAnsi="Calibri" w:eastAsia="Calibri"/>
          <w:rtl w:val="0"/>
          <w:lang w:val="zh-TW" w:eastAsia="zh-TW"/>
        </w:rPr>
        <w:t>智能合约流转逻辑）</w:t>
      </w:r>
    </w:p>
    <w:p>
      <w:pPr>
        <w:pStyle w:val="Normal.0"/>
        <w:rPr>
          <w:rFonts w:ascii=".萍方-简" w:cs=".萍方-简" w:hAnsi=".萍方-简" w:eastAsia=".萍方-简"/>
        </w:rPr>
      </w:pPr>
      <w:r>
        <w:rPr>
          <w:rFonts w:ascii="Calibri" w:cs="Calibri" w:hAnsi="Calibri" w:eastAsia="Calibri"/>
          <w:rtl w:val="0"/>
          <w:lang w:val="zh-TW" w:eastAsia="zh-TW"/>
        </w:rPr>
        <w:t>互助币是基于以太坊</w:t>
      </w:r>
      <w:r>
        <w:rPr>
          <w:rFonts w:ascii=".萍方-简" w:cs=".萍方-简" w:hAnsi=".萍方-简" w:eastAsia=".萍方-简"/>
          <w:rtl w:val="0"/>
          <w:lang w:val="en-US"/>
        </w:rPr>
        <w:t>ERC20</w:t>
      </w:r>
      <w:r>
        <w:rPr>
          <w:rFonts w:ascii="Calibri" w:cs="Calibri" w:hAnsi="Calibri" w:eastAsia="Calibri"/>
          <w:rtl w:val="0"/>
          <w:lang w:val="zh-TW" w:eastAsia="zh-TW"/>
        </w:rPr>
        <w:t>协议开发出的代币，这样可以使得互助币在</w:t>
      </w:r>
      <w:r>
        <w:rPr>
          <w:rFonts w:ascii=".萍方-简" w:cs=".萍方-简" w:hAnsi=".萍方-简" w:eastAsia=".萍方-简"/>
          <w:rtl w:val="0"/>
          <w:lang w:val="en-US"/>
        </w:rPr>
        <w:t>ICO</w:t>
      </w:r>
      <w:r>
        <w:rPr>
          <w:rFonts w:ascii="Calibri" w:cs="Calibri" w:hAnsi="Calibri" w:eastAsia="Calibri"/>
          <w:rtl w:val="0"/>
          <w:lang w:val="zh-TW" w:eastAsia="zh-TW"/>
        </w:rPr>
        <w:t>结束后很方便地上线全球重要数字货币交易平台。同时也支持转账和查询余额</w:t>
      </w:r>
      <w:r>
        <w:rPr>
          <w:rFonts w:ascii="Calibri" w:cs="Calibri" w:hAnsi="Calibri" w:eastAsia="Calibri"/>
          <w:b w:val="1"/>
          <w:bCs w:val="1"/>
          <w:sz w:val="28"/>
          <w:szCs w:val="28"/>
          <w:rtl w:val="0"/>
          <w:lang w:val="zh-TW" w:eastAsia="zh-TW"/>
        </w:rPr>
        <w:t>。</w:t>
      </w:r>
      <w:r>
        <w:rPr>
          <w:rFonts w:ascii="Calibri" w:cs="Calibri" w:hAnsi="Calibri" w:eastAsia="Calibri"/>
          <w:rtl w:val="0"/>
          <w:lang w:val="zh-TW" w:eastAsia="zh-TW"/>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互助币是信用传递到价值的转换。比特币就是从一群极客的社区信用变为目前的社会认可价值。另外，互助币也会在</w:t>
      </w:r>
      <w:r>
        <w:rPr>
          <w:rFonts w:ascii=".萍方-简" w:cs=".萍方-简" w:hAnsi=".萍方-简" w:eastAsia=".萍方-简"/>
          <w:rtl w:val="0"/>
          <w:lang w:val="en-US"/>
        </w:rPr>
        <w:t>ICO</w:t>
      </w:r>
      <w:r>
        <w:rPr>
          <w:rFonts w:ascii="Calibri" w:cs="Calibri" w:hAnsi="Calibri" w:eastAsia="Calibri"/>
          <w:rtl w:val="0"/>
          <w:lang w:val="zh-TW" w:eastAsia="zh-TW"/>
        </w:rPr>
        <w:t>和众筹中扮演重要角色。</w:t>
      </w:r>
    </w:p>
    <w:p>
      <w:pPr>
        <w:pStyle w:val="Normal.0"/>
      </w:pPr>
    </w:p>
    <w:p>
      <w:pPr>
        <w:pStyle w:val="heading 2"/>
        <w:numPr>
          <w:ilvl w:val="1"/>
          <w:numId w:val="34"/>
        </w:numPr>
        <w:rPr>
          <w:lang w:val="zh-TW" w:eastAsia="zh-TW"/>
        </w:rPr>
      </w:pPr>
      <w:r>
        <w:rPr>
          <w:rFonts w:ascii="Calibri" w:cs="Calibri" w:hAnsi="Calibri" w:eastAsia="Calibri"/>
          <w:rtl w:val="0"/>
          <w:lang w:val="zh-TW" w:eastAsia="zh-TW"/>
        </w:rPr>
        <w:t>人工智能模块</w:t>
      </w:r>
    </w:p>
    <w:p>
      <w:pPr>
        <w:pStyle w:val="Normal.0"/>
        <w:rPr>
          <w:lang w:val="zh-TW" w:eastAsia="zh-TW"/>
        </w:rPr>
      </w:pPr>
      <w:r>
        <w:rPr>
          <w:rFonts w:ascii="Calibri" w:cs="Calibri" w:hAnsi="Calibri" w:eastAsia="Calibri"/>
          <w:rtl w:val="0"/>
          <w:lang w:val="zh-TW" w:eastAsia="zh-TW"/>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p>
    <w:p>
      <w:pPr>
        <w:pStyle w:val="Normal.0"/>
        <w:rPr>
          <w:rFonts w:ascii=".萍方-简" w:cs=".萍方-简" w:hAnsi=".萍方-简" w:eastAsia=".萍方-简"/>
          <w:lang w:val="zh-TW" w:eastAsia="zh-TW"/>
        </w:rPr>
      </w:pPr>
      <w:r>
        <w:rPr>
          <w:rFonts w:ascii="Calibri" w:cs="Calibri" w:hAnsi="Calibri" w:eastAsia="Calibri"/>
          <w:rtl w:val="0"/>
          <w:lang w:val="zh-TW" w:eastAsia="zh-TW"/>
        </w:rPr>
        <w:t>互助保险系统的人工智能模块通过运用人工智能最新的研究成果，实现精确的风控模型和定价策略，通过对个体的基于大数据的智能分析，实现：</w:t>
      </w:r>
    </w:p>
    <w:p>
      <w:pPr>
        <w:pStyle w:val="List Paragraph"/>
        <w:numPr>
          <w:ilvl w:val="0"/>
          <w:numId w:val="36"/>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个性化保险设计</w:t>
      </w:r>
    </w:p>
    <w:p>
      <w:pPr>
        <w:pStyle w:val="List Paragraph"/>
        <w:numPr>
          <w:ilvl w:val="0"/>
          <w:numId w:val="36"/>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精准化推销</w:t>
      </w:r>
    </w:p>
    <w:p>
      <w:pPr>
        <w:pStyle w:val="List Paragraph"/>
        <w:numPr>
          <w:ilvl w:val="0"/>
          <w:numId w:val="36"/>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自主发现新的保险品种</w:t>
      </w:r>
    </w:p>
    <w:p>
      <w:pPr>
        <w:pStyle w:val="List Paragraph"/>
        <w:numPr>
          <w:ilvl w:val="0"/>
          <w:numId w:val="36"/>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精确地理赔</w:t>
      </w:r>
    </w:p>
    <w:p>
      <w:pPr>
        <w:pStyle w:val="Normal.0"/>
      </w:pPr>
    </w:p>
    <w:p>
      <w:pPr>
        <w:pStyle w:val="heading 2"/>
        <w:numPr>
          <w:ilvl w:val="1"/>
          <w:numId w:val="37"/>
        </w:numPr>
        <w:rPr>
          <w:lang w:val="zh-TW" w:eastAsia="zh-TW"/>
        </w:rPr>
      </w:pPr>
      <w:r>
        <w:rPr>
          <w:rFonts w:ascii="Calibri" w:cs="Calibri" w:hAnsi="Calibri" w:eastAsia="Calibri"/>
          <w:rtl w:val="0"/>
          <w:lang w:val="zh-TW" w:eastAsia="zh-TW"/>
        </w:rPr>
        <w:t>风险防范</w:t>
      </w:r>
    </w:p>
    <w:p>
      <w:pPr>
        <w:pStyle w:val="Normal.0"/>
        <w:rPr>
          <w:rFonts w:ascii=".萍方-简" w:cs=".萍方-简" w:hAnsi=".萍方-简" w:eastAsia=".萍方-简"/>
        </w:rPr>
      </w:pPr>
      <w:r>
        <w:rPr>
          <w:rFonts w:ascii=".萍方-简" w:cs=".萍方-简" w:hAnsi=".萍方-简" w:eastAsia=".萍方-简"/>
          <w:rtl w:val="0"/>
          <w:lang w:val="en-US"/>
        </w:rPr>
        <w:t>2017</w:t>
      </w:r>
      <w:r>
        <w:rPr>
          <w:rFonts w:ascii="Calibri" w:cs="Calibri" w:hAnsi="Calibri" w:eastAsia="Calibri"/>
          <w:rtl w:val="0"/>
          <w:lang w:val="zh-TW" w:eastAsia="zh-TW"/>
        </w:rPr>
        <w:t>年</w:t>
      </w:r>
      <w:r>
        <w:rPr>
          <w:rFonts w:ascii=".萍方-简" w:cs=".萍方-简" w:hAnsi=".萍方-简" w:eastAsia=".萍方-简"/>
          <w:rtl w:val="0"/>
          <w:lang w:val="en-US"/>
        </w:rPr>
        <w:t>7</w:t>
      </w:r>
      <w:r>
        <w:rPr>
          <w:rFonts w:ascii="Calibri" w:cs="Calibri" w:hAnsi="Calibri" w:eastAsia="Calibri"/>
          <w:rtl w:val="0"/>
          <w:lang w:val="zh-TW" w:eastAsia="zh-TW"/>
        </w:rPr>
        <w:t>月</w:t>
      </w:r>
      <w:r>
        <w:rPr>
          <w:rFonts w:ascii=".萍方-简" w:cs=".萍方-简" w:hAnsi=".萍方-简" w:eastAsia=".萍方-简"/>
          <w:rtl w:val="0"/>
          <w:lang w:val="en-US"/>
        </w:rPr>
        <w:t>20</w:t>
      </w:r>
      <w:r>
        <w:rPr>
          <w:rFonts w:ascii="Calibri" w:cs="Calibri" w:hAnsi="Calibri" w:eastAsia="Calibri"/>
          <w:rtl w:val="0"/>
          <w:lang w:val="zh-TW" w:eastAsia="zh-TW"/>
        </w:rPr>
        <w:t>号的以太坊钱包漏洞让以太币价格大跌，让数字货币持有人心惊胆颤，也让投资人的信心动摇。但是正如</w:t>
      </w:r>
      <w:r>
        <w:rPr>
          <w:rFonts w:ascii=".萍方-简" w:cs=".萍方-简" w:hAnsi=".萍方-简" w:eastAsia=".萍方-简"/>
          <w:rtl w:val="0"/>
          <w:lang w:val="en-US"/>
        </w:rPr>
        <w:t>Vitalik Buterin</w:t>
      </w:r>
      <w:r>
        <w:rPr>
          <w:rFonts w:ascii="Calibri" w:cs="Calibri" w:hAnsi="Calibri" w:eastAsia="Calibri"/>
          <w:rtl w:val="0"/>
          <w:lang w:val="zh-TW" w:eastAsia="zh-TW"/>
        </w:rPr>
        <w:t>针对此次漏洞的回应，这次事件不是以太坊的漏洞，它只是一个编码漏洞而已，所以也不需要硬分叉。此次事件是由于智能合约编程那个语言</w:t>
      </w:r>
      <w:r>
        <w:rPr>
          <w:rFonts w:ascii=".萍方-简" w:cs=".萍方-简" w:hAnsi=".萍方-简" w:eastAsia=".萍方-简"/>
          <w:rtl w:val="0"/>
          <w:lang w:val="en-US"/>
        </w:rPr>
        <w:t>Solidity</w:t>
      </w:r>
      <w:r>
        <w:rPr>
          <w:rFonts w:ascii="Calibri" w:cs="Calibri" w:hAnsi="Calibri" w:eastAsia="Calibri"/>
          <w:rtl w:val="0"/>
          <w:lang w:val="zh-TW" w:eastAsia="zh-TW"/>
        </w:rPr>
        <w:t>的问题。在互助币的发行和运营过程中，我们可以采用以下措施，提高安全性，以保护用户的投资以及互助保险系统的平稳运行：</w:t>
      </w:r>
    </w:p>
    <w:p>
      <w:pPr>
        <w:pStyle w:val="List Paragraph"/>
        <w:numPr>
          <w:ilvl w:val="0"/>
          <w:numId w:val="39"/>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由于互助币是建立在联盟链的基础上，我们可以将智能合约的代码不公开。仅仅对于经过资格审核的伙伴公开</w:t>
      </w:r>
    </w:p>
    <w:p>
      <w:pPr>
        <w:pStyle w:val="List Paragraph"/>
        <w:numPr>
          <w:ilvl w:val="0"/>
          <w:numId w:val="41"/>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互相做严格的代码审查</w:t>
      </w:r>
    </w:p>
    <w:p>
      <w:pPr>
        <w:pStyle w:val="List Paragraph"/>
        <w:numPr>
          <w:ilvl w:val="0"/>
          <w:numId w:val="41"/>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采用安全的开发流程</w:t>
      </w:r>
    </w:p>
    <w:p>
      <w:pPr>
        <w:pStyle w:val="Normal.0"/>
        <w:ind w:firstLine="720"/>
        <w:rPr>
          <w:rFonts w:ascii=".萍方-简" w:cs=".萍方-简" w:hAnsi=".萍方-简" w:eastAsia=".萍方-简"/>
          <w:lang w:val="zh-TW" w:eastAsia="zh-TW"/>
        </w:rPr>
      </w:pPr>
      <w:r>
        <w:rPr>
          <w:rFonts w:ascii="Calibri" w:cs="Calibri" w:hAnsi="Calibri" w:eastAsia="Calibri"/>
          <w:rtl w:val="0"/>
          <w:lang w:val="zh-TW" w:eastAsia="zh-TW"/>
        </w:rPr>
        <w:t>单元测试</w:t>
      </w:r>
    </w:p>
    <w:p>
      <w:pPr>
        <w:pStyle w:val="Normal.0"/>
        <w:ind w:firstLine="720"/>
        <w:rPr>
          <w:rFonts w:ascii=".萍方-简" w:cs=".萍方-简" w:hAnsi=".萍方-简" w:eastAsia=".萍方-简"/>
          <w:lang w:val="zh-TW" w:eastAsia="zh-TW"/>
        </w:rPr>
      </w:pPr>
      <w:r>
        <w:rPr>
          <w:rFonts w:ascii="Calibri" w:cs="Calibri" w:hAnsi="Calibri" w:eastAsia="Calibri"/>
          <w:rtl w:val="0"/>
          <w:lang w:val="zh-TW" w:eastAsia="zh-TW"/>
        </w:rPr>
        <w:t>私有链测试</w:t>
      </w:r>
    </w:p>
    <w:p>
      <w:pPr>
        <w:pStyle w:val="Normal.0"/>
        <w:ind w:firstLine="720"/>
        <w:rPr>
          <w:rFonts w:ascii=".萍方-简" w:cs=".萍方-简" w:hAnsi=".萍方-简" w:eastAsia=".萍方-简"/>
          <w:lang w:val="zh-TW" w:eastAsia="zh-TW"/>
        </w:rPr>
      </w:pPr>
      <w:r>
        <w:rPr>
          <w:rFonts w:ascii="Calibri" w:cs="Calibri" w:hAnsi="Calibri" w:eastAsia="Calibri"/>
          <w:rtl w:val="0"/>
          <w:lang w:val="zh-TW" w:eastAsia="zh-TW"/>
        </w:rPr>
        <w:t>测试链测试</w:t>
      </w:r>
    </w:p>
    <w:p>
      <w:pPr>
        <w:pStyle w:val="List Paragraph"/>
        <w:numPr>
          <w:ilvl w:val="0"/>
          <w:numId w:val="4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功能解耦</w:t>
      </w:r>
    </w:p>
    <w:p>
      <w:pPr>
        <w:pStyle w:val="Normal.0"/>
        <w:ind w:firstLine="720"/>
        <w:rPr>
          <w:rFonts w:ascii=".萍方-简" w:cs=".萍方-简" w:hAnsi=".萍方-简" w:eastAsia=".萍方-简"/>
          <w:lang w:val="zh-TW" w:eastAsia="zh-TW"/>
        </w:rPr>
      </w:pPr>
      <w:r>
        <w:rPr>
          <w:rFonts w:ascii="Calibri" w:cs="Calibri" w:hAnsi="Calibri" w:eastAsia="Calibri"/>
          <w:rtl w:val="0"/>
          <w:lang w:val="zh-TW" w:eastAsia="zh-TW"/>
        </w:rPr>
        <w:t>正交分解</w:t>
      </w:r>
    </w:p>
    <w:p>
      <w:pPr>
        <w:pStyle w:val="Normal.0"/>
        <w:ind w:firstLine="720"/>
        <w:rPr>
          <w:rFonts w:ascii=".萍方-简" w:cs=".萍方-简" w:hAnsi=".萍方-简" w:eastAsia=".萍方-简"/>
          <w:lang w:val="zh-TW" w:eastAsia="zh-TW"/>
        </w:rPr>
      </w:pPr>
      <w:r>
        <w:rPr>
          <w:rFonts w:ascii="Calibri" w:cs="Calibri" w:hAnsi="Calibri" w:eastAsia="Calibri"/>
          <w:rtl w:val="0"/>
          <w:lang w:val="zh-TW" w:eastAsia="zh-TW"/>
        </w:rPr>
        <w:t>逻辑简单</w:t>
      </w:r>
    </w:p>
    <w:p>
      <w:pPr>
        <w:pStyle w:val="Normal.0"/>
        <w:ind w:firstLine="720"/>
        <w:rPr>
          <w:rFonts w:ascii=".萍方-简" w:cs=".萍方-简" w:hAnsi=".萍方-简" w:eastAsia=".萍方-简"/>
          <w:lang w:val="zh-TW" w:eastAsia="zh-TW"/>
        </w:rPr>
      </w:pPr>
      <w:r>
        <w:rPr>
          <w:rFonts w:ascii="Calibri" w:cs="Calibri" w:hAnsi="Calibri" w:eastAsia="Calibri"/>
          <w:rtl w:val="0"/>
          <w:lang w:val="zh-TW" w:eastAsia="zh-TW"/>
        </w:rPr>
        <w:t>只对最核心的部分去中心化</w:t>
      </w:r>
    </w:p>
    <w:p>
      <w:pPr>
        <w:pStyle w:val="List Paragraph"/>
        <w:numPr>
          <w:ilvl w:val="0"/>
          <w:numId w:val="4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安全相关的工具</w:t>
      </w:r>
    </w:p>
    <w:p>
      <w:pPr>
        <w:pStyle w:val="Normal.0"/>
        <w:ind w:firstLine="720"/>
        <w:rPr>
          <w:rFonts w:ascii=".萍方-简" w:cs=".萍方-简" w:hAnsi=".萍方-简" w:eastAsia=".萍方-简"/>
        </w:rPr>
      </w:pPr>
      <w:r>
        <w:rPr>
          <w:rFonts w:ascii=".萍方-简" w:cs=".萍方-简" w:hAnsi=".萍方-简" w:eastAsia=".萍方-简"/>
          <w:rtl w:val="0"/>
          <w:lang w:val="en-US"/>
        </w:rPr>
        <w:t>Oyente</w:t>
      </w:r>
    </w:p>
    <w:p>
      <w:pPr>
        <w:pStyle w:val="Norm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381432" cy="3443748"/>
            <wp:effectExtent l="0" t="0" r="0" b="0"/>
            <wp:docPr id="1073741890" name="officeArt object" descr="C:\Users\gavinzheng\AppData\Local\YNote\data\zy731@hotmail.com\0eef654f56184d43a49adbeaa57afb5e\clipboard.png"/>
            <wp:cNvGraphicFramePr/>
            <a:graphic xmlns:a="http://schemas.openxmlformats.org/drawingml/2006/main">
              <a:graphicData uri="http://schemas.openxmlformats.org/drawingml/2006/picture">
                <pic:pic xmlns:pic="http://schemas.openxmlformats.org/drawingml/2006/picture">
                  <pic:nvPicPr>
                    <pic:cNvPr id="1073741890" name="C:\Users\gavinzheng\AppData\Local\YNote\data\zy731@hotmail.com\0eef654f56184d43a49adbeaa57afb5e\clipboard.png" descr="C:\Users\gavinzheng\AppData\Local\YNote\data\zy731@hotmail.com\0eef654f56184d43a49adbeaa57afb5e\clipboard.png"/>
                    <pic:cNvPicPr>
                      <a:picLocks noChangeAspect="1"/>
                    </pic:cNvPicPr>
                  </pic:nvPicPr>
                  <pic:blipFill>
                    <a:blip r:embed="rId16">
                      <a:extLst/>
                    </a:blip>
                    <a:stretch>
                      <a:fillRect/>
                    </a:stretch>
                  </pic:blipFill>
                  <pic:spPr>
                    <a:xfrm>
                      <a:off x="0" y="0"/>
                      <a:ext cx="5381432" cy="3443748"/>
                    </a:xfrm>
                    <a:prstGeom prst="rect">
                      <a:avLst/>
                    </a:prstGeom>
                    <a:ln w="12700" cap="flat">
                      <a:noFill/>
                      <a:miter lim="400000"/>
                    </a:ln>
                    <a:effectLst/>
                  </pic:spPr>
                </pic:pic>
              </a:graphicData>
            </a:graphic>
          </wp:inline>
        </w:drawing>
      </w:r>
    </w:p>
    <w:p>
      <w:pPr>
        <w:pStyle w:val="Normal.0"/>
      </w:pPr>
    </w:p>
    <w:p>
      <w:pPr>
        <w:pStyle w:val="Normal.0"/>
        <w:ind w:firstLine="720"/>
        <w:rPr>
          <w:rFonts w:ascii=".萍方-简" w:cs=".萍方-简" w:hAnsi=".萍方-简" w:eastAsia=".萍方-简"/>
        </w:rPr>
      </w:pPr>
      <w:r>
        <w:rPr>
          <w:rFonts w:ascii=".萍方-简" w:cs=".萍方-简" w:hAnsi=".萍方-简" w:eastAsia=".萍方-简"/>
          <w:rtl w:val="0"/>
          <w:lang w:val="en-US"/>
        </w:rPr>
        <w:t>Zeppelin</w:t>
      </w:r>
    </w:p>
    <w:p>
      <w:pPr>
        <w:pStyle w:val="Norm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154304" cy="3025140"/>
            <wp:effectExtent l="0" t="0" r="0" b="0"/>
            <wp:docPr id="1073741891" name="officeArt object" descr="C:\Users\gavinzheng\AppData\Local\YNote\data\zy731@hotmail.com\f211e4ad632b4ab582ee032b600537a7\clipboard.png"/>
            <wp:cNvGraphicFramePr/>
            <a:graphic xmlns:a="http://schemas.openxmlformats.org/drawingml/2006/main">
              <a:graphicData uri="http://schemas.openxmlformats.org/drawingml/2006/picture">
                <pic:pic xmlns:pic="http://schemas.openxmlformats.org/drawingml/2006/picture">
                  <pic:nvPicPr>
                    <pic:cNvPr id="1073741891" name="C:\Users\gavinzheng\AppData\Local\YNote\data\zy731@hotmail.com\f211e4ad632b4ab582ee032b600537a7\clipboard.png" descr="C:\Users\gavinzheng\AppData\Local\YNote\data\zy731@hotmail.com\f211e4ad632b4ab582ee032b600537a7\clipboard.png"/>
                    <pic:cNvPicPr>
                      <a:picLocks noChangeAspect="1"/>
                    </pic:cNvPicPr>
                  </pic:nvPicPr>
                  <pic:blipFill>
                    <a:blip r:embed="rId17">
                      <a:extLst/>
                    </a:blip>
                    <a:stretch>
                      <a:fillRect/>
                    </a:stretch>
                  </pic:blipFill>
                  <pic:spPr>
                    <a:xfrm>
                      <a:off x="0" y="0"/>
                      <a:ext cx="5154304" cy="3025140"/>
                    </a:xfrm>
                    <a:prstGeom prst="rect">
                      <a:avLst/>
                    </a:prstGeom>
                    <a:ln w="12700" cap="flat">
                      <a:noFill/>
                      <a:miter lim="400000"/>
                    </a:ln>
                    <a:effectLst/>
                  </pic:spPr>
                </pic:pic>
              </a:graphicData>
            </a:graphic>
          </wp:inline>
        </w:drawing>
      </w:r>
    </w:p>
    <w:p>
      <w:pPr>
        <w:pStyle w:val="Normal.0"/>
        <w:ind w:firstLine="720"/>
        <w:rPr>
          <w:rFonts w:ascii=".萍方-简" w:cs=".萍方-简" w:hAnsi=".萍方-简" w:eastAsia=".萍方-简"/>
        </w:rPr>
      </w:pPr>
      <w:r>
        <w:rPr>
          <w:rFonts w:ascii=".萍方-简" w:cs=".萍方-简" w:hAnsi=".萍方-简" w:eastAsia=".萍方-简"/>
          <w:rtl w:val="0"/>
          <w:lang w:val="en-US"/>
        </w:rPr>
        <w:t>Zeppeline</w:t>
      </w:r>
      <w:r>
        <w:rPr>
          <w:rFonts w:ascii="Calibri" w:cs="Calibri" w:hAnsi="Calibri" w:eastAsia="Calibri"/>
          <w:rtl w:val="0"/>
          <w:lang w:val="zh-TW" w:eastAsia="zh-TW"/>
        </w:rPr>
        <w:t>提供了更安全的组件：</w:t>
      </w:r>
    </w:p>
    <w:p>
      <w:pPr>
        <w:pStyle w:val="List Paragraph"/>
        <w:numPr>
          <w:ilvl w:val="1"/>
          <w:numId w:val="4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安全数值运算，防止溢出</w:t>
      </w:r>
    </w:p>
    <w:p>
      <w:pPr>
        <w:pStyle w:val="List Paragraph"/>
        <w:numPr>
          <w:ilvl w:val="1"/>
          <w:numId w:val="4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所有权管理</w:t>
      </w:r>
    </w:p>
    <w:p>
      <w:pPr>
        <w:pStyle w:val="List Paragraph"/>
        <w:numPr>
          <w:ilvl w:val="1"/>
          <w:numId w:val="4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支付，余额以及限制每日交易数量</w:t>
      </w:r>
    </w:p>
    <w:p>
      <w:pPr>
        <w:pStyle w:val="List Paragraph"/>
        <w:numPr>
          <w:ilvl w:val="1"/>
          <w:numId w:val="4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多重签名</w:t>
      </w:r>
    </w:p>
    <w:p>
      <w:pPr>
        <w:pStyle w:val="List Paragraph"/>
        <w:numPr>
          <w:ilvl w:val="1"/>
          <w:numId w:val="43"/>
        </w:numPr>
        <w:bidi w:val="0"/>
        <w:ind w:right="0"/>
        <w:jc w:val="left"/>
        <w:rPr>
          <w:rFonts w:ascii=".萍方-简" w:cs=".萍方-简" w:hAnsi=".萍方-简" w:eastAsia=".萍方-简"/>
          <w:rtl w:val="0"/>
          <w:lang w:val="en-US"/>
        </w:rPr>
      </w:pPr>
      <w:r>
        <w:rPr>
          <w:rFonts w:ascii=".萍方-简" w:cs=".萍方-简" w:hAnsi=".萍方-简" w:eastAsia=".萍方-简"/>
          <w:rtl w:val="0"/>
          <w:lang w:val="en-US"/>
        </w:rPr>
        <w:t>Token</w:t>
      </w:r>
      <w:r>
        <w:rPr>
          <w:rFonts w:ascii="Calibri" w:cs="Calibri" w:hAnsi="Calibri" w:eastAsia="Calibri"/>
          <w:rtl w:val="0"/>
          <w:lang w:val="zh-TW" w:eastAsia="zh-TW"/>
        </w:rPr>
        <w:t>抽象类和安全实践</w:t>
      </w:r>
    </w:p>
    <w:p>
      <w:pPr>
        <w:pStyle w:val="heading 1"/>
        <w:numPr>
          <w:ilvl w:val="0"/>
          <w:numId w:val="44"/>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相互链应用实例：一个互助保险的说明</w:t>
      </w:r>
    </w:p>
    <w:p>
      <w:pPr>
        <w:pStyle w:val="Normal.0"/>
        <w:rPr>
          <w:rFonts w:ascii="Calibri" w:cs="Calibri" w:hAnsi="Calibri" w:eastAsia="Calibri"/>
          <w:lang w:val="zh-TW" w:eastAsia="zh-TW"/>
        </w:rPr>
      </w:pPr>
      <w:r>
        <w:rPr>
          <w:rFonts w:ascii="Calibri" w:cs="Calibri" w:hAnsi="Calibri" w:eastAsia="Calibri"/>
          <w:rtl w:val="0"/>
          <w:lang w:val="zh-TW" w:eastAsia="zh-TW"/>
        </w:rPr>
        <w:t>小明是非常典型的数字货币早期投资人：</w:t>
      </w:r>
    </w:p>
    <w:p>
      <w:pPr>
        <w:pStyle w:val="List Paragraph"/>
        <w:numPr>
          <w:ilvl w:val="0"/>
          <w:numId w:val="46"/>
        </w:numPr>
        <w:spacing w:after="160" w:line="256" w:lineRule="auto"/>
        <w:rPr>
          <w:lang w:val="zh-TW" w:eastAsia="zh-TW"/>
        </w:rPr>
      </w:pPr>
      <w:r>
        <w:rPr>
          <w:rFonts w:ascii="Calibri" w:cs="Calibri" w:hAnsi="Calibri" w:eastAsia="Calibri"/>
          <w:rtl w:val="0"/>
          <w:lang w:val="zh-TW" w:eastAsia="zh-TW"/>
        </w:rPr>
        <w:t>入市早，持有一定的比特币</w:t>
      </w:r>
    </w:p>
    <w:p>
      <w:pPr>
        <w:pStyle w:val="List Paragraph"/>
        <w:numPr>
          <w:ilvl w:val="0"/>
          <w:numId w:val="46"/>
        </w:numPr>
        <w:spacing w:after="160" w:line="256" w:lineRule="auto"/>
        <w:rPr>
          <w:lang w:val="zh-TW" w:eastAsia="zh-TW"/>
        </w:rPr>
      </w:pPr>
      <w:r>
        <w:rPr>
          <w:rFonts w:ascii="Calibri" w:cs="Calibri" w:hAnsi="Calibri" w:eastAsia="Calibri"/>
          <w:rtl w:val="0"/>
          <w:lang w:val="zh-TW" w:eastAsia="zh-TW"/>
        </w:rPr>
        <w:t>长期持有，对比特币的升值抱有乐观积极的看法</w:t>
      </w:r>
    </w:p>
    <w:p>
      <w:pPr>
        <w:pStyle w:val="List Paragraph"/>
        <w:numPr>
          <w:ilvl w:val="0"/>
          <w:numId w:val="46"/>
        </w:numPr>
        <w:spacing w:after="160" w:line="256" w:lineRule="auto"/>
        <w:rPr>
          <w:lang w:val="zh-TW" w:eastAsia="zh-TW"/>
        </w:rPr>
      </w:pPr>
      <w:r>
        <w:rPr>
          <w:rFonts w:ascii="Calibri" w:cs="Calibri" w:hAnsi="Calibri" w:eastAsia="Calibri"/>
          <w:rtl w:val="0"/>
          <w:lang w:val="zh-TW" w:eastAsia="zh-TW"/>
        </w:rPr>
        <w:t>讲究生活品质，愿意尝试新的事物</w:t>
      </w:r>
    </w:p>
    <w:p>
      <w:pPr>
        <w:pStyle w:val="List Paragraph"/>
        <w:numPr>
          <w:ilvl w:val="0"/>
          <w:numId w:val="46"/>
        </w:numPr>
        <w:spacing w:after="160" w:line="256" w:lineRule="auto"/>
        <w:rPr>
          <w:lang w:val="zh-TW" w:eastAsia="zh-TW"/>
        </w:rPr>
      </w:pPr>
      <w:r>
        <w:rPr>
          <w:rFonts w:ascii="Calibri" w:cs="Calibri" w:hAnsi="Calibri" w:eastAsia="Calibri"/>
          <w:rtl w:val="0"/>
          <w:lang w:val="zh-TW" w:eastAsia="zh-TW"/>
        </w:rPr>
        <w:t>注重自己和家人的财务规划，希望提前规划和规避重大风险，尤其是人身风险</w:t>
      </w:r>
    </w:p>
    <w:p>
      <w:pPr>
        <w:pStyle w:val="Normal.0"/>
        <w:rPr>
          <w:lang w:val="zh-TW" w:eastAsia="zh-TW"/>
        </w:rPr>
      </w:pPr>
      <w:r>
        <w:rPr>
          <w:rFonts w:ascii="Calibri" w:cs="Calibri" w:hAnsi="Calibri" w:eastAsia="Calibri"/>
          <w:rtl w:val="0"/>
          <w:lang w:val="zh-TW" w:eastAsia="zh-TW"/>
        </w:rPr>
        <w:t>然而，目前市场上没有太多金融产品的选择：</w:t>
      </w:r>
    </w:p>
    <w:p>
      <w:pPr>
        <w:pStyle w:val="List Paragraph"/>
        <w:numPr>
          <w:ilvl w:val="0"/>
          <w:numId w:val="48"/>
        </w:numPr>
        <w:spacing w:after="160" w:line="256" w:lineRule="auto"/>
        <w:rPr>
          <w:lang w:val="zh-TW" w:eastAsia="zh-TW"/>
        </w:rPr>
      </w:pPr>
      <w:r>
        <w:rPr>
          <w:rFonts w:ascii="Calibri" w:cs="Calibri" w:hAnsi="Calibri" w:eastAsia="Calibri"/>
          <w:rtl w:val="0"/>
          <w:lang w:val="zh-TW" w:eastAsia="zh-TW"/>
        </w:rPr>
        <w:t>传统的保险公司销售的人寿保险产品，无法满足小明对数字资产增值的需求；</w:t>
      </w:r>
    </w:p>
    <w:p>
      <w:pPr>
        <w:pStyle w:val="List Paragraph"/>
        <w:numPr>
          <w:ilvl w:val="0"/>
          <w:numId w:val="48"/>
        </w:numPr>
        <w:spacing w:after="160" w:line="256" w:lineRule="auto"/>
        <w:rPr>
          <w:lang w:val="zh-TW" w:eastAsia="zh-TW"/>
        </w:rPr>
      </w:pPr>
      <w:r>
        <w:rPr>
          <w:rFonts w:ascii="Calibri" w:cs="Calibri" w:hAnsi="Calibri" w:eastAsia="Calibri"/>
          <w:rtl w:val="0"/>
          <w:lang w:val="zh-TW" w:eastAsia="zh-TW"/>
        </w:rPr>
        <w:t>新兴的数字货币市场，没有成熟的保险产品满足小明的需求，甚至，没有一个公司或者一个组织能够提供简单的产品</w:t>
      </w:r>
    </w:p>
    <w:p>
      <w:pPr>
        <w:pStyle w:val="Normal.0"/>
      </w:pPr>
      <w:r>
        <w:rPr>
          <w:rFonts w:ascii="Calibri" w:cs="Calibri" w:hAnsi="Calibri" w:eastAsia="Calibri"/>
          <w:rtl w:val="0"/>
          <w:lang w:val="zh-TW" w:eastAsia="zh-TW"/>
        </w:rPr>
        <w:t>在比特币投资的圈子中，小明发现了</w:t>
      </w:r>
      <w:r>
        <w:rPr>
          <w:rtl w:val="0"/>
          <w:lang w:val="en-US"/>
        </w:rPr>
        <w:t>mchain.io,</w:t>
      </w:r>
      <w:r>
        <w:rPr>
          <w:rFonts w:ascii="Calibri" w:cs="Calibri" w:hAnsi="Calibri" w:eastAsia="Calibri"/>
          <w:rtl w:val="0"/>
          <w:lang w:val="zh-TW" w:eastAsia="zh-TW"/>
        </w:rPr>
        <w:t>一家为数字货币圈的小伙伴们提供数字资产为基础的人寿保险的平台。小明对这个平台产生了兴趣。</w:t>
      </w:r>
    </w:p>
    <w:p>
      <w:pPr>
        <w:pStyle w:val="Normal.0"/>
      </w:pPr>
      <w:r>
        <w:rPr>
          <w:rFonts w:ascii="Calibri" w:cs="Calibri" w:hAnsi="Calibri" w:eastAsia="Calibri"/>
          <w:rtl w:val="0"/>
          <w:lang w:val="zh-TW" w:eastAsia="zh-TW"/>
        </w:rPr>
        <w:t>小明来到</w:t>
      </w:r>
      <w:r>
        <w:rPr>
          <w:rtl w:val="0"/>
          <w:lang w:val="en-US"/>
        </w:rPr>
        <w:t>mchain.io,</w:t>
      </w:r>
      <w:r>
        <w:rPr>
          <w:rFonts w:ascii="Calibri" w:cs="Calibri" w:hAnsi="Calibri" w:eastAsia="Calibri"/>
          <w:rtl w:val="0"/>
          <w:lang w:val="zh-TW" w:eastAsia="zh-TW"/>
        </w:rPr>
        <w:t>他发现可以以两种身份来注册：一种是自己现实世界中真实的身份，既身份证定义的身份；一种是数字身份，既通过区块链的数字信息定义的身份。</w:t>
      </w:r>
      <w:r>
        <w:rPr>
          <w:rtl w:val="0"/>
          <w:lang w:val="en-US"/>
        </w:rPr>
        <w:t>Mchain.io</w:t>
      </w:r>
      <w:r>
        <w:rPr>
          <w:rFonts w:ascii="Calibri" w:cs="Calibri" w:hAnsi="Calibri" w:eastAsia="Calibri"/>
          <w:rtl w:val="0"/>
          <w:lang w:val="zh-TW" w:eastAsia="zh-TW"/>
        </w:rPr>
        <w:t>提供的人寿保险，可以连接两个身份，也可以把两个身份完全分开。不同的是，真实身份的小明，很大概率活不过</w:t>
      </w:r>
      <w:r>
        <w:rPr>
          <w:rtl w:val="0"/>
          <w:lang w:val="en-US"/>
        </w:rPr>
        <w:t>120</w:t>
      </w:r>
      <w:r>
        <w:rPr>
          <w:rFonts w:ascii="Calibri" w:cs="Calibri" w:hAnsi="Calibri" w:eastAsia="Calibri"/>
          <w:rtl w:val="0"/>
          <w:lang w:val="zh-TW" w:eastAsia="zh-TW"/>
        </w:rPr>
        <w:t>岁，而数字身份理论上而言，只要区块链存在，是永不熄灭的生命。</w:t>
      </w:r>
    </w:p>
    <w:p>
      <w:pPr>
        <w:pStyle w:val="Normal.0"/>
        <w:rPr>
          <w:lang w:val="zh-TW" w:eastAsia="zh-TW"/>
        </w:rPr>
      </w:pPr>
      <w:r>
        <w:rPr>
          <w:rFonts w:ascii="Calibri" w:cs="Calibri" w:hAnsi="Calibri" w:eastAsia="Calibri"/>
          <w:rtl w:val="0"/>
          <w:lang w:val="zh-TW" w:eastAsia="zh-TW"/>
        </w:rPr>
        <w:t>小明把两个身份都注册了，并且没有把两个身份关联。理论上而言，小明可以拥有无限的数字身份，只要他的比特币足够多。</w:t>
      </w:r>
    </w:p>
    <w:p>
      <w:pPr>
        <w:pStyle w:val="Normal.0"/>
      </w:pPr>
      <w:r>
        <w:rPr>
          <w:rFonts w:ascii="Calibri" w:cs="Calibri" w:hAnsi="Calibri" w:eastAsia="Calibri"/>
          <w:rtl w:val="0"/>
          <w:lang w:val="zh-TW" w:eastAsia="zh-TW"/>
        </w:rPr>
        <w:t>完成身份信息提交后，小明选择用真实身份在</w:t>
      </w:r>
      <w:r>
        <w:rPr>
          <w:rtl w:val="0"/>
          <w:lang w:val="en-US"/>
        </w:rPr>
        <w:t>mchain.io</w:t>
      </w:r>
      <w:r>
        <w:rPr>
          <w:rFonts w:ascii="Calibri" w:cs="Calibri" w:hAnsi="Calibri" w:eastAsia="Calibri"/>
          <w:rtl w:val="0"/>
          <w:lang w:val="zh-TW" w:eastAsia="zh-TW"/>
        </w:rPr>
        <w:t>上，通过连接自己的银行账户，购买了一个比特币，用于在平台上来购买人寿保险。</w:t>
      </w:r>
    </w:p>
    <w:p>
      <w:pPr>
        <w:pStyle w:val="Normal.0"/>
      </w:pPr>
      <w:r>
        <w:rPr>
          <w:rFonts w:ascii="Calibri" w:cs="Calibri" w:hAnsi="Calibri" w:eastAsia="Calibri"/>
          <w:rtl w:val="0"/>
          <w:lang w:val="zh-TW" w:eastAsia="zh-TW"/>
        </w:rPr>
        <w:t>同时，小明用数字身份，通过自己的比特币电子钱包，为自己在</w:t>
      </w:r>
      <w:r>
        <w:rPr>
          <w:rtl w:val="0"/>
          <w:lang w:val="en-US"/>
        </w:rPr>
        <w:t>mchain.io</w:t>
      </w:r>
      <w:r>
        <w:rPr>
          <w:rFonts w:ascii="Calibri" w:cs="Calibri" w:hAnsi="Calibri" w:eastAsia="Calibri"/>
          <w:rtl w:val="0"/>
          <w:lang w:val="zh-TW" w:eastAsia="zh-TW"/>
        </w:rPr>
        <w:t>的账户中转入了一个比特币，用来购买平台上的人寿保险。</w:t>
      </w:r>
    </w:p>
    <w:p>
      <w:pPr>
        <w:pStyle w:val="Normal.0"/>
        <w:rPr>
          <w:lang w:val="zh-TW" w:eastAsia="zh-TW"/>
        </w:rPr>
      </w:pPr>
      <w:r>
        <w:rPr>
          <w:rFonts w:ascii="Calibri" w:cs="Calibri" w:hAnsi="Calibri" w:eastAsia="Calibri"/>
          <w:rtl w:val="0"/>
          <w:lang w:val="zh-TW" w:eastAsia="zh-TW"/>
        </w:rPr>
        <w:t>平台的人寿保险账户被激活的最低要求是，在账户中至少有一个比特币。</w:t>
      </w:r>
    </w:p>
    <w:p>
      <w:pPr>
        <w:pStyle w:val="Normal.0"/>
      </w:pPr>
      <w:r>
        <w:rPr>
          <w:rFonts w:ascii="Calibri" w:cs="Calibri" w:hAnsi="Calibri" w:eastAsia="Calibri"/>
          <w:rtl w:val="0"/>
          <w:lang w:val="zh-TW" w:eastAsia="zh-TW"/>
        </w:rPr>
        <w:t>小明在比较了平台提供的人寿保险后，决定在</w:t>
      </w:r>
      <w:r>
        <w:rPr>
          <w:rtl w:val="0"/>
          <w:lang w:val="en-US"/>
        </w:rPr>
        <w:t>1</w:t>
      </w:r>
      <w:r>
        <w:rPr>
          <w:rFonts w:ascii="Calibri" w:cs="Calibri" w:hAnsi="Calibri" w:eastAsia="Calibri"/>
          <w:rtl w:val="0"/>
          <w:lang w:val="zh-TW" w:eastAsia="zh-TW"/>
        </w:rPr>
        <w:t>年期，</w:t>
      </w:r>
      <w:r>
        <w:rPr>
          <w:rtl w:val="0"/>
          <w:lang w:val="en-US"/>
        </w:rPr>
        <w:t>2</w:t>
      </w:r>
      <w:r>
        <w:rPr>
          <w:rFonts w:ascii="Calibri" w:cs="Calibri" w:hAnsi="Calibri" w:eastAsia="Calibri"/>
          <w:rtl w:val="0"/>
          <w:lang w:val="zh-TW" w:eastAsia="zh-TW"/>
        </w:rPr>
        <w:t>年期，</w:t>
      </w:r>
      <w:r>
        <w:rPr>
          <w:rtl w:val="0"/>
          <w:lang w:val="en-US"/>
        </w:rPr>
        <w:t>5</w:t>
      </w:r>
      <w:r>
        <w:rPr>
          <w:rFonts w:ascii="Calibri" w:cs="Calibri" w:hAnsi="Calibri" w:eastAsia="Calibri"/>
          <w:rtl w:val="0"/>
          <w:lang w:val="zh-TW" w:eastAsia="zh-TW"/>
        </w:rPr>
        <w:t>年期，和终身保险中，选择终身保险。选择这一产品的主要原因是，前三个保险产品是纯粹的保险，而终身保险，可以通过互助保险的资产收益账户，享受到为其他新加入的互助保险成员提供保险的保费收益。</w:t>
      </w:r>
    </w:p>
    <w:p>
      <w:pPr>
        <w:pStyle w:val="Normal.0"/>
      </w:pPr>
    </w:p>
    <w:p>
      <w:pPr>
        <w:pStyle w:val="Normal.0"/>
        <w:rPr>
          <w:lang w:val="zh-TW" w:eastAsia="zh-TW"/>
        </w:rPr>
      </w:pPr>
      <w:r>
        <w:rPr>
          <w:rFonts w:ascii="Calibri" w:cs="Calibri" w:hAnsi="Calibri" w:eastAsia="Calibri"/>
          <w:rtl w:val="0"/>
          <w:lang w:val="zh-TW" w:eastAsia="zh-TW"/>
        </w:rPr>
        <w:t>小明仔细的看了平台细则后，发现保险的赔付部分是如下运行的：</w:t>
      </w:r>
    </w:p>
    <w:p>
      <w:pPr>
        <w:pStyle w:val="Normal.0"/>
      </w:pPr>
      <w:r>
        <w:rPr>
          <w:rFonts w:ascii="Calibri" w:cs="Calibri" w:hAnsi="Calibri" w:eastAsia="Calibri"/>
          <w:rtl w:val="0"/>
          <w:lang w:val="zh-TW" w:eastAsia="zh-TW"/>
        </w:rPr>
        <w:t>保险的保费是一个比特币，需要存入</w:t>
      </w:r>
      <w:r>
        <w:rPr>
          <w:rtl w:val="0"/>
          <w:lang w:val="en-US"/>
        </w:rPr>
        <w:t>mchain.io</w:t>
      </w:r>
      <w:r>
        <w:rPr>
          <w:rFonts w:ascii="Calibri" w:cs="Calibri" w:hAnsi="Calibri" w:eastAsia="Calibri"/>
          <w:rtl w:val="0"/>
          <w:lang w:val="zh-TW" w:eastAsia="zh-TW"/>
        </w:rPr>
        <w:t>的信托账户。如果真实身份的小明过世，而过世年纪是在</w:t>
      </w:r>
      <w:r>
        <w:rPr>
          <w:rtl w:val="0"/>
          <w:lang w:val="en-US"/>
        </w:rPr>
        <w:t>0</w:t>
      </w:r>
      <w:r>
        <w:rPr>
          <w:rFonts w:ascii="Calibri" w:cs="Calibri" w:hAnsi="Calibri" w:eastAsia="Calibri"/>
          <w:rtl w:val="0"/>
          <w:lang w:val="zh-TW" w:eastAsia="zh-TW"/>
        </w:rPr>
        <w:t>到</w:t>
      </w:r>
      <w:r>
        <w:rPr>
          <w:rtl w:val="0"/>
          <w:lang w:val="en-US"/>
        </w:rPr>
        <w:t>55</w:t>
      </w:r>
      <w:r>
        <w:rPr>
          <w:rFonts w:ascii="Calibri" w:cs="Calibri" w:hAnsi="Calibri" w:eastAsia="Calibri"/>
          <w:rtl w:val="0"/>
          <w:lang w:val="zh-TW" w:eastAsia="zh-TW"/>
        </w:rPr>
        <w:t>岁，那么保险会赔付</w:t>
      </w:r>
      <w:r>
        <w:rPr>
          <w:rtl w:val="0"/>
          <w:lang w:val="en-US"/>
        </w:rPr>
        <w:t>10</w:t>
      </w:r>
      <w:r>
        <w:rPr>
          <w:rFonts w:ascii="Calibri" w:cs="Calibri" w:hAnsi="Calibri" w:eastAsia="Calibri"/>
          <w:rtl w:val="0"/>
          <w:lang w:val="zh-TW" w:eastAsia="zh-TW"/>
        </w:rPr>
        <w:t>个比特币，如果是在</w:t>
      </w:r>
      <w:r>
        <w:rPr>
          <w:rtl w:val="0"/>
          <w:lang w:val="en-US"/>
        </w:rPr>
        <w:t>56</w:t>
      </w:r>
      <w:r>
        <w:rPr>
          <w:rFonts w:ascii="Calibri" w:cs="Calibri" w:hAnsi="Calibri" w:eastAsia="Calibri"/>
          <w:rtl w:val="0"/>
          <w:lang w:val="zh-TW" w:eastAsia="zh-TW"/>
        </w:rPr>
        <w:t>岁到</w:t>
      </w:r>
      <w:r>
        <w:rPr>
          <w:rtl w:val="0"/>
          <w:lang w:val="en-US"/>
        </w:rPr>
        <w:t>85</w:t>
      </w:r>
      <w:r>
        <w:rPr>
          <w:rFonts w:ascii="Calibri" w:cs="Calibri" w:hAnsi="Calibri" w:eastAsia="Calibri"/>
          <w:rtl w:val="0"/>
          <w:lang w:val="zh-TW" w:eastAsia="zh-TW"/>
        </w:rPr>
        <w:t>岁之间过世，那么保险赔付</w:t>
      </w:r>
      <w:r>
        <w:rPr>
          <w:rtl w:val="0"/>
          <w:lang w:val="en-US"/>
        </w:rPr>
        <w:t>5</w:t>
      </w:r>
      <w:r>
        <w:rPr>
          <w:rFonts w:ascii="Calibri" w:cs="Calibri" w:hAnsi="Calibri" w:eastAsia="Calibri"/>
          <w:rtl w:val="0"/>
          <w:lang w:val="zh-TW" w:eastAsia="zh-TW"/>
        </w:rPr>
        <w:t>个比特币，如果是在</w:t>
      </w:r>
      <w:r>
        <w:rPr>
          <w:rtl w:val="0"/>
          <w:lang w:val="en-US"/>
        </w:rPr>
        <w:t>86</w:t>
      </w:r>
      <w:r>
        <w:rPr>
          <w:rFonts w:ascii="Calibri" w:cs="Calibri" w:hAnsi="Calibri" w:eastAsia="Calibri"/>
          <w:rtl w:val="0"/>
          <w:lang w:val="zh-TW" w:eastAsia="zh-TW"/>
        </w:rPr>
        <w:t>岁到</w:t>
      </w:r>
      <w:r>
        <w:rPr>
          <w:rtl w:val="0"/>
          <w:lang w:val="en-US"/>
        </w:rPr>
        <w:t>100</w:t>
      </w:r>
      <w:r>
        <w:rPr>
          <w:rFonts w:ascii="Calibri" w:cs="Calibri" w:hAnsi="Calibri" w:eastAsia="Calibri"/>
          <w:rtl w:val="0"/>
          <w:lang w:val="zh-TW" w:eastAsia="zh-TW"/>
        </w:rPr>
        <w:t>岁之间过世，保险赔付</w:t>
      </w:r>
      <w:r>
        <w:rPr>
          <w:rtl w:val="0"/>
          <w:lang w:val="en-US"/>
        </w:rPr>
        <w:t>2</w:t>
      </w:r>
      <w:r>
        <w:rPr>
          <w:rFonts w:ascii="Calibri" w:cs="Calibri" w:hAnsi="Calibri" w:eastAsia="Calibri"/>
          <w:rtl w:val="0"/>
          <w:lang w:val="zh-TW" w:eastAsia="zh-TW"/>
        </w:rPr>
        <w:t>个比特币。在</w:t>
      </w:r>
      <w:r>
        <w:rPr>
          <w:rtl w:val="0"/>
          <w:lang w:val="en-US"/>
        </w:rPr>
        <w:t>100</w:t>
      </w:r>
      <w:r>
        <w:rPr>
          <w:rFonts w:ascii="Calibri" w:cs="Calibri" w:hAnsi="Calibri" w:eastAsia="Calibri"/>
          <w:rtl w:val="0"/>
          <w:lang w:val="zh-TW" w:eastAsia="zh-TW"/>
        </w:rPr>
        <w:t>岁时，不论小明是否过世，平台都会把这一个比特币还给小明，既退还到小明的</w:t>
      </w:r>
      <w:r>
        <w:rPr>
          <w:rtl w:val="0"/>
          <w:lang w:val="en-US"/>
        </w:rPr>
        <w:t>mchain.io</w:t>
      </w:r>
      <w:r>
        <w:rPr>
          <w:rFonts w:ascii="Calibri" w:cs="Calibri" w:hAnsi="Calibri" w:eastAsia="Calibri"/>
          <w:rtl w:val="0"/>
          <w:lang w:val="zh-TW" w:eastAsia="zh-TW"/>
        </w:rPr>
        <w:t>账户。小明的保险受益人，或者小明本人，都可以在平台用比特币兑换成法币，然后转到银行账户。</w:t>
      </w:r>
    </w:p>
    <w:p>
      <w:pPr>
        <w:pStyle w:val="Normal.0"/>
      </w:pPr>
      <w:r>
        <w:rPr>
          <w:rFonts w:ascii="Calibri" w:cs="Calibri" w:hAnsi="Calibri" w:eastAsia="Calibri"/>
          <w:rtl w:val="0"/>
          <w:lang w:val="zh-TW" w:eastAsia="zh-TW"/>
        </w:rPr>
        <w:t>小明的数字身份无法确定年纪，虽然小明选择的也是终身保险，然而保费的支付方式确不同。除了在一开始，小明需要把一个比特币转入</w:t>
      </w:r>
      <w:r>
        <w:rPr>
          <w:rtl w:val="0"/>
          <w:lang w:val="en-US"/>
        </w:rPr>
        <w:t>mchain.io</w:t>
      </w:r>
      <w:r>
        <w:rPr>
          <w:rFonts w:ascii="Calibri" w:cs="Calibri" w:hAnsi="Calibri" w:eastAsia="Calibri"/>
          <w:rtl w:val="0"/>
          <w:lang w:val="zh-TW" w:eastAsia="zh-TW"/>
        </w:rPr>
        <w:t>的信托账户，小明还需要每隔</w:t>
      </w:r>
      <w:r>
        <w:rPr>
          <w:rtl w:val="0"/>
          <w:lang w:val="en-US"/>
        </w:rPr>
        <w:t>360</w:t>
      </w:r>
      <w:r>
        <w:rPr>
          <w:rFonts w:ascii="Calibri" w:cs="Calibri" w:hAnsi="Calibri" w:eastAsia="Calibri"/>
          <w:rtl w:val="0"/>
          <w:lang w:val="zh-TW" w:eastAsia="zh-TW"/>
        </w:rPr>
        <w:t>天（近似一年），就向</w:t>
      </w:r>
      <w:r>
        <w:rPr>
          <w:rtl w:val="0"/>
          <w:lang w:val="en-US"/>
        </w:rPr>
        <w:t>mchain.io</w:t>
      </w:r>
      <w:r>
        <w:rPr>
          <w:rFonts w:ascii="Calibri" w:cs="Calibri" w:hAnsi="Calibri" w:eastAsia="Calibri"/>
          <w:rtl w:val="0"/>
          <w:lang w:val="zh-TW" w:eastAsia="zh-TW"/>
        </w:rPr>
        <w:t>的账户打入</w:t>
      </w:r>
      <w:r>
        <w:rPr>
          <w:rtl w:val="0"/>
          <w:lang w:val="en-US"/>
        </w:rPr>
        <w:t>0.01</w:t>
      </w:r>
      <w:r>
        <w:rPr>
          <w:rFonts w:ascii="Calibri" w:cs="Calibri" w:hAnsi="Calibri" w:eastAsia="Calibri"/>
          <w:rtl w:val="0"/>
          <w:lang w:val="zh-TW" w:eastAsia="zh-TW"/>
        </w:rPr>
        <w:t>个比特币。当连续</w:t>
      </w:r>
      <w:r>
        <w:rPr>
          <w:rtl w:val="0"/>
          <w:lang w:val="en-US"/>
        </w:rPr>
        <w:t>5</w:t>
      </w:r>
      <w:r>
        <w:rPr>
          <w:rFonts w:ascii="Calibri" w:cs="Calibri" w:hAnsi="Calibri" w:eastAsia="Calibri"/>
          <w:rtl w:val="0"/>
          <w:lang w:val="zh-TW" w:eastAsia="zh-TW"/>
        </w:rPr>
        <w:t>次没有新的比特币打入账户后，</w:t>
      </w:r>
      <w:r>
        <w:rPr>
          <w:rtl w:val="0"/>
          <w:lang w:val="en-US"/>
        </w:rPr>
        <w:t>mchain.io</w:t>
      </w:r>
      <w:r>
        <w:rPr>
          <w:rFonts w:ascii="Calibri" w:cs="Calibri" w:hAnsi="Calibri" w:eastAsia="Calibri"/>
          <w:rtl w:val="0"/>
          <w:lang w:val="zh-TW" w:eastAsia="zh-TW"/>
        </w:rPr>
        <w:t>判断小明的数字身份为过世。保费的赔付额度取决于连续多少次打入保费。表格如下：</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3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 xml:space="preserve">N = </w:t>
            </w: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zh-TW" w:eastAsia="zh-TW"/>
              </w:rPr>
              <w:t>连续打入保费的次数</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zh-TW" w:eastAsia="zh-TW"/>
              </w:rPr>
              <w:t>赔付额度</w:t>
            </w:r>
          </w:p>
        </w:tc>
      </w:tr>
      <w:tr>
        <w:tblPrEx>
          <w:shd w:val="clear" w:color="auto" w:fill="ced7e7"/>
        </w:tblPrEx>
        <w:trPr>
          <w:trHeight w:val="25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0-55</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 xml:space="preserve">10 + N x 0.01 </w:t>
            </w:r>
          </w:p>
        </w:tc>
      </w:tr>
      <w:tr>
        <w:tblPrEx>
          <w:shd w:val="clear" w:color="auto" w:fill="ced7e7"/>
        </w:tblPrEx>
        <w:trPr>
          <w:trHeight w:val="25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56-85</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5 + N x 0.01</w:t>
            </w:r>
          </w:p>
        </w:tc>
      </w:tr>
      <w:tr>
        <w:tblPrEx>
          <w:shd w:val="clear" w:color="auto" w:fill="ced7e7"/>
        </w:tblPrEx>
        <w:trPr>
          <w:trHeight w:val="25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85-100</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2 + N x 0.01</w:t>
            </w:r>
          </w:p>
        </w:tc>
      </w:tr>
      <w:tr>
        <w:tblPrEx>
          <w:shd w:val="clear" w:color="auto" w:fill="ced7e7"/>
        </w:tblPrEx>
        <w:trPr>
          <w:trHeight w:val="25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&gt;=100</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 xml:space="preserve">1+ N x 0.01 </w:t>
            </w:r>
          </w:p>
        </w:tc>
      </w:tr>
    </w:tbl>
    <w:p>
      <w:pPr>
        <w:pStyle w:val="Normal.0"/>
        <w:widowControl w:val="0"/>
        <w:spacing w:line="240" w:lineRule="auto"/>
      </w:pPr>
    </w:p>
    <w:p>
      <w:pPr>
        <w:pStyle w:val="Normal.0"/>
        <w:rPr>
          <w:rFonts w:ascii="Calibri" w:cs="Calibri" w:hAnsi="Calibri" w:eastAsia="Calibri"/>
        </w:rPr>
      </w:pPr>
    </w:p>
    <w:p>
      <w:pPr>
        <w:pStyle w:val="Normal.0"/>
        <w:rPr>
          <w:lang w:val="zh-TW" w:eastAsia="zh-TW"/>
        </w:rPr>
      </w:pPr>
      <w:r>
        <w:rPr>
          <w:rFonts w:ascii="Calibri" w:cs="Calibri" w:hAnsi="Calibri" w:eastAsia="Calibri"/>
          <w:rtl w:val="0"/>
          <w:lang w:val="zh-TW" w:eastAsia="zh-TW"/>
        </w:rPr>
        <w:t>除了赔付，小明也仔细看了资产收益账户的运行模式。</w:t>
      </w:r>
    </w:p>
    <w:p>
      <w:pPr>
        <w:pStyle w:val="Normal.0"/>
      </w:pPr>
      <w:r>
        <w:rPr>
          <w:rFonts w:ascii="Calibri" w:cs="Calibri" w:hAnsi="Calibri" w:eastAsia="Calibri"/>
          <w:rtl w:val="0"/>
          <w:lang w:val="zh-TW" w:eastAsia="zh-TW"/>
        </w:rPr>
        <w:t>真实身份和数字身份的资产收益账户运行都是相同的。当小明加入互助保险的时候，平台已经有</w:t>
      </w:r>
      <w:r>
        <w:rPr>
          <w:rtl w:val="0"/>
          <w:lang w:val="en-US"/>
        </w:rPr>
        <w:t>20</w:t>
      </w:r>
      <w:r>
        <w:rPr>
          <w:rFonts w:ascii="Calibri" w:cs="Calibri" w:hAnsi="Calibri" w:eastAsia="Calibri"/>
          <w:rtl w:val="0"/>
          <w:lang w:val="zh-TW" w:eastAsia="zh-TW"/>
        </w:rPr>
        <w:t>万成员，而且和他非常像，都是数字货币圈子里的朋友，虽然，他们之间并不知道对方是谁。</w:t>
      </w:r>
    </w:p>
    <w:p>
      <w:pPr>
        <w:pStyle w:val="Normal.0"/>
      </w:pPr>
      <w:r>
        <w:rPr>
          <w:rFonts w:ascii="Calibri" w:cs="Calibri" w:hAnsi="Calibri" w:eastAsia="Calibri"/>
          <w:rtl w:val="0"/>
          <w:lang w:val="zh-TW" w:eastAsia="zh-TW"/>
        </w:rPr>
        <w:t>初始时，平台的信托中已经有至少</w:t>
      </w:r>
      <w:r>
        <w:rPr>
          <w:rtl w:val="0"/>
          <w:lang w:val="en-US"/>
        </w:rPr>
        <w:t>20</w:t>
      </w:r>
      <w:r>
        <w:rPr>
          <w:rFonts w:ascii="Calibri" w:cs="Calibri" w:hAnsi="Calibri" w:eastAsia="Calibri"/>
          <w:rtl w:val="0"/>
          <w:lang w:val="zh-TW" w:eastAsia="zh-TW"/>
        </w:rPr>
        <w:t>万枚比特币。信托的保守投资策略竟然在目前的市场也可以保持</w:t>
      </w:r>
      <w:r>
        <w:rPr>
          <w:rtl w:val="0"/>
          <w:lang w:val="en-US"/>
        </w:rPr>
        <w:t>40%</w:t>
      </w:r>
      <w:r>
        <w:rPr>
          <w:rFonts w:ascii="Calibri" w:cs="Calibri" w:hAnsi="Calibri" w:eastAsia="Calibri"/>
          <w:rtl w:val="0"/>
          <w:lang w:val="zh-TW" w:eastAsia="zh-TW"/>
        </w:rPr>
        <w:t>的年回报率。</w:t>
      </w:r>
      <w:r>
        <w:rPr>
          <w:rtl w:val="0"/>
          <w:lang w:val="en-US"/>
        </w:rPr>
        <w:t>Mchain.io</w:t>
      </w:r>
      <w:r>
        <w:rPr>
          <w:rFonts w:ascii="Calibri" w:cs="Calibri" w:hAnsi="Calibri" w:eastAsia="Calibri"/>
          <w:rtl w:val="0"/>
          <w:lang w:val="zh-TW" w:eastAsia="zh-TW"/>
        </w:rPr>
        <w:t>会收取相应的投资管理费用。</w:t>
      </w:r>
    </w:p>
    <w:p>
      <w:pPr>
        <w:pStyle w:val="Normal.0"/>
      </w:pPr>
      <w:r>
        <w:rPr>
          <w:rFonts w:ascii="Calibri" w:cs="Calibri" w:hAnsi="Calibri" w:eastAsia="Calibri"/>
          <w:rtl w:val="0"/>
          <w:lang w:val="zh-TW" w:eastAsia="zh-TW"/>
        </w:rPr>
        <w:t>同时，每当有一个数字身份加入互助保险平台，每个现有的成员，在资产收益账户中，会有相应的一笔保费收入。当然，当某一个投保人过世的时候</w:t>
      </w:r>
      <w:r>
        <w:rPr>
          <w:rtl w:val="0"/>
          <w:lang w:val="en-US"/>
        </w:rPr>
        <w:t xml:space="preserve">, mchain.io </w:t>
      </w:r>
      <w:r>
        <w:rPr>
          <w:rFonts w:ascii="Calibri" w:cs="Calibri" w:hAnsi="Calibri" w:eastAsia="Calibri"/>
          <w:rtl w:val="0"/>
          <w:lang w:val="zh-TW" w:eastAsia="zh-TW"/>
        </w:rPr>
        <w:t>的链和平台会同时更新信息，而且自动从资产账户中扣除需要的赔付部分。</w:t>
      </w:r>
    </w:p>
    <w:p>
      <w:pPr>
        <w:pStyle w:val="Normal.0"/>
      </w:pPr>
      <w:r>
        <w:rPr>
          <w:rFonts w:ascii="Calibri" w:cs="Calibri" w:hAnsi="Calibri" w:eastAsia="Calibri"/>
          <w:rtl w:val="0"/>
          <w:lang w:val="zh-TW" w:eastAsia="zh-TW"/>
        </w:rPr>
        <w:t>由于数字身份的特殊性，只要一直付保费，就可以一直享受资产收益，而且超越</w:t>
      </w:r>
      <w:r>
        <w:rPr>
          <w:rtl w:val="0"/>
          <w:lang w:val="en-US"/>
        </w:rPr>
        <w:t>100</w:t>
      </w:r>
      <w:r>
        <w:rPr>
          <w:rFonts w:ascii="Calibri" w:cs="Calibri" w:hAnsi="Calibri" w:eastAsia="Calibri"/>
          <w:rtl w:val="0"/>
          <w:lang w:val="zh-TW" w:eastAsia="zh-TW"/>
        </w:rPr>
        <w:t>岁的限制。</w:t>
      </w:r>
    </w:p>
    <w:p>
      <w:pPr>
        <w:pStyle w:val="Normal.0"/>
      </w:pPr>
      <w:r>
        <w:rPr>
          <w:rFonts w:ascii="Calibri" w:cs="Calibri" w:hAnsi="Calibri" w:eastAsia="Calibri"/>
          <w:rtl w:val="0"/>
          <w:lang w:val="zh-TW" w:eastAsia="zh-TW"/>
        </w:rPr>
        <w:t>当投保人过世，或者被判定过时的时候，资产账户的收益，自动转入</w:t>
      </w:r>
      <w:r>
        <w:rPr>
          <w:rtl w:val="0"/>
          <w:lang w:val="en-US"/>
        </w:rPr>
        <w:t>mchain.io</w:t>
      </w:r>
      <w:r>
        <w:rPr>
          <w:rFonts w:ascii="Calibri" w:cs="Calibri" w:hAnsi="Calibri" w:eastAsia="Calibri"/>
          <w:rtl w:val="0"/>
          <w:lang w:val="zh-TW" w:eastAsia="zh-TW"/>
        </w:rPr>
        <w:t>上小明的账户，或者小明选定的受益人账户。</w:t>
      </w:r>
    </w:p>
    <w:p>
      <w:pPr>
        <w:pStyle w:val="Normal.0"/>
      </w:pPr>
    </w:p>
    <w:p>
      <w:pPr>
        <w:pStyle w:val="heading 1"/>
        <w:numPr>
          <w:ilvl w:val="0"/>
          <w:numId w:val="49"/>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相互链</w:t>
      </w:r>
      <w:r>
        <w:rPr>
          <w:rFonts w:ascii=".萍方-简" w:cs=".萍方-简" w:hAnsi=".萍方-简" w:eastAsia=".萍方-简"/>
          <w:rtl w:val="0"/>
          <w:lang w:val="en-US"/>
        </w:rPr>
        <w:t>Muton</w:t>
      </w:r>
      <w:r>
        <w:rPr>
          <w:rFonts w:ascii="Calibri" w:cs="Calibri" w:hAnsi="Calibri" w:eastAsia="Calibri"/>
          <w:rtl w:val="0"/>
          <w:lang w:val="zh-TW" w:eastAsia="zh-TW"/>
        </w:rPr>
        <w:t>币</w:t>
      </w:r>
      <w:r>
        <w:rPr>
          <w:rFonts w:ascii=".萍方-简" w:cs=".萍方-简" w:hAnsi=".萍方-简" w:eastAsia=".萍方-简"/>
          <w:rtl w:val="0"/>
          <w:lang w:val="en-US"/>
        </w:rPr>
        <w:t>ICO</w:t>
      </w:r>
      <w:r>
        <w:rPr>
          <w:rFonts w:ascii="Calibri" w:cs="Calibri" w:hAnsi="Calibri" w:eastAsia="Calibri"/>
          <w:rtl w:val="0"/>
          <w:lang w:val="zh-TW" w:eastAsia="zh-TW"/>
        </w:rPr>
        <w:t>及</w:t>
      </w:r>
      <w:r>
        <w:rPr>
          <w:rFonts w:ascii=".萍方-简" w:cs=".萍方-简" w:hAnsi=".萍方-简" w:eastAsia=".萍方-简"/>
          <w:rtl w:val="0"/>
          <w:lang w:val="en-US"/>
        </w:rPr>
        <w:t>ICO</w:t>
      </w:r>
      <w:r>
        <w:rPr>
          <w:rFonts w:ascii="Calibri" w:cs="Calibri" w:hAnsi="Calibri" w:eastAsia="Calibri"/>
          <w:rtl w:val="0"/>
          <w:lang w:val="zh-TW" w:eastAsia="zh-TW"/>
        </w:rPr>
        <w:t>之后的项目情况</w:t>
      </w:r>
    </w:p>
    <w:p>
      <w:pPr>
        <w:pStyle w:val="heading 2"/>
        <w:numPr>
          <w:ilvl w:val="1"/>
          <w:numId w:val="2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互助币</w:t>
      </w:r>
      <w:r>
        <w:rPr>
          <w:rFonts w:ascii=".萍方-简" w:cs=".萍方-简" w:hAnsi=".萍方-简" w:eastAsia=".萍方-简"/>
          <w:rtl w:val="0"/>
          <w:lang w:val="en-US"/>
        </w:rPr>
        <w:t>Muton</w:t>
      </w:r>
      <w:r>
        <w:rPr>
          <w:rFonts w:ascii="Calibri" w:cs="Calibri" w:hAnsi="Calibri" w:eastAsia="Calibri"/>
          <w:rtl w:val="0"/>
          <w:lang w:val="zh-TW" w:eastAsia="zh-TW"/>
        </w:rPr>
        <w:t>（代币符号</w:t>
      </w:r>
      <w:r>
        <w:rPr>
          <w:rFonts w:ascii=".萍方-简" w:cs=".萍方-简" w:hAnsi=".萍方-简" w:eastAsia=".萍方-简"/>
          <w:rtl w:val="0"/>
          <w:lang w:val="en-US"/>
        </w:rPr>
        <w:t>:MUC</w:t>
      </w:r>
      <w:r>
        <w:rPr>
          <w:rFonts w:ascii="Calibri" w:cs="Calibri" w:hAnsi="Calibri" w:eastAsia="Calibri"/>
          <w:rtl w:val="0"/>
          <w:lang w:val="zh-TW" w:eastAsia="zh-TW"/>
        </w:rPr>
        <w:t>）的发售</w:t>
      </w:r>
    </w:p>
    <w:p>
      <w:pPr>
        <w:pStyle w:val="heading 2"/>
        <w:numPr>
          <w:ilvl w:val="1"/>
          <w:numId w:val="2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互助币的锁定机制</w:t>
      </w:r>
    </w:p>
    <w:p>
      <w:pPr>
        <w:pStyle w:val="heading 2"/>
        <w:numPr>
          <w:ilvl w:val="1"/>
          <w:numId w:val="23"/>
        </w:numPr>
        <w:bidi w:val="0"/>
        <w:ind w:right="0"/>
        <w:jc w:val="left"/>
        <w:rPr>
          <w:del w:id="37" w:date="2017-08-26T16:22:00Z" w:author="Microsoft Office User"/>
          <w:rFonts w:ascii=".萍方-简" w:cs=".萍方-简" w:hAnsi=".萍方-简" w:eastAsia=".萍方-简"/>
          <w:rtl w:val="0"/>
          <w:lang w:val="zh-TW" w:eastAsia="zh-TW"/>
        </w:rPr>
      </w:pPr>
      <w:del w:id="38" w:date="2017-08-26T16:22:00Z" w:author="Microsoft Office User">
        <w:r>
          <w:rPr>
            <w:rFonts w:ascii="Calibri" w:cs="Calibri" w:hAnsi="Calibri" w:eastAsia="Calibri"/>
            <w:b w:val="0"/>
            <w:bCs w:val="0"/>
            <w:rtl w:val="0"/>
            <w:lang w:val="zh-TW" w:eastAsia="zh-TW"/>
          </w:rPr>
          <w:delText>互助币最低筹集资金和资金使用情况</w:delText>
        </w:r>
      </w:del>
    </w:p>
    <w:p>
      <w:pPr>
        <w:pStyle w:val="heading 1"/>
        <w:numPr>
          <w:ilvl w:val="0"/>
          <w:numId w:val="2"/>
        </w:numPr>
        <w:bidi w:val="0"/>
        <w:ind w:right="0"/>
        <w:jc w:val="left"/>
        <w:rPr>
          <w:del w:id="39" w:date="2017-08-26T16:22:00Z" w:author="Microsoft Office User"/>
          <w:rFonts w:ascii=".萍方-简" w:cs=".萍方-简" w:hAnsi=".萍方-简" w:eastAsia=".萍方-简"/>
          <w:rtl w:val="0"/>
          <w:lang w:val="zh-TW" w:eastAsia="zh-TW"/>
        </w:rPr>
      </w:pPr>
      <w:del w:id="40" w:date="2017-08-26T16:22:00Z" w:author="Microsoft Office User">
        <w:r>
          <w:rPr>
            <w:rFonts w:ascii="Calibri" w:cs="Calibri" w:hAnsi="Calibri" w:eastAsia="Calibri"/>
            <w:b w:val="0"/>
            <w:bCs w:val="0"/>
            <w:rtl w:val="0"/>
            <w:lang w:val="zh-TW" w:eastAsia="zh-TW"/>
          </w:rPr>
          <w:delText>互助链开发计划与预算</w:delText>
        </w:r>
      </w:del>
    </w:p>
    <w:p>
      <w:pPr>
        <w:pStyle w:val="heading 1"/>
        <w:numPr>
          <w:ilvl w:val="0"/>
          <w:numId w:val="2"/>
        </w:numPr>
        <w:bidi w:val="0"/>
        <w:ind w:right="0"/>
        <w:jc w:val="left"/>
        <w:rPr>
          <w:del w:id="41" w:date="2017-08-26T16:22:00Z" w:author="Microsoft Office User"/>
          <w:rFonts w:ascii=".萍方-简" w:cs=".萍方-简" w:hAnsi=".萍方-简" w:eastAsia=".萍方-简"/>
          <w:rtl w:val="0"/>
          <w:lang w:val="zh-TW" w:eastAsia="zh-TW"/>
        </w:rPr>
      </w:pPr>
      <w:del w:id="42" w:date="2017-08-26T16:22:00Z" w:author="Microsoft Office User">
        <w:r>
          <w:rPr>
            <w:rFonts w:ascii="Calibri" w:cs="Calibri" w:hAnsi="Calibri" w:eastAsia="Calibri"/>
            <w:b w:val="0"/>
            <w:bCs w:val="0"/>
            <w:rtl w:val="0"/>
            <w:lang w:val="zh-TW" w:eastAsia="zh-TW"/>
          </w:rPr>
          <w:delText>互助链团队</w:delText>
        </w:r>
      </w:del>
    </w:p>
    <w:p>
      <w:pPr>
        <w:pStyle w:val="Normal.0"/>
        <w:rPr>
          <w:del w:id="43" w:date="2017-08-26T16:22:00Z" w:author="Microsoft Office User"/>
          <w:lang w:val="zh-TW" w:eastAsia="zh-TW"/>
        </w:rPr>
      </w:pPr>
      <w:del w:id="44" w:date="2017-08-26T16:22:00Z" w:author="Microsoft Office User">
        <w:r>
          <w:rPr>
            <w:rFonts w:ascii="Calibri" w:cs="Calibri" w:hAnsi="Calibri" w:eastAsia="Calibri"/>
            <w:rtl w:val="0"/>
            <w:lang w:val="zh-TW" w:eastAsia="zh-TW"/>
          </w:rPr>
          <w:delText>（见附件）</w:delText>
        </w:r>
      </w:del>
    </w:p>
    <w:p>
      <w:pPr>
        <w:pStyle w:val="Normal.0"/>
        <w:rPr>
          <w:del w:id="45" w:date="2017-08-26T16:22:00Z" w:author="Microsoft Office User"/>
        </w:rPr>
      </w:pPr>
    </w:p>
    <w:p>
      <w:pPr>
        <w:pStyle w:val="Normal.0"/>
      </w:pPr>
    </w:p>
    <w:p>
      <w:pPr>
        <w:pStyle w:val="Normal.0"/>
        <w:rPr>
          <w:del w:id="46" w:date="2017-08-26T16:22:00Z" w:author="Microsoft Office User"/>
        </w:rPr>
      </w:pPr>
    </w:p>
    <w:p>
      <w:pPr>
        <w:pStyle w:val="heading 1"/>
        <w:numPr>
          <w:ilvl w:val="0"/>
          <w:numId w:val="2"/>
        </w:numPr>
        <w:bidi w:val="0"/>
        <w:ind w:right="0"/>
        <w:jc w:val="left"/>
        <w:rPr>
          <w:del w:id="47" w:date="2017-08-26T16:22:00Z" w:author="Microsoft Office User"/>
          <w:rFonts w:ascii=".萍方-简" w:cs=".萍方-简" w:hAnsi=".萍方-简" w:eastAsia=".萍方-简"/>
          <w:rtl w:val="0"/>
          <w:lang w:val="zh-TW" w:eastAsia="zh-TW"/>
        </w:rPr>
      </w:pPr>
      <w:del w:id="48" w:date="2017-08-26T16:22:00Z" w:author="Microsoft Office User">
        <w:r>
          <w:rPr>
            <w:rFonts w:ascii="Calibri" w:cs="Calibri" w:hAnsi="Calibri" w:eastAsia="Calibri"/>
            <w:b w:val="0"/>
            <w:bCs w:val="0"/>
            <w:rtl w:val="0"/>
            <w:lang w:val="zh-TW" w:eastAsia="zh-TW"/>
          </w:rPr>
          <w:delText>附录</w:delText>
        </w:r>
      </w:del>
    </w:p>
    <w:p>
      <w:pPr>
        <w:pStyle w:val="heading 2"/>
        <w:numPr>
          <w:ilvl w:val="1"/>
          <w:numId w:val="23"/>
        </w:numPr>
        <w:bidi w:val="0"/>
        <w:ind w:right="0"/>
        <w:jc w:val="left"/>
        <w:rPr>
          <w:del w:id="49" w:date="2017-08-26T16:22:00Z" w:author="Microsoft Office User"/>
          <w:rFonts w:ascii=".萍方-简" w:cs=".萍方-简" w:hAnsi=".萍方-简" w:eastAsia=".萍方-简"/>
          <w:rtl w:val="0"/>
          <w:lang w:val="zh-TW" w:eastAsia="zh-TW"/>
        </w:rPr>
      </w:pPr>
      <w:del w:id="50" w:date="2017-08-26T16:22:00Z" w:author="Microsoft Office User">
        <w:r>
          <w:rPr>
            <w:rFonts w:ascii="Calibri" w:cs="Calibri" w:hAnsi="Calibri" w:eastAsia="Calibri"/>
            <w:b w:val="0"/>
            <w:bCs w:val="0"/>
            <w:rtl w:val="0"/>
            <w:lang w:val="zh-TW" w:eastAsia="zh-TW"/>
          </w:rPr>
          <w:delText>其他应用场景详述</w:delText>
        </w:r>
      </w:del>
    </w:p>
    <w:p>
      <w:pPr>
        <w:pStyle w:val="heading 3"/>
        <w:numPr>
          <w:ilvl w:val="2"/>
          <w:numId w:val="23"/>
        </w:numPr>
        <w:rPr>
          <w:del w:id="51" w:date="2017-08-26T16:22:00Z" w:author="Microsoft Office User"/>
          <w:lang w:val="zh-TW" w:eastAsia="zh-TW"/>
        </w:rPr>
      </w:pPr>
      <w:del w:id="52" w:date="2017-08-26T16:22:00Z" w:author="Microsoft Office User">
        <w:r>
          <w:rPr>
            <w:rFonts w:ascii="Calibri" w:cs="Calibri" w:hAnsi="Calibri" w:eastAsia="Calibri"/>
            <w:b w:val="0"/>
            <w:bCs w:val="0"/>
            <w:rtl w:val="0"/>
            <w:lang w:val="zh-TW" w:eastAsia="zh-TW"/>
          </w:rPr>
          <w:delText>互助链架构应用于保险流程的优化</w:delText>
        </w:r>
      </w:del>
    </w:p>
    <w:p>
      <w:pPr>
        <w:pStyle w:val="Normal.0"/>
        <w:rPr>
          <w:del w:id="53" w:date="2017-08-26T16:22:00Z" w:author="Microsoft Office User"/>
        </w:rPr>
      </w:pPr>
      <w:del w:id="54" w:date="2017-08-26T16:22:00Z" w:author="Microsoft Office User">
        <w:r>
          <w:rPr>
            <w:rtl w:val="0"/>
          </w:rPr>
          <w:delText>Blockchain</w:delText>
        </w:r>
      </w:del>
      <w:del w:id="55" w:date="2017-08-26T16:22:00Z" w:author="Microsoft Office User">
        <w:r>
          <w:rPr>
            <w:rtl w:val="0"/>
          </w:rPr>
          <w:delText>’</w:delText>
        </w:r>
      </w:del>
      <w:del w:id="56" w:date="2017-08-26T16:22:00Z" w:author="Microsoft Office User">
        <w:r>
          <w:rPr>
            <w:rtl w:val="0"/>
          </w:rPr>
          <w:delText>s value for Insurance</w:delText>
        </w:r>
      </w:del>
    </w:p>
    <w:p>
      <w:pPr>
        <w:pStyle w:val="Normal.0"/>
        <w:rPr>
          <w:del w:id="57" w:date="2017-08-26T16:22:00Z" w:author="Microsoft Office User"/>
        </w:rPr>
      </w:pPr>
    </w:p>
    <w:p>
      <w:pPr>
        <w:pStyle w:val="heading 2"/>
        <w:ind w:left="720" w:firstLine="0"/>
        <w:rPr>
          <w:del w:id="58" w:date="2017-08-26T16:22:00Z" w:author="Microsoft Office User"/>
          <w:rFonts w:ascii="Calibri" w:cs="Calibri" w:hAnsi="Calibri" w:eastAsia="Calibri"/>
        </w:rPr>
      </w:pPr>
    </w:p>
    <w:p>
      <w:pPr>
        <w:pStyle w:val="Normal.0"/>
        <w:rPr>
          <w:del w:id="59" w:date="2017-08-26T16:22:00Z" w:author="Microsoft Office User"/>
        </w:rPr>
      </w:pPr>
    </w:p>
    <w:p>
      <w:pPr>
        <w:pStyle w:val="Normal.0"/>
        <w:rPr>
          <w:del w:id="60" w:date="2017-08-26T16:22:00Z" w:author="Microsoft Office User"/>
        </w:rPr>
      </w:pPr>
      <w:del w:id="61" w:date="2017-08-26T16:22:00Z" w:author="Microsoft Office User">
        <w:r>
          <w:rPr>
            <w:rFonts w:ascii="Calibri" w:cs="Calibri" w:hAnsi="Calibri" w:eastAsia="Calibri"/>
            <w:b w:val="1"/>
            <w:bCs w:val="1"/>
            <w:i w:val="1"/>
            <w:iCs w:val="1"/>
            <w:rtl w:val="0"/>
            <w:lang w:val="en-US"/>
          </w:rPr>
          <w:delText>Blockchain has the potential to drive simplicity and efficiency through the establishment of new financial services infrastructure and processes across all of the key aspects of the insurance value chain</w:delText>
        </w:r>
      </w:del>
      <w:del w:id="62" w:date="2017-08-26T16:22:00Z" w:author="Microsoft Office User">
        <w:r>
          <w:rPr>
            <w:rtl w:val="0"/>
          </w:rPr>
          <w:delText>.</w:delText>
        </w:r>
      </w:del>
    </w:p>
    <w:p>
      <w:pPr>
        <w:pStyle w:val="Normal.0"/>
        <w:rPr>
          <w:del w:id="63" w:date="2017-08-26T16:22:00Z" w:author="Microsoft Office User"/>
        </w:rPr>
      </w:pPr>
      <w:del w:id="64" w:date="2017-08-26T16:22:00Z" w:author="Microsoft Office User">
        <w:r>
          <w:rPr>
            <w:rtl w:val="0"/>
          </w:rPr>
          <w:delText>Operational simplification: Reduces manual efforts to reconcile and resolve disputes;</w:delText>
        </w:r>
      </w:del>
    </w:p>
    <w:p>
      <w:pPr>
        <w:pStyle w:val="Normal.0"/>
        <w:rPr>
          <w:del w:id="65" w:date="2017-08-26T16:22:00Z" w:author="Microsoft Office User"/>
        </w:rPr>
      </w:pPr>
      <w:del w:id="66" w:date="2017-08-26T16:22:00Z" w:author="Microsoft Office User">
        <w:r>
          <w:rPr>
            <w:rtl w:val="0"/>
          </w:rPr>
          <w:delText>Counterparty risk reduction: Agreements codified and executed in a shared, immutable environment;</w:delText>
        </w:r>
      </w:del>
    </w:p>
    <w:p>
      <w:pPr>
        <w:pStyle w:val="Normal.0"/>
        <w:rPr>
          <w:del w:id="67" w:date="2017-08-26T16:22:00Z" w:author="Microsoft Office User"/>
        </w:rPr>
      </w:pPr>
      <w:del w:id="68" w:date="2017-08-26T16:22:00Z" w:author="Microsoft Office User">
        <w:r>
          <w:rPr>
            <w:rtl w:val="0"/>
          </w:rPr>
          <w:delText>Liquidity and capital improvement: Can reduce locked-in capital and provides increased transparency;</w:delText>
        </w:r>
      </w:del>
    </w:p>
    <w:p>
      <w:pPr>
        <w:pStyle w:val="Normal.0"/>
        <w:rPr>
          <w:del w:id="69" w:date="2017-08-26T16:22:00Z" w:author="Microsoft Office User"/>
        </w:rPr>
      </w:pPr>
      <w:del w:id="70" w:date="2017-08-26T16:22:00Z" w:author="Microsoft Office User">
        <w:r>
          <w:rPr>
            <w:rtl w:val="0"/>
          </w:rPr>
          <w:delText>Regulatory efficiency improvement: Enables real-time monitoring;</w:delText>
        </w:r>
      </w:del>
    </w:p>
    <w:p>
      <w:pPr>
        <w:pStyle w:val="Normal.0"/>
        <w:rPr>
          <w:del w:id="71" w:date="2017-08-26T16:22:00Z" w:author="Microsoft Office User"/>
        </w:rPr>
      </w:pPr>
      <w:del w:id="72" w:date="2017-08-26T16:22:00Z" w:author="Microsoft Office User">
        <w:r>
          <w:rPr>
            <w:rtl w:val="0"/>
          </w:rPr>
          <w:delText>Clearing and settlement time reduction: May reduce some third parties supporting transaction verification / validation and accelerates settlement;</w:delText>
        </w:r>
      </w:del>
    </w:p>
    <w:p>
      <w:pPr>
        <w:pStyle w:val="Normal.0"/>
        <w:rPr>
          <w:del w:id="73" w:date="2017-08-26T16:22:00Z" w:author="Microsoft Office User"/>
        </w:rPr>
      </w:pPr>
      <w:del w:id="74" w:date="2017-08-26T16:22:00Z" w:author="Microsoft Office User">
        <w:r>
          <w:rPr>
            <w:rtl w:val="0"/>
          </w:rPr>
          <w:delText>Fraud minimization: Helps with asset provenance and transaction history within a single source;</w:delText>
        </w:r>
      </w:del>
    </w:p>
    <w:p>
      <w:pPr>
        <w:pStyle w:val="Normal.0"/>
        <w:rPr>
          <w:del w:id="75" w:date="2017-08-26T16:22:00Z" w:author="Microsoft Office User"/>
        </w:rPr>
      </w:pPr>
    </w:p>
    <w:p>
      <w:pPr>
        <w:pStyle w:val="Normal.0"/>
        <w:rPr>
          <w:del w:id="76" w:date="2017-08-26T16:22:00Z" w:author="Microsoft Office User"/>
          <w:rFonts w:ascii="Calibri" w:cs="Calibri" w:hAnsi="Calibri" w:eastAsia="Calibri"/>
          <w:b w:val="1"/>
          <w:bCs w:val="1"/>
        </w:rPr>
      </w:pPr>
      <w:del w:id="77" w:date="2017-08-26T16:22:00Z" w:author="Microsoft Office User">
        <w:r>
          <w:rPr>
            <w:rFonts w:ascii="Calibri" w:cs="Calibri" w:hAnsi="Calibri" w:eastAsia="Calibri"/>
            <w:b w:val="1"/>
            <w:bCs w:val="1"/>
            <w:rtl w:val="0"/>
            <w:lang w:val="en-US"/>
          </w:rPr>
          <w:delText>Insurance Administration:</w:delText>
        </w:r>
      </w:del>
    </w:p>
    <w:p>
      <w:pPr>
        <w:pStyle w:val="Normal.0"/>
        <w:rPr>
          <w:del w:id="78" w:date="2017-08-26T16:22:00Z" w:author="Microsoft Office User"/>
        </w:rPr>
      </w:pPr>
      <w:del w:id="79" w:date="2017-08-26T16:22:00Z" w:author="Microsoft Office User">
        <w:r>
          <w:rPr>
            <w:rtl w:val="0"/>
          </w:rPr>
          <w:delText>Today:</w:delText>
        </w:r>
      </w:del>
    </w:p>
    <w:p>
      <w:pPr>
        <w:pStyle w:val="List Paragraph"/>
        <w:numPr>
          <w:ilvl w:val="0"/>
          <w:numId w:val="51"/>
        </w:numPr>
        <w:rPr>
          <w:del w:id="80" w:date="2017-08-26T16:22:00Z" w:author="Microsoft Office User"/>
          <w:lang w:val="en-US"/>
        </w:rPr>
      </w:pPr>
      <w:del w:id="81" w:date="2017-08-26T16:22:00Z" w:author="Microsoft Office User">
        <w:r>
          <w:rPr>
            <w:rtl w:val="0"/>
            <w:lang w:val="en-US"/>
          </w:rPr>
          <w:delText xml:space="preserve">Manual processes between multiple parties (Insurance provider, benefits administrator, employer, employee, service provider network, etc) </w:delText>
        </w:r>
      </w:del>
    </w:p>
    <w:p>
      <w:pPr>
        <w:pStyle w:val="List Paragraph"/>
        <w:numPr>
          <w:ilvl w:val="0"/>
          <w:numId w:val="51"/>
        </w:numPr>
        <w:rPr>
          <w:del w:id="82" w:date="2017-08-26T16:22:00Z" w:author="Microsoft Office User"/>
          <w:lang w:val="en-US"/>
        </w:rPr>
      </w:pPr>
      <w:del w:id="83" w:date="2017-08-26T16:22:00Z" w:author="Microsoft Office User">
        <w:r>
          <w:rPr>
            <w:rtl w:val="0"/>
            <w:lang w:val="en-US"/>
          </w:rPr>
          <w:delText>Protracted coordination of business transactions between business network participants</w:delText>
        </w:r>
      </w:del>
    </w:p>
    <w:p>
      <w:pPr>
        <w:pStyle w:val="List Paragraph"/>
        <w:numPr>
          <w:ilvl w:val="0"/>
          <w:numId w:val="51"/>
        </w:numPr>
        <w:rPr>
          <w:del w:id="84" w:date="2017-08-26T16:22:00Z" w:author="Microsoft Office User"/>
          <w:lang w:val="en-US"/>
        </w:rPr>
      </w:pPr>
      <w:del w:id="85" w:date="2017-08-26T16:22:00Z" w:author="Microsoft Office User">
        <w:r>
          <w:rPr>
            <w:rtl w:val="0"/>
            <w:lang w:val="en-US"/>
          </w:rPr>
          <w:delText>Different versions of the same data in multiple systems of record, leading to added costs and lengthy disputes</w:delText>
        </w:r>
      </w:del>
    </w:p>
    <w:p>
      <w:pPr>
        <w:pStyle w:val="List Paragraph"/>
        <w:numPr>
          <w:ilvl w:val="0"/>
          <w:numId w:val="51"/>
        </w:numPr>
        <w:rPr>
          <w:del w:id="86" w:date="2017-08-26T16:22:00Z" w:author="Microsoft Office User"/>
          <w:lang w:val="en-US"/>
        </w:rPr>
      </w:pPr>
      <w:del w:id="87" w:date="2017-08-26T16:22:00Z" w:author="Microsoft Office User">
        <w:r>
          <w:rPr>
            <w:rtl w:val="0"/>
            <w:lang w:val="en-US"/>
          </w:rPr>
          <w:delText>Error prone verification processes for eligibility and benefits</w:delText>
        </w:r>
      </w:del>
    </w:p>
    <w:p>
      <w:pPr>
        <w:pStyle w:val="Normal.0"/>
        <w:rPr>
          <w:del w:id="88" w:date="2017-08-26T16:22:00Z" w:author="Microsoft Office User"/>
        </w:rPr>
      </w:pPr>
    </w:p>
    <w:p>
      <w:pPr>
        <w:pStyle w:val="Normal.0"/>
        <w:rPr>
          <w:del w:id="89" w:date="2017-08-26T16:22:00Z" w:author="Microsoft Office User"/>
        </w:rPr>
      </w:pPr>
      <w:del w:id="90" w:date="2017-08-26T16:22:00Z" w:author="Microsoft Office User">
        <w:r>
          <w:rPr>
            <w:rtl w:val="0"/>
          </w:rPr>
          <w:delText>With Blockchain:</w:delText>
        </w:r>
      </w:del>
    </w:p>
    <w:p>
      <w:pPr>
        <w:pStyle w:val="List Paragraph"/>
        <w:numPr>
          <w:ilvl w:val="0"/>
          <w:numId w:val="53"/>
        </w:numPr>
        <w:rPr>
          <w:del w:id="91" w:date="2017-08-26T16:22:00Z" w:author="Microsoft Office User"/>
          <w:lang w:val="en-US"/>
        </w:rPr>
      </w:pPr>
      <w:del w:id="92" w:date="2017-08-26T16:22:00Z" w:author="Microsoft Office User">
        <w:r>
          <w:rPr>
            <w:rtl w:val="0"/>
            <w:lang w:val="en-US"/>
          </w:rPr>
          <w:delText xml:space="preserve">Manual process are automated by sharing plan participant, entitlement and claim data </w:delText>
        </w:r>
      </w:del>
    </w:p>
    <w:p>
      <w:pPr>
        <w:pStyle w:val="List Paragraph"/>
        <w:numPr>
          <w:ilvl w:val="0"/>
          <w:numId w:val="53"/>
        </w:numPr>
        <w:rPr>
          <w:del w:id="93" w:date="2017-08-26T16:22:00Z" w:author="Microsoft Office User"/>
          <w:lang w:val="en-US"/>
        </w:rPr>
      </w:pPr>
      <w:del w:id="94" w:date="2017-08-26T16:22:00Z" w:author="Microsoft Office User">
        <w:r>
          <w:rPr>
            <w:rtl w:val="0"/>
            <w:lang w:val="en-US"/>
          </w:rPr>
          <w:delText>Smart contracts computationally encode participant registration and verification rules</w:delText>
        </w:r>
      </w:del>
    </w:p>
    <w:p>
      <w:pPr>
        <w:pStyle w:val="List Paragraph"/>
        <w:numPr>
          <w:ilvl w:val="0"/>
          <w:numId w:val="53"/>
        </w:numPr>
        <w:rPr>
          <w:del w:id="95" w:date="2017-08-26T16:22:00Z" w:author="Microsoft Office User"/>
          <w:lang w:val="en-US"/>
        </w:rPr>
      </w:pPr>
      <w:del w:id="96" w:date="2017-08-26T16:22:00Z" w:author="Microsoft Office User">
        <w:r>
          <w:rPr>
            <w:rtl w:val="0"/>
            <w:lang w:val="en-US"/>
          </w:rPr>
          <w:delText>Shared data and smart contract computations reduce downstream disputes</w:delText>
        </w:r>
      </w:del>
    </w:p>
    <w:p>
      <w:pPr>
        <w:pStyle w:val="List Paragraph"/>
        <w:numPr>
          <w:ilvl w:val="0"/>
          <w:numId w:val="53"/>
        </w:numPr>
        <w:rPr>
          <w:del w:id="97" w:date="2017-08-26T16:22:00Z" w:author="Microsoft Office User"/>
          <w:lang w:val="en-US"/>
        </w:rPr>
      </w:pPr>
      <w:del w:id="98" w:date="2017-08-26T16:22:00Z" w:author="Microsoft Office User">
        <w:r>
          <w:rPr>
            <w:rtl w:val="0"/>
            <w:lang w:val="en-US"/>
          </w:rPr>
          <w:delText>Benefits verification based on multiple data sources readily available to all service providers</w:delText>
        </w:r>
      </w:del>
    </w:p>
    <w:p>
      <w:pPr>
        <w:pStyle w:val="Normal.0"/>
        <w:rPr>
          <w:del w:id="99" w:date="2017-08-26T16:22:00Z" w:author="Microsoft Office User"/>
        </w:rPr>
      </w:pPr>
    </w:p>
    <w:p>
      <w:pPr>
        <w:pStyle w:val="Normal.0"/>
        <w:rPr>
          <w:del w:id="100" w:date="2017-08-26T16:22:00Z" w:author="Microsoft Office User"/>
        </w:rPr>
      </w:pPr>
    </w:p>
    <w:p>
      <w:pPr>
        <w:pStyle w:val="Normal.0"/>
        <w:rPr>
          <w:del w:id="101" w:date="2017-08-26T16:22:00Z" w:author="Microsoft Office User"/>
        </w:rPr>
      </w:pPr>
    </w:p>
    <w:p>
      <w:pPr>
        <w:pStyle w:val="Normal.0"/>
        <w:rPr>
          <w:del w:id="102" w:date="2017-08-26T16:22:00Z" w:author="Microsoft Office User"/>
        </w:rPr>
      </w:pPr>
    </w:p>
    <w:p>
      <w:pPr>
        <w:pStyle w:val="Normal.0"/>
        <w:rPr>
          <w:del w:id="103" w:date="2017-08-26T16:22:00Z" w:author="Microsoft Office User"/>
        </w:rPr>
      </w:pPr>
    </w:p>
    <w:p>
      <w:pPr>
        <w:pStyle w:val="heading 4"/>
        <w:numPr>
          <w:ilvl w:val="3"/>
          <w:numId w:val="23"/>
        </w:numPr>
        <w:rPr>
          <w:del w:id="104" w:date="2017-08-26T16:22:00Z" w:author="Microsoft Office User"/>
        </w:rPr>
      </w:pPr>
      <w:del w:id="105" w:date="2017-08-26T16:22:00Z" w:author="Microsoft Office User">
        <w:r>
          <w:rPr>
            <w:rFonts w:ascii="Cambria" w:cs="Cambria" w:hAnsi="Cambria" w:eastAsia="Cambria"/>
            <w:b w:val="0"/>
            <w:bCs w:val="0"/>
            <w:i w:val="0"/>
            <w:iCs w:val="0"/>
            <w:rtl w:val="0"/>
            <w:lang w:val="en-US"/>
          </w:rPr>
          <w:delText>Blockchain</w:delText>
        </w:r>
      </w:del>
      <w:del w:id="106" w:date="2017-08-26T16:22:00Z" w:author="Microsoft Office User">
        <w:r>
          <w:rPr>
            <w:rFonts w:ascii="Cambria" w:cs="Cambria" w:hAnsi="Cambria" w:eastAsia="Cambria"/>
            <w:b w:val="0"/>
            <w:bCs w:val="0"/>
            <w:i w:val="0"/>
            <w:iCs w:val="0"/>
            <w:rtl w:val="0"/>
            <w:lang w:val="en-US"/>
          </w:rPr>
          <w:delText>’</w:delText>
        </w:r>
      </w:del>
      <w:del w:id="107" w:date="2017-08-26T16:22:00Z" w:author="Microsoft Office User">
        <w:r>
          <w:rPr>
            <w:rFonts w:ascii="Cambria" w:cs="Cambria" w:hAnsi="Cambria" w:eastAsia="Cambria"/>
            <w:b w:val="0"/>
            <w:bCs w:val="0"/>
            <w:i w:val="0"/>
            <w:iCs w:val="0"/>
            <w:rtl w:val="0"/>
            <w:lang w:val="en-US"/>
          </w:rPr>
          <w:delText>s Value for Insurance</w:delText>
        </w:r>
      </w:del>
    </w:p>
    <w:p>
      <w:pPr>
        <w:pStyle w:val="Normal.0"/>
        <w:rPr>
          <w:del w:id="108" w:date="2017-08-26T16:22:00Z" w:author="Microsoft Office User"/>
        </w:rPr>
      </w:pPr>
    </w:p>
    <w:p>
      <w:pPr>
        <w:pStyle w:val="Normal.0"/>
        <w:rPr>
          <w:del w:id="109" w:date="2017-08-26T16:22:00Z" w:author="Microsoft Office User"/>
        </w:rPr>
      </w:pPr>
    </w:p>
    <w:p>
      <w:pPr>
        <w:pStyle w:val="heading 3"/>
        <w:ind w:left="900" w:firstLine="0"/>
        <w:rPr>
          <w:del w:id="110" w:date="2017-08-26T16:22:00Z" w:author="Microsoft Office User"/>
        </w:rPr>
      </w:pPr>
    </w:p>
    <w:p>
      <w:pPr>
        <w:pStyle w:val="heading 4"/>
        <w:numPr>
          <w:ilvl w:val="3"/>
          <w:numId w:val="23"/>
        </w:numPr>
        <w:rPr>
          <w:del w:id="111" w:date="2017-08-26T16:22:00Z" w:author="Microsoft Office User"/>
        </w:rPr>
      </w:pPr>
      <w:del w:id="112" w:date="2017-08-26T16:22:00Z" w:author="Microsoft Office User">
        <w:r>
          <w:rPr>
            <w:rFonts w:ascii="Cambria" w:cs="Cambria" w:hAnsi="Cambria" w:eastAsia="Cambria"/>
            <w:b w:val="0"/>
            <w:bCs w:val="0"/>
            <w:i w:val="0"/>
            <w:iCs w:val="0"/>
            <w:rtl w:val="0"/>
            <w:lang w:val="en-US"/>
          </w:rPr>
          <w:delText>Blockchain Network Participants</w:delText>
        </w:r>
      </w:del>
    </w:p>
    <w:p>
      <w:pPr>
        <w:pStyle w:val="Normal.0"/>
        <w:rPr>
          <w:del w:id="113" w:date="2017-08-26T16:22:00Z" w:author="Microsoft Office User"/>
        </w:rPr>
      </w:pPr>
    </w:p>
    <w:p>
      <w:pPr>
        <w:pStyle w:val="Normal.0"/>
        <w:rPr>
          <w:del w:id="114" w:date="2017-08-26T16:22:00Z" w:author="Microsoft Office User"/>
        </w:rPr>
      </w:pPr>
    </w:p>
    <w:p>
      <w:pPr>
        <w:pStyle w:val="Normal.0"/>
        <w:rPr>
          <w:del w:id="115" w:date="2017-08-26T16:22:00Z" w:author="Microsoft Office User"/>
        </w:rPr>
      </w:pPr>
    </w:p>
    <w:p>
      <w:pPr>
        <w:pStyle w:val="Normal.0"/>
        <w:rPr>
          <w:del w:id="116" w:date="2017-08-26T16:22:00Z" w:author="Microsoft Office User"/>
        </w:rPr>
      </w:pPr>
    </w:p>
    <w:p>
      <w:pPr>
        <w:pStyle w:val="heading 4"/>
        <w:numPr>
          <w:ilvl w:val="3"/>
          <w:numId w:val="23"/>
        </w:numPr>
        <w:rPr>
          <w:del w:id="117" w:date="2017-08-26T16:22:00Z" w:author="Microsoft Office User"/>
          <w:lang w:val="zh-TW" w:eastAsia="zh-TW"/>
        </w:rPr>
      </w:pPr>
      <w:del w:id="118" w:date="2017-08-26T16:22:00Z" w:author="Microsoft Office User">
        <w:r>
          <w:rPr>
            <w:rFonts w:ascii="Calibri" w:cs="Calibri" w:hAnsi="Calibri" w:eastAsia="Calibri"/>
            <w:b w:val="0"/>
            <w:bCs w:val="0"/>
            <w:i w:val="0"/>
            <w:iCs w:val="0"/>
            <w:rtl w:val="0"/>
            <w:lang w:val="zh-TW" w:eastAsia="zh-TW"/>
          </w:rPr>
          <w:delText>应用场景一（互助保险）</w:delText>
        </w:r>
      </w:del>
    </w:p>
    <w:p>
      <w:pPr>
        <w:pStyle w:val="Normal.0"/>
        <w:rPr>
          <w:del w:id="119" w:date="2017-08-26T16:22:00Z" w:author="Microsoft Office User"/>
        </w:rPr>
      </w:pPr>
    </w:p>
    <w:p>
      <w:pPr>
        <w:pStyle w:val="Normal.0"/>
        <w:rPr>
          <w:del w:id="120" w:date="2017-08-26T16:22:00Z" w:author="Microsoft Office User"/>
        </w:rPr>
      </w:pPr>
    </w:p>
    <w:p>
      <w:pPr>
        <w:pStyle w:val="Normal.0"/>
        <w:rPr>
          <w:del w:id="121" w:date="2017-08-26T16:22:00Z" w:author="Microsoft Office User"/>
        </w:rPr>
      </w:pPr>
    </w:p>
    <w:p>
      <w:pPr>
        <w:pStyle w:val="Normal.0"/>
        <w:rPr>
          <w:del w:id="122" w:date="2017-08-26T16:22:00Z" w:author="Microsoft Office User"/>
        </w:rPr>
      </w:pPr>
    </w:p>
    <w:p>
      <w:pPr>
        <w:pStyle w:val="Normal.0"/>
        <w:rPr>
          <w:del w:id="123" w:date="2017-08-26T16:22:00Z" w:author="Microsoft Office User"/>
        </w:rPr>
      </w:pPr>
    </w:p>
    <w:p>
      <w:pPr>
        <w:pStyle w:val="Normal.0"/>
        <w:rPr>
          <w:del w:id="124" w:date="2017-08-26T16:22:00Z" w:author="Microsoft Office User"/>
        </w:rPr>
      </w:pPr>
    </w:p>
    <w:p>
      <w:pPr>
        <w:pStyle w:val="Normal.0"/>
        <w:rPr>
          <w:del w:id="125" w:date="2017-08-26T16:22:00Z" w:author="Microsoft Office User"/>
        </w:rPr>
      </w:pPr>
    </w:p>
    <w:p>
      <w:pPr>
        <w:pStyle w:val="Normal.0"/>
        <w:rPr>
          <w:del w:id="126" w:date="2017-08-26T16:22:00Z" w:author="Microsoft Office User"/>
        </w:rPr>
      </w:pPr>
    </w:p>
    <w:p>
      <w:pPr>
        <w:pStyle w:val="Normal.0"/>
        <w:rPr>
          <w:del w:id="127" w:date="2017-08-26T16:22:00Z" w:author="Microsoft Office User"/>
        </w:rPr>
      </w:pPr>
    </w:p>
    <w:p>
      <w:pPr>
        <w:pStyle w:val="Normal.0"/>
        <w:rPr>
          <w:del w:id="128" w:date="2017-08-26T16:22:00Z" w:author="Microsoft Office User"/>
        </w:rPr>
      </w:pPr>
    </w:p>
    <w:p>
      <w:pPr>
        <w:pStyle w:val="Normal.0"/>
        <w:rPr>
          <w:del w:id="129" w:date="2017-08-26T16:22:00Z" w:author="Microsoft Office User"/>
        </w:rPr>
      </w:pPr>
    </w:p>
    <w:p>
      <w:pPr>
        <w:pStyle w:val="Normal.0"/>
        <w:rPr>
          <w:del w:id="130" w:date="2017-08-26T16:22:00Z" w:author="Microsoft Office User"/>
        </w:rPr>
      </w:pPr>
    </w:p>
    <w:p>
      <w:pPr>
        <w:pStyle w:val="Normal.0"/>
        <w:rPr>
          <w:del w:id="131" w:date="2017-08-26T16:22:00Z" w:author="Microsoft Office User"/>
        </w:rPr>
      </w:pPr>
    </w:p>
    <w:p>
      <w:pPr>
        <w:pStyle w:val="Normal.0"/>
        <w:rPr>
          <w:del w:id="132" w:date="2017-08-26T16:22:00Z" w:author="Microsoft Office User"/>
        </w:rPr>
      </w:pPr>
    </w:p>
    <w:p>
      <w:pPr>
        <w:pStyle w:val="Normal.0"/>
        <w:rPr>
          <w:del w:id="133" w:date="2017-08-26T16:22:00Z" w:author="Microsoft Office User"/>
        </w:rPr>
      </w:pPr>
    </w:p>
    <w:p>
      <w:pPr>
        <w:pStyle w:val="Normal.0"/>
        <w:rPr>
          <w:del w:id="134" w:date="2017-08-26T16:22:00Z" w:author="Microsoft Office User"/>
        </w:rPr>
      </w:pPr>
    </w:p>
    <w:p>
      <w:pPr>
        <w:pStyle w:val="Normal.0"/>
        <w:rPr>
          <w:del w:id="135" w:date="2017-08-26T16:22:00Z" w:author="Microsoft Office User"/>
        </w:rPr>
      </w:pPr>
    </w:p>
    <w:p>
      <w:pPr>
        <w:pStyle w:val="Normal.0"/>
        <w:rPr>
          <w:del w:id="136" w:date="2017-08-26T16:22:00Z" w:author="Microsoft Office User"/>
        </w:rPr>
      </w:pPr>
    </w:p>
    <w:p>
      <w:pPr>
        <w:pStyle w:val="Normal.0"/>
        <w:rPr>
          <w:del w:id="137" w:date="2017-08-26T16:22:00Z" w:author="Microsoft Office User"/>
        </w:rPr>
      </w:pPr>
    </w:p>
    <w:p>
      <w:pPr>
        <w:pStyle w:val="Normal.0"/>
        <w:rPr>
          <w:del w:id="138" w:date="2017-08-26T16:22:00Z" w:author="Microsoft Office User"/>
        </w:rPr>
      </w:pPr>
    </w:p>
    <w:p>
      <w:pPr>
        <w:pStyle w:val="Normal.0"/>
        <w:rPr>
          <w:del w:id="139" w:date="2017-08-26T16:22:00Z" w:author="Microsoft Office User"/>
        </w:rPr>
      </w:pPr>
    </w:p>
    <w:p>
      <w:pPr>
        <w:pStyle w:val="Normal.0"/>
        <w:rPr>
          <w:del w:id="140" w:date="2017-08-26T16:22:00Z" w:author="Microsoft Office User"/>
        </w:rPr>
      </w:pPr>
    </w:p>
    <w:p>
      <w:pPr>
        <w:pStyle w:val="Normal.0"/>
        <w:rPr>
          <w:del w:id="141" w:date="2017-08-26T16:22:00Z" w:author="Microsoft Office User"/>
        </w:rPr>
      </w:pPr>
    </w:p>
    <w:p>
      <w:pPr>
        <w:pStyle w:val="Normal.0"/>
        <w:rPr>
          <w:del w:id="142" w:date="2017-08-26T16:22:00Z" w:author="Microsoft Office User"/>
        </w:rPr>
      </w:pPr>
      <w:del w:id="143" w:date="2017-08-26T16:22:00Z" w:author="Microsoft Office User">
        <w:r>
          <w:rPr>
            <w:rtl w:val="0"/>
          </w:rPr>
          <w:delText>Plan Participant Onboarding (Insurance Sales): Interactions between Plan Sponsor and Plan Administrator to on-board Plan Participants is often cumbersome and error prone</w:delText>
        </w:r>
      </w:del>
    </w:p>
    <w:p>
      <w:pPr>
        <w:pStyle w:val="Normal.0"/>
        <w:rPr>
          <w:del w:id="144" w:date="2017-08-26T16:22:00Z" w:author="Microsoft Office User"/>
        </w:rPr>
      </w:pPr>
      <w:del w:id="145" w:date="2017-08-26T16:22:00Z" w:author="Microsoft Office User">
        <w:r>
          <w:rPr>
            <w:rtl w:val="0"/>
          </w:rPr>
          <w:delText xml:space="preserve">Role of Blockchain: </w:delText>
        </w:r>
      </w:del>
    </w:p>
    <w:p>
      <w:pPr>
        <w:pStyle w:val="Normal.0"/>
        <w:numPr>
          <w:ilvl w:val="0"/>
          <w:numId w:val="55"/>
        </w:numPr>
        <w:rPr>
          <w:del w:id="146" w:date="2017-08-26T16:22:00Z" w:author="Microsoft Office User"/>
          <w:lang w:val="en-US"/>
        </w:rPr>
      </w:pPr>
      <w:del w:id="147" w:date="2017-08-26T16:22:00Z" w:author="Microsoft Office User">
        <w:r>
          <w:rPr>
            <w:rtl w:val="0"/>
            <w:lang w:val="en-US"/>
          </w:rPr>
          <w:delText>Records required plan participant information directly from Plan Sponsor</w:delText>
        </w:r>
      </w:del>
      <w:del w:id="148" w:date="2017-08-26T16:22:00Z" w:author="Microsoft Office User">
        <w:r>
          <w:rPr>
            <w:rtl w:val="0"/>
            <w:lang w:val="en-US"/>
          </w:rPr>
          <w:delText>’</w:delText>
        </w:r>
      </w:del>
      <w:del w:id="149" w:date="2017-08-26T16:22:00Z" w:author="Microsoft Office User">
        <w:r>
          <w:rPr>
            <w:rtl w:val="0"/>
            <w:lang w:val="en-US"/>
          </w:rPr>
          <w:delText>s HR systems</w:delText>
        </w:r>
      </w:del>
    </w:p>
    <w:p>
      <w:pPr>
        <w:pStyle w:val="Normal.0"/>
        <w:numPr>
          <w:ilvl w:val="0"/>
          <w:numId w:val="55"/>
        </w:numPr>
        <w:rPr>
          <w:del w:id="150" w:date="2017-08-26T16:22:00Z" w:author="Microsoft Office User"/>
          <w:lang w:val="en-US"/>
        </w:rPr>
      </w:pPr>
      <w:del w:id="151" w:date="2017-08-26T16:22:00Z" w:author="Microsoft Office User">
        <w:r>
          <w:rPr>
            <w:rtl w:val="0"/>
            <w:lang w:val="en-US"/>
          </w:rPr>
          <w:delText>Makes data available to all blockchain participants on a real-time basis reduces possibility of dispute</w:delText>
        </w:r>
      </w:del>
    </w:p>
    <w:p>
      <w:pPr>
        <w:pStyle w:val="List Paragraph"/>
        <w:numPr>
          <w:ilvl w:val="0"/>
          <w:numId w:val="55"/>
        </w:numPr>
        <w:rPr>
          <w:del w:id="152" w:date="2017-08-26T16:22:00Z" w:author="Microsoft Office User"/>
          <w:lang w:val="en-US"/>
        </w:rPr>
      </w:pPr>
      <w:del w:id="153" w:date="2017-08-26T16:22:00Z" w:author="Microsoft Office User">
        <w:r>
          <w:rPr>
            <w:rtl w:val="0"/>
            <w:lang w:val="en-US"/>
          </w:rPr>
          <w:delText>Improves client satisfaction and reduces costs</w:delText>
        </w:r>
      </w:del>
    </w:p>
    <w:p>
      <w:pPr>
        <w:pStyle w:val="Normal.0"/>
        <w:rPr>
          <w:del w:id="154" w:date="2017-08-26T16:22:00Z" w:author="Microsoft Office User"/>
        </w:rPr>
      </w:pPr>
    </w:p>
    <w:p>
      <w:pPr>
        <w:pStyle w:val="heading 4"/>
        <w:numPr>
          <w:ilvl w:val="3"/>
          <w:numId w:val="56"/>
        </w:numPr>
        <w:rPr>
          <w:del w:id="155" w:date="2017-08-26T16:22:00Z" w:author="Microsoft Office User"/>
          <w:lang w:val="zh-TW" w:eastAsia="zh-TW"/>
        </w:rPr>
      </w:pPr>
      <w:del w:id="156" w:date="2017-08-26T16:22:00Z" w:author="Microsoft Office User">
        <w:r>
          <w:rPr>
            <w:rFonts w:ascii="Calibri" w:cs="Calibri" w:hAnsi="Calibri" w:eastAsia="Calibri"/>
            <w:b w:val="0"/>
            <w:bCs w:val="0"/>
            <w:i w:val="0"/>
            <w:iCs w:val="0"/>
            <w:rtl w:val="0"/>
            <w:lang w:val="zh-TW" w:eastAsia="zh-TW"/>
          </w:rPr>
          <w:delText>应用场景</w:delText>
        </w:r>
      </w:del>
      <w:del w:id="157" w:date="2017-08-26T16:22:00Z" w:author="Microsoft Office User">
        <w:r>
          <w:rPr>
            <w:rFonts w:ascii="Cambria" w:cs="Cambria" w:hAnsi="Cambria" w:eastAsia="Cambria"/>
            <w:b w:val="0"/>
            <w:bCs w:val="0"/>
            <w:i w:val="0"/>
            <w:iCs w:val="0"/>
            <w:rtl w:val="0"/>
            <w:lang w:val="en-US"/>
          </w:rPr>
          <w:delText>3</w:delText>
        </w:r>
      </w:del>
    </w:p>
    <w:p>
      <w:pPr>
        <w:pStyle w:val="UsageNotes"/>
        <w:spacing w:after="120"/>
        <w:rPr>
          <w:del w:id="158" w:date="2017-08-26T16:22:00Z" w:author="Microsoft Office User"/>
          <w:rFonts w:ascii="Arial" w:cs="Arial" w:hAnsi="Arial" w:eastAsia="Arial"/>
          <w:color w:val="000000"/>
          <w:sz w:val="20"/>
          <w:szCs w:val="20"/>
          <w:u w:color="000000"/>
        </w:rPr>
      </w:pPr>
      <w:del w:id="159" w:date="2017-08-26T16:22:00Z" w:author="Microsoft Office User">
        <w:r>
          <w:rPr>
            <w:rFonts w:ascii="Arial" w:hAnsi="Arial"/>
            <w:i w:val="0"/>
            <w:iCs w:val="0"/>
            <w:color w:val="000000"/>
            <w:sz w:val="20"/>
            <w:szCs w:val="20"/>
            <w:u w:color="000000"/>
            <w:rtl w:val="0"/>
            <w:lang w:val="en-US"/>
          </w:rPr>
          <w:delText xml:space="preserve">Coverage Verification: </w:delText>
        </w:r>
      </w:del>
    </w:p>
    <w:p>
      <w:pPr>
        <w:pStyle w:val="UsageNotes"/>
        <w:spacing w:after="120"/>
        <w:rPr>
          <w:del w:id="160" w:date="2017-08-26T16:22:00Z" w:author="Microsoft Office User"/>
          <w:rFonts w:ascii="Arial" w:cs="Arial" w:hAnsi="Arial" w:eastAsia="Arial"/>
          <w:color w:val="000000"/>
          <w:sz w:val="20"/>
          <w:szCs w:val="20"/>
          <w:u w:color="000000"/>
        </w:rPr>
      </w:pPr>
      <w:del w:id="161" w:date="2017-08-26T16:22:00Z" w:author="Microsoft Office User">
        <w:r>
          <w:rPr>
            <w:rFonts w:ascii="Arial" w:hAnsi="Arial"/>
            <w:i w:val="0"/>
            <w:iCs w:val="0"/>
            <w:color w:val="000000"/>
            <w:sz w:val="20"/>
            <w:szCs w:val="20"/>
            <w:u w:color="000000"/>
            <w:rtl w:val="0"/>
            <w:lang w:val="en-US"/>
          </w:rPr>
          <w:delText xml:space="preserve">Lack of ready availability can: </w:delText>
        </w:r>
      </w:del>
    </w:p>
    <w:p>
      <w:pPr>
        <w:pStyle w:val="UsageNotes"/>
        <w:spacing w:after="120"/>
        <w:rPr>
          <w:del w:id="162" w:date="2017-08-26T16:22:00Z" w:author="Microsoft Office User"/>
          <w:rFonts w:ascii="Arial" w:cs="Arial" w:hAnsi="Arial" w:eastAsia="Arial"/>
          <w:color w:val="000000"/>
          <w:sz w:val="20"/>
          <w:szCs w:val="20"/>
          <w:u w:color="000000"/>
        </w:rPr>
      </w:pPr>
      <w:del w:id="163" w:date="2017-08-26T16:22:00Z" w:author="Microsoft Office User">
        <w:r>
          <w:rPr>
            <w:rFonts w:ascii="Arial" w:hAnsi="Arial"/>
            <w:i w:val="0"/>
            <w:iCs w:val="0"/>
            <w:color w:val="000000"/>
            <w:sz w:val="20"/>
            <w:szCs w:val="20"/>
            <w:u w:color="000000"/>
            <w:rtl w:val="0"/>
            <w:lang w:val="en-US"/>
          </w:rPr>
          <w:delText xml:space="preserve">   - Delay provision of coverage upfront</w:delText>
        </w:r>
      </w:del>
    </w:p>
    <w:p>
      <w:pPr>
        <w:pStyle w:val="UsageNotes"/>
        <w:spacing w:after="120"/>
        <w:rPr>
          <w:del w:id="164" w:date="2017-08-26T16:22:00Z" w:author="Microsoft Office User"/>
          <w:rFonts w:ascii="Arial" w:cs="Arial" w:hAnsi="Arial" w:eastAsia="Arial"/>
          <w:color w:val="000000"/>
          <w:sz w:val="20"/>
          <w:szCs w:val="20"/>
          <w:u w:color="000000"/>
        </w:rPr>
      </w:pPr>
      <w:del w:id="165" w:date="2017-08-26T16:22:00Z" w:author="Microsoft Office User">
        <w:r>
          <w:rPr>
            <w:rFonts w:ascii="Arial" w:hAnsi="Arial"/>
            <w:i w:val="0"/>
            <w:iCs w:val="0"/>
            <w:color w:val="000000"/>
            <w:sz w:val="20"/>
            <w:szCs w:val="20"/>
            <w:u w:color="000000"/>
            <w:rtl w:val="0"/>
            <w:lang w:val="en-US"/>
          </w:rPr>
          <w:delText xml:space="preserve">   - Involve cumbersome manual discussions </w:delText>
        </w:r>
      </w:del>
    </w:p>
    <w:p>
      <w:pPr>
        <w:pStyle w:val="UsageNotes"/>
        <w:spacing w:after="120"/>
        <w:rPr>
          <w:del w:id="166" w:date="2017-08-26T16:22:00Z" w:author="Microsoft Office User"/>
          <w:rFonts w:ascii="Arial" w:cs="Arial" w:hAnsi="Arial" w:eastAsia="Arial"/>
          <w:color w:val="000000"/>
          <w:sz w:val="20"/>
          <w:szCs w:val="20"/>
          <w:u w:color="000000"/>
        </w:rPr>
      </w:pPr>
      <w:del w:id="167" w:date="2017-08-26T16:22:00Z" w:author="Microsoft Office User">
        <w:r>
          <w:rPr>
            <w:rFonts w:ascii="Arial" w:hAnsi="Arial"/>
            <w:i w:val="0"/>
            <w:iCs w:val="0"/>
            <w:color w:val="000000"/>
            <w:sz w:val="20"/>
            <w:szCs w:val="20"/>
            <w:u w:color="000000"/>
            <w:rtl w:val="0"/>
            <w:lang w:val="en-US"/>
          </w:rPr>
          <w:delText xml:space="preserve">   - Require upfront payment despite coverage</w:delText>
        </w:r>
      </w:del>
    </w:p>
    <w:p>
      <w:pPr>
        <w:pStyle w:val="UsageNotes"/>
        <w:spacing w:after="120"/>
        <w:rPr>
          <w:del w:id="168" w:date="2017-08-26T16:22:00Z" w:author="Microsoft Office User"/>
          <w:rFonts w:ascii="Arial" w:cs="Arial" w:hAnsi="Arial" w:eastAsia="Arial"/>
          <w:sz w:val="20"/>
          <w:szCs w:val="20"/>
        </w:rPr>
      </w:pPr>
    </w:p>
    <w:p>
      <w:pPr>
        <w:pStyle w:val="UsageNotes"/>
        <w:spacing w:after="120"/>
        <w:rPr>
          <w:del w:id="169" w:date="2017-08-26T16:22:00Z" w:author="Microsoft Office User"/>
          <w:rFonts w:ascii="Arial" w:cs="Arial" w:hAnsi="Arial" w:eastAsia="Arial"/>
          <w:color w:val="000000"/>
          <w:sz w:val="20"/>
          <w:szCs w:val="20"/>
          <w:u w:color="000000"/>
        </w:rPr>
      </w:pPr>
      <w:del w:id="170" w:date="2017-08-26T16:22:00Z" w:author="Microsoft Office User">
        <w:r>
          <w:rPr>
            <w:rFonts w:ascii="Arial" w:hAnsi="Arial"/>
            <w:i w:val="0"/>
            <w:iCs w:val="0"/>
            <w:color w:val="000000"/>
            <w:sz w:val="20"/>
            <w:szCs w:val="20"/>
            <w:u w:color="000000"/>
            <w:rtl w:val="0"/>
            <w:lang w:val="en-US"/>
          </w:rPr>
          <w:delText>Role of Blockchain:</w:delText>
        </w:r>
      </w:del>
    </w:p>
    <w:p>
      <w:pPr>
        <w:pStyle w:val="UsageNotes"/>
        <w:numPr>
          <w:ilvl w:val="0"/>
          <w:numId w:val="58"/>
        </w:numPr>
        <w:bidi w:val="0"/>
        <w:spacing w:after="120"/>
        <w:ind w:right="0"/>
        <w:jc w:val="left"/>
        <w:rPr>
          <w:del w:id="171" w:date="2017-08-26T16:22:00Z" w:author="Microsoft Office User"/>
          <w:rFonts w:ascii="Arial" w:cs="Arial" w:hAnsi="Arial" w:eastAsia="Arial"/>
          <w:color w:val="000000"/>
          <w:sz w:val="20"/>
          <w:szCs w:val="20"/>
          <w:u w:color="000000"/>
          <w:rtl w:val="0"/>
          <w:lang w:val="en-US"/>
        </w:rPr>
      </w:pPr>
      <w:del w:id="172" w:date="2017-08-26T16:22:00Z" w:author="Microsoft Office User">
        <w:r>
          <w:rPr>
            <w:rFonts w:ascii="Arial" w:hAnsi="Arial"/>
            <w:i w:val="0"/>
            <w:iCs w:val="0"/>
            <w:color w:val="000000"/>
            <w:sz w:val="20"/>
            <w:szCs w:val="20"/>
            <w:u w:color="000000"/>
            <w:rtl w:val="0"/>
            <w:lang w:val="en-US"/>
          </w:rPr>
          <w:delText xml:space="preserve">Provides immediate access to coverage information and current plan participant status </w:delText>
        </w:r>
      </w:del>
    </w:p>
    <w:p>
      <w:pPr>
        <w:pStyle w:val="UsageNotes"/>
        <w:numPr>
          <w:ilvl w:val="0"/>
          <w:numId w:val="58"/>
        </w:numPr>
        <w:bidi w:val="0"/>
        <w:spacing w:after="120"/>
        <w:ind w:right="0"/>
        <w:jc w:val="left"/>
        <w:rPr>
          <w:del w:id="173" w:date="2017-08-26T16:22:00Z" w:author="Microsoft Office User"/>
          <w:rFonts w:ascii="Arial" w:cs="Arial" w:hAnsi="Arial" w:eastAsia="Arial"/>
          <w:color w:val="000000"/>
          <w:sz w:val="20"/>
          <w:szCs w:val="20"/>
          <w:u w:color="000000"/>
          <w:rtl w:val="0"/>
          <w:lang w:val="en-US"/>
        </w:rPr>
      </w:pPr>
      <w:del w:id="174" w:date="2017-08-26T16:22:00Z" w:author="Microsoft Office User">
        <w:r>
          <w:rPr>
            <w:rFonts w:ascii="Arial" w:hAnsi="Arial"/>
            <w:i w:val="0"/>
            <w:iCs w:val="0"/>
            <w:color w:val="000000"/>
            <w:sz w:val="20"/>
            <w:szCs w:val="20"/>
            <w:u w:color="000000"/>
            <w:rtl w:val="0"/>
            <w:lang w:val="en-US"/>
          </w:rPr>
          <w:delText>Smart contracts verify plan participant coverage immediately, and avoid creation of payment disputes after the appointment occurs</w:delText>
        </w:r>
      </w:del>
    </w:p>
    <w:p>
      <w:pPr>
        <w:pStyle w:val="UsageNotes"/>
        <w:spacing w:after="120"/>
        <w:rPr>
          <w:del w:id="175" w:date="2017-08-26T16:22:00Z" w:author="Microsoft Office User"/>
          <w:rFonts w:ascii="Arial" w:cs="Arial" w:hAnsi="Arial" w:eastAsia="Arial"/>
          <w:sz w:val="20"/>
          <w:szCs w:val="20"/>
        </w:rPr>
      </w:pPr>
    </w:p>
    <w:p>
      <w:pPr>
        <w:pStyle w:val="UsageNotes"/>
        <w:spacing w:after="120" w:line="240" w:lineRule="auto"/>
        <w:rPr>
          <w:del w:id="176" w:date="2017-08-26T16:22:00Z" w:author="Microsoft Office User"/>
          <w:rFonts w:ascii="Arial" w:cs="Arial" w:hAnsi="Arial" w:eastAsia="Arial"/>
          <w:i w:val="0"/>
          <w:iCs w:val="0"/>
          <w:color w:val="000000"/>
          <w:sz w:val="20"/>
          <w:szCs w:val="20"/>
          <w:u w:color="000000"/>
        </w:rPr>
      </w:pPr>
    </w:p>
    <w:p>
      <w:pPr>
        <w:pStyle w:val="heading 4"/>
        <w:numPr>
          <w:ilvl w:val="3"/>
          <w:numId w:val="59"/>
        </w:numPr>
        <w:rPr>
          <w:del w:id="177" w:date="2017-08-26T16:22:00Z" w:author="Microsoft Office User"/>
          <w:lang w:val="zh-TW" w:eastAsia="zh-TW"/>
        </w:rPr>
      </w:pPr>
      <w:del w:id="178" w:date="2017-08-26T16:22:00Z" w:author="Microsoft Office User">
        <w:r>
          <w:rPr>
            <w:rFonts w:ascii="Calibri" w:cs="Calibri" w:hAnsi="Calibri" w:eastAsia="Calibri"/>
            <w:b w:val="0"/>
            <w:bCs w:val="0"/>
            <w:i w:val="0"/>
            <w:iCs w:val="0"/>
            <w:rtl w:val="0"/>
            <w:lang w:val="zh-TW" w:eastAsia="zh-TW"/>
          </w:rPr>
          <w:delText>应用场景</w:delText>
        </w:r>
      </w:del>
      <w:del w:id="179" w:date="2017-08-26T16:22:00Z" w:author="Microsoft Office User">
        <w:r>
          <w:rPr>
            <w:rFonts w:ascii="Cambria" w:cs="Cambria" w:hAnsi="Cambria" w:eastAsia="Cambria"/>
            <w:b w:val="0"/>
            <w:bCs w:val="0"/>
            <w:i w:val="0"/>
            <w:iCs w:val="0"/>
            <w:rtl w:val="0"/>
            <w:lang w:val="en-US"/>
          </w:rPr>
          <w:delText>4</w:delText>
        </w:r>
      </w:del>
    </w:p>
    <w:p>
      <w:pPr>
        <w:pStyle w:val="UsageNotes"/>
        <w:spacing w:after="120" w:line="240" w:lineRule="auto"/>
        <w:ind w:left="720" w:firstLine="0"/>
        <w:rPr>
          <w:del w:id="180" w:date="2017-08-26T16:22:00Z" w:author="Microsoft Office User"/>
          <w:rFonts w:ascii="Arial" w:cs="Arial" w:hAnsi="Arial" w:eastAsia="Arial"/>
          <w:i w:val="0"/>
          <w:iCs w:val="0"/>
          <w:color w:val="000000"/>
          <w:sz w:val="20"/>
          <w:szCs w:val="20"/>
          <w:u w:color="000000"/>
        </w:rPr>
      </w:pPr>
    </w:p>
    <w:p>
      <w:pPr>
        <w:pStyle w:val="UsageNotes"/>
        <w:spacing w:after="120"/>
        <w:rPr>
          <w:del w:id="181" w:date="2017-08-26T16:22:00Z" w:author="Microsoft Office User"/>
          <w:rFonts w:ascii="Arial" w:cs="Arial" w:hAnsi="Arial" w:eastAsia="Arial"/>
          <w:color w:val="000000"/>
          <w:sz w:val="20"/>
          <w:szCs w:val="20"/>
          <w:u w:color="000000"/>
        </w:rPr>
      </w:pPr>
      <w:del w:id="182" w:date="2017-08-26T16:22:00Z" w:author="Microsoft Office User">
        <w:r>
          <w:rPr>
            <w:rFonts w:ascii="Arial" w:hAnsi="Arial"/>
            <w:i w:val="0"/>
            <w:iCs w:val="0"/>
            <w:color w:val="000000"/>
            <w:sz w:val="20"/>
            <w:szCs w:val="20"/>
            <w:u w:color="000000"/>
            <w:rtl w:val="0"/>
            <w:lang w:val="en-US"/>
          </w:rPr>
          <w:delText xml:space="preserve">Claim Submission: </w:delText>
        </w:r>
      </w:del>
    </w:p>
    <w:p>
      <w:pPr>
        <w:pStyle w:val="UsageNotes"/>
        <w:spacing w:after="120"/>
        <w:rPr>
          <w:del w:id="183" w:date="2017-08-26T16:22:00Z" w:author="Microsoft Office User"/>
          <w:rFonts w:ascii="Arial" w:cs="Arial" w:hAnsi="Arial" w:eastAsia="Arial"/>
          <w:color w:val="000000"/>
          <w:sz w:val="20"/>
          <w:szCs w:val="20"/>
          <w:u w:color="000000"/>
        </w:rPr>
      </w:pPr>
      <w:del w:id="184" w:date="2017-08-26T16:22:00Z" w:author="Microsoft Office User">
        <w:r>
          <w:rPr>
            <w:rFonts w:ascii="Arial" w:hAnsi="Arial"/>
            <w:i w:val="0"/>
            <w:iCs w:val="0"/>
            <w:color w:val="000000"/>
            <w:sz w:val="20"/>
            <w:szCs w:val="20"/>
            <w:u w:color="000000"/>
            <w:rtl w:val="0"/>
            <w:lang w:val="en-US"/>
          </w:rPr>
          <w:delText xml:space="preserve">Initial submission and filing process can: </w:delText>
        </w:r>
      </w:del>
    </w:p>
    <w:p>
      <w:pPr>
        <w:pStyle w:val="UsageNotes"/>
        <w:spacing w:after="120"/>
        <w:rPr>
          <w:del w:id="185" w:date="2017-08-26T16:22:00Z" w:author="Microsoft Office User"/>
          <w:rFonts w:ascii="Arial" w:cs="Arial" w:hAnsi="Arial" w:eastAsia="Arial"/>
          <w:color w:val="000000"/>
          <w:sz w:val="20"/>
          <w:szCs w:val="20"/>
          <w:u w:color="000000"/>
        </w:rPr>
      </w:pPr>
      <w:del w:id="186" w:date="2017-08-26T16:22:00Z" w:author="Microsoft Office User">
        <w:r>
          <w:rPr>
            <w:rFonts w:ascii="Arial" w:hAnsi="Arial"/>
            <w:i w:val="0"/>
            <w:iCs w:val="0"/>
            <w:color w:val="000000"/>
            <w:sz w:val="20"/>
            <w:szCs w:val="20"/>
            <w:u w:color="000000"/>
            <w:rtl w:val="0"/>
            <w:lang w:val="en-US"/>
          </w:rPr>
          <w:delText>- Allow erroneous submissions</w:delText>
        </w:r>
      </w:del>
    </w:p>
    <w:p>
      <w:pPr>
        <w:pStyle w:val="UsageNotes"/>
        <w:spacing w:after="120"/>
        <w:rPr>
          <w:del w:id="187" w:date="2017-08-26T16:22:00Z" w:author="Microsoft Office User"/>
          <w:rFonts w:ascii="Arial" w:cs="Arial" w:hAnsi="Arial" w:eastAsia="Arial"/>
          <w:color w:val="000000"/>
          <w:sz w:val="20"/>
          <w:szCs w:val="20"/>
          <w:u w:color="000000"/>
        </w:rPr>
      </w:pPr>
      <w:del w:id="188" w:date="2017-08-26T16:22:00Z" w:author="Microsoft Office User">
        <w:r>
          <w:rPr>
            <w:rFonts w:ascii="Arial" w:hAnsi="Arial"/>
            <w:i w:val="0"/>
            <w:iCs w:val="0"/>
            <w:color w:val="000000"/>
            <w:sz w:val="20"/>
            <w:szCs w:val="20"/>
            <w:u w:color="000000"/>
            <w:rtl w:val="0"/>
            <w:lang w:val="en-US"/>
          </w:rPr>
          <w:delText xml:space="preserve">   - Result in dispute resolution</w:delText>
        </w:r>
      </w:del>
    </w:p>
    <w:p>
      <w:pPr>
        <w:pStyle w:val="UsageNotes"/>
        <w:spacing w:after="120"/>
        <w:rPr>
          <w:del w:id="189" w:date="2017-08-26T16:22:00Z" w:author="Microsoft Office User"/>
          <w:rFonts w:ascii="Arial" w:cs="Arial" w:hAnsi="Arial" w:eastAsia="Arial"/>
          <w:color w:val="000000"/>
          <w:sz w:val="20"/>
          <w:szCs w:val="20"/>
          <w:u w:color="000000"/>
        </w:rPr>
      </w:pPr>
      <w:del w:id="190" w:date="2017-08-26T16:22:00Z" w:author="Microsoft Office User">
        <w:r>
          <w:rPr>
            <w:rFonts w:ascii="Arial" w:hAnsi="Arial"/>
            <w:i w:val="0"/>
            <w:iCs w:val="0"/>
            <w:color w:val="000000"/>
            <w:sz w:val="20"/>
            <w:szCs w:val="20"/>
            <w:u w:color="000000"/>
            <w:rtl w:val="0"/>
            <w:lang w:val="en-US"/>
          </w:rPr>
          <w:delText xml:space="preserve">   - Delay payment times</w:delText>
        </w:r>
      </w:del>
    </w:p>
    <w:p>
      <w:pPr>
        <w:pStyle w:val="UsageNotes"/>
        <w:spacing w:after="120"/>
        <w:rPr>
          <w:del w:id="191" w:date="2017-08-26T16:22:00Z" w:author="Microsoft Office User"/>
          <w:rFonts w:ascii="Arial" w:cs="Arial" w:hAnsi="Arial" w:eastAsia="Arial"/>
          <w:sz w:val="20"/>
          <w:szCs w:val="20"/>
        </w:rPr>
      </w:pPr>
    </w:p>
    <w:p>
      <w:pPr>
        <w:pStyle w:val="UsageNotes"/>
        <w:spacing w:after="120" w:line="240" w:lineRule="auto"/>
        <w:rPr>
          <w:del w:id="192" w:date="2017-08-26T16:22:00Z" w:author="Microsoft Office User"/>
          <w:rFonts w:ascii="Arial" w:cs="Arial" w:hAnsi="Arial" w:eastAsia="Arial"/>
          <w:i w:val="0"/>
          <w:iCs w:val="0"/>
          <w:color w:val="000000"/>
          <w:sz w:val="20"/>
          <w:szCs w:val="20"/>
          <w:u w:color="000000"/>
        </w:rPr>
      </w:pPr>
      <w:del w:id="193" w:date="2017-08-26T16:22:00Z" w:author="Microsoft Office User">
        <w:r>
          <w:rPr>
            <w:rFonts w:ascii="Arial" w:hAnsi="Arial"/>
            <w:sz w:val="20"/>
            <w:szCs w:val="20"/>
            <w:rtl w:val="0"/>
            <w:lang w:val="en-US"/>
          </w:rPr>
          <w:delText>Role of Blockchain:</w:delText>
        </w:r>
      </w:del>
    </w:p>
    <w:p>
      <w:pPr>
        <w:pStyle w:val="UsageNotes"/>
        <w:spacing w:after="120" w:line="240" w:lineRule="auto"/>
        <w:rPr>
          <w:del w:id="194" w:date="2017-08-26T16:22:00Z" w:author="Microsoft Office User"/>
          <w:rFonts w:ascii="Arial" w:cs="Arial" w:hAnsi="Arial" w:eastAsia="Arial"/>
          <w:i w:val="0"/>
          <w:iCs w:val="0"/>
          <w:color w:val="000000"/>
          <w:sz w:val="20"/>
          <w:szCs w:val="20"/>
          <w:u w:color="000000"/>
        </w:rPr>
      </w:pPr>
    </w:p>
    <w:p>
      <w:pPr>
        <w:pStyle w:val="UsageNotes"/>
        <w:numPr>
          <w:ilvl w:val="0"/>
          <w:numId w:val="61"/>
        </w:numPr>
        <w:bidi w:val="0"/>
        <w:spacing w:after="120"/>
        <w:ind w:right="0"/>
        <w:jc w:val="left"/>
        <w:rPr>
          <w:del w:id="195" w:date="2017-08-26T16:22:00Z" w:author="Microsoft Office User"/>
          <w:rFonts w:ascii="Arial" w:cs="Arial" w:hAnsi="Arial" w:eastAsia="Arial"/>
          <w:color w:val="000000"/>
          <w:sz w:val="20"/>
          <w:szCs w:val="20"/>
          <w:u w:color="000000"/>
          <w:rtl w:val="0"/>
          <w:lang w:val="en-US"/>
        </w:rPr>
      </w:pPr>
      <w:del w:id="196" w:date="2017-08-26T16:22:00Z" w:author="Microsoft Office User">
        <w:r>
          <w:rPr>
            <w:rFonts w:ascii="Arial" w:hAnsi="Arial"/>
            <w:i w:val="0"/>
            <w:iCs w:val="0"/>
            <w:color w:val="000000"/>
            <w:sz w:val="20"/>
            <w:szCs w:val="20"/>
            <w:u w:color="000000"/>
            <w:rtl w:val="0"/>
            <w:lang w:val="en-US"/>
          </w:rPr>
          <w:delText>Provides smart contracts that capture key contractual elements of the underlying policy and flag claim errors before submission</w:delText>
        </w:r>
      </w:del>
    </w:p>
    <w:p>
      <w:pPr>
        <w:pStyle w:val="UsageNotes"/>
        <w:numPr>
          <w:ilvl w:val="0"/>
          <w:numId w:val="61"/>
        </w:numPr>
        <w:bidi w:val="0"/>
        <w:spacing w:after="120"/>
        <w:ind w:right="0"/>
        <w:jc w:val="left"/>
        <w:rPr>
          <w:del w:id="197" w:date="2017-08-26T16:22:00Z" w:author="Microsoft Office User"/>
          <w:rFonts w:ascii="Arial" w:cs="Arial" w:hAnsi="Arial" w:eastAsia="Arial"/>
          <w:color w:val="000000"/>
          <w:sz w:val="20"/>
          <w:szCs w:val="20"/>
          <w:u w:color="000000"/>
          <w:rtl w:val="0"/>
          <w:lang w:val="en-US"/>
        </w:rPr>
      </w:pPr>
      <w:del w:id="198" w:date="2017-08-26T16:22:00Z" w:author="Microsoft Office User">
        <w:r>
          <w:rPr>
            <w:rFonts w:ascii="Arial" w:hAnsi="Arial"/>
            <w:i w:val="0"/>
            <w:iCs w:val="0"/>
            <w:color w:val="000000"/>
            <w:sz w:val="20"/>
            <w:szCs w:val="20"/>
            <w:u w:color="000000"/>
            <w:rtl w:val="0"/>
            <w:lang w:val="en-US"/>
          </w:rPr>
          <w:delText>Gives all permissioned parties access to claim data</w:delText>
        </w:r>
      </w:del>
    </w:p>
    <w:p>
      <w:pPr>
        <w:pStyle w:val="UsageNotes"/>
        <w:numPr>
          <w:ilvl w:val="0"/>
          <w:numId w:val="61"/>
        </w:numPr>
        <w:bidi w:val="0"/>
        <w:spacing w:after="120"/>
        <w:ind w:right="0"/>
        <w:jc w:val="left"/>
        <w:rPr>
          <w:del w:id="199" w:date="2017-08-26T16:22:00Z" w:author="Microsoft Office User"/>
          <w:rFonts w:ascii="Arial" w:cs="Arial" w:hAnsi="Arial" w:eastAsia="Arial"/>
          <w:color w:val="000000"/>
          <w:sz w:val="20"/>
          <w:szCs w:val="20"/>
          <w:u w:color="000000"/>
          <w:rtl w:val="0"/>
          <w:lang w:val="en-US"/>
        </w:rPr>
      </w:pPr>
      <w:del w:id="200" w:date="2017-08-26T16:22:00Z" w:author="Microsoft Office User">
        <w:r>
          <w:rPr>
            <w:rFonts w:ascii="Arial" w:hAnsi="Arial"/>
            <w:i w:val="0"/>
            <w:iCs w:val="0"/>
            <w:color w:val="000000"/>
            <w:sz w:val="20"/>
            <w:szCs w:val="20"/>
            <w:u w:color="000000"/>
            <w:rtl w:val="0"/>
            <w:lang w:val="en-US"/>
          </w:rPr>
          <w:delText>Provides immediate access to more relevant data and reduces the time required to make business decisions</w:delText>
        </w:r>
      </w:del>
    </w:p>
    <w:p>
      <w:pPr>
        <w:pStyle w:val="heading 3"/>
        <w:numPr>
          <w:ilvl w:val="2"/>
          <w:numId w:val="62"/>
        </w:numPr>
        <w:rPr>
          <w:del w:id="201" w:date="2017-08-26T16:22:00Z" w:author="Microsoft Office User"/>
          <w:lang w:val="zh-TW" w:eastAsia="zh-TW"/>
        </w:rPr>
      </w:pPr>
      <w:del w:id="202" w:date="2017-08-26T16:22:00Z" w:author="Microsoft Office User">
        <w:r>
          <w:rPr>
            <w:rFonts w:ascii="Calibri" w:cs="Calibri" w:hAnsi="Calibri" w:eastAsia="Calibri"/>
            <w:b w:val="0"/>
            <w:bCs w:val="0"/>
            <w:rtl w:val="0"/>
            <w:lang w:val="zh-TW" w:eastAsia="zh-TW"/>
          </w:rPr>
          <w:delText>互助链架构应用于房屋贷款审批及投资平台</w:delText>
        </w:r>
      </w:del>
    </w:p>
    <w:p>
      <w:pPr>
        <w:pStyle w:val="heading 4"/>
        <w:numPr>
          <w:ilvl w:val="3"/>
          <w:numId w:val="23"/>
        </w:numPr>
        <w:rPr>
          <w:del w:id="203" w:date="2017-08-26T16:22:00Z" w:author="Microsoft Office User"/>
        </w:rPr>
      </w:pPr>
      <w:del w:id="204" w:date="2017-08-26T16:22:00Z" w:author="Microsoft Office User">
        <w:r>
          <w:rPr>
            <w:rFonts w:ascii="Cambria" w:cs="Cambria" w:hAnsi="Cambria" w:eastAsia="Cambria"/>
            <w:b w:val="0"/>
            <w:bCs w:val="0"/>
            <w:i w:val="0"/>
            <w:iCs w:val="0"/>
            <w:rtl w:val="0"/>
            <w:lang w:val="en-US"/>
          </w:rPr>
          <w:delText>Mutual Chain Mortgage Origination:</w:delText>
        </w:r>
      </w:del>
      <w:del w:id="205" w:date="2017-08-26T16:22:00Z" w:author="Microsoft Office User">
        <w:r>
          <w:rPr>
            <w:rFonts w:ascii="Calibri" w:cs="Calibri" w:hAnsi="Calibri" w:eastAsia="Calibri"/>
            <w:b w:val="0"/>
            <w:bCs w:val="0"/>
            <w:i w:val="0"/>
            <w:iCs w:val="0"/>
            <w:rtl w:val="0"/>
            <w:lang w:val="en-US"/>
          </w:rPr>
          <w:delText> </w:delText>
        </w:r>
      </w:del>
      <w:del w:id="206" w:date="2017-08-26T16:22:00Z" w:author="Microsoft Office User">
        <w:r>
          <w:rPr>
            <w:rFonts w:ascii="Cambria" w:cs="Cambria" w:hAnsi="Cambria" w:eastAsia="Cambria"/>
            <w:b w:val="0"/>
            <w:bCs w:val="0"/>
            <w:i w:val="0"/>
            <w:iCs w:val="0"/>
            <w:rtl w:val="0"/>
            <w:lang w:val="en-US"/>
          </w:rPr>
          <w:delText>Processes are timely, costly and can result in search errors, which generate transactional risk</w:delText>
        </w:r>
      </w:del>
    </w:p>
    <w:p>
      <w:pPr>
        <w:pStyle w:val="Normal.0"/>
        <w:rPr>
          <w:del w:id="207" w:date="2017-08-26T16:22:00Z" w:author="Microsoft Office User"/>
        </w:rPr>
      </w:pPr>
    </w:p>
    <w:p>
      <w:pPr>
        <w:pStyle w:val="heading 1"/>
        <w:rPr>
          <w:del w:id="208" w:date="2017-08-26T16:22:00Z" w:author="Microsoft Office User"/>
          <w:rFonts w:ascii="Calibri" w:cs="Calibri" w:hAnsi="Calibri" w:eastAsia="Calibri"/>
        </w:rPr>
      </w:pPr>
    </w:p>
    <w:p>
      <w:pPr>
        <w:pStyle w:val="Normal.0"/>
        <w:rPr>
          <w:del w:id="209" w:date="2017-08-26T16:22:00Z" w:author="Microsoft Office User"/>
        </w:rPr>
      </w:pPr>
    </w:p>
    <w:p>
      <w:pPr>
        <w:pStyle w:val="Normal.0"/>
        <w:rPr>
          <w:del w:id="210" w:date="2017-08-26T16:22:00Z" w:author="Microsoft Office User"/>
        </w:rPr>
      </w:pPr>
    </w:p>
    <w:p>
      <w:pPr>
        <w:pStyle w:val="Normal.0"/>
        <w:rPr>
          <w:del w:id="211" w:date="2017-08-26T16:22:00Z" w:author="Microsoft Office User"/>
        </w:rPr>
      </w:pPr>
    </w:p>
    <w:p>
      <w:pPr>
        <w:pStyle w:val="heading 4"/>
        <w:numPr>
          <w:ilvl w:val="3"/>
          <w:numId w:val="23"/>
        </w:numPr>
        <w:rPr>
          <w:del w:id="212" w:date="2017-08-26T16:22:00Z" w:author="Microsoft Office User"/>
        </w:rPr>
      </w:pPr>
      <w:del w:id="213" w:date="2017-08-26T16:22:00Z" w:author="Microsoft Office User">
        <w:r>
          <w:rPr>
            <w:rFonts w:ascii="Cambria" w:cs="Cambria" w:hAnsi="Cambria" w:eastAsia="Cambria"/>
            <w:b w:val="0"/>
            <w:bCs w:val="0"/>
            <w:i w:val="0"/>
            <w:iCs w:val="0"/>
            <w:rtl w:val="0"/>
            <w:lang w:val="en-US"/>
          </w:rPr>
          <w:delText>Mutual Chain A shared ledger between involved parties can increase trust, speed of execution, auditability and cost</w:delText>
        </w:r>
      </w:del>
    </w:p>
    <w:p>
      <w:pPr>
        <w:pStyle w:val="Normal.0"/>
      </w:pPr>
    </w:p>
    <w:p>
      <w:pPr>
        <w:pStyle w:val="heading 2"/>
        <w:numPr>
          <w:ilvl w:val="1"/>
          <w:numId w:val="63"/>
        </w:numPr>
        <w:bidi w:val="0"/>
        <w:ind w:right="0"/>
        <w:jc w:val="left"/>
        <w:rPr>
          <w:del w:id="214" w:date="2017-08-29T16:36:49Z" w:author="lulu"/>
          <w:rFonts w:ascii=".萍方-简" w:cs=".萍方-简" w:hAnsi=".萍方-简" w:eastAsia=".萍方-简"/>
          <w:rtl w:val="0"/>
          <w:lang w:val="zh-CN" w:eastAsia="zh-CN"/>
        </w:rPr>
      </w:pPr>
      <w:ins w:id="215" w:date="2017-08-29T16:36:53Z" w:author="lulu">
        <w:r>
          <w:rPr>
            <w:rFonts w:ascii=".萍方-简" w:cs=".萍方-简" w:hAnsi=".萍方-简" w:eastAsia=".萍方-简" w:hint="eastAsia"/>
            <w:rtl w:val="0"/>
            <w:lang w:val="zh-CN" w:eastAsia="zh-CN"/>
          </w:rPr>
          <w:t>团队成员</w:t>
        </w:r>
      </w:ins>
      <w:r>
        <w:rPr>
          <w:rFonts w:ascii=".萍方-简" w:cs=".萍方-简" w:hAnsi=".萍方-简" w:eastAsia=".萍方-简"/>
          <w:lang w:val="en-US"/>
        </w:rPr>
        <mc:AlternateContent>
          <mc:Choice Requires="wps">
            <w:drawing>
              <wp:anchor distT="0" distB="0" distL="0" distR="0" simplePos="0" relativeHeight="251675648" behindDoc="0" locked="0" layoutInCell="1" allowOverlap="1">
                <wp:simplePos x="0" y="0"/>
                <wp:positionH relativeFrom="column">
                  <wp:posOffset>907874</wp:posOffset>
                </wp:positionH>
                <wp:positionV relativeFrom="line">
                  <wp:posOffset>-3145903</wp:posOffset>
                </wp:positionV>
                <wp:extent cx="5716" cy="240031"/>
                <wp:effectExtent l="0" t="0" r="0" b="0"/>
                <wp:wrapNone/>
                <wp:docPr id="1073741892" name="officeArt object" descr="Straight Arrow Connector 30"/>
                <wp:cNvGraphicFramePr/>
                <a:graphic xmlns:a="http://schemas.openxmlformats.org/drawingml/2006/main">
                  <a:graphicData uri="http://schemas.microsoft.com/office/word/2010/wordprocessingShape">
                    <wps:wsp>
                      <wps:cNvSpPr/>
                      <wps:spPr>
                        <a:xfrm>
                          <a:off x="0" y="0"/>
                          <a:ext cx="5716" cy="240031"/>
                        </a:xfrm>
                        <a:prstGeom prst="line">
                          <a:avLst/>
                        </a:prstGeom>
                        <a:noFill/>
                        <a:ln w="9525" cap="flat">
                          <a:solidFill>
                            <a:srgbClr val="4A7EBB"/>
                          </a:solidFill>
                          <a:prstDash val="solid"/>
                          <a:round/>
                          <a:tailEnd type="triangle" w="med" len="med"/>
                        </a:ln>
                        <a:effectLst/>
                      </wps:spPr>
                      <wps:bodyPr/>
                    </wps:wsp>
                  </a:graphicData>
                </a:graphic>
              </wp:anchor>
            </w:drawing>
          </mc:Choice>
          <mc:Fallback>
            <w:pict>
              <v:line id="_x0000_s1079" style="visibility:visible;position:absolute;margin-left:71.5pt;margin-top:-247.7pt;width:0.5pt;height:18.9pt;z-index:251675648;mso-position-horizontal:absolute;mso-position-horizontal-relative:text;mso-position-vertical:absolute;mso-position-vertical-relative:line;mso-wrap-distance-left:0.0pt;mso-wrap-distance-top:0.0pt;mso-wrap-distance-right:0.0pt;mso-wrap-distance-bottom:0.0pt;">
                <v:fill on="f"/>
                <v:stroke filltype="solid" color="#4A7EBB"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del w:id="216" w:date="2017-08-29T16:36:49Z" w:author="lulu">
        <w:r>
          <w:rPr>
            <w:rFonts w:ascii="Calibri" w:cs="Calibri" w:hAnsi="Calibri" w:eastAsia="Calibri"/>
            <w:rtl w:val="0"/>
            <w:lang w:val="zh-TW" w:eastAsia="zh-TW"/>
          </w:rPr>
          <w:delText>项目组织结构</w:delText>
        </w:r>
      </w:del>
    </w:p>
    <w:p>
      <w:pPr>
        <w:pStyle w:val="heading 3"/>
        <w:numPr>
          <w:ilvl w:val="2"/>
          <w:numId w:val="23"/>
        </w:numPr>
        <w:bidi w:val="0"/>
        <w:ind w:right="0"/>
        <w:jc w:val="left"/>
        <w:rPr>
          <w:del w:id="217" w:date="2017-08-29T16:36:49Z" w:author="lulu"/>
          <w:rFonts w:ascii=".萍方-简" w:cs=".萍方-简" w:hAnsi=".萍方-简" w:eastAsia=".萍方-简"/>
          <w:rtl w:val="0"/>
          <w:lang w:val="zh-TW" w:eastAsia="zh-TW"/>
        </w:rPr>
      </w:pPr>
      <w:del w:id="218" w:date="2017-08-29T16:36:49Z" w:author="lulu">
        <w:r>
          <w:rPr>
            <w:rFonts w:ascii="Calibri" w:cs="Calibri" w:hAnsi="Calibri" w:eastAsia="Calibri"/>
            <w:rtl w:val="0"/>
            <w:lang w:val="zh-TW" w:eastAsia="zh-TW"/>
          </w:rPr>
          <w:delText>核心团队</w:delText>
        </w:r>
      </w:del>
    </w:p>
    <w:p>
      <w:pPr>
        <w:pStyle w:val="Normal.0"/>
        <w:rPr>
          <w:del w:id="219" w:date="2017-08-29T16:36:49Z" w:author="lulu"/>
        </w:rPr>
      </w:pPr>
      <w:del w:id="220" w:date="2017-08-29T16:36:49Z" w:author="lulu">
        <w:r>
          <w:rPr>
            <w:rFonts w:ascii="Calibri" w:cs="Calibri" w:hAnsi="Calibri" w:eastAsia="Calibri"/>
            <w:rtl w:val="0"/>
            <w:lang w:val="zh-TW" w:eastAsia="zh-TW"/>
          </w:rPr>
          <w:delText>第一阶段，我们预计需要建立</w:delText>
        </w:r>
      </w:del>
      <w:del w:id="221" w:date="2017-08-29T16:36:49Z" w:author="lulu">
        <w:r>
          <w:rPr>
            <w:rFonts w:ascii="Calibri" w:cs="Calibri" w:hAnsi="Calibri" w:eastAsia="Calibri"/>
            <w:rtl w:val="0"/>
            <w:lang w:val="en-US"/>
          </w:rPr>
          <w:delText>7-11</w:delText>
        </w:r>
      </w:del>
      <w:del w:id="222" w:date="2017-08-29T16:36:49Z" w:author="lulu">
        <w:r>
          <w:rPr>
            <w:rFonts w:ascii="Calibri" w:cs="Calibri" w:hAnsi="Calibri" w:eastAsia="Calibri"/>
            <w:rtl w:val="0"/>
            <w:lang w:val="zh-TW" w:eastAsia="zh-TW"/>
          </w:rPr>
          <w:delText>人的国际团队，具体包括：</w:delText>
        </w:r>
      </w:del>
    </w:p>
    <w:p>
      <w:pPr>
        <w:pStyle w:val="List Paragraph"/>
        <w:numPr>
          <w:ilvl w:val="0"/>
          <w:numId w:val="65"/>
        </w:numPr>
        <w:rPr>
          <w:del w:id="223" w:date="2017-08-29T16:36:49Z" w:author="lulu"/>
          <w:lang w:val="zh-TW" w:eastAsia="zh-TW"/>
        </w:rPr>
      </w:pPr>
      <w:del w:id="224" w:date="2017-08-29T16:36:49Z" w:author="lulu">
        <w:r>
          <w:rPr>
            <w:rFonts w:ascii="Calibri" w:cs="Calibri" w:hAnsi="Calibri" w:eastAsia="Calibri"/>
            <w:rtl w:val="0"/>
            <w:lang w:val="zh-TW" w:eastAsia="zh-TW"/>
          </w:rPr>
          <w:delText>项目总监委员会</w:delText>
        </w:r>
      </w:del>
    </w:p>
    <w:p>
      <w:pPr>
        <w:pStyle w:val="List Paragraph"/>
        <w:numPr>
          <w:ilvl w:val="0"/>
          <w:numId w:val="65"/>
        </w:numPr>
        <w:rPr>
          <w:del w:id="225" w:date="2017-08-29T16:36:49Z" w:author="lulu"/>
          <w:lang w:val="zh-TW" w:eastAsia="zh-TW"/>
        </w:rPr>
      </w:pPr>
      <w:del w:id="226" w:date="2017-08-29T16:36:49Z" w:author="lulu">
        <w:r>
          <w:rPr>
            <w:rFonts w:ascii="Calibri" w:cs="Calibri" w:hAnsi="Calibri" w:eastAsia="Calibri"/>
            <w:rtl w:val="0"/>
            <w:lang w:val="zh-TW" w:eastAsia="zh-TW"/>
          </w:rPr>
          <w:delText>执行总监</w:delText>
        </w:r>
      </w:del>
      <w:del w:id="227" w:date="2017-08-29T16:36:49Z" w:author="lulu">
        <w:r>
          <w:rPr>
            <w:rtl w:val="0"/>
            <w:lang w:val="en-US"/>
          </w:rPr>
          <w:delText>(1)</w:delText>
        </w:r>
      </w:del>
    </w:p>
    <w:p>
      <w:pPr>
        <w:pStyle w:val="List Paragraph"/>
        <w:ind w:left="0" w:firstLine="0"/>
        <w:rPr>
          <w:del w:id="228" w:date="2017-08-29T16:36:49Z" w:author="lulu"/>
        </w:rPr>
      </w:pPr>
      <w:del w:id="229" w:date="2017-08-29T16:36:49Z" w:author="lulu">
        <w:r>
          <w:rPr>
            <w:rFonts w:ascii="Calibri" w:cs="Calibri" w:hAnsi="Calibri" w:eastAsia="Calibri"/>
            <w:rtl w:val="0"/>
            <w:lang w:val="zh-TW" w:eastAsia="zh-TW"/>
          </w:rPr>
          <w:delText>区块链技术主管</w:delText>
        </w:r>
      </w:del>
      <w:del w:id="230" w:date="2017-08-29T16:36:49Z" w:author="lulu">
        <w:r>
          <w:rPr>
            <w:rFonts w:ascii="Calibri" w:cs="Calibri" w:hAnsi="Calibri" w:eastAsia="Calibri"/>
            <w:rtl w:val="0"/>
            <w:lang w:val="en-US"/>
          </w:rPr>
          <w:delText>/</w:delText>
        </w:r>
      </w:del>
      <w:del w:id="231" w:date="2017-08-29T16:36:49Z" w:author="lulu">
        <w:r>
          <w:rPr>
            <w:rFonts w:ascii="Calibri" w:cs="Calibri" w:hAnsi="Calibri" w:eastAsia="Calibri"/>
            <w:rtl w:val="0"/>
            <w:lang w:val="zh-TW" w:eastAsia="zh-TW"/>
          </w:rPr>
          <w:delText>架构师</w:delText>
        </w:r>
      </w:del>
      <w:del w:id="232" w:date="2017-08-29T16:36:49Z" w:author="lulu">
        <w:r>
          <w:rPr>
            <w:rtl w:val="0"/>
            <w:lang w:val="en-US"/>
          </w:rPr>
          <w:delText xml:space="preserve"> (1~2)</w:delText>
        </w:r>
      </w:del>
    </w:p>
    <w:p>
      <w:pPr>
        <w:pStyle w:val="List Paragraph"/>
        <w:ind w:left="0" w:firstLine="0"/>
        <w:rPr>
          <w:del w:id="233" w:date="2017-08-29T16:36:49Z" w:author="lulu"/>
        </w:rPr>
      </w:pPr>
      <w:del w:id="234" w:date="2017-08-29T16:36:49Z" w:author="lulu">
        <w:r>
          <w:rPr>
            <w:rFonts w:ascii="Calibri" w:cs="Calibri" w:hAnsi="Calibri" w:eastAsia="Calibri"/>
            <w:rtl w:val="0"/>
            <w:lang w:val="zh-TW" w:eastAsia="zh-TW"/>
          </w:rPr>
          <w:delText>区块链研发工程师</w:delText>
        </w:r>
      </w:del>
      <w:del w:id="235" w:date="2017-08-29T16:36:49Z" w:author="lulu">
        <w:r>
          <w:rPr>
            <w:rtl w:val="0"/>
            <w:lang w:val="en-US"/>
          </w:rPr>
          <w:delText xml:space="preserve"> (3~5)</w:delText>
        </w:r>
      </w:del>
    </w:p>
    <w:p>
      <w:pPr>
        <w:pStyle w:val="List Paragraph"/>
        <w:ind w:left="0" w:firstLine="0"/>
        <w:rPr>
          <w:del w:id="236" w:date="2017-08-29T16:36:49Z" w:author="lulu"/>
        </w:rPr>
      </w:pPr>
      <w:del w:id="237" w:date="2017-08-29T16:36:49Z" w:author="lulu">
        <w:r>
          <w:rPr>
            <w:rFonts w:ascii="Calibri" w:cs="Calibri" w:hAnsi="Calibri" w:eastAsia="Calibri"/>
            <w:rtl w:val="0"/>
            <w:lang w:val="zh-TW" w:eastAsia="zh-TW"/>
          </w:rPr>
          <w:delText>前端开发设计</w:delText>
        </w:r>
      </w:del>
      <w:del w:id="238" w:date="2017-08-29T16:36:49Z" w:author="lulu">
        <w:r>
          <w:rPr>
            <w:rtl w:val="0"/>
            <w:lang w:val="en-US"/>
          </w:rPr>
          <w:delText xml:space="preserve"> (1)</w:delText>
        </w:r>
      </w:del>
    </w:p>
    <w:p>
      <w:pPr>
        <w:pStyle w:val="List Paragraph"/>
        <w:ind w:left="0" w:firstLine="0"/>
        <w:rPr>
          <w:del w:id="239" w:date="2017-08-29T16:36:49Z" w:author="lulu"/>
        </w:rPr>
      </w:pPr>
      <w:del w:id="240" w:date="2017-08-29T16:36:49Z" w:author="lulu">
        <w:r>
          <w:rPr>
            <w:rFonts w:ascii="Calibri" w:cs="Calibri" w:hAnsi="Calibri" w:eastAsia="Calibri"/>
            <w:rtl w:val="0"/>
            <w:lang w:val="zh-TW" w:eastAsia="zh-TW"/>
          </w:rPr>
          <w:delText>保险逻辑和产品开发</w:delText>
        </w:r>
      </w:del>
      <w:del w:id="241" w:date="2017-08-29T16:36:49Z" w:author="lulu">
        <w:r>
          <w:rPr>
            <w:rtl w:val="0"/>
            <w:lang w:val="en-US"/>
          </w:rPr>
          <w:delText xml:space="preserve"> (1~3)</w:delText>
        </w:r>
      </w:del>
    </w:p>
    <w:p>
      <w:pPr>
        <w:pStyle w:val="heading 3"/>
        <w:bidi w:val="0"/>
        <w:ind w:left="0" w:right="0" w:firstLine="0"/>
        <w:jc w:val="left"/>
        <w:rPr>
          <w:del w:id="242" w:date="2017-08-29T16:36:49Z" w:author="lulu"/>
          <w:rFonts w:ascii=".萍方-简" w:cs=".萍方-简" w:hAnsi=".萍方-简" w:eastAsia=".萍方-简"/>
          <w:rtl w:val="0"/>
          <w:lang w:val="zh-TW" w:eastAsia="zh-TW"/>
        </w:rPr>
      </w:pPr>
      <w:del w:id="243" w:date="2017-08-29T16:36:49Z" w:author="lulu">
        <w:r>
          <w:rPr>
            <w:rFonts w:ascii="Calibri" w:cs="Calibri" w:hAnsi="Calibri" w:eastAsia="Calibri"/>
            <w:rtl w:val="0"/>
            <w:lang w:val="zh-TW" w:eastAsia="zh-TW"/>
          </w:rPr>
          <w:delText>角色与责任</w:delText>
        </w:r>
      </w:del>
    </w:p>
    <w:p>
      <w:pPr>
        <w:pStyle w:val="heading 3"/>
        <w:widowControl w:val="0"/>
        <w:ind w:left="288" w:hanging="288"/>
        <w:rPr>
          <w:ins w:id="244" w:date="2017-08-29T16:54:25Z" w:author="lulu"/>
          <w:lang w:val="zh-TW" w:eastAsia="zh-TW"/>
        </w:rPr>
      </w:pPr>
      <w:r>
        <w:rPr>
          <w:lang w:val="zh-TW" w:eastAsia="zh-TW"/>
        </w:rPr>
        <mc:AlternateContent>
          <mc:Choice Requires="wpg">
            <w:drawing>
              <wp:anchor distT="152400" distB="152400" distL="152400" distR="152400" simplePos="0" relativeHeight="251676672" behindDoc="0" locked="0" layoutInCell="1" allowOverlap="1">
                <wp:simplePos x="0" y="0"/>
                <wp:positionH relativeFrom="margin">
                  <wp:posOffset>-241300</wp:posOffset>
                </wp:positionH>
                <wp:positionV relativeFrom="line">
                  <wp:posOffset>263242</wp:posOffset>
                </wp:positionV>
                <wp:extent cx="6579341" cy="2667446"/>
                <wp:effectExtent l="0" t="0" r="0" b="0"/>
                <wp:wrapTopAndBottom distT="152400" distB="152400"/>
                <wp:docPr id="1073741899" name="officeArt object"/>
                <wp:cNvGraphicFramePr/>
                <a:graphic xmlns:a="http://schemas.openxmlformats.org/drawingml/2006/main">
                  <a:graphicData uri="http://schemas.microsoft.com/office/word/2010/wordprocessingGroup">
                    <wpg:wgp>
                      <wpg:cNvGrpSpPr/>
                      <wpg:grpSpPr>
                        <a:xfrm>
                          <a:off x="0" y="0"/>
                          <a:ext cx="6579341" cy="2667446"/>
                          <a:chOff x="0" y="0"/>
                          <a:chExt cx="6579340" cy="2667445"/>
                        </a:xfrm>
                      </wpg:grpSpPr>
                      <pic:pic xmlns:pic="http://schemas.openxmlformats.org/drawingml/2006/picture">
                        <pic:nvPicPr>
                          <pic:cNvPr id="1073741893" name="pasted-image.tiff"/>
                          <pic:cNvPicPr>
                            <a:picLocks noChangeAspect="1"/>
                          </pic:cNvPicPr>
                        </pic:nvPicPr>
                        <pic:blipFill>
                          <a:blip r:embed="rId18">
                            <a:extLst/>
                          </a:blip>
                          <a:stretch>
                            <a:fillRect/>
                          </a:stretch>
                        </pic:blipFill>
                        <pic:spPr>
                          <a:xfrm>
                            <a:off x="436559" y="0"/>
                            <a:ext cx="1365994" cy="1365993"/>
                          </a:xfrm>
                          <a:prstGeom prst="rect">
                            <a:avLst/>
                          </a:prstGeom>
                          <a:ln w="12700" cap="flat">
                            <a:noFill/>
                            <a:miter lim="400000"/>
                          </a:ln>
                          <a:effectLst/>
                        </pic:spPr>
                      </pic:pic>
                      <pic:pic xmlns:pic="http://schemas.openxmlformats.org/drawingml/2006/picture">
                        <pic:nvPicPr>
                          <pic:cNvPr id="1073741894" name="pasted-image.tiff"/>
                          <pic:cNvPicPr>
                            <a:picLocks noChangeAspect="1"/>
                          </pic:cNvPicPr>
                        </pic:nvPicPr>
                        <pic:blipFill>
                          <a:blip r:embed="rId19">
                            <a:extLst/>
                          </a:blip>
                          <a:stretch>
                            <a:fillRect/>
                          </a:stretch>
                        </pic:blipFill>
                        <pic:spPr>
                          <a:xfrm>
                            <a:off x="2645896" y="0"/>
                            <a:ext cx="1365994" cy="1365993"/>
                          </a:xfrm>
                          <a:prstGeom prst="rect">
                            <a:avLst/>
                          </a:prstGeom>
                          <a:ln w="12700" cap="flat">
                            <a:noFill/>
                            <a:miter lim="400000"/>
                          </a:ln>
                          <a:effectLst/>
                        </pic:spPr>
                      </pic:pic>
                      <wps:wsp>
                        <wps:cNvPr id="1073741895" name="Shape 1073741895"/>
                        <wps:cNvSpPr txBox="1"/>
                        <wps:spPr>
                          <a:xfrm>
                            <a:off x="2202759" y="1313649"/>
                            <a:ext cx="2252268" cy="1353797"/>
                          </a:xfrm>
                          <a:prstGeom prst="rect">
                            <a:avLst/>
                          </a:prstGeom>
                          <a:noFill/>
                          <a:ln w="12700" cap="flat">
                            <a:noFill/>
                            <a:miter lim="400000"/>
                          </a:ln>
                          <a:effectLst/>
                        </wps:spPr>
                        <wps:txbx>
                          <w:txbxContent>
                            <w:p>
                              <w:pPr>
                                <w:pStyle w:val="Normal.0"/>
                                <w:jc w:val="center"/>
                              </w:pPr>
                              <w:r>
                                <w:rPr>
                                  <w:rtl w:val="0"/>
                                  <w:lang w:val="zh-CN" w:eastAsia="zh-CN"/>
                                </w:rPr>
                                <w:t>Wenyan Qin</w:t>
                              </w:r>
                            </w:p>
                            <w:p>
                              <w:pPr>
                                <w:pStyle w:val="Normal.0"/>
                                <w:jc w:val="center"/>
                              </w:pPr>
                              <w:r>
                                <w:rPr>
                                  <w:rtl w:val="0"/>
                                  <w:lang w:val="zh-CN" w:eastAsia="zh-CN"/>
                                </w:rPr>
                                <w:t>加拿大区块链核心技术专家</w:t>
                              </w:r>
                            </w:p>
                            <w:p>
                              <w:pPr>
                                <w:pStyle w:val="Normal.0"/>
                                <w:jc w:val="center"/>
                              </w:pPr>
                              <w:r>
                                <w:rPr>
                                  <w:rtl w:val="0"/>
                                  <w:lang w:val="zh-CN" w:eastAsia="zh-CN"/>
                                </w:rPr>
                                <w:t>多项区块链产品的组织者和参与者</w:t>
                              </w:r>
                            </w:p>
                          </w:txbxContent>
                        </wps:txbx>
                        <wps:bodyPr wrap="square" lIns="45719" tIns="45719" rIns="45719" bIns="45719" numCol="1" anchor="t">
                          <a:noAutofit/>
                        </wps:bodyPr>
                      </wps:wsp>
                      <wps:wsp>
                        <wps:cNvPr id="1073741896" name="Shape 1073741896"/>
                        <wps:cNvSpPr txBox="1"/>
                        <wps:spPr>
                          <a:xfrm>
                            <a:off x="0" y="1354321"/>
                            <a:ext cx="2093754" cy="1037630"/>
                          </a:xfrm>
                          <a:prstGeom prst="rect">
                            <a:avLst/>
                          </a:prstGeom>
                          <a:noFill/>
                          <a:ln w="12700" cap="flat">
                            <a:noFill/>
                            <a:miter lim="400000"/>
                          </a:ln>
                          <a:effectLst/>
                        </wps:spPr>
                        <wps:txbx>
                          <w:txbxContent>
                            <w:p>
                              <w:pPr>
                                <w:pStyle w:val="Normal.0"/>
                                <w:jc w:val="center"/>
                              </w:pPr>
                              <w:r>
                                <w:rPr>
                                  <w:rtl w:val="0"/>
                                  <w:lang w:val="zh-CN" w:eastAsia="zh-CN"/>
                                </w:rPr>
                                <w:t>Warren Cai</w:t>
                              </w:r>
                            </w:p>
                            <w:p>
                              <w:pPr>
                                <w:pStyle w:val="Normal.0"/>
                                <w:jc w:val="center"/>
                              </w:pPr>
                              <w:r>
                                <w:rPr>
                                  <w:rtl w:val="0"/>
                                  <w:lang w:val="zh-CN" w:eastAsia="zh-CN"/>
                                </w:rPr>
                                <w:t>加拿大金融机构信用风险部门资深高管</w:t>
                              </w:r>
                            </w:p>
                          </w:txbxContent>
                        </wps:txbx>
                        <wps:bodyPr wrap="square" lIns="45719" tIns="45719" rIns="45719" bIns="45719" numCol="1" anchor="t">
                          <a:noAutofit/>
                        </wps:bodyPr>
                      </wps:wsp>
                      <pic:pic xmlns:pic="http://schemas.openxmlformats.org/drawingml/2006/picture">
                        <pic:nvPicPr>
                          <pic:cNvPr id="1073741897" name="pasted-image.tiff"/>
                          <pic:cNvPicPr>
                            <a:picLocks noChangeAspect="1"/>
                          </pic:cNvPicPr>
                        </pic:nvPicPr>
                        <pic:blipFill>
                          <a:blip r:embed="rId20">
                            <a:extLst/>
                          </a:blip>
                          <a:stretch>
                            <a:fillRect/>
                          </a:stretch>
                        </pic:blipFill>
                        <pic:spPr>
                          <a:xfrm>
                            <a:off x="4818907" y="0"/>
                            <a:ext cx="1365993" cy="1365993"/>
                          </a:xfrm>
                          <a:prstGeom prst="rect">
                            <a:avLst/>
                          </a:prstGeom>
                          <a:ln w="12700" cap="flat">
                            <a:noFill/>
                            <a:miter lim="400000"/>
                          </a:ln>
                          <a:effectLst/>
                        </pic:spPr>
                      </pic:pic>
                      <wps:wsp>
                        <wps:cNvPr id="1073741898" name="Shape 1073741898"/>
                        <wps:cNvSpPr txBox="1"/>
                        <wps:spPr>
                          <a:xfrm>
                            <a:off x="4597375" y="1354321"/>
                            <a:ext cx="1981966" cy="1037630"/>
                          </a:xfrm>
                          <a:prstGeom prst="rect">
                            <a:avLst/>
                          </a:prstGeom>
                          <a:noFill/>
                          <a:ln w="12700" cap="flat">
                            <a:noFill/>
                            <a:miter lim="400000"/>
                          </a:ln>
                          <a:effectLst/>
                        </wps:spPr>
                        <wps:txbx>
                          <w:txbxContent>
                            <w:p>
                              <w:pPr>
                                <w:pStyle w:val="Normal.0"/>
                                <w:jc w:val="center"/>
                              </w:pPr>
                              <w:r>
                                <w:rPr>
                                  <w:rtl w:val="0"/>
                                  <w:lang w:val="zh-CN" w:eastAsia="zh-CN"/>
                                </w:rPr>
                                <w:t>Gavin Zheng</w:t>
                              </w:r>
                            </w:p>
                            <w:p>
                              <w:pPr>
                                <w:pStyle w:val="Normal.0"/>
                                <w:jc w:val="center"/>
                              </w:pPr>
                              <w:r>
                                <w:rPr>
                                  <w:rtl w:val="0"/>
                                  <w:lang w:val="zh-CN" w:eastAsia="zh-CN"/>
                                </w:rPr>
                                <w:t>加拿大区块链核心技术专家</w:t>
                              </w:r>
                            </w:p>
                          </w:txbxContent>
                        </wps:txbx>
                        <wps:bodyPr wrap="square" lIns="45719" tIns="45719" rIns="45719" bIns="45719" numCol="1" anchor="t">
                          <a:noAutofit/>
                        </wps:bodyPr>
                      </wps:wsp>
                    </wpg:wgp>
                  </a:graphicData>
                </a:graphic>
              </wp:anchor>
            </w:drawing>
          </mc:Choice>
          <mc:Fallback>
            <w:pict>
              <v:group id="_x0000_s1080" style="visibility:visible;position:absolute;margin-left:-19.0pt;margin-top:20.7pt;width:518.1pt;height:210.0pt;z-index:251676672;mso-position-horizontal:absolute;mso-position-horizontal-relative:margin;mso-position-vertical:absolute;mso-position-vertical-relative:line;mso-wrap-distance-left:12.0pt;mso-wrap-distance-top:12.0pt;mso-wrap-distance-right:12.0pt;mso-wrap-distance-bottom:12.0pt;" coordorigin="0,0" coordsize="6579340,2667445">
                <w10:wrap type="topAndBottom" side="bothSides" anchorx="margin"/>
                <v:shape id="_x0000_s1081" type="#_x0000_t75" style="position:absolute;left:436560;top:0;width:1365993;height:1365993;">
                  <v:imagedata r:id="rId18" o:title="pasted-image.tiff"/>
                </v:shape>
                <v:shape id="_x0000_s1082" type="#_x0000_t75" style="position:absolute;left:2645897;top:0;width:1365993;height:1365993;">
                  <v:imagedata r:id="rId19" o:title="pasted-image.tiff"/>
                </v:shape>
                <v:shape id="_x0000_s1083" type="#_x0000_t202" style="position:absolute;left:2202759;top:1313649;width:2252268;height:1353796;">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Wenyan Qin</w:t>
                        </w:r>
                      </w:p>
                      <w:p>
                        <w:pPr>
                          <w:pStyle w:val="Normal.0"/>
                          <w:jc w:val="center"/>
                        </w:pPr>
                        <w:r>
                          <w:rPr>
                            <w:rtl w:val="0"/>
                            <w:lang w:val="zh-CN" w:eastAsia="zh-CN"/>
                          </w:rPr>
                          <w:t>加拿大区块链核心技术专家</w:t>
                        </w:r>
                      </w:p>
                      <w:p>
                        <w:pPr>
                          <w:pStyle w:val="Normal.0"/>
                          <w:jc w:val="center"/>
                        </w:pPr>
                        <w:r>
                          <w:rPr>
                            <w:rtl w:val="0"/>
                            <w:lang w:val="zh-CN" w:eastAsia="zh-CN"/>
                          </w:rPr>
                          <w:t>多项区块链产品的组织者和参与者</w:t>
                        </w:r>
                      </w:p>
                    </w:txbxContent>
                  </v:textbox>
                </v:shape>
                <v:shape id="_x0000_s1084" type="#_x0000_t202" style="position:absolute;left:0;top:1354321;width:2093754;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Warren Cai</w:t>
                        </w:r>
                      </w:p>
                      <w:p>
                        <w:pPr>
                          <w:pStyle w:val="Normal.0"/>
                          <w:jc w:val="center"/>
                        </w:pPr>
                        <w:r>
                          <w:rPr>
                            <w:rtl w:val="0"/>
                            <w:lang w:val="zh-CN" w:eastAsia="zh-CN"/>
                          </w:rPr>
                          <w:t>加拿大金融机构信用风险部门资深高管</w:t>
                        </w:r>
                      </w:p>
                    </w:txbxContent>
                  </v:textbox>
                </v:shape>
                <v:shape id="_x0000_s1085" type="#_x0000_t75" style="position:absolute;left:4818907;top:0;width:1365993;height:1365993;">
                  <v:imagedata r:id="rId20" o:title="pasted-image.tiff"/>
                </v:shape>
                <v:shape id="_x0000_s1086" type="#_x0000_t202" style="position:absolute;left:4597375;top:1354321;width:1981965;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Gavin Zheng</w:t>
                        </w:r>
                      </w:p>
                      <w:p>
                        <w:pPr>
                          <w:pStyle w:val="Normal.0"/>
                          <w:jc w:val="center"/>
                        </w:pPr>
                        <w:r>
                          <w:rPr>
                            <w:rtl w:val="0"/>
                            <w:lang w:val="zh-CN" w:eastAsia="zh-CN"/>
                          </w:rPr>
                          <w:t>加拿大区块链核心技术专家</w:t>
                        </w:r>
                      </w:p>
                    </w:txbxContent>
                  </v:textbox>
                </v:shape>
              </v:group>
            </w:pict>
          </mc:Fallback>
        </mc:AlternateContent>
      </w:r>
    </w:p>
    <w:p>
      <w:pPr>
        <w:pStyle w:val="heading 3"/>
        <w:widowControl w:val="0"/>
        <w:ind w:left="288" w:hanging="288"/>
        <w:rPr>
          <w:lang w:val="zh-TW" w:eastAsia="zh-TW"/>
        </w:rPr>
      </w:pPr>
    </w:p>
    <w:p>
      <w:pPr>
        <w:pStyle w:val="Normal.0"/>
        <w:rPr>
          <w:ins w:id="245" w:date="2017-08-29T16:44:19Z" w:author="lulu"/>
          <w:b w:val="1"/>
          <w:bCs w:val="1"/>
        </w:rPr>
      </w:pPr>
      <w:del w:id="246" w:date="2017-08-29T16:37:07Z" w:author="lulu">
        <w:r>
          <w:rPr>
            <w:b w:val="1"/>
            <w:bCs w:val="1"/>
            <w:rtl w:val="0"/>
            <w:lang w:val="zh-CN" w:eastAsia="zh-CN"/>
          </w:rPr>
          <w:delText>16.</w:delText>
        </w:r>
      </w:del>
    </w:p>
    <w:p>
      <w:pPr>
        <w:pStyle w:val="Normal.0"/>
        <w:rPr>
          <w:b w:val="1"/>
          <w:bCs w:val="1"/>
        </w:rPr>
      </w:pPr>
    </w:p>
    <w:p>
      <w:pPr>
        <w:pStyle w:val="Normal.0"/>
        <w:rPr>
          <w:ins w:id="247" w:date="2017-08-29T16:44:19Z" w:author="lulu"/>
          <w:b w:val="1"/>
          <w:bCs w:val="1"/>
        </w:rPr>
      </w:pPr>
      <w:r>
        <w:rPr>
          <w:b w:val="1"/>
          <w:bCs w:val="1"/>
        </w:rPr>
        <mc:AlternateContent>
          <mc:Choice Requires="wpg">
            <w:drawing>
              <wp:anchor distT="152400" distB="152400" distL="152400" distR="152400" simplePos="0" relativeHeight="251678720" behindDoc="0" locked="0" layoutInCell="1" allowOverlap="1">
                <wp:simplePos x="0" y="0"/>
                <wp:positionH relativeFrom="margin">
                  <wp:posOffset>-380401</wp:posOffset>
                </wp:positionH>
                <wp:positionV relativeFrom="line">
                  <wp:posOffset>1438025</wp:posOffset>
                </wp:positionV>
                <wp:extent cx="6889436" cy="2740002"/>
                <wp:effectExtent l="0" t="0" r="0" b="0"/>
                <wp:wrapTopAndBottom distT="152400" distB="152400"/>
                <wp:docPr id="1073741906" name="officeArt object"/>
                <wp:cNvGraphicFramePr/>
                <a:graphic xmlns:a="http://schemas.openxmlformats.org/drawingml/2006/main">
                  <a:graphicData uri="http://schemas.microsoft.com/office/word/2010/wordprocessingGroup">
                    <wpg:wgp>
                      <wpg:cNvGrpSpPr/>
                      <wpg:grpSpPr>
                        <a:xfrm>
                          <a:off x="0" y="0"/>
                          <a:ext cx="6889436" cy="2740002"/>
                          <a:chOff x="0" y="0"/>
                          <a:chExt cx="6889435" cy="2740001"/>
                        </a:xfrm>
                      </wpg:grpSpPr>
                      <pic:pic xmlns:pic="http://schemas.openxmlformats.org/drawingml/2006/picture">
                        <pic:nvPicPr>
                          <pic:cNvPr id="1073741900" name="pasted-image.tiff"/>
                          <pic:cNvPicPr>
                            <a:picLocks noChangeAspect="1"/>
                          </pic:cNvPicPr>
                        </pic:nvPicPr>
                        <pic:blipFill>
                          <a:blip r:embed="rId21">
                            <a:extLst/>
                          </a:blip>
                          <a:stretch>
                            <a:fillRect/>
                          </a:stretch>
                        </pic:blipFill>
                        <pic:spPr>
                          <a:xfrm>
                            <a:off x="371378" y="0"/>
                            <a:ext cx="1497597" cy="1497597"/>
                          </a:xfrm>
                          <a:prstGeom prst="rect">
                            <a:avLst/>
                          </a:prstGeom>
                          <a:ln w="12700" cap="flat">
                            <a:noFill/>
                            <a:miter lim="400000"/>
                          </a:ln>
                          <a:effectLst/>
                        </pic:spPr>
                      </pic:pic>
                      <pic:pic xmlns:pic="http://schemas.openxmlformats.org/drawingml/2006/picture">
                        <pic:nvPicPr>
                          <pic:cNvPr id="1073741901" name="pasted-image.tiff"/>
                          <pic:cNvPicPr>
                            <a:picLocks noChangeAspect="1"/>
                          </pic:cNvPicPr>
                        </pic:nvPicPr>
                        <pic:blipFill>
                          <a:blip r:embed="rId22">
                            <a:extLst/>
                          </a:blip>
                          <a:stretch>
                            <a:fillRect/>
                          </a:stretch>
                        </pic:blipFill>
                        <pic:spPr>
                          <a:xfrm>
                            <a:off x="2714351" y="14719"/>
                            <a:ext cx="1587526" cy="1587526"/>
                          </a:xfrm>
                          <a:prstGeom prst="rect">
                            <a:avLst/>
                          </a:prstGeom>
                          <a:ln w="12700" cap="flat">
                            <a:noFill/>
                            <a:miter lim="400000"/>
                          </a:ln>
                          <a:effectLst/>
                        </pic:spPr>
                      </pic:pic>
                      <pic:pic xmlns:pic="http://schemas.openxmlformats.org/drawingml/2006/picture">
                        <pic:nvPicPr>
                          <pic:cNvPr id="1073741902" name="pasted-image.tiff"/>
                          <pic:cNvPicPr>
                            <a:picLocks noChangeAspect="1"/>
                          </pic:cNvPicPr>
                        </pic:nvPicPr>
                        <pic:blipFill>
                          <a:blip r:embed="rId23">
                            <a:extLst/>
                          </a:blip>
                          <a:stretch>
                            <a:fillRect/>
                          </a:stretch>
                        </pic:blipFill>
                        <pic:spPr>
                          <a:xfrm>
                            <a:off x="4837406" y="39449"/>
                            <a:ext cx="1499296" cy="1499296"/>
                          </a:xfrm>
                          <a:prstGeom prst="rect">
                            <a:avLst/>
                          </a:prstGeom>
                          <a:ln w="12700" cap="flat">
                            <a:noFill/>
                            <a:miter lim="400000"/>
                          </a:ln>
                          <a:effectLst/>
                        </pic:spPr>
                      </pic:pic>
                      <wps:wsp>
                        <wps:cNvPr id="1073741903" name="Shape 1073741903"/>
                        <wps:cNvSpPr txBox="1"/>
                        <wps:spPr>
                          <a:xfrm>
                            <a:off x="0" y="1497596"/>
                            <a:ext cx="2567028" cy="1242406"/>
                          </a:xfrm>
                          <a:prstGeom prst="rect">
                            <a:avLst/>
                          </a:prstGeom>
                          <a:noFill/>
                          <a:ln w="12700" cap="flat">
                            <a:noFill/>
                            <a:miter lim="400000"/>
                          </a:ln>
                          <a:effectLst/>
                        </wps:spPr>
                        <wps:txbx>
                          <w:txbxContent>
                            <w:p>
                              <w:pPr>
                                <w:pStyle w:val="Normal.0"/>
                                <w:jc w:val="center"/>
                              </w:pPr>
                              <w:r>
                                <w:rPr>
                                  <w:rtl w:val="0"/>
                                  <w:lang w:val="zh-CN" w:eastAsia="zh-CN"/>
                                </w:rPr>
                                <w:t>Ted Que</w:t>
                              </w:r>
                            </w:p>
                            <w:p>
                              <w:pPr>
                                <w:pStyle w:val="Normal.0"/>
                                <w:jc w:val="center"/>
                              </w:pPr>
                              <w:r>
                                <w:rPr>
                                  <w:rtl w:val="0"/>
                                  <w:lang w:val="zh-CN" w:eastAsia="zh-CN"/>
                                </w:rPr>
                                <w:t>国内保险公司高管</w:t>
                              </w:r>
                            </w:p>
                            <w:p>
                              <w:pPr>
                                <w:pStyle w:val="Normal.0"/>
                                <w:jc w:val="center"/>
                              </w:pPr>
                              <w:r>
                                <w:rPr>
                                  <w:rtl w:val="0"/>
                                  <w:lang w:val="zh-CN" w:eastAsia="zh-CN"/>
                                </w:rPr>
                                <w:t>互联网保险平台技术领域资深专家</w:t>
                              </w:r>
                            </w:p>
                          </w:txbxContent>
                        </wps:txbx>
                        <wps:bodyPr wrap="square" lIns="45719" tIns="45719" rIns="45719" bIns="45719" numCol="1" anchor="t">
                          <a:noAutofit/>
                        </wps:bodyPr>
                      </wps:wsp>
                      <wps:wsp>
                        <wps:cNvPr id="1073741904" name="Shape 1073741904"/>
                        <wps:cNvSpPr txBox="1"/>
                        <wps:spPr>
                          <a:xfrm>
                            <a:off x="2318080" y="1497596"/>
                            <a:ext cx="2380067" cy="1037630"/>
                          </a:xfrm>
                          <a:prstGeom prst="rect">
                            <a:avLst/>
                          </a:prstGeom>
                          <a:noFill/>
                          <a:ln w="12700" cap="flat">
                            <a:noFill/>
                            <a:miter lim="400000"/>
                          </a:ln>
                          <a:effectLst/>
                        </wps:spPr>
                        <wps:txbx>
                          <w:txbxContent>
                            <w:p>
                              <w:pPr>
                                <w:pStyle w:val="Normal.0"/>
                                <w:jc w:val="center"/>
                              </w:pPr>
                              <w:r>
                                <w:rPr>
                                  <w:rtl w:val="0"/>
                                  <w:lang w:val="zh-CN" w:eastAsia="zh-CN"/>
                                </w:rPr>
                                <w:t>Martin Ma</w:t>
                              </w:r>
                            </w:p>
                            <w:p>
                              <w:pPr>
                                <w:pStyle w:val="Normal.0"/>
                                <w:jc w:val="center"/>
                              </w:pPr>
                              <w:r>
                                <w:rPr>
                                  <w:rtl w:val="0"/>
                                  <w:lang w:val="zh-CN" w:eastAsia="zh-CN"/>
                                </w:rPr>
                                <w:t>美国知名科技公司资深研发工程师</w:t>
                              </w:r>
                            </w:p>
                            <w:p>
                              <w:pPr>
                                <w:pStyle w:val="Normal.0"/>
                                <w:jc w:val="center"/>
                              </w:pPr>
                              <w:r>
                                <w:rPr>
                                  <w:rtl w:val="0"/>
                                  <w:lang w:val="zh-CN" w:eastAsia="zh-CN"/>
                                </w:rPr>
                                <w:t>拥有超过</w:t>
                              </w:r>
                              <w:r>
                                <w:rPr>
                                  <w:rtl w:val="0"/>
                                  <w:lang w:val="zh-CN" w:eastAsia="zh-CN"/>
                                </w:rPr>
                                <w:t>20</w:t>
                              </w:r>
                              <w:r>
                                <w:rPr>
                                  <w:rtl w:val="0"/>
                                  <w:lang w:val="zh-CN" w:eastAsia="zh-CN"/>
                                </w:rPr>
                                <w:t>年研发及团队管理经验</w:t>
                              </w:r>
                            </w:p>
                          </w:txbxContent>
                        </wps:txbx>
                        <wps:bodyPr wrap="square" lIns="45719" tIns="45719" rIns="45719" bIns="45719" numCol="1" anchor="t">
                          <a:noAutofit/>
                        </wps:bodyPr>
                      </wps:wsp>
                      <wps:wsp>
                        <wps:cNvPr id="1073741905" name="Shape 1073741905"/>
                        <wps:cNvSpPr txBox="1"/>
                        <wps:spPr>
                          <a:xfrm>
                            <a:off x="4698146" y="1538744"/>
                            <a:ext cx="2191290" cy="1037630"/>
                          </a:xfrm>
                          <a:prstGeom prst="rect">
                            <a:avLst/>
                          </a:prstGeom>
                          <a:noFill/>
                          <a:ln w="12700" cap="flat">
                            <a:noFill/>
                            <a:miter lim="400000"/>
                          </a:ln>
                          <a:effectLst/>
                        </wps:spPr>
                        <wps:txbx>
                          <w:txbxContent>
                            <w:p>
                              <w:pPr>
                                <w:pStyle w:val="Normal.0"/>
                                <w:jc w:val="center"/>
                              </w:pPr>
                              <w:r>
                                <w:rPr>
                                  <w:rtl w:val="0"/>
                                  <w:lang w:val="zh-CN" w:eastAsia="zh-CN"/>
                                </w:rPr>
                                <w:t>David Cao</w:t>
                              </w:r>
                            </w:p>
                            <w:p>
                              <w:pPr>
                                <w:pStyle w:val="Normal.0"/>
                                <w:jc w:val="center"/>
                              </w:pPr>
                              <w:r>
                                <w:rPr>
                                  <w:rtl w:val="0"/>
                                  <w:lang w:val="zh-CN" w:eastAsia="zh-CN"/>
                                </w:rPr>
                                <w:t>加拿大区块链系统架构师</w:t>
                              </w:r>
                            </w:p>
                            <w:p>
                              <w:pPr>
                                <w:pStyle w:val="Normal.0"/>
                                <w:jc w:val="center"/>
                              </w:pPr>
                              <w:r>
                                <w:rPr>
                                  <w:rtl w:val="0"/>
                                  <w:lang w:val="zh-CN" w:eastAsia="zh-CN"/>
                                </w:rPr>
                                <w:t>知名集团首席咨询师</w:t>
                              </w:r>
                            </w:p>
                          </w:txbxContent>
                        </wps:txbx>
                        <wps:bodyPr wrap="square" lIns="45719" tIns="45719" rIns="45719" bIns="45719" numCol="1" anchor="t">
                          <a:noAutofit/>
                        </wps:bodyPr>
                      </wps:wsp>
                    </wpg:wgp>
                  </a:graphicData>
                </a:graphic>
              </wp:anchor>
            </w:drawing>
          </mc:Choice>
          <mc:Fallback>
            <w:pict>
              <v:group id="_x0000_s1087" style="visibility:visible;position:absolute;margin-left:-30.0pt;margin-top:113.2pt;width:542.5pt;height:215.7pt;z-index:251678720;mso-position-horizontal:absolute;mso-position-horizontal-relative:margin;mso-position-vertical:absolute;mso-position-vertical-relative:line;mso-wrap-distance-left:12.0pt;mso-wrap-distance-top:12.0pt;mso-wrap-distance-right:12.0pt;mso-wrap-distance-bottom:12.0pt;" coordorigin="0,0" coordsize="6889436,2740002">
                <w10:wrap type="topAndBottom" side="bothSides" anchorx="margin"/>
                <v:shape id="_x0000_s1088" type="#_x0000_t75" style="position:absolute;left:371378;top:0;width:1497596;height:1497596;">
                  <v:imagedata r:id="rId21" o:title="pasted-image.tiff"/>
                </v:shape>
                <v:shape id="_x0000_s1089" type="#_x0000_t75" style="position:absolute;left:2714351;top:14719;width:1587525;height:1587525;">
                  <v:imagedata r:id="rId22" o:title="pasted-image.tiff"/>
                </v:shape>
                <v:shape id="_x0000_s1090" type="#_x0000_t75" style="position:absolute;left:4837407;top:39450;width:1499295;height:1499295;">
                  <v:imagedata r:id="rId23" o:title="pasted-image.tiff"/>
                </v:shape>
                <v:shape id="_x0000_s1091" type="#_x0000_t202" style="position:absolute;left:0;top:1497596;width:2567027;height:1242406;">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Ted Que</w:t>
                        </w:r>
                      </w:p>
                      <w:p>
                        <w:pPr>
                          <w:pStyle w:val="Normal.0"/>
                          <w:jc w:val="center"/>
                        </w:pPr>
                        <w:r>
                          <w:rPr>
                            <w:rtl w:val="0"/>
                            <w:lang w:val="zh-CN" w:eastAsia="zh-CN"/>
                          </w:rPr>
                          <w:t>国内保险公司高管</w:t>
                        </w:r>
                      </w:p>
                      <w:p>
                        <w:pPr>
                          <w:pStyle w:val="Normal.0"/>
                          <w:jc w:val="center"/>
                        </w:pPr>
                        <w:r>
                          <w:rPr>
                            <w:rtl w:val="0"/>
                            <w:lang w:val="zh-CN" w:eastAsia="zh-CN"/>
                          </w:rPr>
                          <w:t>互联网保险平台技术领域资深专家</w:t>
                        </w:r>
                      </w:p>
                    </w:txbxContent>
                  </v:textbox>
                </v:shape>
                <v:shape id="_x0000_s1092" type="#_x0000_t202" style="position:absolute;left:2318081;top:1497596;width:2380066;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Martin Ma</w:t>
                        </w:r>
                      </w:p>
                      <w:p>
                        <w:pPr>
                          <w:pStyle w:val="Normal.0"/>
                          <w:jc w:val="center"/>
                        </w:pPr>
                        <w:r>
                          <w:rPr>
                            <w:rtl w:val="0"/>
                            <w:lang w:val="zh-CN" w:eastAsia="zh-CN"/>
                          </w:rPr>
                          <w:t>美国知名科技公司资深研发工程师</w:t>
                        </w:r>
                      </w:p>
                      <w:p>
                        <w:pPr>
                          <w:pStyle w:val="Normal.0"/>
                          <w:jc w:val="center"/>
                        </w:pPr>
                        <w:r>
                          <w:rPr>
                            <w:rtl w:val="0"/>
                            <w:lang w:val="zh-CN" w:eastAsia="zh-CN"/>
                          </w:rPr>
                          <w:t>拥有超过</w:t>
                        </w:r>
                        <w:r>
                          <w:rPr>
                            <w:rtl w:val="0"/>
                            <w:lang w:val="zh-CN" w:eastAsia="zh-CN"/>
                          </w:rPr>
                          <w:t>20</w:t>
                        </w:r>
                        <w:r>
                          <w:rPr>
                            <w:rtl w:val="0"/>
                            <w:lang w:val="zh-CN" w:eastAsia="zh-CN"/>
                          </w:rPr>
                          <w:t>年研发及团队管理经验</w:t>
                        </w:r>
                      </w:p>
                    </w:txbxContent>
                  </v:textbox>
                </v:shape>
                <v:shape id="_x0000_s1093" type="#_x0000_t202" style="position:absolute;left:4698146;top:1538744;width:2191289;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David Cao</w:t>
                        </w:r>
                      </w:p>
                      <w:p>
                        <w:pPr>
                          <w:pStyle w:val="Normal.0"/>
                          <w:jc w:val="center"/>
                        </w:pPr>
                        <w:r>
                          <w:rPr>
                            <w:rtl w:val="0"/>
                            <w:lang w:val="zh-CN" w:eastAsia="zh-CN"/>
                          </w:rPr>
                          <w:t>加拿大区块链系统架构师</w:t>
                        </w:r>
                      </w:p>
                      <w:p>
                        <w:pPr>
                          <w:pStyle w:val="Normal.0"/>
                          <w:jc w:val="center"/>
                        </w:pPr>
                        <w:r>
                          <w:rPr>
                            <w:rtl w:val="0"/>
                            <w:lang w:val="zh-CN" w:eastAsia="zh-CN"/>
                          </w:rPr>
                          <w:t>知名集团首席咨询师</w:t>
                        </w:r>
                      </w:p>
                    </w:txbxContent>
                  </v:textbox>
                </v:shape>
              </v:group>
            </w:pict>
          </mc:Fallback>
        </mc:AlternateContent>
      </w:r>
    </w:p>
    <w:p>
      <w:pPr>
        <w:pStyle w:val="Normal.0"/>
        <w:rPr>
          <w:ins w:id="248" w:date="2017-08-29T16:44:19Z" w:author="lulu"/>
          <w:b w:val="1"/>
          <w:bCs w:val="1"/>
        </w:rPr>
      </w:pPr>
    </w:p>
    <w:p>
      <w:pPr>
        <w:pStyle w:val="Normal.0"/>
        <w:rPr>
          <w:ins w:id="249" w:date="2017-08-29T16:48:14Z" w:author="lulu"/>
          <w:b w:val="1"/>
          <w:bCs w:val="1"/>
        </w:rPr>
      </w:pPr>
    </w:p>
    <w:p>
      <w:pPr>
        <w:pStyle w:val="Normal.0"/>
        <w:rPr>
          <w:b w:val="1"/>
          <w:bCs w:val="1"/>
        </w:rPr>
      </w:pPr>
      <w:r>
        <w:rPr>
          <w:b w:val="1"/>
          <w:bCs w:val="1"/>
        </w:rPr>
        <mc:AlternateContent>
          <mc:Choice Requires="wpg">
            <w:drawing>
              <wp:anchor distT="152400" distB="152400" distL="152400" distR="152400" simplePos="0" relativeHeight="251679744" behindDoc="0" locked="0" layoutInCell="1" allowOverlap="1">
                <wp:simplePos x="0" y="0"/>
                <wp:positionH relativeFrom="margin">
                  <wp:posOffset>-241300</wp:posOffset>
                </wp:positionH>
                <wp:positionV relativeFrom="line">
                  <wp:posOffset>1676126</wp:posOffset>
                </wp:positionV>
                <wp:extent cx="6686993" cy="2536925"/>
                <wp:effectExtent l="0" t="0" r="0" b="0"/>
                <wp:wrapTopAndBottom distT="152400" distB="152400"/>
                <wp:docPr id="1073741913" name="officeArt object"/>
                <wp:cNvGraphicFramePr/>
                <a:graphic xmlns:a="http://schemas.openxmlformats.org/drawingml/2006/main">
                  <a:graphicData uri="http://schemas.microsoft.com/office/word/2010/wordprocessingGroup">
                    <wpg:wgp>
                      <wpg:cNvGrpSpPr/>
                      <wpg:grpSpPr>
                        <a:xfrm>
                          <a:off x="0" y="0"/>
                          <a:ext cx="6686993" cy="2536925"/>
                          <a:chOff x="0" y="0"/>
                          <a:chExt cx="6686992" cy="2536924"/>
                        </a:xfrm>
                      </wpg:grpSpPr>
                      <pic:pic xmlns:pic="http://schemas.openxmlformats.org/drawingml/2006/picture">
                        <pic:nvPicPr>
                          <pic:cNvPr id="1073741907" name="pasted-image.tiff"/>
                          <pic:cNvPicPr>
                            <a:picLocks noChangeAspect="1"/>
                          </pic:cNvPicPr>
                        </pic:nvPicPr>
                        <pic:blipFill>
                          <a:blip r:embed="rId24">
                            <a:extLst/>
                          </a:blip>
                          <a:stretch>
                            <a:fillRect/>
                          </a:stretch>
                        </pic:blipFill>
                        <pic:spPr>
                          <a:xfrm>
                            <a:off x="241300" y="1698"/>
                            <a:ext cx="1497597" cy="1497597"/>
                          </a:xfrm>
                          <a:prstGeom prst="rect">
                            <a:avLst/>
                          </a:prstGeom>
                          <a:ln w="12700" cap="flat">
                            <a:noFill/>
                            <a:miter lim="400000"/>
                          </a:ln>
                          <a:effectLst/>
                        </pic:spPr>
                      </pic:pic>
                      <wps:wsp>
                        <wps:cNvPr id="1073741908" name="Shape 1073741908"/>
                        <wps:cNvSpPr txBox="1"/>
                        <wps:spPr>
                          <a:xfrm>
                            <a:off x="0" y="1499294"/>
                            <a:ext cx="2093754" cy="1037631"/>
                          </a:xfrm>
                          <a:prstGeom prst="rect">
                            <a:avLst/>
                          </a:prstGeom>
                          <a:noFill/>
                          <a:ln w="12700" cap="flat">
                            <a:noFill/>
                            <a:miter lim="400000"/>
                          </a:ln>
                          <a:effectLst/>
                        </wps:spPr>
                        <wps:txbx>
                          <w:txbxContent>
                            <w:p>
                              <w:pPr>
                                <w:pStyle w:val="Normal.0"/>
                                <w:jc w:val="center"/>
                              </w:pPr>
                              <w:r>
                                <w:rPr>
                                  <w:rtl w:val="0"/>
                                  <w:lang w:val="zh-CN" w:eastAsia="zh-CN"/>
                                </w:rPr>
                                <w:t>Peter Z</w:t>
                              </w:r>
                              <w:r>
                                <w:rPr>
                                  <w:rtl w:val="0"/>
                                  <w:lang w:val="en-US"/>
                                </w:rPr>
                                <w:t>. He</w:t>
                              </w:r>
                            </w:p>
                            <w:p>
                              <w:pPr>
                                <w:pStyle w:val="Normal.0"/>
                                <w:jc w:val="center"/>
                              </w:pPr>
                              <w:r>
                                <w:rPr>
                                  <w:rtl w:val="0"/>
                                  <w:lang w:val="zh-CN" w:eastAsia="zh-CN"/>
                                </w:rPr>
                                <w:t>加拿大大数据技术专家</w:t>
                              </w:r>
                            </w:p>
                            <w:p>
                              <w:pPr>
                                <w:pStyle w:val="Normal.0"/>
                                <w:jc w:val="center"/>
                              </w:pPr>
                              <w:r>
                                <w:rPr>
                                  <w:rtl w:val="0"/>
                                  <w:lang w:val="zh-CN" w:eastAsia="zh-CN"/>
                                </w:rPr>
                                <w:t>拥有超过</w:t>
                              </w:r>
                              <w:r>
                                <w:rPr>
                                  <w:rtl w:val="0"/>
                                  <w:lang w:val="zh-CN" w:eastAsia="zh-CN"/>
                                </w:rPr>
                                <w:t>20</w:t>
                              </w:r>
                              <w:r>
                                <w:rPr>
                                  <w:rtl w:val="0"/>
                                  <w:lang w:val="zh-CN" w:eastAsia="zh-CN"/>
                                </w:rPr>
                                <w:t>年的软件研发经验</w:t>
                              </w:r>
                            </w:p>
                          </w:txbxContent>
                        </wps:txbx>
                        <wps:bodyPr wrap="square" lIns="45719" tIns="45719" rIns="45719" bIns="45719" numCol="1" anchor="t">
                          <a:noAutofit/>
                        </wps:bodyPr>
                      </wps:wsp>
                      <pic:pic xmlns:pic="http://schemas.openxmlformats.org/drawingml/2006/picture">
                        <pic:nvPicPr>
                          <pic:cNvPr id="1073741909" name="pasted-image.tiff"/>
                          <pic:cNvPicPr>
                            <a:picLocks noChangeAspect="1"/>
                          </pic:cNvPicPr>
                        </pic:nvPicPr>
                        <pic:blipFill>
                          <a:blip r:embed="rId25">
                            <a:extLst/>
                          </a:blip>
                          <a:stretch>
                            <a:fillRect/>
                          </a:stretch>
                        </pic:blipFill>
                        <pic:spPr>
                          <a:xfrm>
                            <a:off x="4685605" y="0"/>
                            <a:ext cx="1499295" cy="1499295"/>
                          </a:xfrm>
                          <a:prstGeom prst="rect">
                            <a:avLst/>
                          </a:prstGeom>
                          <a:ln w="12700" cap="flat">
                            <a:noFill/>
                            <a:miter lim="400000"/>
                          </a:ln>
                          <a:effectLst/>
                        </pic:spPr>
                      </pic:pic>
                      <pic:pic xmlns:pic="http://schemas.openxmlformats.org/drawingml/2006/picture">
                        <pic:nvPicPr>
                          <pic:cNvPr id="1073741910" name="pasted-image.tiff"/>
                          <pic:cNvPicPr>
                            <a:picLocks noChangeAspect="1"/>
                          </pic:cNvPicPr>
                        </pic:nvPicPr>
                        <pic:blipFill>
                          <a:blip r:embed="rId26">
                            <a:extLst/>
                          </a:blip>
                          <a:stretch>
                            <a:fillRect/>
                          </a:stretch>
                        </pic:blipFill>
                        <pic:spPr>
                          <a:xfrm>
                            <a:off x="2623260" y="1698"/>
                            <a:ext cx="1499295" cy="1499295"/>
                          </a:xfrm>
                          <a:prstGeom prst="rect">
                            <a:avLst/>
                          </a:prstGeom>
                          <a:ln w="12700" cap="flat">
                            <a:noFill/>
                            <a:miter lim="400000"/>
                          </a:ln>
                          <a:effectLst/>
                        </pic:spPr>
                      </pic:pic>
                      <wps:wsp>
                        <wps:cNvPr id="1073741911" name="Shape 1073741911"/>
                        <wps:cNvSpPr txBox="1"/>
                        <wps:spPr>
                          <a:xfrm>
                            <a:off x="2242793" y="1499294"/>
                            <a:ext cx="2093754" cy="1037631"/>
                          </a:xfrm>
                          <a:prstGeom prst="rect">
                            <a:avLst/>
                          </a:prstGeom>
                          <a:noFill/>
                          <a:ln w="12700" cap="flat">
                            <a:noFill/>
                            <a:miter lim="400000"/>
                          </a:ln>
                          <a:effectLst/>
                        </wps:spPr>
                        <wps:txbx>
                          <w:txbxContent>
                            <w:p>
                              <w:pPr>
                                <w:pStyle w:val="Normal.0"/>
                                <w:jc w:val="center"/>
                              </w:pPr>
                              <w:r>
                                <w:rPr>
                                  <w:rtl w:val="0"/>
                                  <w:lang w:val="zh-CN" w:eastAsia="zh-CN"/>
                                </w:rPr>
                                <w:t>Leon Liu</w:t>
                              </w:r>
                            </w:p>
                            <w:p>
                              <w:pPr>
                                <w:pStyle w:val="Normal.0"/>
                                <w:jc w:val="center"/>
                              </w:pPr>
                              <w:r>
                                <w:rPr>
                                  <w:rtl w:val="0"/>
                                  <w:lang w:val="zh-CN" w:eastAsia="zh-CN"/>
                                </w:rPr>
                                <w:t>大数据技术专家</w:t>
                              </w:r>
                            </w:p>
                            <w:p>
                              <w:pPr>
                                <w:pStyle w:val="Normal.0"/>
                                <w:jc w:val="center"/>
                              </w:pPr>
                              <w:r>
                                <w:rPr>
                                  <w:rtl w:val="0"/>
                                  <w:lang w:val="zh-CN" w:eastAsia="zh-CN"/>
                                </w:rPr>
                                <w:t>互联网金融保险产品专家</w:t>
                              </w:r>
                            </w:p>
                          </w:txbxContent>
                        </wps:txbx>
                        <wps:bodyPr wrap="square" lIns="45719" tIns="45719" rIns="45719" bIns="45719" numCol="1" anchor="t">
                          <a:noAutofit/>
                        </wps:bodyPr>
                      </wps:wsp>
                      <wps:wsp>
                        <wps:cNvPr id="1073741912" name="Shape 1073741912"/>
                        <wps:cNvSpPr txBox="1"/>
                        <wps:spPr>
                          <a:xfrm>
                            <a:off x="4396686" y="1499294"/>
                            <a:ext cx="2290307" cy="1037631"/>
                          </a:xfrm>
                          <a:prstGeom prst="rect">
                            <a:avLst/>
                          </a:prstGeom>
                          <a:noFill/>
                          <a:ln w="12700" cap="flat">
                            <a:noFill/>
                            <a:miter lim="400000"/>
                          </a:ln>
                          <a:effectLst/>
                        </wps:spPr>
                        <wps:txbx>
                          <w:txbxContent>
                            <w:p>
                              <w:pPr>
                                <w:pStyle w:val="Normal.0"/>
                                <w:jc w:val="center"/>
                              </w:pPr>
                              <w:r>
                                <w:rPr>
                                  <w:rtl w:val="0"/>
                                  <w:lang w:val="zh-CN" w:eastAsia="zh-CN"/>
                                </w:rPr>
                                <w:t>Sean Tang</w:t>
                              </w:r>
                            </w:p>
                            <w:p>
                              <w:pPr>
                                <w:pStyle w:val="Normal.0"/>
                                <w:jc w:val="center"/>
                              </w:pPr>
                              <w:r>
                                <w:rPr>
                                  <w:rtl w:val="0"/>
                                  <w:lang w:val="zh-CN" w:eastAsia="zh-CN"/>
                                </w:rPr>
                                <w:t>加拿大</w:t>
                              </w:r>
                              <w:r>
                                <w:rPr>
                                  <w:rtl w:val="0"/>
                                  <w:lang w:val="zh-CN" w:eastAsia="zh-CN"/>
                                </w:rPr>
                                <w:t>IT+</w:t>
                              </w:r>
                              <w:r>
                                <w:rPr>
                                  <w:rtl w:val="0"/>
                                  <w:lang w:val="zh-CN" w:eastAsia="zh-CN"/>
                                </w:rPr>
                                <w:t>精算跨界专家</w:t>
                              </w:r>
                            </w:p>
                            <w:p>
                              <w:pPr>
                                <w:pStyle w:val="Normal.0"/>
                                <w:jc w:val="center"/>
                              </w:pPr>
                              <w:r>
                                <w:rPr>
                                  <w:rtl w:val="0"/>
                                  <w:lang w:val="zh-CN" w:eastAsia="zh-CN"/>
                                </w:rPr>
                                <w:t>现任职于某全球</w:t>
                              </w:r>
                              <w:r>
                                <w:rPr>
                                  <w:rtl w:val="0"/>
                                  <w:lang w:val="zh-CN" w:eastAsia="zh-CN"/>
                                </w:rPr>
                                <w:t>500</w:t>
                              </w:r>
                              <w:r>
                                <w:rPr>
                                  <w:rtl w:val="0"/>
                                  <w:lang w:val="zh-CN" w:eastAsia="zh-CN"/>
                                </w:rPr>
                                <w:t>强相互保险公司</w:t>
                              </w:r>
                            </w:p>
                          </w:txbxContent>
                        </wps:txbx>
                        <wps:bodyPr wrap="square" lIns="45719" tIns="45719" rIns="45719" bIns="45719" numCol="1" anchor="t">
                          <a:noAutofit/>
                        </wps:bodyPr>
                      </wps:wsp>
                    </wpg:wgp>
                  </a:graphicData>
                </a:graphic>
              </wp:anchor>
            </w:drawing>
          </mc:Choice>
          <mc:Fallback>
            <w:pict>
              <v:group id="_x0000_s1094" style="visibility:visible;position:absolute;margin-left:-19.0pt;margin-top:132.0pt;width:526.5pt;height:199.8pt;z-index:251679744;mso-position-horizontal:absolute;mso-position-horizontal-relative:margin;mso-position-vertical:absolute;mso-position-vertical-relative:line;mso-wrap-distance-left:12.0pt;mso-wrap-distance-top:12.0pt;mso-wrap-distance-right:12.0pt;mso-wrap-distance-bottom:12.0pt;" coordorigin="0,0" coordsize="6686992,2536924">
                <w10:wrap type="topAndBottom" side="bothSides" anchorx="margin"/>
                <v:shape id="_x0000_s1095" type="#_x0000_t75" style="position:absolute;left:241300;top:1698;width:1497596;height:1497596;">
                  <v:imagedata r:id="rId24" o:title="pasted-image.tiff"/>
                </v:shape>
                <v:shape id="_x0000_s1096" type="#_x0000_t202" style="position:absolute;left:0;top:1499295;width:2093754;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Peter Z</w:t>
                        </w:r>
                        <w:r>
                          <w:rPr>
                            <w:rtl w:val="0"/>
                            <w:lang w:val="en-US"/>
                          </w:rPr>
                          <w:t>. He</w:t>
                        </w:r>
                      </w:p>
                      <w:p>
                        <w:pPr>
                          <w:pStyle w:val="Normal.0"/>
                          <w:jc w:val="center"/>
                        </w:pPr>
                        <w:r>
                          <w:rPr>
                            <w:rtl w:val="0"/>
                            <w:lang w:val="zh-CN" w:eastAsia="zh-CN"/>
                          </w:rPr>
                          <w:t>加拿大大数据技术专家</w:t>
                        </w:r>
                      </w:p>
                      <w:p>
                        <w:pPr>
                          <w:pStyle w:val="Normal.0"/>
                          <w:jc w:val="center"/>
                        </w:pPr>
                        <w:r>
                          <w:rPr>
                            <w:rtl w:val="0"/>
                            <w:lang w:val="zh-CN" w:eastAsia="zh-CN"/>
                          </w:rPr>
                          <w:t>拥有超过</w:t>
                        </w:r>
                        <w:r>
                          <w:rPr>
                            <w:rtl w:val="0"/>
                            <w:lang w:val="zh-CN" w:eastAsia="zh-CN"/>
                          </w:rPr>
                          <w:t>20</w:t>
                        </w:r>
                        <w:r>
                          <w:rPr>
                            <w:rtl w:val="0"/>
                            <w:lang w:val="zh-CN" w:eastAsia="zh-CN"/>
                          </w:rPr>
                          <w:t>年的软件研发经验</w:t>
                        </w:r>
                      </w:p>
                    </w:txbxContent>
                  </v:textbox>
                </v:shape>
                <v:shape id="_x0000_s1097" type="#_x0000_t75" style="position:absolute;left:4685605;top:0;width:1499295;height:1499295;">
                  <v:imagedata r:id="rId25" o:title="pasted-image.tiff"/>
                </v:shape>
                <v:shape id="_x0000_s1098" type="#_x0000_t75" style="position:absolute;left:2623260;top:1698;width:1499295;height:1499295;">
                  <v:imagedata r:id="rId26" o:title="pasted-image.tiff"/>
                </v:shape>
                <v:shape id="_x0000_s1099" type="#_x0000_t202" style="position:absolute;left:2242793;top:1499295;width:2093754;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Leon Liu</w:t>
                        </w:r>
                      </w:p>
                      <w:p>
                        <w:pPr>
                          <w:pStyle w:val="Normal.0"/>
                          <w:jc w:val="center"/>
                        </w:pPr>
                        <w:r>
                          <w:rPr>
                            <w:rtl w:val="0"/>
                            <w:lang w:val="zh-CN" w:eastAsia="zh-CN"/>
                          </w:rPr>
                          <w:t>大数据技术专家</w:t>
                        </w:r>
                      </w:p>
                      <w:p>
                        <w:pPr>
                          <w:pStyle w:val="Normal.0"/>
                          <w:jc w:val="center"/>
                        </w:pPr>
                        <w:r>
                          <w:rPr>
                            <w:rtl w:val="0"/>
                            <w:lang w:val="zh-CN" w:eastAsia="zh-CN"/>
                          </w:rPr>
                          <w:t>互联网金融保险产品专家</w:t>
                        </w:r>
                      </w:p>
                    </w:txbxContent>
                  </v:textbox>
                </v:shape>
                <v:shape id="_x0000_s1100" type="#_x0000_t202" style="position:absolute;left:4396686;top:1499295;width:2290306;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Sean Tang</w:t>
                        </w:r>
                      </w:p>
                      <w:p>
                        <w:pPr>
                          <w:pStyle w:val="Normal.0"/>
                          <w:jc w:val="center"/>
                        </w:pPr>
                        <w:r>
                          <w:rPr>
                            <w:rtl w:val="0"/>
                            <w:lang w:val="zh-CN" w:eastAsia="zh-CN"/>
                          </w:rPr>
                          <w:t>加拿大</w:t>
                        </w:r>
                        <w:r>
                          <w:rPr>
                            <w:rtl w:val="0"/>
                            <w:lang w:val="zh-CN" w:eastAsia="zh-CN"/>
                          </w:rPr>
                          <w:t>IT+</w:t>
                        </w:r>
                        <w:r>
                          <w:rPr>
                            <w:rtl w:val="0"/>
                            <w:lang w:val="zh-CN" w:eastAsia="zh-CN"/>
                          </w:rPr>
                          <w:t>精算跨界专家</w:t>
                        </w:r>
                      </w:p>
                      <w:p>
                        <w:pPr>
                          <w:pStyle w:val="Normal.0"/>
                          <w:jc w:val="center"/>
                        </w:pPr>
                        <w:r>
                          <w:rPr>
                            <w:rtl w:val="0"/>
                            <w:lang w:val="zh-CN" w:eastAsia="zh-CN"/>
                          </w:rPr>
                          <w:t>现任职于某全球</w:t>
                        </w:r>
                        <w:r>
                          <w:rPr>
                            <w:rtl w:val="0"/>
                            <w:lang w:val="zh-CN" w:eastAsia="zh-CN"/>
                          </w:rPr>
                          <w:t>500</w:t>
                        </w:r>
                        <w:r>
                          <w:rPr>
                            <w:rtl w:val="0"/>
                            <w:lang w:val="zh-CN" w:eastAsia="zh-CN"/>
                          </w:rPr>
                          <w:t>强相互保险公司</w:t>
                        </w:r>
                      </w:p>
                    </w:txbxContent>
                  </v:textbox>
                </v:shape>
              </v:group>
            </w:pict>
          </mc:Fallback>
        </mc:AlternateContent>
      </w:r>
    </w:p>
    <w:p>
      <w:pPr>
        <w:pStyle w:val="Normal.0"/>
        <w:rPr>
          <w:ins w:id="250" w:date="2017-08-29T16:48:14Z" w:author="lulu"/>
          <w:b w:val="1"/>
          <w:bCs w:val="1"/>
        </w:rPr>
      </w:pPr>
    </w:p>
    <w:p>
      <w:pPr>
        <w:pStyle w:val="Normal.0"/>
        <w:rPr>
          <w:ins w:id="251" w:date="2017-08-29T16:58:29Z" w:author="lulu"/>
          <w:b w:val="1"/>
          <w:bCs w:val="1"/>
        </w:rPr>
      </w:pPr>
    </w:p>
    <w:p>
      <w:pPr>
        <w:pStyle w:val="Normal.0"/>
        <w:rPr>
          <w:ins w:id="252" w:date="2017-08-29T16:58:29Z" w:author="lulu"/>
          <w:b w:val="1"/>
          <w:bCs w:val="1"/>
        </w:rPr>
      </w:pPr>
    </w:p>
    <w:p>
      <w:pPr>
        <w:pStyle w:val="Normal.0"/>
        <w:rPr>
          <w:ins w:id="253" w:date="2017-08-29T16:48:14Z" w:author="lulu"/>
          <w:b w:val="1"/>
          <w:bCs w:val="1"/>
        </w:rPr>
      </w:pPr>
    </w:p>
    <w:p>
      <w:pPr>
        <w:pStyle w:val="Normal.0"/>
        <w:rPr>
          <w:ins w:id="254" w:date="2017-08-29T16:51:52Z" w:author="lulu"/>
          <w:b w:val="1"/>
          <w:bCs w:val="1"/>
        </w:rPr>
      </w:pPr>
      <w:r>
        <w:rPr>
          <w:b w:val="1"/>
          <w:bCs w:val="1"/>
        </w:rPr>
        <mc:AlternateContent>
          <mc:Choice Requires="wpg">
            <w:drawing>
              <wp:anchor distT="152400" distB="152400" distL="152400" distR="152400" simplePos="0" relativeHeight="251677696" behindDoc="0" locked="0" layoutInCell="1" allowOverlap="1">
                <wp:simplePos x="0" y="0"/>
                <wp:positionH relativeFrom="margin">
                  <wp:posOffset>0</wp:posOffset>
                </wp:positionH>
                <wp:positionV relativeFrom="page">
                  <wp:posOffset>164752</wp:posOffset>
                </wp:positionV>
                <wp:extent cx="6112431" cy="2632946"/>
                <wp:effectExtent l="0" t="0" r="0" b="0"/>
                <wp:wrapTopAndBottom distT="152400" distB="152400"/>
                <wp:docPr id="1073741920" name="officeArt object"/>
                <wp:cNvGraphicFramePr/>
                <a:graphic xmlns:a="http://schemas.openxmlformats.org/drawingml/2006/main">
                  <a:graphicData uri="http://schemas.microsoft.com/office/word/2010/wordprocessingGroup">
                    <wpg:wgp>
                      <wpg:cNvGrpSpPr/>
                      <wpg:grpSpPr>
                        <a:xfrm>
                          <a:off x="0" y="0"/>
                          <a:ext cx="6112431" cy="2632946"/>
                          <a:chOff x="0" y="0"/>
                          <a:chExt cx="6112430" cy="2632945"/>
                        </a:xfrm>
                      </wpg:grpSpPr>
                      <pic:pic xmlns:pic="http://schemas.openxmlformats.org/drawingml/2006/picture">
                        <pic:nvPicPr>
                          <pic:cNvPr id="1073741914" name="pasted-image.tiff"/>
                          <pic:cNvPicPr>
                            <a:picLocks noChangeAspect="1"/>
                          </pic:cNvPicPr>
                        </pic:nvPicPr>
                        <pic:blipFill>
                          <a:blip r:embed="rId27">
                            <a:extLst/>
                          </a:blip>
                          <a:stretch>
                            <a:fillRect/>
                          </a:stretch>
                        </pic:blipFill>
                        <pic:spPr>
                          <a:xfrm>
                            <a:off x="2174142" y="0"/>
                            <a:ext cx="1595316" cy="1595316"/>
                          </a:xfrm>
                          <a:prstGeom prst="rect">
                            <a:avLst/>
                          </a:prstGeom>
                          <a:ln w="12700" cap="flat">
                            <a:noFill/>
                            <a:miter lim="400000"/>
                          </a:ln>
                          <a:effectLst/>
                        </pic:spPr>
                      </pic:pic>
                      <pic:pic xmlns:pic="http://schemas.openxmlformats.org/drawingml/2006/picture">
                        <pic:nvPicPr>
                          <pic:cNvPr id="1073741915" name="pasted-image.tiff"/>
                          <pic:cNvPicPr>
                            <a:picLocks noChangeAspect="1"/>
                          </pic:cNvPicPr>
                        </pic:nvPicPr>
                        <pic:blipFill>
                          <a:blip r:embed="rId28">
                            <a:extLst/>
                          </a:blip>
                          <a:stretch>
                            <a:fillRect/>
                          </a:stretch>
                        </pic:blipFill>
                        <pic:spPr>
                          <a:xfrm>
                            <a:off x="4348284" y="0"/>
                            <a:ext cx="1595316" cy="1595316"/>
                          </a:xfrm>
                          <a:prstGeom prst="rect">
                            <a:avLst/>
                          </a:prstGeom>
                          <a:ln w="12700" cap="flat">
                            <a:noFill/>
                            <a:miter lim="400000"/>
                          </a:ln>
                          <a:effectLst/>
                        </pic:spPr>
                      </pic:pic>
                      <pic:pic xmlns:pic="http://schemas.openxmlformats.org/drawingml/2006/picture">
                        <pic:nvPicPr>
                          <pic:cNvPr id="1073741916" name="pasted-image.tiff"/>
                          <pic:cNvPicPr>
                            <a:picLocks noChangeAspect="1"/>
                          </pic:cNvPicPr>
                        </pic:nvPicPr>
                        <pic:blipFill>
                          <a:blip r:embed="rId29">
                            <a:extLst/>
                          </a:blip>
                          <a:stretch>
                            <a:fillRect/>
                          </a:stretch>
                        </pic:blipFill>
                        <pic:spPr>
                          <a:xfrm>
                            <a:off x="96084" y="0"/>
                            <a:ext cx="1499296" cy="1499295"/>
                          </a:xfrm>
                          <a:prstGeom prst="rect">
                            <a:avLst/>
                          </a:prstGeom>
                          <a:ln w="12700" cap="flat">
                            <a:noFill/>
                            <a:miter lim="400000"/>
                          </a:ln>
                          <a:effectLst/>
                        </pic:spPr>
                      </pic:pic>
                      <wps:wsp>
                        <wps:cNvPr id="1073741917" name="Shape 1073741917"/>
                        <wps:cNvSpPr txBox="1"/>
                        <wps:spPr>
                          <a:xfrm>
                            <a:off x="2071151" y="1595315"/>
                            <a:ext cx="2093755" cy="1037631"/>
                          </a:xfrm>
                          <a:prstGeom prst="rect">
                            <a:avLst/>
                          </a:prstGeom>
                          <a:noFill/>
                          <a:ln w="12700" cap="flat">
                            <a:noFill/>
                            <a:miter lim="400000"/>
                          </a:ln>
                          <a:effectLst/>
                        </wps:spPr>
                        <wps:txbx>
                          <w:txbxContent>
                            <w:p>
                              <w:pPr>
                                <w:pStyle w:val="Normal.0"/>
                                <w:jc w:val="center"/>
                              </w:pPr>
                              <w:r>
                                <w:rPr>
                                  <w:rtl w:val="0"/>
                                  <w:lang w:val="zh-CN" w:eastAsia="zh-CN"/>
                                </w:rPr>
                                <w:t>Jian Guan</w:t>
                              </w:r>
                            </w:p>
                            <w:p>
                              <w:pPr>
                                <w:pStyle w:val="Normal.0"/>
                                <w:jc w:val="center"/>
                              </w:pPr>
                              <w:r>
                                <w:rPr>
                                  <w:rtl w:val="0"/>
                                  <w:lang w:val="zh-CN" w:eastAsia="zh-CN"/>
                                </w:rPr>
                                <w:t>国内企业资深技术高管</w:t>
                              </w:r>
                            </w:p>
                            <w:p>
                              <w:pPr>
                                <w:pStyle w:val="Normal.0"/>
                                <w:jc w:val="center"/>
                              </w:pPr>
                              <w:r>
                                <w:rPr>
                                  <w:rtl w:val="0"/>
                                  <w:lang w:val="zh-CN" w:eastAsia="zh-CN"/>
                                </w:rPr>
                                <w:t>前沿技术领路人</w:t>
                              </w:r>
                            </w:p>
                          </w:txbxContent>
                        </wps:txbx>
                        <wps:bodyPr wrap="square" lIns="45719" tIns="45719" rIns="45719" bIns="45719" numCol="1" anchor="t">
                          <a:noAutofit/>
                        </wps:bodyPr>
                      </wps:wsp>
                      <wps:wsp>
                        <wps:cNvPr id="1073741918" name="Shape 1073741918"/>
                        <wps:cNvSpPr txBox="1"/>
                        <wps:spPr>
                          <a:xfrm>
                            <a:off x="4179453" y="1595315"/>
                            <a:ext cx="1932978" cy="1037631"/>
                          </a:xfrm>
                          <a:prstGeom prst="rect">
                            <a:avLst/>
                          </a:prstGeom>
                          <a:noFill/>
                          <a:ln w="12700" cap="flat">
                            <a:noFill/>
                            <a:miter lim="400000"/>
                          </a:ln>
                          <a:effectLst/>
                        </wps:spPr>
                        <wps:txbx>
                          <w:txbxContent>
                            <w:p>
                              <w:pPr>
                                <w:pStyle w:val="Normal.0"/>
                                <w:jc w:val="center"/>
                              </w:pPr>
                              <w:r>
                                <w:rPr>
                                  <w:rtl w:val="0"/>
                                  <w:lang w:val="zh-CN" w:eastAsia="zh-CN"/>
                                </w:rPr>
                                <w:t>Felix Fang</w:t>
                              </w:r>
                            </w:p>
                            <w:p>
                              <w:pPr>
                                <w:pStyle w:val="Normal.0"/>
                                <w:jc w:val="center"/>
                              </w:pPr>
                              <w:r>
                                <w:rPr>
                                  <w:rtl w:val="0"/>
                                  <w:lang w:val="zh-CN" w:eastAsia="zh-CN"/>
                                </w:rPr>
                                <w:t>加拿大软件研发工程师</w:t>
                              </w:r>
                            </w:p>
                          </w:txbxContent>
                        </wps:txbx>
                        <wps:bodyPr wrap="square" lIns="45719" tIns="45719" rIns="45719" bIns="45719" numCol="1" anchor="t">
                          <a:noAutofit/>
                        </wps:bodyPr>
                      </wps:wsp>
                      <wps:wsp>
                        <wps:cNvPr id="1073741919" name="Shape 1073741919"/>
                        <wps:cNvSpPr txBox="1"/>
                        <wps:spPr>
                          <a:xfrm>
                            <a:off x="0" y="1595315"/>
                            <a:ext cx="1862327" cy="1037631"/>
                          </a:xfrm>
                          <a:prstGeom prst="rect">
                            <a:avLst/>
                          </a:prstGeom>
                          <a:noFill/>
                          <a:ln w="12700" cap="flat">
                            <a:noFill/>
                            <a:miter lim="400000"/>
                          </a:ln>
                          <a:effectLst/>
                        </wps:spPr>
                        <wps:txbx>
                          <w:txbxContent>
                            <w:p>
                              <w:pPr>
                                <w:pStyle w:val="Normal.0"/>
                                <w:jc w:val="center"/>
                              </w:pPr>
                              <w:r>
                                <w:rPr>
                                  <w:rtl w:val="0"/>
                                  <w:lang w:val="zh-CN" w:eastAsia="zh-CN"/>
                                </w:rPr>
                                <w:t>Jie Lan</w:t>
                              </w:r>
                            </w:p>
                            <w:p>
                              <w:pPr>
                                <w:pStyle w:val="Normal.0"/>
                                <w:jc w:val="center"/>
                              </w:pPr>
                              <w:r>
                                <w:rPr>
                                  <w:rtl w:val="0"/>
                                  <w:lang w:val="zh-CN" w:eastAsia="zh-CN"/>
                                </w:rPr>
                                <w:t>加拿大软件研发工程师</w:t>
                              </w:r>
                            </w:p>
                          </w:txbxContent>
                        </wps:txbx>
                        <wps:bodyPr wrap="square" lIns="45719" tIns="45719" rIns="45719" bIns="45719" numCol="1" anchor="t">
                          <a:noAutofit/>
                        </wps:bodyPr>
                      </wps:wsp>
                    </wpg:wgp>
                  </a:graphicData>
                </a:graphic>
              </wp:anchor>
            </w:drawing>
          </mc:Choice>
          <mc:Fallback>
            <w:pict>
              <v:group id="_x0000_s1101" style="visibility:visible;position:absolute;margin-left:0.0pt;margin-top:13.0pt;width:481.3pt;height:207.3pt;z-index:251677696;mso-position-horizontal:absolute;mso-position-horizontal-relative:margin;mso-position-vertical:absolute;mso-position-vertical-relative:page;mso-wrap-distance-left:12.0pt;mso-wrap-distance-top:12.0pt;mso-wrap-distance-right:12.0pt;mso-wrap-distance-bottom:12.0pt;" coordorigin="0,0" coordsize="6112431,2632945">
                <w10:wrap type="topAndBottom" side="bothSides" anchorx="margin" anchory="page"/>
                <v:shape id="_x0000_s1102" type="#_x0000_t75" style="position:absolute;left:2174142;top:0;width:1595315;height:1595315;">
                  <v:imagedata r:id="rId27" o:title="pasted-image.tiff"/>
                </v:shape>
                <v:shape id="_x0000_s1103" type="#_x0000_t75" style="position:absolute;left:4348285;top:0;width:1595315;height:1595315;">
                  <v:imagedata r:id="rId28" o:title="pasted-image.tiff"/>
                </v:shape>
                <v:shape id="_x0000_s1104" type="#_x0000_t75" style="position:absolute;left:96085;top:0;width:1499295;height:1499295;">
                  <v:imagedata r:id="rId29" o:title="pasted-image.tiff"/>
                </v:shape>
                <v:shape id="_x0000_s1105" type="#_x0000_t202" style="position:absolute;left:2071152;top:1595315;width:2093754;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Jian Guan</w:t>
                        </w:r>
                      </w:p>
                      <w:p>
                        <w:pPr>
                          <w:pStyle w:val="Normal.0"/>
                          <w:jc w:val="center"/>
                        </w:pPr>
                        <w:r>
                          <w:rPr>
                            <w:rtl w:val="0"/>
                            <w:lang w:val="zh-CN" w:eastAsia="zh-CN"/>
                          </w:rPr>
                          <w:t>国内企业资深技术高管</w:t>
                        </w:r>
                      </w:p>
                      <w:p>
                        <w:pPr>
                          <w:pStyle w:val="Normal.0"/>
                          <w:jc w:val="center"/>
                        </w:pPr>
                        <w:r>
                          <w:rPr>
                            <w:rtl w:val="0"/>
                            <w:lang w:val="zh-CN" w:eastAsia="zh-CN"/>
                          </w:rPr>
                          <w:t>前沿技术领路人</w:t>
                        </w:r>
                      </w:p>
                    </w:txbxContent>
                  </v:textbox>
                </v:shape>
                <v:shape id="_x0000_s1106" type="#_x0000_t202" style="position:absolute;left:4179454;top:1595315;width:1932977;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Felix Fang</w:t>
                        </w:r>
                      </w:p>
                      <w:p>
                        <w:pPr>
                          <w:pStyle w:val="Normal.0"/>
                          <w:jc w:val="center"/>
                        </w:pPr>
                        <w:r>
                          <w:rPr>
                            <w:rtl w:val="0"/>
                            <w:lang w:val="zh-CN" w:eastAsia="zh-CN"/>
                          </w:rPr>
                          <w:t>加拿大软件研发工程师</w:t>
                        </w:r>
                      </w:p>
                    </w:txbxContent>
                  </v:textbox>
                </v:shape>
                <v:shape id="_x0000_s1107" type="#_x0000_t202" style="position:absolute;left:0;top:1595315;width:1862326;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Jie Lan</w:t>
                        </w:r>
                      </w:p>
                      <w:p>
                        <w:pPr>
                          <w:pStyle w:val="Normal.0"/>
                          <w:jc w:val="center"/>
                        </w:pPr>
                        <w:r>
                          <w:rPr>
                            <w:rtl w:val="0"/>
                            <w:lang w:val="zh-CN" w:eastAsia="zh-CN"/>
                          </w:rPr>
                          <w:t>加拿大软件研发工程师</w:t>
                        </w:r>
                      </w:p>
                    </w:txbxContent>
                  </v:textbox>
                </v:shape>
              </v:group>
            </w:pict>
          </mc:Fallback>
        </mc:AlternateContent>
      </w:r>
    </w:p>
    <w:p>
      <w:pPr>
        <w:pStyle w:val="Normal.0"/>
        <w:rPr>
          <w:ins w:id="255" w:date="2017-08-29T16:51:52Z" w:author="lulu"/>
          <w:b w:val="1"/>
          <w:bCs w:val="1"/>
        </w:rPr>
      </w:pPr>
      <w:r>
        <w:rPr>
          <w:b w:val="1"/>
          <w:bCs w:val="1"/>
        </w:rPr>
        <mc:AlternateContent>
          <mc:Choice Requires="wpg">
            <w:drawing>
              <wp:anchor distT="152400" distB="152400" distL="152400" distR="152400" simplePos="0" relativeHeight="251680768" behindDoc="0" locked="0" layoutInCell="1" allowOverlap="1">
                <wp:simplePos x="0" y="0"/>
                <wp:positionH relativeFrom="margin">
                  <wp:posOffset>114609</wp:posOffset>
                </wp:positionH>
                <wp:positionV relativeFrom="line">
                  <wp:posOffset>1555637</wp:posOffset>
                </wp:positionV>
                <wp:extent cx="6112122" cy="2535227"/>
                <wp:effectExtent l="0" t="0" r="0" b="0"/>
                <wp:wrapTopAndBottom distT="152400" distB="152400"/>
                <wp:docPr id="1073741927" name="officeArt object"/>
                <wp:cNvGraphicFramePr/>
                <a:graphic xmlns:a="http://schemas.openxmlformats.org/drawingml/2006/main">
                  <a:graphicData uri="http://schemas.microsoft.com/office/word/2010/wordprocessingGroup">
                    <wpg:wgp>
                      <wpg:cNvGrpSpPr/>
                      <wpg:grpSpPr>
                        <a:xfrm>
                          <a:off x="0" y="0"/>
                          <a:ext cx="6112122" cy="2535227"/>
                          <a:chOff x="-114300" y="0"/>
                          <a:chExt cx="6112121" cy="2535226"/>
                        </a:xfrm>
                      </wpg:grpSpPr>
                      <pic:pic xmlns:pic="http://schemas.openxmlformats.org/drawingml/2006/picture">
                        <pic:nvPicPr>
                          <pic:cNvPr id="1073741921" name="pasted-image.tiff"/>
                          <pic:cNvPicPr>
                            <a:picLocks noChangeAspect="1"/>
                          </pic:cNvPicPr>
                        </pic:nvPicPr>
                        <pic:blipFill>
                          <a:blip r:embed="rId30">
                            <a:extLst/>
                          </a:blip>
                          <a:stretch>
                            <a:fillRect/>
                          </a:stretch>
                        </pic:blipFill>
                        <pic:spPr>
                          <a:xfrm>
                            <a:off x="0" y="0"/>
                            <a:ext cx="1497597" cy="1497597"/>
                          </a:xfrm>
                          <a:prstGeom prst="rect">
                            <a:avLst/>
                          </a:prstGeom>
                          <a:ln w="12700" cap="flat">
                            <a:noFill/>
                            <a:miter lim="400000"/>
                          </a:ln>
                          <a:effectLst/>
                        </pic:spPr>
                      </pic:pic>
                      <pic:pic xmlns:pic="http://schemas.openxmlformats.org/drawingml/2006/picture">
                        <pic:nvPicPr>
                          <pic:cNvPr id="1073741922" name="pasted-image.tiff"/>
                          <pic:cNvPicPr>
                            <a:picLocks noChangeAspect="1"/>
                          </pic:cNvPicPr>
                        </pic:nvPicPr>
                        <pic:blipFill>
                          <a:blip r:embed="rId31">
                            <a:extLst/>
                          </a:blip>
                          <a:stretch>
                            <a:fillRect/>
                          </a:stretch>
                        </pic:blipFill>
                        <pic:spPr>
                          <a:xfrm>
                            <a:off x="4316996" y="38100"/>
                            <a:ext cx="1499295" cy="1499295"/>
                          </a:xfrm>
                          <a:prstGeom prst="rect">
                            <a:avLst/>
                          </a:prstGeom>
                          <a:ln w="12700" cap="flat">
                            <a:noFill/>
                            <a:miter lim="400000"/>
                          </a:ln>
                          <a:effectLst/>
                        </pic:spPr>
                      </pic:pic>
                      <pic:pic xmlns:pic="http://schemas.openxmlformats.org/drawingml/2006/picture">
                        <pic:nvPicPr>
                          <pic:cNvPr id="1073741923" name="pasted-image.tiff"/>
                          <pic:cNvPicPr>
                            <a:picLocks noChangeAspect="1"/>
                          </pic:cNvPicPr>
                        </pic:nvPicPr>
                        <pic:blipFill>
                          <a:blip r:embed="rId32">
                            <a:extLst/>
                          </a:blip>
                          <a:stretch>
                            <a:fillRect/>
                          </a:stretch>
                        </pic:blipFill>
                        <pic:spPr>
                          <a:xfrm>
                            <a:off x="2107543" y="0"/>
                            <a:ext cx="1499296" cy="1499295"/>
                          </a:xfrm>
                          <a:prstGeom prst="rect">
                            <a:avLst/>
                          </a:prstGeom>
                          <a:ln w="12700" cap="flat">
                            <a:noFill/>
                            <a:miter lim="400000"/>
                          </a:ln>
                          <a:effectLst/>
                        </pic:spPr>
                      </pic:pic>
                      <wps:wsp>
                        <wps:cNvPr id="1073741924" name="Shape 1073741924"/>
                        <wps:cNvSpPr txBox="1"/>
                        <wps:spPr>
                          <a:xfrm>
                            <a:off x="-114300" y="1497596"/>
                            <a:ext cx="2208054" cy="1037630"/>
                          </a:xfrm>
                          <a:prstGeom prst="rect">
                            <a:avLst/>
                          </a:prstGeom>
                          <a:noFill/>
                          <a:ln w="12700" cap="flat">
                            <a:noFill/>
                            <a:miter lim="400000"/>
                          </a:ln>
                          <a:effectLst/>
                        </wps:spPr>
                        <wps:txbx>
                          <w:txbxContent>
                            <w:p>
                              <w:pPr>
                                <w:pStyle w:val="Normal.0"/>
                                <w:jc w:val="center"/>
                              </w:pPr>
                              <w:r>
                                <w:rPr>
                                  <w:rtl w:val="0"/>
                                  <w:lang w:val="zh-CN" w:eastAsia="zh-CN"/>
                                </w:rPr>
                                <w:t>Yiwei Pu</w:t>
                              </w:r>
                            </w:p>
                            <w:p>
                              <w:pPr>
                                <w:pStyle w:val="Normal.0"/>
                                <w:jc w:val="center"/>
                              </w:pPr>
                              <w:r>
                                <w:rPr>
                                  <w:rtl w:val="0"/>
                                  <w:lang w:val="zh-CN" w:eastAsia="zh-CN"/>
                                </w:rPr>
                                <w:t>加拿大资深软件开发工程师</w:t>
                              </w:r>
                            </w:p>
                          </w:txbxContent>
                        </wps:txbx>
                        <wps:bodyPr wrap="square" lIns="45719" tIns="45719" rIns="45719" bIns="45719" numCol="1" anchor="t">
                          <a:noAutofit/>
                        </wps:bodyPr>
                      </wps:wsp>
                      <wps:wsp>
                        <wps:cNvPr id="1073741925" name="Shape 1073741925"/>
                        <wps:cNvSpPr txBox="1"/>
                        <wps:spPr>
                          <a:xfrm>
                            <a:off x="1785310" y="1497596"/>
                            <a:ext cx="2143762" cy="1037631"/>
                          </a:xfrm>
                          <a:prstGeom prst="rect">
                            <a:avLst/>
                          </a:prstGeom>
                          <a:noFill/>
                          <a:ln w="12700" cap="flat">
                            <a:noFill/>
                            <a:miter lim="400000"/>
                          </a:ln>
                          <a:effectLst/>
                        </wps:spPr>
                        <wps:txbx>
                          <w:txbxContent>
                            <w:p>
                              <w:pPr>
                                <w:pStyle w:val="Normal.0"/>
                                <w:jc w:val="center"/>
                              </w:pPr>
                              <w:r>
                                <w:rPr>
                                  <w:rtl w:val="0"/>
                                  <w:lang w:val="zh-CN" w:eastAsia="zh-CN"/>
                                </w:rPr>
                                <w:t>Lulu Han</w:t>
                              </w:r>
                            </w:p>
                            <w:p>
                              <w:pPr>
                                <w:pStyle w:val="Normal.0"/>
                                <w:jc w:val="center"/>
                              </w:pPr>
                              <w:r>
                                <w:rPr>
                                  <w:rtl w:val="0"/>
                                  <w:lang w:val="zh-CN" w:eastAsia="zh-CN"/>
                                </w:rPr>
                                <w:t>大型金融机构信息安全架构师</w:t>
                              </w:r>
                            </w:p>
                          </w:txbxContent>
                        </wps:txbx>
                        <wps:bodyPr wrap="square" lIns="45719" tIns="45719" rIns="45719" bIns="45719" numCol="1" anchor="t">
                          <a:noAutofit/>
                        </wps:bodyPr>
                      </wps:wsp>
                      <wps:wsp>
                        <wps:cNvPr id="1073741926" name="Shape 1073741926"/>
                        <wps:cNvSpPr txBox="1"/>
                        <wps:spPr>
                          <a:xfrm>
                            <a:off x="3904067" y="1497596"/>
                            <a:ext cx="2093755" cy="1037631"/>
                          </a:xfrm>
                          <a:prstGeom prst="rect">
                            <a:avLst/>
                          </a:prstGeom>
                          <a:noFill/>
                          <a:ln w="12700" cap="flat">
                            <a:noFill/>
                            <a:miter lim="400000"/>
                          </a:ln>
                          <a:effectLst/>
                        </wps:spPr>
                        <wps:txbx>
                          <w:txbxContent>
                            <w:p>
                              <w:pPr>
                                <w:pStyle w:val="Normal.0"/>
                                <w:jc w:val="center"/>
                              </w:pPr>
                              <w:r>
                                <w:rPr>
                                  <w:rtl w:val="0"/>
                                  <w:lang w:val="zh-CN" w:eastAsia="zh-CN"/>
                                </w:rPr>
                                <w:t>Jingqi Wu</w:t>
                              </w:r>
                            </w:p>
                            <w:p>
                              <w:pPr>
                                <w:pStyle w:val="Normal.0"/>
                                <w:jc w:val="center"/>
                              </w:pPr>
                              <w:r>
                                <w:rPr>
                                  <w:rtl w:val="0"/>
                                  <w:lang w:val="zh-CN" w:eastAsia="zh-CN"/>
                                </w:rPr>
                                <w:t>加拿大某创业家俱乐部创始人</w:t>
                              </w:r>
                            </w:p>
                          </w:txbxContent>
                        </wps:txbx>
                        <wps:bodyPr wrap="square" lIns="45719" tIns="45719" rIns="45719" bIns="45719" numCol="1" anchor="t">
                          <a:noAutofit/>
                        </wps:bodyPr>
                      </wps:wsp>
                    </wpg:wgp>
                  </a:graphicData>
                </a:graphic>
              </wp:anchor>
            </w:drawing>
          </mc:Choice>
          <mc:Fallback>
            <w:pict>
              <v:group id="_x0000_s1108" style="visibility:visible;position:absolute;margin-left:9.0pt;margin-top:122.5pt;width:481.3pt;height:199.6pt;z-index:251680768;mso-position-horizontal:absolute;mso-position-horizontal-relative:margin;mso-position-vertical:absolute;mso-position-vertical-relative:line;mso-wrap-distance-left:12.0pt;mso-wrap-distance-top:12.0pt;mso-wrap-distance-right:12.0pt;mso-wrap-distance-bottom:12.0pt;" coordorigin="-114300,0" coordsize="6112121,2535226">
                <w10:wrap type="topAndBottom" side="bothSides" anchorx="margin"/>
                <v:shape id="_x0000_s1109" type="#_x0000_t75" style="position:absolute;left:0;top:0;width:1497596;height:1497596;">
                  <v:imagedata r:id="rId30" o:title="pasted-image.tiff"/>
                </v:shape>
                <v:shape id="_x0000_s1110" type="#_x0000_t75" style="position:absolute;left:4316996;top:38100;width:1499295;height:1499295;">
                  <v:imagedata r:id="rId31" o:title="pasted-image.tiff"/>
                </v:shape>
                <v:shape id="_x0000_s1111" type="#_x0000_t75" style="position:absolute;left:2107544;top:0;width:1499295;height:1499295;">
                  <v:imagedata r:id="rId32" o:title="pasted-image.tiff"/>
                </v:shape>
                <v:shape id="_x0000_s1112" type="#_x0000_t202" style="position:absolute;left:-114300;top:1497596;width:2208054;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Yiwei Pu</w:t>
                        </w:r>
                      </w:p>
                      <w:p>
                        <w:pPr>
                          <w:pStyle w:val="Normal.0"/>
                          <w:jc w:val="center"/>
                        </w:pPr>
                        <w:r>
                          <w:rPr>
                            <w:rtl w:val="0"/>
                            <w:lang w:val="zh-CN" w:eastAsia="zh-CN"/>
                          </w:rPr>
                          <w:t>加拿大资深软件开发工程师</w:t>
                        </w:r>
                      </w:p>
                    </w:txbxContent>
                  </v:textbox>
                </v:shape>
                <v:shape id="_x0000_s1113" type="#_x0000_t202" style="position:absolute;left:1785311;top:1497597;width:2143760;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Lulu Han</w:t>
                        </w:r>
                      </w:p>
                      <w:p>
                        <w:pPr>
                          <w:pStyle w:val="Normal.0"/>
                          <w:jc w:val="center"/>
                        </w:pPr>
                        <w:r>
                          <w:rPr>
                            <w:rtl w:val="0"/>
                            <w:lang w:val="zh-CN" w:eastAsia="zh-CN"/>
                          </w:rPr>
                          <w:t>大型金融机构信息安全架构师</w:t>
                        </w:r>
                      </w:p>
                    </w:txbxContent>
                  </v:textbox>
                </v:shape>
                <v:shape id="_x0000_s1114" type="#_x0000_t202" style="position:absolute;left:3904068;top:1497597;width:2093754;height:103763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rtl w:val="0"/>
                            <w:lang w:val="zh-CN" w:eastAsia="zh-CN"/>
                          </w:rPr>
                          <w:t>Jingqi Wu</w:t>
                        </w:r>
                      </w:p>
                      <w:p>
                        <w:pPr>
                          <w:pStyle w:val="Normal.0"/>
                          <w:jc w:val="center"/>
                        </w:pPr>
                        <w:r>
                          <w:rPr>
                            <w:rtl w:val="0"/>
                            <w:lang w:val="zh-CN" w:eastAsia="zh-CN"/>
                          </w:rPr>
                          <w:t>加拿大某创业家俱乐部创始人</w:t>
                        </w:r>
                      </w:p>
                    </w:txbxContent>
                  </v:textbox>
                </v:shape>
              </v:group>
            </w:pict>
          </mc:Fallback>
        </mc:AlternateContent>
      </w:r>
    </w:p>
    <w:p>
      <w:pPr>
        <w:pStyle w:val="Normal.0"/>
        <w:rPr>
          <w:ins w:id="256" w:date="2017-08-29T16:51:52Z" w:author="lulu"/>
          <w:b w:val="1"/>
          <w:bCs w:val="1"/>
        </w:rPr>
      </w:pPr>
    </w:p>
    <w:p>
      <w:pPr>
        <w:pStyle w:val="Normal.0"/>
        <w:rPr>
          <w:ins w:id="257" w:date="2017-08-29T16:51:52Z" w:author="lulu"/>
          <w:b w:val="1"/>
          <w:bCs w:val="1"/>
        </w:rPr>
      </w:pPr>
    </w:p>
    <w:p>
      <w:pPr>
        <w:pStyle w:val="Normal.0"/>
        <w:rPr>
          <w:b w:val="1"/>
          <w:bCs w:val="1"/>
        </w:rPr>
      </w:pPr>
    </w:p>
    <w:p>
      <w:pPr>
        <w:pStyle w:val="Normal.0"/>
        <w:rPr>
          <w:b w:val="1"/>
          <w:bCs w:val="1"/>
        </w:rPr>
      </w:pPr>
      <w:r>
        <w:rPr>
          <w:b w:val="1"/>
          <w:bCs w:val="1"/>
        </w:rPr>
        <w:drawing>
          <wp:anchor distT="152400" distB="152400" distL="152400" distR="152400" simplePos="0" relativeHeight="251681792" behindDoc="0" locked="0" layoutInCell="1" allowOverlap="1">
            <wp:simplePos x="0" y="0"/>
            <wp:positionH relativeFrom="margin">
              <wp:posOffset>-234950</wp:posOffset>
            </wp:positionH>
            <wp:positionV relativeFrom="line">
              <wp:posOffset>1441644</wp:posOffset>
            </wp:positionV>
            <wp:extent cx="5943600" cy="2319736"/>
            <wp:effectExtent l="0" t="0" r="0" b="0"/>
            <wp:wrapThrough wrapText="bothSides" distL="152400" distR="152400">
              <wp:wrapPolygon edited="1">
                <wp:start x="0" y="0"/>
                <wp:lineTo x="21621" y="0"/>
                <wp:lineTo x="21621" y="21618"/>
                <wp:lineTo x="0" y="21618"/>
                <wp:lineTo x="0" y="0"/>
              </wp:wrapPolygon>
            </wp:wrapThrough>
            <wp:docPr id="1073741928" name="officeArt object"/>
            <wp:cNvGraphicFramePr/>
            <a:graphic xmlns:a="http://schemas.openxmlformats.org/drawingml/2006/main">
              <a:graphicData uri="http://schemas.openxmlformats.org/drawingml/2006/picture">
                <pic:pic xmlns:pic="http://schemas.openxmlformats.org/drawingml/2006/picture">
                  <pic:nvPicPr>
                    <pic:cNvPr id="1073741928" name="pasted-image.png"/>
                    <pic:cNvPicPr>
                      <a:picLocks noChangeAspect="1"/>
                    </pic:cNvPicPr>
                  </pic:nvPicPr>
                  <pic:blipFill>
                    <a:blip r:embed="rId33">
                      <a:extLst/>
                    </a:blip>
                    <a:stretch>
                      <a:fillRect/>
                    </a:stretch>
                  </pic:blipFill>
                  <pic:spPr>
                    <a:xfrm>
                      <a:off x="0" y="0"/>
                      <a:ext cx="5943600" cy="2319736"/>
                    </a:xfrm>
                    <a:prstGeom prst="rect">
                      <a:avLst/>
                    </a:prstGeom>
                    <a:ln w="12700" cap="flat">
                      <a:noFill/>
                      <a:miter lim="400000"/>
                    </a:ln>
                    <a:effectLst/>
                  </pic:spPr>
                </pic:pic>
              </a:graphicData>
            </a:graphic>
          </wp:anchor>
        </w:drawing>
      </w:r>
    </w:p>
    <w:p>
      <w:pPr>
        <w:pStyle w:val="Normal.0"/>
        <w:rPr>
          <w:ins w:id="258" w:date="2017-08-29T16:51:52Z" w:author="lulu"/>
          <w:b w:val="1"/>
          <w:bCs w:val="1"/>
        </w:rPr>
      </w:pPr>
    </w:p>
    <w:p>
      <w:pPr>
        <w:pStyle w:val="Normal.0"/>
        <w:rPr>
          <w:ins w:id="259" w:date="2017-08-29T17:37:46Z" w:author="lulu"/>
          <w:b w:val="1"/>
          <w:bCs w:val="1"/>
        </w:rPr>
      </w:pPr>
    </w:p>
    <w:p>
      <w:pPr>
        <w:pStyle w:val="Normal.0"/>
        <w:rPr>
          <w:ins w:id="260" w:date="2017-08-29T17:37:46Z" w:author="lulu"/>
          <w:b w:val="1"/>
          <w:bCs w:val="1"/>
        </w:rPr>
      </w:pPr>
    </w:p>
    <w:p>
      <w:pPr>
        <w:pStyle w:val="Normal.0"/>
        <w:rPr>
          <w:ins w:id="261" w:date="2017-08-29T17:37:46Z" w:author="lulu"/>
          <w:b w:val="1"/>
          <w:bCs w:val="1"/>
        </w:rPr>
      </w:pPr>
    </w:p>
    <w:p>
      <w:pPr>
        <w:pStyle w:val="Normal.0"/>
        <w:rPr>
          <w:ins w:id="262" w:date="2017-08-29T17:37:46Z" w:author="lulu"/>
          <w:b w:val="1"/>
          <w:bCs w:val="1"/>
        </w:rPr>
      </w:pPr>
      <w:r>
        <w:rPr>
          <w:b w:val="1"/>
          <w:bCs w:val="1"/>
        </w:rPr>
        <w:drawing>
          <wp:anchor distT="152400" distB="152400" distL="152400" distR="152400" simplePos="0" relativeHeight="251682816" behindDoc="0" locked="0" layoutInCell="1" allowOverlap="1">
            <wp:simplePos x="0" y="0"/>
            <wp:positionH relativeFrom="margin">
              <wp:posOffset>-209550</wp:posOffset>
            </wp:positionH>
            <wp:positionV relativeFrom="page">
              <wp:posOffset>368300</wp:posOffset>
            </wp:positionV>
            <wp:extent cx="5943600" cy="2062066"/>
            <wp:effectExtent l="0" t="0" r="0" b="0"/>
            <wp:wrapThrough wrapText="bothSides" distL="152400" distR="152400">
              <wp:wrapPolygon edited="1">
                <wp:start x="0" y="0"/>
                <wp:lineTo x="21621" y="0"/>
                <wp:lineTo x="21621" y="21645"/>
                <wp:lineTo x="0" y="21645"/>
                <wp:lineTo x="0" y="0"/>
              </wp:wrapPolygon>
            </wp:wrapThrough>
            <wp:docPr id="1073741929" name="officeArt object"/>
            <wp:cNvGraphicFramePr/>
            <a:graphic xmlns:a="http://schemas.openxmlformats.org/drawingml/2006/main">
              <a:graphicData uri="http://schemas.openxmlformats.org/drawingml/2006/picture">
                <pic:pic xmlns:pic="http://schemas.openxmlformats.org/drawingml/2006/picture">
                  <pic:nvPicPr>
                    <pic:cNvPr id="1073741929" name="pasted-image.png"/>
                    <pic:cNvPicPr>
                      <a:picLocks noChangeAspect="1"/>
                    </pic:cNvPicPr>
                  </pic:nvPicPr>
                  <pic:blipFill>
                    <a:blip r:embed="rId34">
                      <a:extLst/>
                    </a:blip>
                    <a:stretch>
                      <a:fillRect/>
                    </a:stretch>
                  </pic:blipFill>
                  <pic:spPr>
                    <a:xfrm>
                      <a:off x="0" y="0"/>
                      <a:ext cx="5943600" cy="2062066"/>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83840" behindDoc="0" locked="0" layoutInCell="1" allowOverlap="1">
            <wp:simplePos x="0" y="0"/>
            <wp:positionH relativeFrom="margin">
              <wp:posOffset>-6350</wp:posOffset>
            </wp:positionH>
            <wp:positionV relativeFrom="line">
              <wp:posOffset>1754458</wp:posOffset>
            </wp:positionV>
            <wp:extent cx="5943600" cy="2207942"/>
            <wp:effectExtent l="0" t="0" r="0" b="0"/>
            <wp:wrapThrough wrapText="bothSides" distL="152400" distR="152400">
              <wp:wrapPolygon edited="1">
                <wp:start x="0" y="0"/>
                <wp:lineTo x="21621" y="0"/>
                <wp:lineTo x="21621" y="21634"/>
                <wp:lineTo x="0" y="21634"/>
                <wp:lineTo x="0" y="0"/>
              </wp:wrapPolygon>
            </wp:wrapThrough>
            <wp:docPr id="1073741930" name="officeArt object"/>
            <wp:cNvGraphicFramePr/>
            <a:graphic xmlns:a="http://schemas.openxmlformats.org/drawingml/2006/main">
              <a:graphicData uri="http://schemas.openxmlformats.org/drawingml/2006/picture">
                <pic:pic xmlns:pic="http://schemas.openxmlformats.org/drawingml/2006/picture">
                  <pic:nvPicPr>
                    <pic:cNvPr id="1073741930" name="pasted-image.png"/>
                    <pic:cNvPicPr>
                      <a:picLocks noChangeAspect="1"/>
                    </pic:cNvPicPr>
                  </pic:nvPicPr>
                  <pic:blipFill>
                    <a:blip r:embed="rId35">
                      <a:extLst/>
                    </a:blip>
                    <a:stretch>
                      <a:fillRect/>
                    </a:stretch>
                  </pic:blipFill>
                  <pic:spPr>
                    <a:xfrm>
                      <a:off x="0" y="0"/>
                      <a:ext cx="5943600" cy="2207942"/>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84864" behindDoc="0" locked="0" layoutInCell="1" allowOverlap="1">
            <wp:simplePos x="0" y="0"/>
            <wp:positionH relativeFrom="margin">
              <wp:posOffset>-209550</wp:posOffset>
            </wp:positionH>
            <wp:positionV relativeFrom="line">
              <wp:posOffset>3962400</wp:posOffset>
            </wp:positionV>
            <wp:extent cx="5943600" cy="2579299"/>
            <wp:effectExtent l="0" t="0" r="0" b="0"/>
            <wp:wrapThrough wrapText="bothSides" distL="152400" distR="152400">
              <wp:wrapPolygon edited="1">
                <wp:start x="0" y="0"/>
                <wp:lineTo x="21600" y="0"/>
                <wp:lineTo x="21600" y="21600"/>
                <wp:lineTo x="0" y="21600"/>
                <wp:lineTo x="0" y="0"/>
              </wp:wrapPolygon>
            </wp:wrapThrough>
            <wp:docPr id="1073741931" name="officeArt object"/>
            <wp:cNvGraphicFramePr/>
            <a:graphic xmlns:a="http://schemas.openxmlformats.org/drawingml/2006/main">
              <a:graphicData uri="http://schemas.openxmlformats.org/drawingml/2006/picture">
                <pic:pic xmlns:pic="http://schemas.openxmlformats.org/drawingml/2006/picture">
                  <pic:nvPicPr>
                    <pic:cNvPr id="1073741931" name="pasted-image.png"/>
                    <pic:cNvPicPr>
                      <a:picLocks noChangeAspect="1"/>
                    </pic:cNvPicPr>
                  </pic:nvPicPr>
                  <pic:blipFill>
                    <a:blip r:embed="rId36">
                      <a:extLst/>
                    </a:blip>
                    <a:stretch>
                      <a:fillRect/>
                    </a:stretch>
                  </pic:blipFill>
                  <pic:spPr>
                    <a:xfrm>
                      <a:off x="0" y="0"/>
                      <a:ext cx="5943600" cy="2579299"/>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85888" behindDoc="0" locked="0" layoutInCell="1" allowOverlap="1">
            <wp:simplePos x="0" y="0"/>
            <wp:positionH relativeFrom="margin">
              <wp:posOffset>-438150</wp:posOffset>
            </wp:positionH>
            <wp:positionV relativeFrom="line">
              <wp:posOffset>6778680</wp:posOffset>
            </wp:positionV>
            <wp:extent cx="5943600" cy="2212920"/>
            <wp:effectExtent l="0" t="0" r="0" b="0"/>
            <wp:wrapThrough wrapText="bothSides" distL="152400" distR="152400">
              <wp:wrapPolygon edited="1">
                <wp:start x="0" y="0"/>
                <wp:lineTo x="21621" y="0"/>
                <wp:lineTo x="21621" y="21642"/>
                <wp:lineTo x="0" y="21642"/>
                <wp:lineTo x="0" y="0"/>
              </wp:wrapPolygon>
            </wp:wrapThrough>
            <wp:docPr id="1073741932" name="officeArt object"/>
            <wp:cNvGraphicFramePr/>
            <a:graphic xmlns:a="http://schemas.openxmlformats.org/drawingml/2006/main">
              <a:graphicData uri="http://schemas.openxmlformats.org/drawingml/2006/picture">
                <pic:pic xmlns:pic="http://schemas.openxmlformats.org/drawingml/2006/picture">
                  <pic:nvPicPr>
                    <pic:cNvPr id="1073741932" name="pasted-image.png"/>
                    <pic:cNvPicPr>
                      <a:picLocks noChangeAspect="1"/>
                    </pic:cNvPicPr>
                  </pic:nvPicPr>
                  <pic:blipFill>
                    <a:blip r:embed="rId37">
                      <a:extLst/>
                    </a:blip>
                    <a:stretch>
                      <a:fillRect/>
                    </a:stretch>
                  </pic:blipFill>
                  <pic:spPr>
                    <a:xfrm>
                      <a:off x="0" y="0"/>
                      <a:ext cx="5943600" cy="2212920"/>
                    </a:xfrm>
                    <a:prstGeom prst="rect">
                      <a:avLst/>
                    </a:prstGeom>
                    <a:ln w="12700" cap="flat">
                      <a:noFill/>
                      <a:miter lim="400000"/>
                    </a:ln>
                    <a:effectLst/>
                  </pic:spPr>
                </pic:pic>
              </a:graphicData>
            </a:graphic>
          </wp:anchor>
        </w:drawing>
      </w:r>
    </w:p>
    <w:p>
      <w:pPr>
        <w:pStyle w:val="Normal.0"/>
        <w:rPr>
          <w:ins w:id="263" w:date="2017-08-29T17:37:46Z" w:author="lulu"/>
          <w:b w:val="1"/>
          <w:bCs w:val="1"/>
        </w:rPr>
      </w:pPr>
    </w:p>
    <w:p>
      <w:pPr>
        <w:pStyle w:val="Normal.0"/>
        <w:rPr>
          <w:ins w:id="264" w:date="2017-08-29T17:37:46Z" w:author="lulu"/>
          <w:b w:val="1"/>
          <w:bCs w:val="1"/>
        </w:rPr>
      </w:pPr>
    </w:p>
    <w:p>
      <w:pPr>
        <w:pStyle w:val="Normal.0"/>
        <w:rPr>
          <w:ins w:id="265" w:date="2017-08-29T17:37:46Z" w:author="lulu"/>
          <w:b w:val="1"/>
          <w:bCs w:val="1"/>
        </w:rPr>
      </w:pPr>
    </w:p>
    <w:p>
      <w:pPr>
        <w:pStyle w:val="Normal.0"/>
        <w:rPr>
          <w:del w:id="266" w:date="2017-08-29T16:40:41Z" w:author="lulu"/>
        </w:rPr>
      </w:pPr>
    </w:p>
    <w:p>
      <w:pPr>
        <w:pStyle w:val="heading 2"/>
        <w:bidi w:val="0"/>
        <w:ind w:left="0" w:right="0" w:firstLine="0"/>
        <w:jc w:val="left"/>
        <w:rPr>
          <w:ins w:id="267" w:date="2017-08-29T16:40:42Z" w:author="lulu"/>
          <w:rFonts w:ascii=".萍方-简" w:cs=".萍方-简" w:hAnsi=".萍方-简" w:eastAsia=".萍方-简"/>
          <w:rtl w:val="0"/>
        </w:rPr>
      </w:pPr>
    </w:p>
    <w:p>
      <w:pPr>
        <w:pStyle w:val="heading 2"/>
        <w:numPr>
          <w:ilvl w:val="1"/>
          <w:numId w:val="23"/>
        </w:numPr>
        <w:bidi w:val="0"/>
        <w:ind w:right="0"/>
        <w:jc w:val="left"/>
        <w:rPr>
          <w:ins w:id="268" w:date="2017-08-29T16:40:42Z" w:author="lulu"/>
          <w:rFonts w:ascii=".萍方-简" w:cs=".萍方-简" w:hAnsi=".萍方-简" w:eastAsia=".萍方-简"/>
          <w:rtl w:val="0"/>
        </w:rPr>
      </w:pPr>
    </w:p>
    <w:p>
      <w:pPr>
        <w:pStyle w:val="heading 2"/>
        <w:numPr>
          <w:ilvl w:val="1"/>
          <w:numId w:val="23"/>
        </w:numPr>
        <w:bidi w:val="0"/>
        <w:ind w:right="0"/>
        <w:jc w:val="left"/>
        <w:rPr>
          <w:rFonts w:ascii=".萍方-简" w:cs=".萍方-简" w:hAnsi=".萍方-简" w:eastAsia=".萍方-简"/>
          <w:rtl w:val="0"/>
          <w:lang w:val="zh-TW" w:eastAsia="zh-TW"/>
        </w:rPr>
      </w:pPr>
      <w:r>
        <w:rPr>
          <w:rFonts w:ascii="Calibri" w:cs="Calibri" w:hAnsi="Calibri" w:eastAsia="Calibri"/>
          <w:rtl w:val="0"/>
          <w:lang w:val="zh-TW" w:eastAsia="zh-TW"/>
        </w:rPr>
        <w:t>主要里程碑</w:t>
      </w:r>
      <w:r>
        <w:rPr>
          <w:rFonts w:ascii=".萍方-简" w:cs=".萍方-简" w:hAnsi=".萍方-简" w:eastAsia=".萍方-简"/>
          <w:rtl w:val="0"/>
          <w:lang w:val="en-US"/>
        </w:rPr>
        <w:t>Key Milestone</w:t>
      </w:r>
    </w:p>
    <w:tbl>
      <w:tblPr>
        <w:tblW w:w="9360" w:type="dxa"/>
        <w:jc w:val="left"/>
        <w:tblInd w:w="39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1"/>
        <w:gridCol w:w="5595"/>
        <w:gridCol w:w="3214"/>
      </w:tblGrid>
      <w:tr>
        <w:tblPrEx>
          <w:shd w:val="clear" w:color="auto" w:fill="ced7e7"/>
        </w:tblPrEx>
        <w:trPr>
          <w:trHeight w:val="330" w:hRule="atLeast"/>
        </w:trPr>
        <w:tc>
          <w:tcPr>
            <w:tcW w:type="dxa" w:w="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8db3e2"/>
            <w:tcMar>
              <w:top w:type="dxa" w:w="80"/>
              <w:left w:type="dxa" w:w="80"/>
              <w:bottom w:type="dxa" w:w="80"/>
              <w:right w:type="dxa" w:w="80"/>
            </w:tcMar>
            <w:vAlign w:val="top"/>
          </w:tcPr>
          <w:p>
            <w:pPr>
              <w:pStyle w:val="Normal.0"/>
            </w:pPr>
            <w:r>
              <w:rPr>
                <w:b w:val="1"/>
                <w:bCs w:val="1"/>
                <w:caps w:val="0"/>
                <w:smallCaps w:val="0"/>
                <w:strike w:val="0"/>
                <w:dstrike w:val="0"/>
                <w:outline w:val="0"/>
                <w:color w:val="000000"/>
                <w:spacing w:val="0"/>
                <w:kern w:val="0"/>
                <w:position w:val="0"/>
                <w:sz w:val="22"/>
                <w:szCs w:val="22"/>
                <w:u w:val="none" w:color="000000"/>
                <w:vertAlign w:val="baseline"/>
                <w:rtl w:val="0"/>
                <w:lang w:val="en-US"/>
              </w:rPr>
              <w:t>#</w:t>
            </w:r>
          </w:p>
        </w:tc>
        <w:tc>
          <w:tcPr>
            <w:tcW w:type="dxa" w:w="5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8db3e2"/>
            <w:tcMar>
              <w:top w:type="dxa" w:w="80"/>
              <w:left w:type="dxa" w:w="80"/>
              <w:bottom w:type="dxa" w:w="80"/>
              <w:right w:type="dxa" w:w="80"/>
            </w:tcMar>
            <w:vAlign w:val="top"/>
          </w:tcPr>
          <w:p>
            <w:pPr>
              <w:pStyle w:val="Normal.0"/>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zh-TW" w:eastAsia="zh-TW"/>
              </w:rPr>
              <w:t>里程碑</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8db3e2"/>
            <w:tcMar>
              <w:top w:type="dxa" w:w="80"/>
              <w:left w:type="dxa" w:w="80"/>
              <w:bottom w:type="dxa" w:w="80"/>
              <w:right w:type="dxa" w:w="80"/>
            </w:tcMar>
            <w:vAlign w:val="top"/>
          </w:tcPr>
          <w:p>
            <w:pPr>
              <w:pStyle w:val="Normal.0"/>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zh-TW" w:eastAsia="zh-TW"/>
              </w:rPr>
              <w:t>日期</w:t>
            </w:r>
          </w:p>
        </w:tc>
      </w:tr>
      <w:tr>
        <w:tblPrEx>
          <w:shd w:val="clear" w:color="auto" w:fill="ced7e7"/>
        </w:tblPrEx>
        <w:trPr>
          <w:trHeight w:val="250" w:hRule="atLeast"/>
        </w:trPr>
        <w:tc>
          <w:tcPr>
            <w:tcW w:type="dxa" w:w="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Phrase I</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50" w:hRule="atLeast"/>
        </w:trPr>
        <w:tc>
          <w:tcPr>
            <w:tcW w:type="dxa" w:w="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Phrase II</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heading 2"/>
        <w:widowControl w:val="0"/>
        <w:numPr>
          <w:ilvl w:val="1"/>
          <w:numId w:val="66"/>
        </w:numPr>
      </w:pPr>
    </w:p>
    <w:p>
      <w:pPr>
        <w:pStyle w:val="Normal.0"/>
      </w:pPr>
    </w:p>
    <w:p>
      <w:pPr>
        <w:pStyle w:val="Normal.0"/>
      </w:pPr>
      <w:del w:id="269" w:date="2017-08-26T16:23:00Z" w:author="Microsoft Office User">
        <w:r>
          <w:rPr/>
          <w:br w:type="page"/>
        </w:r>
      </w:del>
    </w:p>
    <w:p>
      <w:pPr>
        <w:pStyle w:val="Normal.0"/>
        <w:rPr>
          <w:del w:id="270" w:date="2017-08-26T16:23:00Z" w:author="Microsoft Office User"/>
        </w:rPr>
      </w:pPr>
    </w:p>
    <w:p>
      <w:pPr>
        <w:pStyle w:val="Normal.0"/>
        <w:rPr>
          <w:del w:id="271" w:date="2017-08-26T16:23:00Z" w:author="Microsoft Office User"/>
          <w:rFonts w:ascii="Calibri" w:cs="Calibri" w:hAnsi="Calibri" w:eastAsia="Calibri"/>
          <w:b w:val="1"/>
          <w:bCs w:val="1"/>
          <w:sz w:val="32"/>
          <w:szCs w:val="32"/>
          <w:lang w:val="zh-TW" w:eastAsia="zh-TW"/>
        </w:rPr>
      </w:pPr>
      <w:del w:id="272" w:date="2017-08-26T16:23:00Z" w:author="Microsoft Office User">
        <w:r>
          <w:rPr>
            <w:rFonts w:ascii="Calibri" w:cs="Calibri" w:hAnsi="Calibri" w:eastAsia="Calibri"/>
            <w:b w:val="1"/>
            <w:bCs w:val="1"/>
            <w:sz w:val="32"/>
            <w:szCs w:val="32"/>
            <w:rtl w:val="0"/>
            <w:lang w:val="zh-TW" w:eastAsia="zh-TW"/>
          </w:rPr>
          <w:delText>参考文献</w:delText>
        </w:r>
      </w:del>
    </w:p>
    <w:p>
      <w:pPr>
        <w:pStyle w:val="Normal.0"/>
      </w:pPr>
      <w:r>
        <w:rPr>
          <w:rFonts w:ascii="Calibri" w:cs="Calibri" w:hAnsi="Calibri" w:eastAsia="Calibri"/>
          <w:b w:val="1"/>
          <w:bCs w:val="1"/>
          <w:sz w:val="32"/>
          <w:szCs w:val="32"/>
          <w:lang w:val="zh-TW" w:eastAsia="zh-TW"/>
        </w:rPr>
      </w:r>
    </w:p>
    <w:sectPr>
      <w:headerReference w:type="default" r:id="rId38"/>
      <w:headerReference w:type="first" r:id="rId39"/>
      <w:footerReference w:type="default" r:id="rId40"/>
      <w:footerReference w:type="first" r:id="rId41"/>
      <w:pgSz w:w="12240" w:h="15840" w:orient="portrait"/>
      <w:pgMar w:top="1440" w:right="1440" w:bottom="1440" w:left="1440" w:header="720" w:footer="720"/>
      <w:titlePg w:val="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36" w:author="Gavin Zheng" w:date="2017-07-31T13:46:00Z">
    <w:p w14:paraId="1111FFFF">
      <w:pPr>
        <w:pStyle w:val="默认"/>
        <w:bidi w:val="0"/>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ambria">
    <w:charset w:val="00"/>
    <w:family w:val="roman"/>
    <w:pitch w:val="default"/>
  </w:font>
  <w:font w:name="SimSun">
    <w:charset w:val="00"/>
    <w:family w:val="roman"/>
    <w:pitch w:val="default"/>
  </w:font>
  <w:font w:name="Lucida Sans">
    <w:charset w:val="00"/>
    <w:family w:val="roman"/>
    <w:pitch w:val="default"/>
  </w:font>
  <w:font w:name=".萍方-简">
    <w:charset w:val="00"/>
    <w:family w:val="roman"/>
    <w:pitch w:val="default"/>
  </w:font>
  <w:font w:name="Tunga">
    <w:charset w:val="00"/>
    <w:family w:val="roman"/>
    <w:pitch w:val="default"/>
  </w:font>
  <w:font w:name="Microsoft YaHei">
    <w:charset w:val="00"/>
    <w:family w:val="roman"/>
    <w:pitch w:val="default"/>
  </w:font>
  <w:font w:name="Trebuchet M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6" w:space="0" w:shadow="0" w:frame="0"/>
        <w:right w:val="nil"/>
      </w:pBdr>
      <w:tabs>
        <w:tab w:val="right" w:pos="9340"/>
        <w:tab w:val="clear" w:pos="9360"/>
      </w:tabs>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900" w:hanging="9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900" w:hanging="9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00" w:hanging="9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00" w:hanging="9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00" w:hanging="9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4”"/>
  </w:abstractNum>
  <w:abstractNum w:abstractNumId="3">
    <w:multiLevelType w:val="hybridMultilevel"/>
    <w:styleLink w:val="已导入的样式“4”"/>
    <w:lvl w:ilvl="0">
      <w:start w:val="1"/>
      <w:numFmt w:val="decimal"/>
      <w:suff w:val="tab"/>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4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4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5”"/>
  </w:abstractNum>
  <w:abstractNum w:abstractNumId="5">
    <w:multiLevelType w:val="hybridMultilevel"/>
    <w:styleLink w:val="已导入的样式“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6”"/>
  </w:abstractNum>
  <w:abstractNum w:abstractNumId="7">
    <w:multiLevelType w:val="hybridMultilevel"/>
    <w:styleLink w:val="已导入的样式“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7”"/>
  </w:abstractNum>
  <w:abstractNum w:abstractNumId="9">
    <w:multiLevelType w:val="hybridMultilevel"/>
    <w:styleLink w:val="已导入的样式“7”"/>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8”"/>
  </w:abstractNum>
  <w:abstractNum w:abstractNumId="11">
    <w:multiLevelType w:val="hybridMultilevel"/>
    <w:styleLink w:val="已导入的样式“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9”"/>
  </w:abstractNum>
  <w:abstractNum w:abstractNumId="13">
    <w:multiLevelType w:val="hybridMultilevel"/>
    <w:styleLink w:val="已导入的样式“9”"/>
    <w:lvl w:ilvl="0">
      <w:start w:val="1"/>
      <w:numFmt w:val="decimal"/>
      <w:suff w:val="tab"/>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已导入的样式“11”"/>
  </w:abstractNum>
  <w:abstractNum w:abstractNumId="15">
    <w:multiLevelType w:val="hybridMultilevel"/>
    <w:styleLink w:val="已导入的样式“11”"/>
    <w:lvl w:ilvl="0">
      <w:start w:val="1"/>
      <w:numFmt w:val="decimal"/>
      <w:suff w:val="tab"/>
      <w:lvlText w:val="%1."/>
      <w:lvlJc w:val="left"/>
      <w:pPr>
        <w:tabs>
          <w:tab w:val="left" w:pos="1215"/>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215"/>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15" w:hanging="49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215"/>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215"/>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1215"/>
        </w:tabs>
        <w:ind w:left="2520" w:hanging="54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215"/>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215"/>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215"/>
        </w:tabs>
        <w:ind w:left="37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已导入的样式“12”"/>
  </w:abstractNum>
  <w:abstractNum w:abstractNumId="17">
    <w:multiLevelType w:val="hybridMultilevel"/>
    <w:styleLink w:val="已导入的样式“12”"/>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已导入的样式“13”"/>
  </w:abstractNum>
  <w:abstractNum w:abstractNumId="19">
    <w:multiLevelType w:val="hybridMultilevel"/>
    <w:styleLink w:val="已导入的样式“1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已导入的样式“14”"/>
  </w:abstractNum>
  <w:abstractNum w:abstractNumId="21">
    <w:multiLevelType w:val="hybridMultilevel"/>
    <w:styleLink w:val="已导入的样式“1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已导入的样式“15”"/>
  </w:abstractNum>
  <w:abstractNum w:abstractNumId="23">
    <w:multiLevelType w:val="hybridMultilevel"/>
    <w:styleLink w:val="已导入的样式“15”"/>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已导入的样式“16”"/>
  </w:abstractNum>
  <w:abstractNum w:abstractNumId="25">
    <w:multiLevelType w:val="hybridMultilevel"/>
    <w:styleLink w:val="已导入的样式“1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已导入的样式“17”"/>
  </w:abstractNum>
  <w:abstractNum w:abstractNumId="27">
    <w:multiLevelType w:val="hybridMultilevel"/>
    <w:styleLink w:val="已导入的样式“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已导入的样式“18”"/>
  </w:abstractNum>
  <w:abstractNum w:abstractNumId="29">
    <w:multiLevelType w:val="hybridMultilevel"/>
    <w:styleLink w:val="已导入的样式“1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已导入的样式“19”"/>
  </w:abstractNum>
  <w:abstractNum w:abstractNumId="31">
    <w:multiLevelType w:val="hybridMultilevel"/>
    <w:styleLink w:val="已导入的样式“19”"/>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已导入的样式“20”"/>
  </w:abstractNum>
  <w:abstractNum w:abstractNumId="33">
    <w:multiLevelType w:val="hybridMultilevel"/>
    <w:styleLink w:val="已导入的样式“2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已导入的样式“21”"/>
  </w:abstractNum>
  <w:abstractNum w:abstractNumId="35">
    <w:multiLevelType w:val="hybridMultilevel"/>
    <w:styleLink w:val="已导入的样式“2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已导入的样式“22”"/>
  </w:abstractNum>
  <w:abstractNum w:abstractNumId="37">
    <w:multiLevelType w:val="hybridMultilevel"/>
    <w:styleLink w:val="已导入的样式“2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已导入的样式“23”"/>
  </w:abstractNum>
  <w:abstractNum w:abstractNumId="39">
    <w:multiLevelType w:val="hybridMultilevel"/>
    <w:styleLink w:val="已导入的样式“23”"/>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已导入的样式“24”"/>
  </w:abstractNum>
  <w:abstractNum w:abstractNumId="41">
    <w:multiLevelType w:val="hybridMultilevel"/>
    <w:styleLink w:val="已导入的样式“24”"/>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已导入的样式“25”"/>
  </w:abstractNum>
  <w:abstractNum w:abstractNumId="43">
    <w:multiLevelType w:val="hybridMultilevel"/>
    <w:styleLink w:val="已导入的样式“25”"/>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已导入的样式“26”"/>
  </w:abstractNum>
  <w:abstractNum w:abstractNumId="45">
    <w:multiLevelType w:val="hybridMultilevel"/>
    <w:styleLink w:val="已导入的样式“2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2"/>
    </w:lvlOverride>
  </w:num>
  <w:num w:numId="6">
    <w:abstractNumId w:val="5"/>
  </w:num>
  <w:num w:numId="7">
    <w:abstractNumId w:val="4"/>
  </w:num>
  <w:num w:numId="8">
    <w:abstractNumId w:val="0"/>
    <w:lvlOverride w:ilvl="1">
      <w:startOverride w:val="2"/>
    </w:lvlOverride>
  </w:num>
  <w:num w:numId="9">
    <w:abstractNumId w:val="7"/>
  </w:num>
  <w:num w:numId="10">
    <w:abstractNumId w:val="6"/>
  </w:num>
  <w:num w:numId="11">
    <w:abstractNumId w:val="0"/>
    <w:lvlOverride w:ilvl="1">
      <w:startOverride w:val="4"/>
    </w:lvlOverride>
  </w:num>
  <w:num w:numId="12">
    <w:abstractNumId w:val="9"/>
  </w:num>
  <w:num w:numId="13">
    <w:abstractNumId w:val="8"/>
  </w:num>
  <w:num w:numId="14">
    <w:abstractNumId w:val="0"/>
    <w:lvlOverride w:ilvl="1">
      <w:startOverride w:val="5"/>
    </w:lvlOverride>
  </w:num>
  <w:num w:numId="15">
    <w:abstractNumId w:val="0"/>
    <w:lvlOverride w:ilvl="0">
      <w:startOverride w:val="3"/>
    </w:lvlOverride>
  </w:num>
  <w:num w:numId="16">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20"/>
          </w:tabs>
          <w:ind w:left="806" w:hanging="806"/>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lvlOverride w:ilvl="2">
      <w:lvl w:ilvl="2">
        <w:start w:val="1"/>
        <w:numFmt w:val="decimal"/>
        <w:suff w:val="tab"/>
        <w:lvlText w:val="%1.%2.%3."/>
        <w:lvlJc w:val="left"/>
        <w:pPr>
          <w:ind w:left="1008" w:hanging="1008"/>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lvlOverride w:ilvl="3">
      <w:lvl w:ilvl="3">
        <w:start w:val="1"/>
        <w:numFmt w:val="decimal"/>
        <w:suff w:val="nothing"/>
        <w:lvlText w:val="%1.%2.%3.%4."/>
        <w:lvlJc w:val="left"/>
        <w:pPr>
          <w:ind w:left="1008" w:hanging="1008"/>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lvlOverride w:ilvl="4">
      <w:lvl w:ilvl="4">
        <w:start w:val="1"/>
        <w:numFmt w:val="decimal"/>
        <w:suff w:val="nothing"/>
        <w:lvlText w:val="%1.%2.%3.%4.%5."/>
        <w:lvlJc w:val="left"/>
        <w:pPr>
          <w:ind w:left="1008" w:hanging="1008"/>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lvlOverride w:ilvl="5">
      <w:lvl w:ilvl="5">
        <w:start w:val="1"/>
        <w:numFmt w:val="decimal"/>
        <w:suff w:val="nothing"/>
        <w:lvlText w:val="%1.%2.%3.%4.%5.%6."/>
        <w:lvlJc w:val="left"/>
        <w:pPr>
          <w:ind w:left="1008" w:hanging="1008"/>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lvlOverride w:ilvl="6">
      <w:lvl w:ilvl="6">
        <w:start w:val="1"/>
        <w:numFmt w:val="decimal"/>
        <w:suff w:val="nothing"/>
        <w:lvlText w:val="%1.%2.%3.%4.%5.%6.%7."/>
        <w:lvlJc w:val="left"/>
        <w:pPr>
          <w:ind w:left="1008" w:hanging="1008"/>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lvlOverride w:ilvl="7">
      <w:lvl w:ilvl="7">
        <w:start w:val="1"/>
        <w:numFmt w:val="decimal"/>
        <w:suff w:val="nothing"/>
        <w:lvlText w:val="%1.%2.%3.%4.%5.%6.%7.%8."/>
        <w:lvlJc w:val="left"/>
        <w:pPr>
          <w:ind w:left="1008" w:hanging="1008"/>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lvlOverride w:ilvl="8">
      <w:lvl w:ilvl="8">
        <w:start w:val="1"/>
        <w:numFmt w:val="decimal"/>
        <w:suff w:val="nothing"/>
        <w:lvlText w:val="%1.%2.%3.%4.%5.%6.%7.%8.%9."/>
        <w:lvlJc w:val="left"/>
        <w:pPr>
          <w:ind w:left="1008" w:hanging="1008"/>
        </w:pPr>
        <w:rPr>
          <w:rFonts w:hAnsi="Arial Unicode MS"/>
          <w:b w:val="1"/>
          <w:bCs w:val="1"/>
          <w:caps w:val="0"/>
          <w:smallCaps w:val="0"/>
          <w:strike w:val="0"/>
          <w:dstrike w:val="0"/>
          <w:outline w:val="0"/>
          <w:emboss w:val="0"/>
          <w:imprint w:val="0"/>
          <w:spacing w:val="0"/>
          <w:w w:val="100"/>
          <w:kern w:val="0"/>
          <w:position w:val="0"/>
          <w:sz w:val="39"/>
          <w:szCs w:val="39"/>
          <w:highlight w:val="none"/>
          <w:vertAlign w:val="baseline"/>
        </w:rPr>
      </w:lvl>
    </w:lvlOverride>
  </w:num>
  <w:num w:numId="17">
    <w:abstractNumId w:val="11"/>
  </w:num>
  <w:num w:numId="18">
    <w:abstractNumId w:val="10"/>
  </w:num>
  <w:num w:numId="19">
    <w:abstractNumId w:val="10"/>
    <w:lvlOverride w:ilvl="0">
      <w:lvl w:ilvl="0">
        <w:start w:val="1"/>
        <w:numFmt w:val="decimal"/>
        <w:suff w:val="tab"/>
        <w:lvlText w:val="%1."/>
        <w:lvlJc w:val="left"/>
        <w:pPr>
          <w:tabs>
            <w:tab w:val="num" w:pos="1440"/>
          </w:tabs>
          <w:ind w:left="7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num" w:pos="2160"/>
          </w:tabs>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num" w:pos="2880"/>
          </w:tabs>
          <w:ind w:left="2160" w:firstLine="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3600"/>
          </w:tabs>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num" w:pos="4320"/>
          </w:tabs>
          <w:ind w:left="36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num" w:pos="5040"/>
          </w:tabs>
          <w:ind w:left="4320" w:firstLine="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760"/>
          </w:tabs>
          <w:ind w:left="50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num" w:pos="6480"/>
          </w:tabs>
          <w:ind w:left="57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num" w:pos="7200"/>
          </w:tabs>
          <w:ind w:left="6480" w:firstLine="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20"/>
          </w:tabs>
          <w:ind w:left="733" w:hanging="733"/>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2">
      <w:lvl w:ilvl="2">
        <w:start w:val="1"/>
        <w:numFmt w:val="decimal"/>
        <w:suff w:val="tab"/>
        <w:lvlText w:val="%1.%2.%3."/>
        <w:lvlJc w:val="left"/>
        <w:pPr>
          <w:ind w:left="916" w:hanging="916"/>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3">
      <w:lvl w:ilvl="3">
        <w:start w:val="1"/>
        <w:numFmt w:val="decimal"/>
        <w:suff w:val="nothing"/>
        <w:lvlText w:val="%1.%2.%3.%4."/>
        <w:lvlJc w:val="left"/>
        <w:pPr>
          <w:ind w:left="916" w:hanging="916"/>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4">
      <w:lvl w:ilvl="4">
        <w:start w:val="1"/>
        <w:numFmt w:val="decimal"/>
        <w:suff w:val="nothing"/>
        <w:lvlText w:val="%1.%2.%3.%4.%5."/>
        <w:lvlJc w:val="left"/>
        <w:pPr>
          <w:ind w:left="916" w:hanging="916"/>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5">
      <w:lvl w:ilvl="5">
        <w:start w:val="1"/>
        <w:numFmt w:val="decimal"/>
        <w:suff w:val="nothing"/>
        <w:lvlText w:val="%1.%2.%3.%4.%5.%6."/>
        <w:lvlJc w:val="left"/>
        <w:pPr>
          <w:ind w:left="916" w:hanging="916"/>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6">
      <w:lvl w:ilvl="6">
        <w:start w:val="1"/>
        <w:numFmt w:val="decimal"/>
        <w:suff w:val="nothing"/>
        <w:lvlText w:val="%1.%2.%3.%4.%5.%6.%7."/>
        <w:lvlJc w:val="left"/>
        <w:pPr>
          <w:ind w:left="916" w:hanging="916"/>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7">
      <w:lvl w:ilvl="7">
        <w:start w:val="1"/>
        <w:numFmt w:val="decimal"/>
        <w:suff w:val="nothing"/>
        <w:lvlText w:val="%1.%2.%3.%4.%5.%6.%7.%8."/>
        <w:lvlJc w:val="left"/>
        <w:pPr>
          <w:ind w:left="916" w:hanging="916"/>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8">
      <w:lvl w:ilvl="8">
        <w:start w:val="1"/>
        <w:numFmt w:val="decimal"/>
        <w:suff w:val="nothing"/>
        <w:lvlText w:val="%1.%2.%3.%4.%5.%6.%7.%8.%9."/>
        <w:lvlJc w:val="left"/>
        <w:pPr>
          <w:ind w:left="916" w:hanging="916"/>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num>
  <w:num w:numId="21">
    <w:abstractNumId w:val="13"/>
  </w:num>
  <w:num w:numId="22">
    <w:abstractNumId w:val="12"/>
  </w:num>
  <w:num w:numId="23">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10"/>
      <w:lvl w:ilvl="1">
        <w:start w:val="10"/>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864" w:hanging="86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008" w:hanging="1008"/>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152" w:hanging="115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1296" w:hanging="129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1584" w:hanging="158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24">
    <w:abstractNumId w:val="15"/>
  </w:num>
  <w:num w:numId="25">
    <w:abstractNumId w:val="14"/>
  </w:num>
  <w:num w:numId="26">
    <w:abstractNumId w:val="17"/>
  </w:num>
  <w:num w:numId="27">
    <w:abstractNumId w:val="16"/>
  </w:num>
  <w:num w:numId="28">
    <w:abstractNumId w:val="0"/>
    <w:lvlOverride w:ilvl="0">
      <w:startOverride w:val="14"/>
    </w:lvlOverride>
  </w:num>
  <w:num w:numId="29">
    <w:abstractNumId w:val="19"/>
  </w:num>
  <w:num w:numId="30">
    <w:abstractNumId w:val="18"/>
  </w:num>
  <w:num w:numId="31">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2">
    <w:abstractNumId w:val="21"/>
  </w:num>
  <w:num w:numId="33">
    <w:abstractNumId w:val="20"/>
  </w:num>
  <w:num w:numId="34">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5">
    <w:abstractNumId w:val="23"/>
  </w:num>
  <w:num w:numId="36">
    <w:abstractNumId w:val="22"/>
  </w:num>
  <w:num w:numId="37">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6"/>
      <w:lvl w:ilvl="1">
        <w:start w:val="6"/>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8">
    <w:abstractNumId w:val="25"/>
  </w:num>
  <w:num w:numId="39">
    <w:abstractNumId w:val="24"/>
  </w:num>
  <w:num w:numId="40">
    <w:abstractNumId w:val="27"/>
  </w:num>
  <w:num w:numId="41">
    <w:abstractNumId w:val="26"/>
  </w:num>
  <w:num w:numId="42">
    <w:abstractNumId w:val="29"/>
  </w:num>
  <w:num w:numId="43">
    <w:abstractNumId w:val="28"/>
  </w:num>
  <w:num w:numId="44">
    <w:abstractNumId w:val="0"/>
    <w:lvlOverride w:ilvl="0">
      <w:startOverride w:val="15"/>
    </w:lvlOverride>
  </w:num>
  <w:num w:numId="45">
    <w:abstractNumId w:val="31"/>
  </w:num>
  <w:num w:numId="46">
    <w:abstractNumId w:val="30"/>
  </w:num>
  <w:num w:numId="47">
    <w:abstractNumId w:val="33"/>
  </w:num>
  <w:num w:numId="48">
    <w:abstractNumId w:val="32"/>
  </w:num>
  <w:num w:numId="49">
    <w:abstractNumId w:val="0"/>
    <w:lvlOverride w:ilvl="0">
      <w:startOverride w:val="16"/>
    </w:lvlOverride>
  </w:num>
  <w:num w:numId="50">
    <w:abstractNumId w:val="35"/>
  </w:num>
  <w:num w:numId="51">
    <w:abstractNumId w:val="34"/>
  </w:num>
  <w:num w:numId="52">
    <w:abstractNumId w:val="37"/>
  </w:num>
  <w:num w:numId="53">
    <w:abstractNumId w:val="36"/>
  </w:num>
  <w:num w:numId="54">
    <w:abstractNumId w:val="39"/>
  </w:num>
  <w:num w:numId="55">
    <w:abstractNumId w:val="38"/>
  </w:num>
  <w:num w:numId="56">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startOverride w:val="4"/>
      <w:lvl w:ilvl="3">
        <w:start w:val="4"/>
        <w:numFmt w:val="decimal"/>
        <w:suff w:val="tab"/>
        <w:lvlText w:val="%1.%2.%3.%4."/>
        <w:lvlJc w:val="left"/>
        <w:pPr>
          <w:ind w:left="864" w:hanging="86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008" w:hanging="1008"/>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152" w:hanging="115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1296" w:hanging="129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1584" w:hanging="158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57">
    <w:abstractNumId w:val="41"/>
  </w:num>
  <w:num w:numId="58">
    <w:abstractNumId w:val="40"/>
  </w:num>
  <w:num w:numId="59">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tab"/>
        <w:lvlText w:val="%1.%2.%3.%4."/>
        <w:lvlJc w:val="left"/>
        <w:pPr>
          <w:ind w:left="864" w:hanging="86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008" w:hanging="1008"/>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152" w:hanging="115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1296" w:hanging="129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1584" w:hanging="158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60">
    <w:abstractNumId w:val="43"/>
  </w:num>
  <w:num w:numId="61">
    <w:abstractNumId w:val="42"/>
  </w:num>
  <w:num w:numId="62">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864" w:hanging="86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008" w:hanging="1008"/>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152" w:hanging="115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1296" w:hanging="129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1584" w:hanging="158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63">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864" w:hanging="86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008" w:hanging="1008"/>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152" w:hanging="115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1296" w:hanging="129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1584" w:hanging="158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64">
    <w:abstractNumId w:val="45"/>
  </w:num>
  <w:num w:numId="65">
    <w:abstractNumId w:val="44"/>
  </w:num>
  <w:num w:numId="66">
    <w:abstractNumId w:val="0"/>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num" w:pos="576"/>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tabs>
            <w:tab w:val="num" w:pos="720"/>
          </w:tabs>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0" w:comments="1" w:insDel="0" w:formatting="0"/>
  <w:trackRevisions/>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itle">
    <w:name w:val="Title"/>
    <w:next w:val="Normal.0"/>
    <w:pPr>
      <w:keepNext w:val="0"/>
      <w:keepLines w:val="0"/>
      <w:pageBreakBefore w:val="0"/>
      <w:widowControl w:val="1"/>
      <w:pBdr>
        <w:top w:val="nil"/>
        <w:left w:val="nil"/>
        <w:bottom w:val="single" w:color="000000" w:sz="4" w:space="0" w:shadow="0" w:frame="0"/>
        <w:right w:val="nil"/>
      </w:pBdr>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5"/>
      <w:kern w:val="0"/>
      <w:position w:val="0"/>
      <w:sz w:val="52"/>
      <w:szCs w:val="52"/>
      <w:u w:val="none" w:color="000000"/>
      <w:vertAlign w:val="baseline"/>
      <w:lang w:val="en-US"/>
    </w:rPr>
  </w:style>
  <w:style w:type="paragraph" w:styleId="Body Single">
    <w:name w:val="Body Single"/>
    <w:next w:val="Body Single"/>
    <w:pPr>
      <w:keepNext w:val="0"/>
      <w:keepLines w:val="0"/>
      <w:pageBreakBefore w:val="0"/>
      <w:widowControl w:val="1"/>
      <w:shd w:val="clear" w:color="auto" w:fill="auto"/>
      <w:suppressAutoHyphens w:val="0"/>
      <w:bidi w:val="0"/>
      <w:spacing w:before="60" w:after="120" w:line="280" w:lineRule="atLeast"/>
      <w:ind w:left="0" w:right="0" w:firstLine="0"/>
      <w:jc w:val="both"/>
      <w:outlineLvl w:val="9"/>
    </w:pPr>
    <w:rPr>
      <w:rFonts w:ascii="Lucida Sans" w:cs="Lucida Sans" w:hAnsi="Lucida Sans" w:eastAsia="Lucida Sans"/>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w:name w:val="heading 1"/>
    <w:next w:val="Normal.0"/>
    <w:pPr>
      <w:keepNext w:val="0"/>
      <w:keepLines w:val="0"/>
      <w:pageBreakBefore w:val="0"/>
      <w:widowControl w:val="1"/>
      <w:shd w:val="clear" w:color="auto" w:fill="auto"/>
      <w:tabs>
        <w:tab w:val="left" w:pos="540"/>
      </w:tabs>
      <w:suppressAutoHyphens w:val="0"/>
      <w:bidi w:val="0"/>
      <w:spacing w:before="120" w:after="480" w:line="240" w:lineRule="auto"/>
      <w:ind w:left="0" w:right="0" w:firstLine="0"/>
      <w:jc w:val="left"/>
      <w:outlineLvl w:val="0"/>
    </w:pPr>
    <w:rPr>
      <w:rFonts w:ascii="Arial Unicode MS" w:cs="Arial Unicode MS" w:hAnsi="Arial Unicode MS" w:eastAsia="Arial" w:hint="eastAsia"/>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numbering" w:styleId="已导入的样式“1”">
    <w:name w:val="已导入的样式“1”"/>
    <w:pPr>
      <w:numPr>
        <w:numId w:val="1"/>
      </w:numPr>
    </w:pPr>
  </w:style>
  <w:style w:type="paragraph" w:styleId="heading 2">
    <w:name w:val="heading 2"/>
    <w:next w:val="Normal.0"/>
    <w:pPr>
      <w:keepNext w:val="0"/>
      <w:keepLines w:val="0"/>
      <w:pageBreakBefore w:val="0"/>
      <w:widowControl w:val="1"/>
      <w:shd w:val="clear" w:color="auto" w:fill="auto"/>
      <w:tabs>
        <w:tab w:val="left" w:pos="720"/>
      </w:tabs>
      <w:suppressAutoHyphens w:val="0"/>
      <w:bidi w:val="0"/>
      <w:spacing w:before="120" w:after="240" w:line="240" w:lineRule="auto"/>
      <w:ind w:left="0" w:right="0" w:firstLine="0"/>
      <w:jc w:val="left"/>
      <w:outlineLvl w:val="1"/>
    </w:pPr>
    <w:rPr>
      <w:rFonts w:ascii="Arial Unicode MS" w:cs="Arial Unicode MS" w:hAnsi="Arial Unicode MS" w:eastAsia="Arial" w:hint="eastAsia"/>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已导入的样式“4”">
    <w:name w:val="已导入的样式“4”"/>
    <w:pPr>
      <w:numPr>
        <w:numId w:val="3"/>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UsageNotes">
    <w:name w:val="UsageNotes"/>
    <w:next w:val="UsageNotes"/>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unga" w:cs="Tunga" w:hAnsi="Tunga" w:eastAsia="Tunga"/>
      <w:b w:val="0"/>
      <w:bCs w:val="0"/>
      <w:i w:val="1"/>
      <w:iCs w:val="1"/>
      <w:caps w:val="0"/>
      <w:smallCaps w:val="0"/>
      <w:strike w:val="0"/>
      <w:dstrike w:val="0"/>
      <w:outline w:val="0"/>
      <w:color w:val="0000ff"/>
      <w:spacing w:val="0"/>
      <w:kern w:val="0"/>
      <w:position w:val="0"/>
      <w:sz w:val="22"/>
      <w:szCs w:val="22"/>
      <w:u w:val="none" w:color="0000ff"/>
      <w:vertAlign w:val="baseline"/>
      <w:lang w:val="en-US"/>
    </w:rPr>
  </w:style>
  <w:style w:type="numbering" w:styleId="已导入的样式“5”">
    <w:name w:val="已导入的样式“5”"/>
    <w:pPr>
      <w:numPr>
        <w:numId w:val="6"/>
      </w:numPr>
    </w:pPr>
  </w:style>
  <w:style w:type="numbering" w:styleId="已导入的样式“6”">
    <w:name w:val="已导入的样式“6”"/>
    <w:pPr>
      <w:numPr>
        <w:numId w:val="9"/>
      </w:numPr>
    </w:pPr>
  </w:style>
  <w:style w:type="numbering" w:styleId="已导入的样式“7”">
    <w:name w:val="已导入的样式“7”"/>
    <w:pPr>
      <w:numPr>
        <w:numId w:val="12"/>
      </w:numPr>
    </w:pPr>
  </w:style>
  <w:style w:type="paragraph" w:styleId="heading 3">
    <w:name w:val="heading 3"/>
    <w:next w:val="Normal.0"/>
    <w:pPr>
      <w:keepNext w:val="0"/>
      <w:keepLines w:val="0"/>
      <w:pageBreakBefore w:val="0"/>
      <w:widowControl w:val="1"/>
      <w:shd w:val="clear" w:color="auto" w:fill="auto"/>
      <w:tabs>
        <w:tab w:val="left" w:pos="900"/>
      </w:tabs>
      <w:suppressAutoHyphens w:val="0"/>
      <w:bidi w:val="0"/>
      <w:spacing w:before="120" w:after="240" w:line="240" w:lineRule="auto"/>
      <w:ind w:left="0" w:right="0" w:firstLine="0"/>
      <w:jc w:val="left"/>
      <w:outlineLvl w:val="2"/>
    </w:pPr>
    <w:rPr>
      <w:rFonts w:ascii="Arial Unicode MS" w:cs="Arial Unicode MS" w:hAnsi="Arial Unicode MS" w:eastAsia="Arial" w:hint="eastAsia"/>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已导入的样式“8”">
    <w:name w:val="已导入的样式“8”"/>
    <w:pPr>
      <w:numPr>
        <w:numId w:val="17"/>
      </w:numPr>
    </w:pPr>
  </w:style>
  <w:style w:type="numbering" w:styleId="已导入的样式“9”">
    <w:name w:val="已导入的样式“9”"/>
    <w:pPr>
      <w:numPr>
        <w:numId w:val="21"/>
      </w:numPr>
    </w:pPr>
  </w:style>
  <w:style w:type="numbering" w:styleId="已导入的样式“11”">
    <w:name w:val="已导入的样式“11”"/>
    <w:pPr>
      <w:numPr>
        <w:numId w:val="24"/>
      </w:numPr>
    </w:pPr>
  </w:style>
  <w:style w:type="numbering" w:styleId="已导入的样式“12”">
    <w:name w:val="已导入的样式“12”"/>
    <w:pPr>
      <w:numPr>
        <w:numId w:val="26"/>
      </w:numPr>
    </w:pPr>
  </w:style>
  <w:style w:type="numbering" w:styleId="已导入的样式“13”">
    <w:name w:val="已导入的样式“13”"/>
    <w:pPr>
      <w:numPr>
        <w:numId w:val="29"/>
      </w:numPr>
    </w:pPr>
  </w:style>
  <w:style w:type="numbering" w:styleId="已导入的样式“14”">
    <w:name w:val="已导入的样式“14”"/>
    <w:pPr>
      <w:numPr>
        <w:numId w:val="32"/>
      </w:numPr>
    </w:pPr>
  </w:style>
  <w:style w:type="numbering" w:styleId="已导入的样式“15”">
    <w:name w:val="已导入的样式“15”"/>
    <w:pPr>
      <w:numPr>
        <w:numId w:val="35"/>
      </w:numPr>
    </w:pPr>
  </w:style>
  <w:style w:type="numbering" w:styleId="已导入的样式“16”">
    <w:name w:val="已导入的样式“16”"/>
    <w:pPr>
      <w:numPr>
        <w:numId w:val="38"/>
      </w:numPr>
    </w:pPr>
  </w:style>
  <w:style w:type="numbering" w:styleId="已导入的样式“17”">
    <w:name w:val="已导入的样式“17”"/>
    <w:pPr>
      <w:numPr>
        <w:numId w:val="40"/>
      </w:numPr>
    </w:pPr>
  </w:style>
  <w:style w:type="numbering" w:styleId="已导入的样式“18”">
    <w:name w:val="已导入的样式“18”"/>
    <w:pPr>
      <w:numPr>
        <w:numId w:val="42"/>
      </w:numPr>
    </w:pPr>
  </w:style>
  <w:style w:type="numbering" w:styleId="已导入的样式“19”">
    <w:name w:val="已导入的样式“19”"/>
    <w:pPr>
      <w:numPr>
        <w:numId w:val="45"/>
      </w:numPr>
    </w:pPr>
  </w:style>
  <w:style w:type="numbering" w:styleId="已导入的样式“20”">
    <w:name w:val="已导入的样式“20”"/>
    <w:pPr>
      <w:numPr>
        <w:numId w:val="47"/>
      </w:numPr>
    </w:pPr>
  </w:style>
  <w:style w:type="numbering" w:styleId="已导入的样式“21”">
    <w:name w:val="已导入的样式“21”"/>
    <w:pPr>
      <w:numPr>
        <w:numId w:val="50"/>
      </w:numPr>
    </w:pPr>
  </w:style>
  <w:style w:type="numbering" w:styleId="已导入的样式“22”">
    <w:name w:val="已导入的样式“22”"/>
    <w:pPr>
      <w:numPr>
        <w:numId w:val="52"/>
      </w:numPr>
    </w:pPr>
  </w:style>
  <w:style w:type="paragraph" w:styleId="heading 4">
    <w:name w:val="heading 4"/>
    <w:next w:val="Normal.0"/>
    <w:pPr>
      <w:keepNext w:val="0"/>
      <w:keepLines w:val="0"/>
      <w:pageBreakBefore w:val="0"/>
      <w:widowControl w:val="1"/>
      <w:shd w:val="clear" w:color="auto" w:fill="auto"/>
      <w:suppressAutoHyphens w:val="0"/>
      <w:bidi w:val="0"/>
      <w:spacing w:before="200" w:after="0" w:line="276" w:lineRule="auto"/>
      <w:ind w:left="0" w:right="0" w:firstLine="0"/>
      <w:jc w:val="left"/>
      <w:outlineLvl w:val="3"/>
    </w:pPr>
    <w:rPr>
      <w:rFonts w:ascii="Cambria" w:cs="Cambria" w:hAnsi="Cambria" w:eastAsia="Cambria"/>
      <w:b w:val="1"/>
      <w:bCs w:val="1"/>
      <w:i w:val="1"/>
      <w:iCs w:val="1"/>
      <w:caps w:val="0"/>
      <w:smallCaps w:val="0"/>
      <w:strike w:val="0"/>
      <w:dstrike w:val="0"/>
      <w:outline w:val="0"/>
      <w:color w:val="000000"/>
      <w:spacing w:val="0"/>
      <w:kern w:val="0"/>
      <w:position w:val="0"/>
      <w:sz w:val="22"/>
      <w:szCs w:val="22"/>
      <w:u w:val="none" w:color="000000"/>
      <w:vertAlign w:val="baseline"/>
      <w:lang w:val="en-US"/>
    </w:rPr>
  </w:style>
  <w:style w:type="numbering" w:styleId="已导入的样式“23”">
    <w:name w:val="已导入的样式“23”"/>
    <w:pPr>
      <w:numPr>
        <w:numId w:val="54"/>
      </w:numPr>
    </w:pPr>
  </w:style>
  <w:style w:type="numbering" w:styleId="已导入的样式“24”">
    <w:name w:val="已导入的样式“24”"/>
    <w:pPr>
      <w:numPr>
        <w:numId w:val="57"/>
      </w:numPr>
    </w:pPr>
  </w:style>
  <w:style w:type="numbering" w:styleId="已导入的样式“25”">
    <w:name w:val="已导入的样式“25”"/>
    <w:pPr>
      <w:numPr>
        <w:numId w:val="60"/>
      </w:numPr>
    </w:pPr>
  </w:style>
  <w:style w:type="numbering" w:styleId="已导入的样式“26”">
    <w:name w:val="已导入的样式“26”"/>
    <w:pPr>
      <w:numPr>
        <w:numId w:val="6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tif"/><Relationship Id="rId19" Type="http://schemas.openxmlformats.org/officeDocument/2006/relationships/image" Target="media/image2.tif"/><Relationship Id="rId20" Type="http://schemas.openxmlformats.org/officeDocument/2006/relationships/image" Target="media/image3.tif"/><Relationship Id="rId21" Type="http://schemas.openxmlformats.org/officeDocument/2006/relationships/image" Target="media/image4.tif"/><Relationship Id="rId22" Type="http://schemas.openxmlformats.org/officeDocument/2006/relationships/image" Target="media/image5.tif"/><Relationship Id="rId23" Type="http://schemas.openxmlformats.org/officeDocument/2006/relationships/image" Target="media/image6.tif"/><Relationship Id="rId24" Type="http://schemas.openxmlformats.org/officeDocument/2006/relationships/image" Target="media/image7.tif"/><Relationship Id="rId25" Type="http://schemas.openxmlformats.org/officeDocument/2006/relationships/image" Target="media/image8.tif"/><Relationship Id="rId26" Type="http://schemas.openxmlformats.org/officeDocument/2006/relationships/image" Target="media/image9.tif"/><Relationship Id="rId27" Type="http://schemas.openxmlformats.org/officeDocument/2006/relationships/image" Target="media/image10.tif"/><Relationship Id="rId28" Type="http://schemas.openxmlformats.org/officeDocument/2006/relationships/image" Target="media/image11.tif"/><Relationship Id="rId29" Type="http://schemas.openxmlformats.org/officeDocument/2006/relationships/image" Target="media/image12.tif"/><Relationship Id="rId30" Type="http://schemas.openxmlformats.org/officeDocument/2006/relationships/image" Target="media/image13.tif"/><Relationship Id="rId31" Type="http://schemas.openxmlformats.org/officeDocument/2006/relationships/image" Target="media/image14.tif"/><Relationship Id="rId32" Type="http://schemas.openxmlformats.org/officeDocument/2006/relationships/image" Target="media/image15.tif"/><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