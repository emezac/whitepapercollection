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CF5C6" w14:textId="77777777" w:rsidR="00753AC1" w:rsidRPr="0088676B" w:rsidRDefault="00753AC1" w:rsidP="00753AC1">
      <w:pPr>
        <w:spacing w:after="120" w:line="240" w:lineRule="auto"/>
        <w:rPr>
          <w:rFonts w:ascii="Arial" w:eastAsiaTheme="minorEastAsia" w:hAnsi="Arial" w:cs="Arial"/>
          <w:sz w:val="36"/>
          <w:szCs w:val="36"/>
          <w:rPrChange w:id="0" w:author="Microsoft Office User" w:date="2017-08-26T15:42:00Z">
            <w:rPr>
              <w:rFonts w:ascii="Arial" w:hAnsi="Arial" w:cs="Arial"/>
              <w:sz w:val="36"/>
              <w:szCs w:val="36"/>
            </w:rPr>
          </w:rPrChange>
        </w:rPr>
      </w:pPr>
    </w:p>
    <w:p w14:paraId="69AD7981" w14:textId="77777777" w:rsidR="00753AC1" w:rsidDel="000D2E05" w:rsidRDefault="00753AC1">
      <w:pPr>
        <w:jc w:val="center"/>
        <w:rPr>
          <w:del w:id="1" w:author="Microsoft Office User" w:date="2017-08-26T16:24:00Z"/>
          <w:rFonts w:ascii="Arial" w:eastAsiaTheme="minorEastAsia" w:hAnsi="Arial" w:cs="Arial"/>
          <w:sz w:val="72"/>
          <w:szCs w:val="72"/>
        </w:rPr>
        <w:pPrChange w:id="2" w:author="Microsoft Office User" w:date="2017-08-26T16:24:00Z">
          <w:pPr/>
        </w:pPrChange>
      </w:pPr>
    </w:p>
    <w:p w14:paraId="51F54FB1" w14:textId="77777777" w:rsidR="000D2E05" w:rsidRDefault="000D2E05">
      <w:pPr>
        <w:spacing w:after="120" w:line="240" w:lineRule="auto"/>
        <w:jc w:val="center"/>
        <w:rPr>
          <w:ins w:id="3" w:author="Microsoft Office User" w:date="2017-08-26T16:25:00Z"/>
          <w:rFonts w:ascii="Arial" w:eastAsiaTheme="minorEastAsia" w:hAnsi="Arial" w:cs="Arial"/>
          <w:sz w:val="72"/>
          <w:szCs w:val="72"/>
        </w:rPr>
        <w:pPrChange w:id="4" w:author="Microsoft Office User" w:date="2017-08-26T16:24:00Z">
          <w:pPr>
            <w:spacing w:after="120" w:line="240" w:lineRule="auto"/>
          </w:pPr>
        </w:pPrChange>
      </w:pPr>
    </w:p>
    <w:p w14:paraId="4AFF2918" w14:textId="77777777" w:rsidR="000D2E05" w:rsidRPr="000D2E05" w:rsidRDefault="000D2E05">
      <w:pPr>
        <w:spacing w:after="120" w:line="240" w:lineRule="auto"/>
        <w:jc w:val="center"/>
        <w:rPr>
          <w:ins w:id="5" w:author="Microsoft Office User" w:date="2017-08-26T16:25:00Z"/>
          <w:rFonts w:ascii="Arial" w:eastAsiaTheme="minorEastAsia" w:hAnsi="Arial" w:cs="Arial"/>
          <w:sz w:val="72"/>
          <w:szCs w:val="72"/>
          <w:rPrChange w:id="6" w:author="Microsoft Office User" w:date="2017-08-26T16:25:00Z">
            <w:rPr>
              <w:ins w:id="7" w:author="Microsoft Office User" w:date="2017-08-26T16:25:00Z"/>
              <w:rFonts w:ascii="Arial" w:hAnsi="Arial" w:cs="Arial"/>
              <w:sz w:val="36"/>
              <w:szCs w:val="36"/>
            </w:rPr>
          </w:rPrChange>
        </w:rPr>
        <w:pPrChange w:id="8" w:author="Microsoft Office User" w:date="2017-08-26T16:24:00Z">
          <w:pPr>
            <w:spacing w:after="120" w:line="240" w:lineRule="auto"/>
          </w:pPr>
        </w:pPrChange>
      </w:pPr>
    </w:p>
    <w:p w14:paraId="3F1B3C21" w14:textId="77777777" w:rsidR="00753AC1" w:rsidRPr="000D2E05" w:rsidDel="000D2E05" w:rsidRDefault="00753AC1">
      <w:pPr>
        <w:spacing w:after="120" w:line="240" w:lineRule="auto"/>
        <w:jc w:val="center"/>
        <w:rPr>
          <w:del w:id="9" w:author="Microsoft Office User" w:date="2017-08-26T16:24:00Z"/>
          <w:rFonts w:ascii="Arial" w:eastAsiaTheme="minorEastAsia" w:hAnsi="Arial" w:cs="Arial"/>
          <w:sz w:val="72"/>
          <w:szCs w:val="72"/>
          <w:rPrChange w:id="10" w:author="Microsoft Office User" w:date="2017-08-26T16:25:00Z">
            <w:rPr>
              <w:del w:id="11" w:author="Microsoft Office User" w:date="2017-08-26T16:24:00Z"/>
              <w:rFonts w:ascii="Arial" w:hAnsi="Arial" w:cs="Arial"/>
              <w:sz w:val="36"/>
              <w:szCs w:val="36"/>
            </w:rPr>
          </w:rPrChange>
        </w:rPr>
        <w:pPrChange w:id="12" w:author="Microsoft Office User" w:date="2017-08-26T16:24:00Z">
          <w:pPr>
            <w:spacing w:after="120" w:line="240" w:lineRule="auto"/>
          </w:pPr>
        </w:pPrChange>
      </w:pPr>
    </w:p>
    <w:p w14:paraId="12DE97E8" w14:textId="77777777" w:rsidR="00753AC1" w:rsidRPr="000D2E05" w:rsidDel="000D2E05" w:rsidRDefault="00753AC1">
      <w:pPr>
        <w:spacing w:after="120" w:line="240" w:lineRule="auto"/>
        <w:jc w:val="center"/>
        <w:rPr>
          <w:del w:id="13" w:author="Microsoft Office User" w:date="2017-08-26T16:24:00Z"/>
          <w:rFonts w:ascii="Arial" w:eastAsiaTheme="minorEastAsia" w:hAnsi="Arial" w:cs="Arial"/>
          <w:sz w:val="72"/>
          <w:szCs w:val="72"/>
          <w:rPrChange w:id="14" w:author="Microsoft Office User" w:date="2017-08-26T16:25:00Z">
            <w:rPr>
              <w:del w:id="15" w:author="Microsoft Office User" w:date="2017-08-26T16:24:00Z"/>
              <w:rFonts w:ascii="Arial" w:hAnsi="Arial" w:cs="Arial"/>
              <w:sz w:val="36"/>
              <w:szCs w:val="36"/>
            </w:rPr>
          </w:rPrChange>
        </w:rPr>
        <w:pPrChange w:id="16" w:author="Microsoft Office User" w:date="2017-08-26T16:24:00Z">
          <w:pPr>
            <w:spacing w:after="120" w:line="240" w:lineRule="auto"/>
          </w:pPr>
        </w:pPrChange>
      </w:pPr>
    </w:p>
    <w:p w14:paraId="00765190" w14:textId="77777777" w:rsidR="00753AC1" w:rsidRPr="000D2E05" w:rsidDel="000D2E05" w:rsidRDefault="00753AC1">
      <w:pPr>
        <w:spacing w:after="120" w:line="240" w:lineRule="auto"/>
        <w:jc w:val="center"/>
        <w:rPr>
          <w:del w:id="17" w:author="Microsoft Office User" w:date="2017-08-26T16:24:00Z"/>
          <w:rFonts w:ascii="Arial" w:eastAsiaTheme="minorEastAsia" w:hAnsi="Arial" w:cs="Arial"/>
          <w:sz w:val="72"/>
          <w:szCs w:val="72"/>
          <w:rPrChange w:id="18" w:author="Microsoft Office User" w:date="2017-08-26T16:25:00Z">
            <w:rPr>
              <w:del w:id="19" w:author="Microsoft Office User" w:date="2017-08-26T16:24:00Z"/>
              <w:rFonts w:ascii="Arial" w:hAnsi="Arial" w:cs="Arial"/>
              <w:sz w:val="36"/>
              <w:szCs w:val="36"/>
            </w:rPr>
          </w:rPrChange>
        </w:rPr>
        <w:pPrChange w:id="20" w:author="Microsoft Office User" w:date="2017-08-26T16:24:00Z">
          <w:pPr>
            <w:spacing w:after="120" w:line="240" w:lineRule="auto"/>
          </w:pPr>
        </w:pPrChange>
      </w:pPr>
    </w:p>
    <w:p w14:paraId="5623B037" w14:textId="215FCEFA" w:rsidR="001C28F1" w:rsidRPr="000D2E05" w:rsidDel="005E1FA1" w:rsidRDefault="000B42C7">
      <w:pPr>
        <w:pStyle w:val="a4"/>
        <w:pBdr>
          <w:bottom w:val="none" w:sz="0" w:space="0" w:color="auto"/>
        </w:pBdr>
        <w:spacing w:after="120"/>
        <w:jc w:val="center"/>
        <w:rPr>
          <w:del w:id="21" w:author="Microsoft Office User" w:date="2017-08-26T15:32:00Z"/>
          <w:rFonts w:ascii="Arial" w:eastAsiaTheme="minorEastAsia" w:hAnsi="Arial" w:cs="Arial"/>
          <w:b/>
          <w:sz w:val="72"/>
          <w:szCs w:val="72"/>
          <w:lang w:eastAsia="zh-CN"/>
          <w:rPrChange w:id="22" w:author="Microsoft Office User" w:date="2017-08-26T16:25:00Z">
            <w:rPr>
              <w:del w:id="23" w:author="Microsoft Office User" w:date="2017-08-26T15:32:00Z"/>
              <w:rFonts w:ascii="Arial" w:hAnsi="Arial" w:cs="Arial"/>
              <w:b/>
              <w:sz w:val="96"/>
              <w:szCs w:val="96"/>
              <w:lang w:eastAsia="zh-CN"/>
            </w:rPr>
          </w:rPrChange>
        </w:rPr>
        <w:pPrChange w:id="24" w:author="Microsoft Office User" w:date="2017-08-26T16:24:00Z">
          <w:pPr>
            <w:pStyle w:val="a4"/>
            <w:pBdr>
              <w:bottom w:val="none" w:sz="0" w:space="0" w:color="auto"/>
            </w:pBdr>
            <w:spacing w:after="120"/>
            <w:jc w:val="right"/>
          </w:pPr>
        </w:pPrChange>
      </w:pPr>
      <w:del w:id="25" w:author="Microsoft Office User" w:date="2017-08-26T15:32:00Z">
        <w:r w:rsidRPr="000D2E05" w:rsidDel="005E1FA1">
          <w:rPr>
            <w:rFonts w:ascii="Arial" w:eastAsiaTheme="minorEastAsia" w:hAnsi="Arial" w:cs="Arial"/>
            <w:b/>
            <w:sz w:val="72"/>
            <w:szCs w:val="72"/>
            <w:lang w:eastAsia="zh-CN"/>
            <w:rPrChange w:id="26" w:author="Microsoft Office User" w:date="2017-08-26T16:25:00Z">
              <w:rPr>
                <w:rFonts w:ascii="Arial" w:hAnsi="Arial" w:cs="Arial"/>
                <w:b/>
                <w:sz w:val="96"/>
                <w:szCs w:val="96"/>
                <w:lang w:eastAsia="zh-CN"/>
              </w:rPr>
            </w:rPrChange>
          </w:rPr>
          <w:delText>Mutual Chain</w:delText>
        </w:r>
      </w:del>
      <w:r w:rsidR="002B215F">
        <w:rPr>
          <w:rFonts w:ascii="MS Mincho" w:eastAsiaTheme="minorEastAsia" w:hAnsi="MS Mincho" w:cs="MS Mincho"/>
          <w:b/>
          <w:sz w:val="72"/>
          <w:szCs w:val="72"/>
          <w:lang w:eastAsia="zh-CN"/>
        </w:rPr>
        <w:t>相互链</w:t>
      </w:r>
    </w:p>
    <w:p w14:paraId="322C22F2" w14:textId="77777777" w:rsidR="001C28F1" w:rsidRPr="0088676B" w:rsidRDefault="001C28F1">
      <w:pPr>
        <w:jc w:val="center"/>
        <w:rPr>
          <w:rFonts w:eastAsiaTheme="minorEastAsia"/>
          <w:lang w:eastAsia="zh-CN"/>
          <w:rPrChange w:id="27" w:author="Microsoft Office User" w:date="2017-08-26T15:42:00Z">
            <w:rPr>
              <w:lang w:eastAsia="zh-CN"/>
            </w:rPr>
          </w:rPrChange>
        </w:rPr>
        <w:pPrChange w:id="28" w:author="Microsoft Office User" w:date="2017-08-26T16:24:00Z">
          <w:pPr/>
        </w:pPrChange>
      </w:pPr>
    </w:p>
    <w:p w14:paraId="39D857DC" w14:textId="77777777" w:rsidR="000D2E05" w:rsidRDefault="000D2E05" w:rsidP="00753AC1">
      <w:pPr>
        <w:pStyle w:val="a4"/>
        <w:pBdr>
          <w:bottom w:val="none" w:sz="0" w:space="0" w:color="auto"/>
        </w:pBdr>
        <w:spacing w:after="120"/>
        <w:jc w:val="right"/>
        <w:rPr>
          <w:ins w:id="29" w:author="Microsoft Office User" w:date="2017-08-26T16:25:00Z"/>
          <w:rFonts w:ascii="Arial" w:eastAsiaTheme="minorEastAsia" w:hAnsi="Arial" w:cs="Arial"/>
          <w:b/>
          <w:sz w:val="40"/>
          <w:szCs w:val="40"/>
          <w:lang w:eastAsia="zh-CN"/>
        </w:rPr>
      </w:pPr>
    </w:p>
    <w:p w14:paraId="5BEAAA15" w14:textId="77777777" w:rsidR="000D2E05" w:rsidRDefault="00996482" w:rsidP="00753AC1">
      <w:pPr>
        <w:pStyle w:val="a4"/>
        <w:pBdr>
          <w:bottom w:val="none" w:sz="0" w:space="0" w:color="auto"/>
        </w:pBdr>
        <w:spacing w:after="120"/>
        <w:jc w:val="right"/>
        <w:rPr>
          <w:ins w:id="30" w:author="Microsoft Office User" w:date="2017-08-26T16:24:00Z"/>
          <w:rFonts w:ascii="Arial" w:eastAsiaTheme="minorEastAsia" w:hAnsi="Arial" w:cs="Arial"/>
          <w:b/>
          <w:sz w:val="40"/>
          <w:szCs w:val="40"/>
          <w:lang w:eastAsia="zh-CN"/>
        </w:rPr>
      </w:pPr>
      <w:r w:rsidRPr="0088676B">
        <w:rPr>
          <w:rFonts w:ascii="Arial" w:eastAsiaTheme="minorEastAsia" w:hAnsi="Arial" w:cs="Arial"/>
          <w:b/>
          <w:sz w:val="40"/>
          <w:szCs w:val="40"/>
          <w:lang w:eastAsia="zh-CN"/>
          <w:rPrChange w:id="31" w:author="Microsoft Office User" w:date="2017-08-26T15:42:00Z">
            <w:rPr>
              <w:rFonts w:ascii="Arial" w:hAnsi="Arial" w:cs="Arial"/>
              <w:b/>
              <w:sz w:val="40"/>
              <w:szCs w:val="40"/>
              <w:lang w:eastAsia="zh-CN"/>
            </w:rPr>
          </w:rPrChange>
        </w:rPr>
        <w:t xml:space="preserve"> </w:t>
      </w:r>
    </w:p>
    <w:p w14:paraId="48DC7BCD" w14:textId="77777777" w:rsidR="000D2E05" w:rsidRDefault="000D2E05">
      <w:pPr>
        <w:pStyle w:val="a4"/>
        <w:pBdr>
          <w:bottom w:val="none" w:sz="0" w:space="0" w:color="auto"/>
        </w:pBdr>
        <w:spacing w:after="120"/>
        <w:jc w:val="center"/>
        <w:rPr>
          <w:ins w:id="32" w:author="Microsoft Office User" w:date="2017-08-26T16:25:00Z"/>
          <w:rFonts w:ascii="Arial" w:eastAsiaTheme="minorEastAsia" w:hAnsi="Arial" w:cs="Arial"/>
          <w:b/>
          <w:sz w:val="40"/>
          <w:szCs w:val="40"/>
          <w:lang w:eastAsia="zh-CN"/>
        </w:rPr>
        <w:pPrChange w:id="33" w:author="Microsoft Office User" w:date="2017-08-26T16:24:00Z">
          <w:pPr>
            <w:pStyle w:val="a4"/>
            <w:pBdr>
              <w:bottom w:val="none" w:sz="0" w:space="0" w:color="auto"/>
            </w:pBdr>
            <w:spacing w:after="120"/>
            <w:jc w:val="right"/>
          </w:pPr>
        </w:pPrChange>
      </w:pPr>
    </w:p>
    <w:p w14:paraId="559AB8B5" w14:textId="77777777" w:rsidR="000D2E05" w:rsidRDefault="00996482">
      <w:pPr>
        <w:pStyle w:val="a4"/>
        <w:pBdr>
          <w:bottom w:val="none" w:sz="0" w:space="0" w:color="auto"/>
        </w:pBdr>
        <w:spacing w:after="120"/>
        <w:jc w:val="center"/>
        <w:rPr>
          <w:ins w:id="34" w:author="Microsoft Office User" w:date="2017-08-26T16:25:00Z"/>
          <w:rFonts w:ascii="SimSun" w:eastAsiaTheme="minorEastAsia" w:hAnsi="SimSun" w:cs="SimSun"/>
          <w:b/>
          <w:sz w:val="40"/>
          <w:szCs w:val="40"/>
          <w:lang w:eastAsia="zh-CN"/>
        </w:rPr>
        <w:pPrChange w:id="35" w:author="Microsoft Office User" w:date="2017-08-26T16:24:00Z">
          <w:pPr>
            <w:pStyle w:val="a4"/>
            <w:pBdr>
              <w:bottom w:val="none" w:sz="0" w:space="0" w:color="auto"/>
            </w:pBdr>
            <w:spacing w:after="120"/>
            <w:jc w:val="right"/>
          </w:pPr>
        </w:pPrChange>
      </w:pPr>
      <w:del w:id="36" w:author="Microsoft Office User" w:date="2017-08-26T15:33:00Z">
        <w:r w:rsidRPr="0088676B" w:rsidDel="005E1FA1">
          <w:rPr>
            <w:rFonts w:ascii="Arial" w:eastAsiaTheme="minorEastAsia" w:hAnsi="Arial" w:cs="Arial"/>
            <w:b/>
            <w:sz w:val="40"/>
            <w:szCs w:val="40"/>
            <w:lang w:eastAsia="zh-CN"/>
            <w:rPrChange w:id="37" w:author="Microsoft Office User" w:date="2017-08-26T15:42:00Z">
              <w:rPr>
                <w:rFonts w:ascii="Arial" w:hAnsi="Arial" w:cs="Arial"/>
                <w:b/>
                <w:sz w:val="40"/>
                <w:szCs w:val="40"/>
                <w:lang w:eastAsia="zh-CN"/>
              </w:rPr>
            </w:rPrChange>
          </w:rPr>
          <w:delText xml:space="preserve">A </w:delText>
        </w:r>
        <w:r w:rsidR="001C28F1" w:rsidRPr="0088676B" w:rsidDel="005E1FA1">
          <w:rPr>
            <w:rFonts w:ascii="Arial" w:eastAsiaTheme="minorEastAsia" w:hAnsi="Arial" w:cs="Arial"/>
            <w:b/>
            <w:sz w:val="40"/>
            <w:szCs w:val="40"/>
            <w:lang w:eastAsia="zh-CN"/>
            <w:rPrChange w:id="38" w:author="Microsoft Office User" w:date="2017-08-26T15:42:00Z">
              <w:rPr>
                <w:rFonts w:ascii="Arial" w:hAnsi="Arial" w:cs="Arial"/>
                <w:b/>
                <w:sz w:val="40"/>
                <w:szCs w:val="40"/>
                <w:lang w:eastAsia="zh-CN"/>
              </w:rPr>
            </w:rPrChange>
          </w:rPr>
          <w:delText xml:space="preserve">High Performance Blockchain Framework </w:delText>
        </w:r>
        <w:r w:rsidR="000B42C7" w:rsidRPr="0088676B" w:rsidDel="005E1FA1">
          <w:rPr>
            <w:rFonts w:ascii="Arial" w:eastAsiaTheme="minorEastAsia" w:hAnsi="Arial" w:cs="Arial"/>
            <w:b/>
            <w:sz w:val="40"/>
            <w:szCs w:val="40"/>
            <w:lang w:eastAsia="zh-CN"/>
            <w:rPrChange w:id="39" w:author="Microsoft Office User" w:date="2017-08-26T15:42:00Z">
              <w:rPr>
                <w:rFonts w:ascii="Arial" w:hAnsi="Arial" w:cs="Arial"/>
                <w:b/>
                <w:sz w:val="40"/>
                <w:szCs w:val="40"/>
                <w:lang w:eastAsia="zh-CN"/>
              </w:rPr>
            </w:rPrChange>
          </w:rPr>
          <w:delText xml:space="preserve">for </w:delText>
        </w:r>
      </w:del>
      <w:ins w:id="40" w:author="Microsoft Office User" w:date="2017-08-26T15:33:00Z">
        <w:r w:rsidR="005E1FA1" w:rsidRPr="0088676B">
          <w:rPr>
            <w:rFonts w:ascii="MS Mincho" w:eastAsiaTheme="minorEastAsia" w:hAnsi="MS Mincho" w:cs="MS Mincho"/>
            <w:b/>
            <w:sz w:val="40"/>
            <w:szCs w:val="40"/>
            <w:lang w:eastAsia="zh-CN"/>
            <w:rPrChange w:id="41" w:author="Microsoft Office User" w:date="2017-08-26T15:42:00Z">
              <w:rPr>
                <w:rFonts w:ascii="MS Mincho" w:eastAsia="MS Mincho" w:hAnsi="MS Mincho" w:cs="MS Mincho"/>
                <w:b/>
                <w:sz w:val="40"/>
                <w:szCs w:val="40"/>
                <w:lang w:eastAsia="zh-CN"/>
              </w:rPr>
            </w:rPrChange>
          </w:rPr>
          <w:t>高性能区</w:t>
        </w:r>
        <w:r w:rsidR="005E1FA1" w:rsidRPr="0088676B">
          <w:rPr>
            <w:rFonts w:ascii="SimSun" w:eastAsiaTheme="minorEastAsia" w:hAnsi="SimSun" w:cs="SimSun"/>
            <w:b/>
            <w:sz w:val="40"/>
            <w:szCs w:val="40"/>
            <w:lang w:eastAsia="zh-CN"/>
            <w:rPrChange w:id="42" w:author="Microsoft Office User" w:date="2017-08-26T15:42:00Z">
              <w:rPr>
                <w:rFonts w:ascii="SimSun" w:eastAsia="SimSun" w:hAnsi="SimSun" w:cs="SimSun"/>
                <w:b/>
                <w:sz w:val="40"/>
                <w:szCs w:val="40"/>
                <w:lang w:eastAsia="zh-CN"/>
              </w:rPr>
            </w:rPrChange>
          </w:rPr>
          <w:t>块链</w:t>
        </w:r>
      </w:ins>
      <w:ins w:id="43" w:author="Microsoft Office User" w:date="2017-08-26T15:32:00Z">
        <w:r w:rsidR="005E1FA1" w:rsidRPr="0088676B">
          <w:rPr>
            <w:rFonts w:ascii="SimSun" w:eastAsiaTheme="minorEastAsia" w:hAnsi="SimSun" w:cs="SimSun" w:hint="eastAsia"/>
            <w:b/>
            <w:sz w:val="40"/>
            <w:szCs w:val="40"/>
            <w:lang w:eastAsia="zh-CN"/>
            <w:rPrChange w:id="44" w:author="Microsoft Office User" w:date="2017-08-26T15:42:00Z">
              <w:rPr>
                <w:rFonts w:ascii="SimSun" w:eastAsia="SimSun" w:hAnsi="SimSun" w:cs="SimSun" w:hint="eastAsia"/>
                <w:b/>
                <w:sz w:val="40"/>
                <w:szCs w:val="40"/>
                <w:lang w:eastAsia="zh-CN"/>
              </w:rPr>
            </w:rPrChange>
          </w:rPr>
          <w:t>去</w:t>
        </w:r>
        <w:r w:rsidR="005E1FA1" w:rsidRPr="0088676B">
          <w:rPr>
            <w:rFonts w:ascii="SimSun" w:eastAsiaTheme="minorEastAsia" w:hAnsi="SimSun" w:cs="SimSun"/>
            <w:b/>
            <w:sz w:val="40"/>
            <w:szCs w:val="40"/>
            <w:lang w:eastAsia="zh-CN"/>
            <w:rPrChange w:id="45" w:author="Microsoft Office User" w:date="2017-08-26T15:42:00Z">
              <w:rPr>
                <w:rFonts w:ascii="SimSun" w:eastAsia="SimSun" w:hAnsi="SimSun" w:cs="SimSun"/>
                <w:b/>
                <w:sz w:val="40"/>
                <w:szCs w:val="40"/>
                <w:lang w:eastAsia="zh-CN"/>
              </w:rPr>
            </w:rPrChange>
          </w:rPr>
          <w:t>中</w:t>
        </w:r>
        <w:r w:rsidR="005E1FA1" w:rsidRPr="0088676B">
          <w:rPr>
            <w:rFonts w:ascii="MS Mincho" w:eastAsiaTheme="minorEastAsia" w:hAnsi="MS Mincho" w:cs="MS Mincho"/>
            <w:b/>
            <w:sz w:val="40"/>
            <w:szCs w:val="40"/>
            <w:lang w:eastAsia="zh-CN"/>
            <w:rPrChange w:id="46" w:author="Microsoft Office User" w:date="2017-08-26T15:42:00Z">
              <w:rPr>
                <w:rFonts w:ascii="MS Mincho" w:eastAsia="MS Mincho" w:hAnsi="MS Mincho" w:cs="MS Mincho"/>
                <w:b/>
                <w:sz w:val="40"/>
                <w:szCs w:val="40"/>
                <w:lang w:eastAsia="zh-CN"/>
              </w:rPr>
            </w:rPrChange>
          </w:rPr>
          <w:t>心</w:t>
        </w:r>
      </w:ins>
      <w:del w:id="47" w:author="Microsoft Office User" w:date="2017-08-26T15:32:00Z">
        <w:r w:rsidR="000B42C7" w:rsidRPr="0088676B" w:rsidDel="005E1FA1">
          <w:rPr>
            <w:rFonts w:ascii="Arial" w:eastAsiaTheme="minorEastAsia" w:hAnsi="Arial" w:cs="Arial"/>
            <w:b/>
            <w:sz w:val="40"/>
            <w:szCs w:val="40"/>
            <w:lang w:eastAsia="zh-CN"/>
            <w:rPrChange w:id="48" w:author="Microsoft Office User" w:date="2017-08-26T15:42:00Z">
              <w:rPr>
                <w:rFonts w:ascii="Arial" w:hAnsi="Arial" w:cs="Arial"/>
                <w:b/>
                <w:sz w:val="40"/>
                <w:szCs w:val="40"/>
                <w:lang w:eastAsia="zh-CN"/>
              </w:rPr>
            </w:rPrChange>
          </w:rPr>
          <w:delText xml:space="preserve">Mutual </w:delText>
        </w:r>
        <w:r w:rsidR="00E34436" w:rsidRPr="0088676B" w:rsidDel="005E1FA1">
          <w:rPr>
            <w:rFonts w:ascii="Arial" w:eastAsiaTheme="minorEastAsia" w:hAnsi="Arial" w:cs="Arial"/>
            <w:b/>
            <w:sz w:val="40"/>
            <w:szCs w:val="40"/>
            <w:lang w:eastAsia="zh-CN"/>
            <w:rPrChange w:id="49" w:author="Microsoft Office User" w:date="2017-08-26T15:42:00Z">
              <w:rPr>
                <w:rFonts w:ascii="Arial" w:hAnsi="Arial" w:cs="Arial"/>
                <w:b/>
                <w:sz w:val="40"/>
                <w:szCs w:val="40"/>
                <w:lang w:eastAsia="zh-CN"/>
              </w:rPr>
            </w:rPrChange>
          </w:rPr>
          <w:delText>Financial Service</w:delText>
        </w:r>
      </w:del>
      <w:ins w:id="50" w:author="Microsoft Office User" w:date="2017-08-26T15:32:00Z">
        <w:r w:rsidR="005E1FA1" w:rsidRPr="0088676B">
          <w:rPr>
            <w:rFonts w:ascii="MS Mincho" w:eastAsiaTheme="minorEastAsia" w:hAnsi="MS Mincho" w:cs="MS Mincho"/>
            <w:b/>
            <w:sz w:val="40"/>
            <w:szCs w:val="40"/>
            <w:lang w:eastAsia="zh-CN"/>
            <w:rPrChange w:id="51" w:author="Microsoft Office User" w:date="2017-08-26T15:42:00Z">
              <w:rPr>
                <w:rFonts w:ascii="MS Mincho" w:eastAsia="MS Mincho" w:hAnsi="MS Mincho" w:cs="MS Mincho"/>
                <w:b/>
                <w:sz w:val="40"/>
                <w:szCs w:val="40"/>
                <w:lang w:eastAsia="zh-CN"/>
              </w:rPr>
            </w:rPrChange>
          </w:rPr>
          <w:t>互助</w:t>
        </w:r>
        <w:r w:rsidR="005E1FA1" w:rsidRPr="0088676B">
          <w:rPr>
            <w:rFonts w:ascii="MS Mincho" w:eastAsiaTheme="minorEastAsia" w:hAnsi="MS Mincho" w:cs="MS Mincho" w:hint="eastAsia"/>
            <w:b/>
            <w:sz w:val="40"/>
            <w:szCs w:val="40"/>
            <w:lang w:eastAsia="zh-CN"/>
            <w:rPrChange w:id="52" w:author="Microsoft Office User" w:date="2017-08-26T15:42:00Z">
              <w:rPr>
                <w:rFonts w:ascii="MS Mincho" w:eastAsia="MS Mincho" w:hAnsi="MS Mincho" w:cs="MS Mincho" w:hint="eastAsia"/>
                <w:b/>
                <w:sz w:val="40"/>
                <w:szCs w:val="40"/>
                <w:lang w:eastAsia="zh-CN"/>
              </w:rPr>
            </w:rPrChange>
          </w:rPr>
          <w:t>服</w:t>
        </w:r>
        <w:r w:rsidR="005E1FA1" w:rsidRPr="0088676B">
          <w:rPr>
            <w:rFonts w:ascii="SimSun" w:eastAsiaTheme="minorEastAsia" w:hAnsi="SimSun" w:cs="SimSun"/>
            <w:b/>
            <w:sz w:val="40"/>
            <w:szCs w:val="40"/>
            <w:lang w:eastAsia="zh-CN"/>
            <w:rPrChange w:id="53" w:author="Microsoft Office User" w:date="2017-08-26T15:42:00Z">
              <w:rPr>
                <w:rFonts w:ascii="SimSun" w:eastAsia="SimSun" w:hAnsi="SimSun" w:cs="SimSun"/>
                <w:b/>
                <w:sz w:val="40"/>
                <w:szCs w:val="40"/>
                <w:lang w:eastAsia="zh-CN"/>
              </w:rPr>
            </w:rPrChange>
          </w:rPr>
          <w:t>务</w:t>
        </w:r>
      </w:ins>
    </w:p>
    <w:p w14:paraId="6245719B" w14:textId="2BACE85F" w:rsidR="00753AC1" w:rsidRDefault="000D2E05">
      <w:pPr>
        <w:pStyle w:val="a4"/>
        <w:pBdr>
          <w:bottom w:val="none" w:sz="0" w:space="0" w:color="auto"/>
        </w:pBdr>
        <w:spacing w:after="120"/>
        <w:jc w:val="center"/>
        <w:rPr>
          <w:ins w:id="54" w:author="Microsoft Office User" w:date="2017-08-26T16:25:00Z"/>
          <w:rFonts w:ascii="SimSun" w:eastAsiaTheme="minorEastAsia" w:hAnsi="SimSun" w:cs="SimSun"/>
          <w:b/>
          <w:sz w:val="40"/>
          <w:szCs w:val="40"/>
          <w:lang w:eastAsia="zh-CN"/>
        </w:rPr>
        <w:pPrChange w:id="55" w:author="Microsoft Office User" w:date="2017-08-26T16:24:00Z">
          <w:pPr>
            <w:pStyle w:val="a4"/>
            <w:pBdr>
              <w:bottom w:val="none" w:sz="0" w:space="0" w:color="auto"/>
            </w:pBdr>
            <w:spacing w:after="120"/>
            <w:jc w:val="right"/>
          </w:pPr>
        </w:pPrChange>
      </w:pPr>
      <w:ins w:id="56" w:author="Microsoft Office User" w:date="2017-08-26T16:25:00Z">
        <w:r>
          <w:rPr>
            <w:rFonts w:ascii="SimSun" w:eastAsiaTheme="minorEastAsia" w:hAnsi="SimSun" w:cs="SimSun" w:hint="eastAsia"/>
            <w:b/>
            <w:sz w:val="40"/>
            <w:szCs w:val="40"/>
            <w:lang w:eastAsia="zh-CN"/>
          </w:rPr>
          <w:t>白皮书</w:t>
        </w:r>
      </w:ins>
    </w:p>
    <w:p w14:paraId="2D42D1ED" w14:textId="034813FC" w:rsidR="000D2E05" w:rsidRPr="000D2E05" w:rsidDel="000D2E05" w:rsidRDefault="000D2E05">
      <w:pPr>
        <w:rPr>
          <w:del w:id="57" w:author="Microsoft Office User" w:date="2017-08-26T16:25:00Z"/>
          <w:rFonts w:eastAsiaTheme="minorEastAsia"/>
          <w:lang w:eastAsia="zh-CN"/>
          <w:rPrChange w:id="58" w:author="Microsoft Office User" w:date="2017-08-26T16:25:00Z">
            <w:rPr>
              <w:del w:id="59" w:author="Microsoft Office User" w:date="2017-08-26T16:25:00Z"/>
              <w:rFonts w:ascii="Arial" w:hAnsi="Arial" w:cs="Arial"/>
              <w:b/>
              <w:sz w:val="40"/>
              <w:szCs w:val="40"/>
              <w:lang w:eastAsia="zh-CN"/>
            </w:rPr>
          </w:rPrChange>
        </w:rPr>
        <w:pPrChange w:id="60" w:author="Microsoft Office User" w:date="2017-08-26T16:25:00Z">
          <w:pPr>
            <w:pStyle w:val="a4"/>
            <w:pBdr>
              <w:bottom w:val="none" w:sz="0" w:space="0" w:color="auto"/>
            </w:pBdr>
            <w:spacing w:after="120"/>
            <w:jc w:val="right"/>
          </w:pPr>
        </w:pPrChange>
      </w:pPr>
    </w:p>
    <w:p w14:paraId="1D244364" w14:textId="6EBF53F7" w:rsidR="00753AC1" w:rsidRPr="0088676B" w:rsidDel="000D2E05" w:rsidRDefault="00061202">
      <w:pPr>
        <w:spacing w:after="120" w:line="240" w:lineRule="auto"/>
        <w:rPr>
          <w:del w:id="61" w:author="Microsoft Office User" w:date="2017-08-26T16:25:00Z"/>
          <w:rFonts w:ascii="Arial" w:eastAsiaTheme="minorEastAsia" w:hAnsi="Arial" w:cs="Arial"/>
          <w:b/>
          <w:sz w:val="36"/>
          <w:szCs w:val="36"/>
          <w:lang w:eastAsia="zh-CN"/>
          <w:rPrChange w:id="62" w:author="Microsoft Office User" w:date="2017-08-26T15:42:00Z">
            <w:rPr>
              <w:del w:id="63" w:author="Microsoft Office User" w:date="2017-08-26T16:25:00Z"/>
              <w:rFonts w:ascii="Arial" w:hAnsi="Arial" w:cs="Arial"/>
              <w:b/>
              <w:sz w:val="36"/>
              <w:szCs w:val="36"/>
            </w:rPr>
          </w:rPrChange>
        </w:rPr>
        <w:pPrChange w:id="64" w:author="Microsoft Office User" w:date="2017-08-26T16:25:00Z">
          <w:pPr>
            <w:spacing w:after="120" w:line="240" w:lineRule="auto"/>
            <w:jc w:val="center"/>
          </w:pPr>
        </w:pPrChange>
      </w:pPr>
      <w:del w:id="65" w:author="Microsoft Office User" w:date="2017-08-26T16:25:00Z">
        <w:r>
          <w:rPr>
            <w:rFonts w:ascii="Arial" w:eastAsiaTheme="minorEastAsia" w:hAnsi="Arial" w:cs="Arial"/>
            <w:b/>
            <w:noProof/>
            <w:sz w:val="36"/>
            <w:szCs w:val="36"/>
          </w:rPr>
          <w:pict w14:anchorId="22139851">
            <v:rect id="_x0000_i1025" style="width:0;height:1.5pt" o:hralign="center" o:hrstd="t" o:hr="t" fillcolor="#9d9da1" stroked="f">
              <v:imagedata r:id="rId8" o:title=""/>
            </v:rect>
          </w:pict>
        </w:r>
      </w:del>
    </w:p>
    <w:p w14:paraId="133A2561" w14:textId="0A0DA76B" w:rsidR="00A20860" w:rsidRPr="0088676B" w:rsidDel="005E1FA1" w:rsidRDefault="00996482">
      <w:pPr>
        <w:pStyle w:val="a4"/>
        <w:pBdr>
          <w:bottom w:val="none" w:sz="0" w:space="0" w:color="auto"/>
        </w:pBdr>
        <w:spacing w:after="120"/>
        <w:rPr>
          <w:del w:id="66" w:author="Microsoft Office User" w:date="2017-08-26T15:32:00Z"/>
          <w:rFonts w:ascii="Arial" w:eastAsiaTheme="minorEastAsia" w:hAnsi="Arial" w:cs="Arial"/>
          <w:b/>
          <w:sz w:val="56"/>
          <w:szCs w:val="56"/>
          <w:lang w:eastAsia="zh-CN"/>
          <w:rPrChange w:id="67" w:author="Microsoft Office User" w:date="2017-08-26T15:42:00Z">
            <w:rPr>
              <w:del w:id="68" w:author="Microsoft Office User" w:date="2017-08-26T15:32:00Z"/>
              <w:rFonts w:ascii="Arial" w:hAnsi="Arial" w:cs="Arial"/>
              <w:b/>
              <w:sz w:val="56"/>
              <w:szCs w:val="56"/>
            </w:rPr>
          </w:rPrChange>
        </w:rPr>
        <w:pPrChange w:id="69" w:author="Microsoft Office User" w:date="2017-08-26T16:25:00Z">
          <w:pPr>
            <w:pStyle w:val="a4"/>
            <w:pBdr>
              <w:bottom w:val="none" w:sz="0" w:space="0" w:color="auto"/>
            </w:pBdr>
            <w:spacing w:after="120"/>
            <w:jc w:val="right"/>
          </w:pPr>
        </w:pPrChange>
      </w:pPr>
      <w:del w:id="70" w:author="Microsoft Office User" w:date="2017-08-26T15:32:00Z">
        <w:r w:rsidRPr="0088676B" w:rsidDel="005E1FA1">
          <w:rPr>
            <w:rFonts w:ascii="Arial" w:eastAsiaTheme="minorEastAsia" w:hAnsi="Arial" w:cs="Arial"/>
            <w:b/>
            <w:sz w:val="56"/>
            <w:szCs w:val="56"/>
            <w:lang w:eastAsia="zh-CN"/>
            <w:rPrChange w:id="71" w:author="Microsoft Office User" w:date="2017-08-26T15:42:00Z">
              <w:rPr>
                <w:rFonts w:ascii="Arial" w:hAnsi="Arial" w:cs="Arial"/>
                <w:b/>
                <w:sz w:val="56"/>
                <w:szCs w:val="56"/>
              </w:rPr>
            </w:rPrChange>
          </w:rPr>
          <w:delText>White Paper</w:delText>
        </w:r>
      </w:del>
    </w:p>
    <w:p w14:paraId="38B8A9BE" w14:textId="77777777" w:rsidR="00A20860" w:rsidRPr="0088676B" w:rsidRDefault="00A20860">
      <w:pPr>
        <w:pStyle w:val="a4"/>
        <w:pBdr>
          <w:bottom w:val="none" w:sz="0" w:space="0" w:color="auto"/>
        </w:pBdr>
        <w:spacing w:after="120"/>
        <w:rPr>
          <w:rFonts w:ascii="Arial" w:eastAsiaTheme="minorEastAsia" w:hAnsi="Arial" w:cs="Arial"/>
          <w:b/>
          <w:sz w:val="56"/>
          <w:szCs w:val="56"/>
          <w:lang w:eastAsia="zh-CN"/>
          <w:rPrChange w:id="72" w:author="Microsoft Office User" w:date="2017-08-26T15:42:00Z">
            <w:rPr>
              <w:rFonts w:ascii="Arial" w:hAnsi="Arial" w:cs="Arial"/>
              <w:b/>
              <w:sz w:val="56"/>
              <w:szCs w:val="56"/>
            </w:rPr>
          </w:rPrChange>
        </w:rPr>
        <w:pPrChange w:id="73" w:author="Microsoft Office User" w:date="2017-08-26T16:25:00Z">
          <w:pPr>
            <w:pStyle w:val="a4"/>
            <w:pBdr>
              <w:bottom w:val="none" w:sz="0" w:space="0" w:color="auto"/>
            </w:pBdr>
            <w:spacing w:after="120"/>
            <w:jc w:val="right"/>
          </w:pPr>
        </w:pPrChange>
      </w:pPr>
    </w:p>
    <w:p w14:paraId="1F54BE02" w14:textId="591F59AA" w:rsidR="00753AC1" w:rsidRPr="0088676B" w:rsidRDefault="0086448F" w:rsidP="00753AC1">
      <w:pPr>
        <w:pStyle w:val="a4"/>
        <w:pBdr>
          <w:bottom w:val="none" w:sz="0" w:space="0" w:color="auto"/>
        </w:pBdr>
        <w:spacing w:after="120"/>
        <w:jc w:val="right"/>
        <w:rPr>
          <w:rFonts w:ascii="Arial" w:eastAsiaTheme="minorEastAsia" w:hAnsi="Arial" w:cs="Arial"/>
          <w:b/>
          <w:sz w:val="56"/>
          <w:szCs w:val="56"/>
          <w:lang w:eastAsia="zh-CN"/>
          <w:rPrChange w:id="74" w:author="Microsoft Office User" w:date="2017-08-26T15:42:00Z">
            <w:rPr>
              <w:rFonts w:ascii="Arial" w:hAnsi="Arial" w:cs="Arial"/>
              <w:b/>
              <w:sz w:val="56"/>
              <w:szCs w:val="56"/>
            </w:rPr>
          </w:rPrChange>
        </w:rPr>
      </w:pPr>
      <w:del w:id="75" w:author="Microsoft Office User" w:date="2017-08-26T15:32:00Z">
        <w:r w:rsidRPr="0088676B" w:rsidDel="005E1FA1">
          <w:rPr>
            <w:rFonts w:ascii="Arial" w:eastAsiaTheme="minorEastAsia" w:hAnsi="Arial" w:cs="Arial"/>
            <w:b/>
            <w:sz w:val="32"/>
            <w:szCs w:val="32"/>
            <w:lang w:eastAsia="zh-CN"/>
          </w:rPr>
          <w:delText>August</w:delText>
        </w:r>
        <w:r w:rsidR="00A20860" w:rsidRPr="0088676B" w:rsidDel="005E1FA1">
          <w:rPr>
            <w:rFonts w:ascii="Arial" w:eastAsiaTheme="minorEastAsia" w:hAnsi="Arial" w:cs="Arial"/>
            <w:b/>
            <w:sz w:val="32"/>
            <w:szCs w:val="32"/>
            <w:lang w:eastAsia="zh-CN"/>
            <w:rPrChange w:id="76" w:author="Microsoft Office User" w:date="2017-08-26T15:42:00Z">
              <w:rPr>
                <w:rFonts w:ascii="Arial" w:hAnsi="Arial" w:cs="Arial"/>
                <w:b/>
                <w:sz w:val="32"/>
                <w:szCs w:val="32"/>
              </w:rPr>
            </w:rPrChange>
          </w:rPr>
          <w:delText xml:space="preserve"> </w:delText>
        </w:r>
      </w:del>
      <w:del w:id="77" w:author="Microsoft Office User" w:date="2017-08-26T16:24:00Z">
        <w:r w:rsidR="00A20860" w:rsidRPr="0088676B" w:rsidDel="000D2E05">
          <w:rPr>
            <w:rFonts w:ascii="Arial" w:eastAsiaTheme="minorEastAsia" w:hAnsi="Arial" w:cs="Arial"/>
            <w:b/>
            <w:sz w:val="32"/>
            <w:szCs w:val="32"/>
            <w:lang w:eastAsia="zh-CN"/>
            <w:rPrChange w:id="78" w:author="Microsoft Office User" w:date="2017-08-26T15:42:00Z">
              <w:rPr>
                <w:rFonts w:ascii="Arial" w:hAnsi="Arial" w:cs="Arial"/>
                <w:b/>
                <w:sz w:val="32"/>
                <w:szCs w:val="32"/>
              </w:rPr>
            </w:rPrChange>
          </w:rPr>
          <w:delText>2017</w:delText>
        </w:r>
      </w:del>
    </w:p>
    <w:p w14:paraId="110A205B"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79" w:author="Microsoft Office User" w:date="2017-08-26T15:42:00Z">
            <w:rPr>
              <w:rFonts w:ascii="Arial" w:hAnsi="Arial" w:cs="Arial"/>
              <w:sz w:val="36"/>
              <w:szCs w:val="36"/>
            </w:rPr>
          </w:rPrChange>
        </w:rPr>
      </w:pPr>
    </w:p>
    <w:p w14:paraId="4C87FD6D"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0" w:author="Microsoft Office User" w:date="2017-08-26T15:42:00Z">
            <w:rPr>
              <w:rFonts w:ascii="Arial" w:hAnsi="Arial" w:cs="Arial"/>
              <w:sz w:val="36"/>
              <w:szCs w:val="36"/>
            </w:rPr>
          </w:rPrChange>
        </w:rPr>
      </w:pPr>
    </w:p>
    <w:p w14:paraId="18122B8C" w14:textId="77777777" w:rsidR="00753AC1" w:rsidRDefault="00753AC1" w:rsidP="00753AC1">
      <w:pPr>
        <w:spacing w:after="120" w:line="240" w:lineRule="auto"/>
        <w:jc w:val="right"/>
        <w:rPr>
          <w:ins w:id="81" w:author="Microsoft Office User" w:date="2017-08-26T16:25:00Z"/>
          <w:rFonts w:ascii="Arial" w:eastAsiaTheme="minorEastAsia" w:hAnsi="Arial" w:cs="Arial"/>
          <w:sz w:val="36"/>
          <w:szCs w:val="36"/>
          <w:lang w:eastAsia="zh-CN"/>
        </w:rPr>
      </w:pPr>
    </w:p>
    <w:p w14:paraId="4D864FB3" w14:textId="77777777" w:rsidR="000D2E05" w:rsidRDefault="000D2E05" w:rsidP="00753AC1">
      <w:pPr>
        <w:spacing w:after="120" w:line="240" w:lineRule="auto"/>
        <w:jc w:val="right"/>
        <w:rPr>
          <w:ins w:id="82" w:author="Microsoft Office User" w:date="2017-08-26T16:25:00Z"/>
          <w:rFonts w:ascii="Arial" w:eastAsiaTheme="minorEastAsia" w:hAnsi="Arial" w:cs="Arial"/>
          <w:sz w:val="36"/>
          <w:szCs w:val="36"/>
          <w:lang w:eastAsia="zh-CN"/>
        </w:rPr>
      </w:pPr>
    </w:p>
    <w:p w14:paraId="34AC52E8" w14:textId="77777777" w:rsidR="000D2E05" w:rsidRPr="0088676B" w:rsidRDefault="000D2E05" w:rsidP="00753AC1">
      <w:pPr>
        <w:spacing w:after="120" w:line="240" w:lineRule="auto"/>
        <w:jc w:val="right"/>
        <w:rPr>
          <w:rFonts w:ascii="Arial" w:eastAsiaTheme="minorEastAsia" w:hAnsi="Arial" w:cs="Arial"/>
          <w:sz w:val="36"/>
          <w:szCs w:val="36"/>
          <w:lang w:eastAsia="zh-CN"/>
          <w:rPrChange w:id="83" w:author="Microsoft Office User" w:date="2017-08-26T15:42:00Z">
            <w:rPr>
              <w:rFonts w:ascii="Arial" w:hAnsi="Arial" w:cs="Arial"/>
              <w:sz w:val="36"/>
              <w:szCs w:val="36"/>
            </w:rPr>
          </w:rPrChange>
        </w:rPr>
      </w:pPr>
    </w:p>
    <w:p w14:paraId="0C1D5162" w14:textId="476C9EF5" w:rsidR="00753AC1" w:rsidRPr="0088676B" w:rsidDel="005E1FA1" w:rsidRDefault="00753AC1" w:rsidP="00753AC1">
      <w:pPr>
        <w:spacing w:after="120" w:line="240" w:lineRule="auto"/>
        <w:jc w:val="right"/>
        <w:rPr>
          <w:del w:id="84" w:author="Microsoft Office User" w:date="2017-08-26T15:33:00Z"/>
          <w:rFonts w:ascii="Arial" w:eastAsiaTheme="minorEastAsia" w:hAnsi="Arial" w:cs="Arial"/>
          <w:sz w:val="36"/>
          <w:szCs w:val="36"/>
          <w:lang w:eastAsia="zh-CN"/>
          <w:rPrChange w:id="85" w:author="Microsoft Office User" w:date="2017-08-26T15:42:00Z">
            <w:rPr>
              <w:del w:id="86" w:author="Microsoft Office User" w:date="2017-08-26T15:33:00Z"/>
              <w:rFonts w:ascii="Arial" w:hAnsi="Arial" w:cs="Arial"/>
              <w:sz w:val="36"/>
              <w:szCs w:val="36"/>
            </w:rPr>
          </w:rPrChange>
        </w:rPr>
      </w:pPr>
    </w:p>
    <w:p w14:paraId="5BC7E6EE" w14:textId="2D1B0754" w:rsidR="00753AC1" w:rsidRPr="0088676B" w:rsidDel="005E1FA1" w:rsidRDefault="00753AC1" w:rsidP="00753AC1">
      <w:pPr>
        <w:spacing w:after="120" w:line="240" w:lineRule="auto"/>
        <w:jc w:val="right"/>
        <w:rPr>
          <w:del w:id="87" w:author="Microsoft Office User" w:date="2017-08-26T15:33:00Z"/>
          <w:rFonts w:ascii="Arial" w:eastAsiaTheme="minorEastAsia" w:hAnsi="Arial" w:cs="Arial"/>
          <w:sz w:val="36"/>
          <w:szCs w:val="36"/>
          <w:lang w:eastAsia="zh-CN"/>
          <w:rPrChange w:id="88" w:author="Microsoft Office User" w:date="2017-08-26T15:42:00Z">
            <w:rPr>
              <w:del w:id="89" w:author="Microsoft Office User" w:date="2017-08-26T15:33:00Z"/>
              <w:rFonts w:ascii="Arial" w:hAnsi="Arial" w:cs="Arial"/>
              <w:sz w:val="36"/>
              <w:szCs w:val="36"/>
            </w:rPr>
          </w:rPrChange>
        </w:rPr>
      </w:pPr>
    </w:p>
    <w:p w14:paraId="1EF3197F" w14:textId="311BA72A" w:rsidR="00753AC1" w:rsidRPr="0088676B" w:rsidDel="005E1FA1" w:rsidRDefault="00753AC1" w:rsidP="00753AC1">
      <w:pPr>
        <w:spacing w:after="120" w:line="240" w:lineRule="auto"/>
        <w:jc w:val="right"/>
        <w:rPr>
          <w:del w:id="90" w:author="Microsoft Office User" w:date="2017-08-26T15:33:00Z"/>
          <w:rFonts w:ascii="Arial" w:eastAsiaTheme="minorEastAsia" w:hAnsi="Arial" w:cs="Arial"/>
          <w:sz w:val="36"/>
          <w:szCs w:val="36"/>
          <w:lang w:eastAsia="zh-CN"/>
          <w:rPrChange w:id="91" w:author="Microsoft Office User" w:date="2017-08-26T15:42:00Z">
            <w:rPr>
              <w:del w:id="92" w:author="Microsoft Office User" w:date="2017-08-26T15:33:00Z"/>
              <w:rFonts w:ascii="Arial" w:hAnsi="Arial" w:cs="Arial"/>
              <w:sz w:val="36"/>
              <w:szCs w:val="36"/>
            </w:rPr>
          </w:rPrChange>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88676B" w:rsidDel="005E1FA1" w14:paraId="454DD2A5" w14:textId="255B1412" w:rsidTr="00730041">
        <w:trPr>
          <w:trHeight w:val="915"/>
          <w:del w:id="93" w:author="Microsoft Office User" w:date="2017-08-26T15:33:00Z"/>
        </w:trPr>
        <w:tc>
          <w:tcPr>
            <w:tcW w:w="1802" w:type="dxa"/>
            <w:shd w:val="clear" w:color="auto" w:fill="auto"/>
          </w:tcPr>
          <w:p w14:paraId="6F25D93A" w14:textId="59A10AF8" w:rsidR="00730041" w:rsidRPr="0088676B" w:rsidDel="005E1FA1" w:rsidRDefault="00730041" w:rsidP="00730041">
            <w:pPr>
              <w:spacing w:after="120" w:line="240" w:lineRule="auto"/>
              <w:jc w:val="right"/>
              <w:rPr>
                <w:del w:id="94" w:author="Microsoft Office User" w:date="2017-08-26T15:33:00Z"/>
                <w:rFonts w:ascii="Arial" w:eastAsiaTheme="minorEastAsia" w:hAnsi="Arial" w:cs="Arial"/>
                <w:sz w:val="20"/>
                <w:szCs w:val="20"/>
                <w:lang w:eastAsia="zh-CN"/>
                <w:rPrChange w:id="95" w:author="Microsoft Office User" w:date="2017-08-26T15:42:00Z">
                  <w:rPr>
                    <w:del w:id="96" w:author="Microsoft Office User" w:date="2017-08-26T15:33:00Z"/>
                    <w:rFonts w:ascii="Arial" w:hAnsi="Arial" w:cs="Arial"/>
                    <w:sz w:val="20"/>
                    <w:szCs w:val="20"/>
                  </w:rPr>
                </w:rPrChange>
              </w:rPr>
            </w:pPr>
            <w:del w:id="97" w:author="Microsoft Office User" w:date="2017-08-26T15:33:00Z">
              <w:r w:rsidRPr="0088676B" w:rsidDel="005E1FA1">
                <w:rPr>
                  <w:rFonts w:ascii="Arial" w:eastAsiaTheme="minorEastAsia" w:hAnsi="Arial" w:cs="Arial"/>
                  <w:sz w:val="20"/>
                  <w:szCs w:val="20"/>
                  <w:lang w:eastAsia="zh-CN"/>
                  <w:rPrChange w:id="98" w:author="Microsoft Office User" w:date="2017-08-26T15:42:00Z">
                    <w:rPr>
                      <w:rFonts w:ascii="Arial" w:hAnsi="Arial" w:cs="Arial"/>
                      <w:sz w:val="20"/>
                      <w:szCs w:val="20"/>
                    </w:rPr>
                  </w:rPrChange>
                </w:rPr>
                <w:delText>Author(s):</w:delText>
              </w:r>
            </w:del>
          </w:p>
        </w:tc>
        <w:tc>
          <w:tcPr>
            <w:tcW w:w="3483" w:type="dxa"/>
            <w:shd w:val="clear" w:color="auto" w:fill="auto"/>
          </w:tcPr>
          <w:p w14:paraId="1A0B79D6" w14:textId="122EB825" w:rsidR="00730041" w:rsidRPr="0088676B" w:rsidDel="005E1FA1" w:rsidRDefault="00730041" w:rsidP="00730041">
            <w:pPr>
              <w:spacing w:after="120" w:line="240" w:lineRule="auto"/>
              <w:rPr>
                <w:del w:id="99" w:author="Microsoft Office User" w:date="2017-08-26T15:33:00Z"/>
                <w:rFonts w:ascii="Arial" w:eastAsiaTheme="minorEastAsia" w:hAnsi="Arial" w:cs="Arial"/>
                <w:sz w:val="20"/>
                <w:szCs w:val="20"/>
                <w:lang w:eastAsia="zh-CN"/>
                <w:rPrChange w:id="100" w:author="Microsoft Office User" w:date="2017-08-26T15:42:00Z">
                  <w:rPr>
                    <w:del w:id="101" w:author="Microsoft Office User" w:date="2017-08-26T15:33:00Z"/>
                    <w:rFonts w:ascii="Arial" w:hAnsi="Arial" w:cs="Arial"/>
                    <w:sz w:val="20"/>
                    <w:szCs w:val="20"/>
                  </w:rPr>
                </w:rPrChange>
              </w:rPr>
            </w:pPr>
          </w:p>
        </w:tc>
      </w:tr>
      <w:tr w:rsidR="00730041" w:rsidRPr="0088676B" w:rsidDel="005E1FA1" w14:paraId="3983C0CC" w14:textId="5710D21E" w:rsidTr="00730041">
        <w:trPr>
          <w:trHeight w:val="338"/>
          <w:del w:id="102" w:author="Microsoft Office User" w:date="2017-08-26T15:33:00Z"/>
        </w:trPr>
        <w:tc>
          <w:tcPr>
            <w:tcW w:w="1802" w:type="dxa"/>
            <w:shd w:val="clear" w:color="auto" w:fill="auto"/>
          </w:tcPr>
          <w:p w14:paraId="5596DDDB" w14:textId="3C26528A" w:rsidR="00730041" w:rsidRPr="0088676B" w:rsidDel="005E1FA1" w:rsidRDefault="00730041" w:rsidP="00730041">
            <w:pPr>
              <w:spacing w:after="120" w:line="240" w:lineRule="auto"/>
              <w:jc w:val="right"/>
              <w:rPr>
                <w:del w:id="103" w:author="Microsoft Office User" w:date="2017-08-26T15:33:00Z"/>
                <w:rFonts w:ascii="Arial" w:eastAsiaTheme="minorEastAsia" w:hAnsi="Arial" w:cs="Arial"/>
                <w:sz w:val="20"/>
                <w:szCs w:val="20"/>
                <w:lang w:eastAsia="zh-CN"/>
                <w:rPrChange w:id="104" w:author="Microsoft Office User" w:date="2017-08-26T15:42:00Z">
                  <w:rPr>
                    <w:del w:id="105" w:author="Microsoft Office User" w:date="2017-08-26T15:33:00Z"/>
                    <w:rFonts w:ascii="Arial" w:hAnsi="Arial" w:cs="Arial"/>
                    <w:sz w:val="20"/>
                    <w:szCs w:val="20"/>
                  </w:rPr>
                </w:rPrChange>
              </w:rPr>
            </w:pPr>
            <w:del w:id="106" w:author="Microsoft Office User" w:date="2017-08-26T15:33:00Z">
              <w:r w:rsidRPr="0088676B" w:rsidDel="005E1FA1">
                <w:rPr>
                  <w:rFonts w:ascii="Arial" w:eastAsiaTheme="minorEastAsia" w:hAnsi="Arial" w:cs="Arial"/>
                  <w:sz w:val="20"/>
                  <w:szCs w:val="20"/>
                  <w:lang w:eastAsia="zh-CN"/>
                  <w:rPrChange w:id="107" w:author="Microsoft Office User" w:date="2017-08-26T15:42:00Z">
                    <w:rPr>
                      <w:rFonts w:ascii="Arial" w:hAnsi="Arial" w:cs="Arial"/>
                      <w:sz w:val="20"/>
                      <w:szCs w:val="20"/>
                    </w:rPr>
                  </w:rPrChange>
                </w:rPr>
                <w:delText>Version:</w:delText>
              </w:r>
            </w:del>
          </w:p>
        </w:tc>
        <w:tc>
          <w:tcPr>
            <w:tcW w:w="3483" w:type="dxa"/>
            <w:shd w:val="clear" w:color="auto" w:fill="auto"/>
          </w:tcPr>
          <w:p w14:paraId="17C9F334" w14:textId="24EA9989" w:rsidR="00730041" w:rsidRPr="0088676B" w:rsidDel="005E1FA1" w:rsidRDefault="006368F3" w:rsidP="00730041">
            <w:pPr>
              <w:spacing w:after="120" w:line="240" w:lineRule="auto"/>
              <w:rPr>
                <w:del w:id="108" w:author="Microsoft Office User" w:date="2017-08-26T15:33:00Z"/>
                <w:rFonts w:ascii="Arial" w:eastAsiaTheme="minorEastAsia" w:hAnsi="Arial" w:cs="Arial"/>
                <w:sz w:val="20"/>
                <w:szCs w:val="20"/>
                <w:lang w:eastAsia="zh-CN"/>
              </w:rPr>
            </w:pPr>
            <w:del w:id="109" w:author="Microsoft Office User" w:date="2017-08-26T15:33:00Z">
              <w:r w:rsidRPr="0088676B" w:rsidDel="005E1FA1">
                <w:rPr>
                  <w:rFonts w:ascii="Arial" w:eastAsiaTheme="minorEastAsia" w:hAnsi="Arial" w:cs="Arial"/>
                  <w:sz w:val="20"/>
                  <w:szCs w:val="20"/>
                  <w:lang w:eastAsia="zh-CN"/>
                  <w:rPrChange w:id="110" w:author="Microsoft Office User" w:date="2017-08-26T15:42:00Z">
                    <w:rPr>
                      <w:rFonts w:ascii="Arial" w:hAnsi="Arial" w:cs="Arial"/>
                      <w:sz w:val="20"/>
                      <w:szCs w:val="20"/>
                    </w:rPr>
                  </w:rPrChange>
                </w:rPr>
                <w:delText>1.0.0</w:delText>
              </w:r>
            </w:del>
          </w:p>
        </w:tc>
      </w:tr>
    </w:tbl>
    <w:p w14:paraId="0E8820B6" w14:textId="3B59AF53" w:rsidR="00753AC1" w:rsidRPr="0088676B" w:rsidDel="005E1FA1" w:rsidRDefault="00753AC1" w:rsidP="00753AC1">
      <w:pPr>
        <w:spacing w:after="120" w:line="240" w:lineRule="auto"/>
        <w:jc w:val="right"/>
        <w:rPr>
          <w:del w:id="111" w:author="Microsoft Office User" w:date="2017-08-26T15:33:00Z"/>
          <w:rFonts w:ascii="Arial" w:eastAsiaTheme="minorEastAsia" w:hAnsi="Arial" w:cs="Arial"/>
          <w:sz w:val="36"/>
          <w:szCs w:val="36"/>
          <w:lang w:eastAsia="zh-CN"/>
          <w:rPrChange w:id="112" w:author="Microsoft Office User" w:date="2017-08-26T15:42:00Z">
            <w:rPr>
              <w:del w:id="113" w:author="Microsoft Office User" w:date="2017-08-26T15:33:00Z"/>
              <w:rFonts w:ascii="Arial" w:hAnsi="Arial" w:cs="Arial"/>
              <w:sz w:val="36"/>
              <w:szCs w:val="36"/>
            </w:rPr>
          </w:rPrChange>
        </w:rPr>
      </w:pPr>
    </w:p>
    <w:p w14:paraId="175BAE5A" w14:textId="7AA7E89A" w:rsidR="00753AC1" w:rsidRPr="0088676B" w:rsidDel="005E1FA1" w:rsidRDefault="00753AC1" w:rsidP="00753AC1">
      <w:pPr>
        <w:spacing w:after="120" w:line="240" w:lineRule="auto"/>
        <w:jc w:val="right"/>
        <w:rPr>
          <w:del w:id="114" w:author="Microsoft Office User" w:date="2017-08-26T15:33:00Z"/>
          <w:rFonts w:ascii="Arial" w:eastAsiaTheme="minorEastAsia" w:hAnsi="Arial" w:cs="Arial"/>
          <w:sz w:val="36"/>
          <w:szCs w:val="36"/>
          <w:lang w:eastAsia="zh-CN"/>
          <w:rPrChange w:id="115" w:author="Microsoft Office User" w:date="2017-08-26T15:42:00Z">
            <w:rPr>
              <w:del w:id="116" w:author="Microsoft Office User" w:date="2017-08-26T15:33:00Z"/>
              <w:rFonts w:ascii="Arial" w:hAnsi="Arial" w:cs="Arial"/>
              <w:sz w:val="36"/>
              <w:szCs w:val="36"/>
            </w:rPr>
          </w:rPrChange>
        </w:rPr>
      </w:pPr>
    </w:p>
    <w:p w14:paraId="333C6A12" w14:textId="169359E7" w:rsidR="00730041" w:rsidRPr="0088676B" w:rsidDel="005E1FA1" w:rsidRDefault="00730041" w:rsidP="00753AC1">
      <w:pPr>
        <w:spacing w:after="120" w:line="240" w:lineRule="auto"/>
        <w:ind w:left="1440"/>
        <w:jc w:val="right"/>
        <w:rPr>
          <w:del w:id="117" w:author="Microsoft Office User" w:date="2017-08-26T15:33:00Z"/>
          <w:rFonts w:ascii="Arial" w:eastAsiaTheme="minorEastAsia" w:hAnsi="Arial" w:cs="Arial"/>
          <w:sz w:val="20"/>
          <w:szCs w:val="20"/>
          <w:lang w:eastAsia="zh-CN"/>
          <w:rPrChange w:id="118" w:author="Microsoft Office User" w:date="2017-08-26T15:42:00Z">
            <w:rPr>
              <w:del w:id="119" w:author="Microsoft Office User" w:date="2017-08-26T15:33:00Z"/>
              <w:rFonts w:ascii="Arial" w:hAnsi="Arial" w:cs="Arial"/>
              <w:sz w:val="20"/>
              <w:szCs w:val="20"/>
            </w:rPr>
          </w:rPrChange>
        </w:rPr>
      </w:pPr>
    </w:p>
    <w:p w14:paraId="2FBDF0EF" w14:textId="6CAC6BDC" w:rsidR="00730041" w:rsidRPr="0088676B" w:rsidDel="005E1FA1" w:rsidRDefault="00730041">
      <w:pPr>
        <w:rPr>
          <w:del w:id="120" w:author="Microsoft Office User" w:date="2017-08-26T15:33:00Z"/>
          <w:rFonts w:ascii="Arial" w:eastAsiaTheme="minorEastAsia" w:hAnsi="Arial" w:cs="Arial"/>
          <w:sz w:val="20"/>
          <w:szCs w:val="20"/>
          <w:lang w:eastAsia="zh-CN"/>
          <w:rPrChange w:id="121" w:author="Microsoft Office User" w:date="2017-08-26T15:42:00Z">
            <w:rPr>
              <w:del w:id="122" w:author="Microsoft Office User" w:date="2017-08-26T15:33:00Z"/>
              <w:rFonts w:ascii="Arial" w:hAnsi="Arial" w:cs="Arial"/>
              <w:sz w:val="20"/>
              <w:szCs w:val="20"/>
            </w:rPr>
          </w:rPrChange>
        </w:rPr>
      </w:pPr>
      <w:del w:id="123" w:author="Microsoft Office User" w:date="2017-08-26T15:33:00Z">
        <w:r w:rsidRPr="0088676B" w:rsidDel="005E1FA1">
          <w:rPr>
            <w:rFonts w:ascii="Arial" w:eastAsiaTheme="minorEastAsia" w:hAnsi="Arial" w:cs="Arial"/>
            <w:sz w:val="20"/>
            <w:szCs w:val="20"/>
            <w:lang w:eastAsia="zh-CN"/>
            <w:rPrChange w:id="124" w:author="Microsoft Office User" w:date="2017-08-26T15:42:00Z">
              <w:rPr>
                <w:rFonts w:ascii="Arial" w:hAnsi="Arial" w:cs="Arial"/>
                <w:sz w:val="20"/>
                <w:szCs w:val="20"/>
              </w:rPr>
            </w:rPrChange>
          </w:rPr>
          <w:br w:type="page"/>
        </w:r>
      </w:del>
    </w:p>
    <w:p w14:paraId="24D0C3BD" w14:textId="2DB2BC27" w:rsidR="00753AC1" w:rsidRPr="0088676B" w:rsidDel="005E1FA1" w:rsidRDefault="00753AC1" w:rsidP="00753AC1">
      <w:pPr>
        <w:spacing w:after="120" w:line="240" w:lineRule="auto"/>
        <w:ind w:left="1440"/>
        <w:jc w:val="right"/>
        <w:rPr>
          <w:del w:id="125" w:author="Microsoft Office User" w:date="2017-08-26T15:33:00Z"/>
          <w:rFonts w:ascii="Arial" w:eastAsiaTheme="minorEastAsia" w:hAnsi="Arial" w:cs="Arial"/>
          <w:sz w:val="20"/>
          <w:szCs w:val="20"/>
          <w:lang w:eastAsia="zh-CN"/>
          <w:rPrChange w:id="126" w:author="Microsoft Office User" w:date="2017-08-26T15:42:00Z">
            <w:rPr>
              <w:del w:id="127" w:author="Microsoft Office User" w:date="2017-08-26T15:33:00Z"/>
              <w:rFonts w:ascii="Arial" w:hAnsi="Arial" w:cs="Arial"/>
              <w:sz w:val="20"/>
              <w:szCs w:val="20"/>
            </w:rPr>
          </w:rPrChange>
        </w:rPr>
      </w:pPr>
    </w:p>
    <w:p w14:paraId="77F1E500" w14:textId="3CE8E6EE" w:rsidR="00716C79" w:rsidRPr="0088676B" w:rsidDel="005E1FA1" w:rsidRDefault="00716C79" w:rsidP="00753AC1">
      <w:pPr>
        <w:rPr>
          <w:del w:id="128" w:author="Microsoft Office User" w:date="2017-08-26T15:33:00Z"/>
          <w:rFonts w:eastAsiaTheme="minorEastAsia"/>
          <w:lang w:eastAsia="zh-CN"/>
          <w:rPrChange w:id="129" w:author="Microsoft Office User" w:date="2017-08-26T15:42:00Z">
            <w:rPr>
              <w:del w:id="130" w:author="Microsoft Office User" w:date="2017-08-26T15:33:00Z"/>
            </w:rPr>
          </w:rPrChange>
        </w:rPr>
      </w:pPr>
    </w:p>
    <w:p w14:paraId="15EB2BCF" w14:textId="0D121020" w:rsidR="00716C79" w:rsidRPr="0088676B" w:rsidDel="005E1FA1" w:rsidRDefault="00716C79" w:rsidP="00716C79">
      <w:pPr>
        <w:pStyle w:val="BodySingle"/>
        <w:spacing w:before="0" w:line="240" w:lineRule="auto"/>
        <w:jc w:val="center"/>
        <w:rPr>
          <w:del w:id="131" w:author="Microsoft Office User" w:date="2017-08-26T15:33:00Z"/>
          <w:rFonts w:ascii="Arial" w:eastAsiaTheme="minorEastAsia" w:hAnsi="Arial" w:cs="Arial"/>
          <w:sz w:val="24"/>
          <w:szCs w:val="24"/>
          <w:lang w:eastAsia="zh-CN"/>
          <w:rPrChange w:id="132" w:author="Microsoft Office User" w:date="2017-08-26T15:42:00Z">
            <w:rPr>
              <w:del w:id="133" w:author="Microsoft Office User" w:date="2017-08-26T15:33:00Z"/>
              <w:rFonts w:ascii="Arial" w:hAnsi="Arial" w:cs="Arial"/>
              <w:sz w:val="24"/>
              <w:szCs w:val="24"/>
            </w:rPr>
          </w:rPrChange>
        </w:rPr>
      </w:pPr>
      <w:del w:id="134" w:author="Microsoft Office User" w:date="2017-08-26T15:33:00Z">
        <w:r w:rsidRPr="0088676B" w:rsidDel="005E1FA1">
          <w:rPr>
            <w:rFonts w:ascii="Arial" w:eastAsiaTheme="minorEastAsia" w:hAnsi="Arial" w:cs="Arial"/>
            <w:sz w:val="24"/>
            <w:szCs w:val="24"/>
            <w:lang w:eastAsia="zh-CN"/>
            <w:rPrChange w:id="135" w:author="Microsoft Office User" w:date="2017-08-26T15:42:00Z">
              <w:rPr>
                <w:rFonts w:ascii="Arial" w:hAnsi="Arial" w:cs="Arial"/>
                <w:sz w:val="24"/>
                <w:szCs w:val="24"/>
              </w:rPr>
            </w:rPrChange>
          </w:rPr>
          <w:delText>AMENDMENT HISTORY</w:delText>
        </w:r>
      </w:del>
    </w:p>
    <w:tbl>
      <w:tblPr>
        <w:tblStyle w:val="a8"/>
        <w:tblW w:w="0" w:type="auto"/>
        <w:tblLook w:val="04A0" w:firstRow="1" w:lastRow="0" w:firstColumn="1" w:lastColumn="0" w:noHBand="0" w:noVBand="1"/>
      </w:tblPr>
      <w:tblGrid>
        <w:gridCol w:w="1006"/>
        <w:gridCol w:w="1469"/>
        <w:gridCol w:w="1442"/>
        <w:gridCol w:w="5433"/>
      </w:tblGrid>
      <w:tr w:rsidR="00716C79" w:rsidRPr="0088676B" w:rsidDel="005E1FA1" w14:paraId="0BFD8C09" w14:textId="36F2B9FF" w:rsidTr="00D80843">
        <w:trPr>
          <w:del w:id="136" w:author="Microsoft Office User" w:date="2017-08-26T15:33:00Z"/>
        </w:trPr>
        <w:tc>
          <w:tcPr>
            <w:tcW w:w="1008" w:type="dxa"/>
          </w:tcPr>
          <w:p w14:paraId="79FC72F2" w14:textId="107B5EAF" w:rsidR="00716C79" w:rsidRPr="0088676B" w:rsidDel="005E1FA1" w:rsidRDefault="00716C79" w:rsidP="00393AFE">
            <w:pPr>
              <w:spacing w:after="120"/>
              <w:rPr>
                <w:del w:id="137" w:author="Microsoft Office User" w:date="2017-08-26T15:33:00Z"/>
                <w:rFonts w:ascii="Arial" w:eastAsiaTheme="minorEastAsia" w:hAnsi="Arial" w:cs="Arial"/>
                <w:b/>
                <w:sz w:val="20"/>
                <w:szCs w:val="20"/>
                <w:lang w:eastAsia="zh-CN"/>
                <w:rPrChange w:id="138" w:author="Microsoft Office User" w:date="2017-08-26T15:42:00Z">
                  <w:rPr>
                    <w:del w:id="139" w:author="Microsoft Office User" w:date="2017-08-26T15:33:00Z"/>
                    <w:rFonts w:ascii="Arial" w:hAnsi="Arial" w:cs="Arial"/>
                    <w:b/>
                    <w:sz w:val="20"/>
                    <w:szCs w:val="20"/>
                  </w:rPr>
                </w:rPrChange>
              </w:rPr>
            </w:pPr>
            <w:del w:id="140" w:author="Microsoft Office User" w:date="2017-08-26T15:33:00Z">
              <w:r w:rsidRPr="0088676B" w:rsidDel="005E1FA1">
                <w:rPr>
                  <w:rFonts w:ascii="Arial" w:eastAsiaTheme="minorEastAsia" w:hAnsi="Arial" w:cs="Arial"/>
                  <w:b/>
                  <w:sz w:val="20"/>
                  <w:szCs w:val="20"/>
                  <w:lang w:eastAsia="zh-CN"/>
                  <w:rPrChange w:id="141" w:author="Microsoft Office User" w:date="2017-08-26T15:42:00Z">
                    <w:rPr>
                      <w:rFonts w:ascii="Arial" w:hAnsi="Arial" w:cs="Arial"/>
                      <w:b/>
                      <w:sz w:val="20"/>
                      <w:szCs w:val="20"/>
                    </w:rPr>
                  </w:rPrChange>
                </w:rPr>
                <w:delText>Version</w:delText>
              </w:r>
            </w:del>
          </w:p>
        </w:tc>
        <w:tc>
          <w:tcPr>
            <w:tcW w:w="1510" w:type="dxa"/>
          </w:tcPr>
          <w:p w14:paraId="64D2AA71" w14:textId="670846DE" w:rsidR="00716C79" w:rsidRPr="0088676B" w:rsidDel="005E1FA1" w:rsidRDefault="00716C79" w:rsidP="00393AFE">
            <w:pPr>
              <w:spacing w:after="120"/>
              <w:rPr>
                <w:del w:id="142" w:author="Microsoft Office User" w:date="2017-08-26T15:33:00Z"/>
                <w:rFonts w:ascii="Arial" w:eastAsiaTheme="minorEastAsia" w:hAnsi="Arial" w:cs="Arial"/>
                <w:b/>
                <w:sz w:val="20"/>
                <w:szCs w:val="20"/>
                <w:lang w:eastAsia="zh-CN"/>
                <w:rPrChange w:id="143" w:author="Microsoft Office User" w:date="2017-08-26T15:42:00Z">
                  <w:rPr>
                    <w:del w:id="144" w:author="Microsoft Office User" w:date="2017-08-26T15:33:00Z"/>
                    <w:rFonts w:ascii="Arial" w:hAnsi="Arial" w:cs="Arial"/>
                    <w:b/>
                    <w:sz w:val="20"/>
                    <w:szCs w:val="20"/>
                  </w:rPr>
                </w:rPrChange>
              </w:rPr>
            </w:pPr>
            <w:del w:id="145" w:author="Microsoft Office User" w:date="2017-08-26T15:33:00Z">
              <w:r w:rsidRPr="0088676B" w:rsidDel="005E1FA1">
                <w:rPr>
                  <w:rFonts w:ascii="Arial" w:eastAsiaTheme="minorEastAsia" w:hAnsi="Arial" w:cs="Arial"/>
                  <w:b/>
                  <w:sz w:val="20"/>
                  <w:szCs w:val="20"/>
                  <w:lang w:eastAsia="zh-CN"/>
                  <w:rPrChange w:id="146" w:author="Microsoft Office User" w:date="2017-08-26T15:42:00Z">
                    <w:rPr>
                      <w:rFonts w:ascii="Arial" w:hAnsi="Arial" w:cs="Arial"/>
                      <w:b/>
                      <w:sz w:val="20"/>
                      <w:szCs w:val="20"/>
                    </w:rPr>
                  </w:rPrChange>
                </w:rPr>
                <w:delText>Date</w:delText>
              </w:r>
            </w:del>
          </w:p>
        </w:tc>
        <w:tc>
          <w:tcPr>
            <w:tcW w:w="1460" w:type="dxa"/>
          </w:tcPr>
          <w:p w14:paraId="00E1AD10" w14:textId="0FD1B9F4" w:rsidR="00716C79" w:rsidRPr="0088676B" w:rsidDel="005E1FA1" w:rsidRDefault="00F349CA" w:rsidP="00F349CA">
            <w:pPr>
              <w:spacing w:after="120"/>
              <w:rPr>
                <w:del w:id="147" w:author="Microsoft Office User" w:date="2017-08-26T15:33:00Z"/>
                <w:rFonts w:ascii="Arial" w:eastAsiaTheme="minorEastAsia" w:hAnsi="Arial" w:cs="Arial"/>
                <w:b/>
                <w:sz w:val="20"/>
                <w:szCs w:val="20"/>
                <w:lang w:eastAsia="zh-CN"/>
                <w:rPrChange w:id="148" w:author="Microsoft Office User" w:date="2017-08-26T15:42:00Z">
                  <w:rPr>
                    <w:del w:id="149" w:author="Microsoft Office User" w:date="2017-08-26T15:33:00Z"/>
                    <w:rFonts w:ascii="Arial" w:hAnsi="Arial" w:cs="Arial"/>
                    <w:b/>
                    <w:sz w:val="20"/>
                    <w:szCs w:val="20"/>
                  </w:rPr>
                </w:rPrChange>
              </w:rPr>
            </w:pPr>
            <w:del w:id="150" w:author="Microsoft Office User" w:date="2017-08-26T15:33:00Z">
              <w:r w:rsidRPr="0088676B" w:rsidDel="005E1FA1">
                <w:rPr>
                  <w:rFonts w:ascii="Arial" w:eastAsiaTheme="minorEastAsia" w:hAnsi="Arial" w:cs="Arial"/>
                  <w:b/>
                  <w:sz w:val="20"/>
                  <w:szCs w:val="20"/>
                  <w:lang w:eastAsia="zh-CN"/>
                  <w:rPrChange w:id="151" w:author="Microsoft Office User" w:date="2017-08-26T15:42:00Z">
                    <w:rPr>
                      <w:rFonts w:ascii="Arial" w:hAnsi="Arial" w:cs="Arial"/>
                      <w:b/>
                      <w:sz w:val="20"/>
                      <w:szCs w:val="20"/>
                    </w:rPr>
                  </w:rPrChange>
                </w:rPr>
                <w:delText>Editor</w:delText>
              </w:r>
            </w:del>
          </w:p>
        </w:tc>
        <w:tc>
          <w:tcPr>
            <w:tcW w:w="5598" w:type="dxa"/>
          </w:tcPr>
          <w:p w14:paraId="6CB8E386" w14:textId="16B849C5" w:rsidR="00716C79" w:rsidRPr="0088676B" w:rsidDel="005E1FA1" w:rsidRDefault="00716C79" w:rsidP="00393AFE">
            <w:pPr>
              <w:spacing w:after="120"/>
              <w:rPr>
                <w:del w:id="152" w:author="Microsoft Office User" w:date="2017-08-26T15:33:00Z"/>
                <w:rFonts w:ascii="Arial" w:eastAsiaTheme="minorEastAsia" w:hAnsi="Arial" w:cs="Arial"/>
                <w:b/>
                <w:sz w:val="20"/>
                <w:szCs w:val="20"/>
                <w:lang w:eastAsia="zh-CN"/>
                <w:rPrChange w:id="153" w:author="Microsoft Office User" w:date="2017-08-26T15:42:00Z">
                  <w:rPr>
                    <w:del w:id="154" w:author="Microsoft Office User" w:date="2017-08-26T15:33:00Z"/>
                    <w:rFonts w:ascii="Arial" w:hAnsi="Arial" w:cs="Arial"/>
                    <w:b/>
                    <w:sz w:val="20"/>
                    <w:szCs w:val="20"/>
                  </w:rPr>
                </w:rPrChange>
              </w:rPr>
            </w:pPr>
            <w:del w:id="155" w:author="Microsoft Office User" w:date="2017-08-26T15:33:00Z">
              <w:r w:rsidRPr="0088676B" w:rsidDel="005E1FA1">
                <w:rPr>
                  <w:rFonts w:ascii="Arial" w:eastAsiaTheme="minorEastAsia" w:hAnsi="Arial" w:cs="Arial"/>
                  <w:b/>
                  <w:sz w:val="20"/>
                  <w:szCs w:val="20"/>
                  <w:lang w:eastAsia="zh-CN"/>
                  <w:rPrChange w:id="156" w:author="Microsoft Office User" w:date="2017-08-26T15:42:00Z">
                    <w:rPr>
                      <w:rFonts w:ascii="Arial" w:hAnsi="Arial" w:cs="Arial"/>
                      <w:b/>
                      <w:sz w:val="20"/>
                      <w:szCs w:val="20"/>
                    </w:rPr>
                  </w:rPrChange>
                </w:rPr>
                <w:delText>Changes</w:delText>
              </w:r>
            </w:del>
          </w:p>
        </w:tc>
      </w:tr>
      <w:tr w:rsidR="00716C79" w:rsidRPr="0088676B" w:rsidDel="005E1FA1" w14:paraId="339B593D" w14:textId="20755AEF" w:rsidTr="00D80843">
        <w:trPr>
          <w:del w:id="157" w:author="Microsoft Office User" w:date="2017-08-26T15:33:00Z"/>
        </w:trPr>
        <w:tc>
          <w:tcPr>
            <w:tcW w:w="1008" w:type="dxa"/>
          </w:tcPr>
          <w:p w14:paraId="18F1FA22" w14:textId="6F148C6A" w:rsidR="00716C79" w:rsidRPr="0088676B" w:rsidDel="005E1FA1" w:rsidRDefault="00716C79" w:rsidP="00716C79">
            <w:pPr>
              <w:pStyle w:val="BodySingle"/>
              <w:spacing w:before="0" w:line="240" w:lineRule="auto"/>
              <w:jc w:val="left"/>
              <w:rPr>
                <w:del w:id="158" w:author="Microsoft Office User" w:date="2017-08-26T15:33:00Z"/>
                <w:rFonts w:ascii="Arial" w:eastAsiaTheme="minorEastAsia" w:hAnsi="Arial" w:cs="Arial"/>
                <w:b w:val="0"/>
                <w:sz w:val="20"/>
                <w:lang w:eastAsia="zh-CN"/>
                <w:rPrChange w:id="159" w:author="Microsoft Office User" w:date="2017-08-26T15:42:00Z">
                  <w:rPr>
                    <w:del w:id="160" w:author="Microsoft Office User" w:date="2017-08-26T15:33:00Z"/>
                    <w:rFonts w:ascii="Arial" w:hAnsi="Arial" w:cs="Arial"/>
                    <w:b w:val="0"/>
                    <w:sz w:val="20"/>
                  </w:rPr>
                </w:rPrChange>
              </w:rPr>
            </w:pPr>
            <w:del w:id="161" w:author="Microsoft Office User" w:date="2017-08-26T15:33:00Z">
              <w:r w:rsidRPr="0088676B" w:rsidDel="005E1FA1">
                <w:rPr>
                  <w:rFonts w:ascii="Arial" w:eastAsiaTheme="minorEastAsia" w:hAnsi="Arial" w:cs="Arial"/>
                  <w:b w:val="0"/>
                  <w:sz w:val="20"/>
                  <w:lang w:eastAsia="zh-CN"/>
                  <w:rPrChange w:id="162" w:author="Microsoft Office User" w:date="2017-08-26T15:42:00Z">
                    <w:rPr>
                      <w:rFonts w:ascii="Arial" w:hAnsi="Arial" w:cs="Arial"/>
                      <w:b w:val="0"/>
                      <w:sz w:val="20"/>
                    </w:rPr>
                  </w:rPrChange>
                </w:rPr>
                <w:delText>V0.1</w:delText>
              </w:r>
            </w:del>
          </w:p>
        </w:tc>
        <w:tc>
          <w:tcPr>
            <w:tcW w:w="1510" w:type="dxa"/>
          </w:tcPr>
          <w:p w14:paraId="16159B0F" w14:textId="29D3E9C4" w:rsidR="00716C79" w:rsidRPr="0088676B" w:rsidDel="005E1FA1" w:rsidRDefault="00444966" w:rsidP="00716C79">
            <w:pPr>
              <w:pStyle w:val="BodySingle"/>
              <w:spacing w:before="0" w:line="240" w:lineRule="auto"/>
              <w:jc w:val="left"/>
              <w:rPr>
                <w:del w:id="163" w:author="Microsoft Office User" w:date="2017-08-26T15:33:00Z"/>
                <w:rFonts w:ascii="Arial" w:eastAsiaTheme="minorEastAsia" w:hAnsi="Arial" w:cs="Arial"/>
                <w:b w:val="0"/>
                <w:sz w:val="20"/>
                <w:lang w:eastAsia="zh-CN"/>
                <w:rPrChange w:id="164" w:author="Microsoft Office User" w:date="2017-08-26T15:42:00Z">
                  <w:rPr>
                    <w:del w:id="165" w:author="Microsoft Office User" w:date="2017-08-26T15:33:00Z"/>
                    <w:rFonts w:ascii="Arial" w:hAnsi="Arial" w:cs="Arial"/>
                    <w:b w:val="0"/>
                    <w:sz w:val="20"/>
                  </w:rPr>
                </w:rPrChange>
              </w:rPr>
            </w:pPr>
            <w:del w:id="166" w:author="Microsoft Office User" w:date="2017-08-26T15:33:00Z">
              <w:r w:rsidRPr="0088676B" w:rsidDel="005E1FA1">
                <w:rPr>
                  <w:rFonts w:ascii="Arial" w:eastAsiaTheme="minorEastAsia" w:hAnsi="Arial" w:cs="Arial"/>
                  <w:b w:val="0"/>
                  <w:sz w:val="20"/>
                  <w:lang w:eastAsia="zh-CN"/>
                  <w:rPrChange w:id="167" w:author="Microsoft Office User" w:date="2017-08-26T15:42:00Z">
                    <w:rPr>
                      <w:rFonts w:ascii="Arial" w:hAnsi="Arial" w:cs="Arial"/>
                      <w:b w:val="0"/>
                      <w:sz w:val="20"/>
                    </w:rPr>
                  </w:rPrChange>
                </w:rPr>
                <w:delText>Jun</w:delText>
              </w:r>
              <w:r w:rsidR="00716C79" w:rsidRPr="0088676B" w:rsidDel="005E1FA1">
                <w:rPr>
                  <w:rFonts w:ascii="Arial" w:eastAsiaTheme="minorEastAsia" w:hAnsi="Arial" w:cs="Arial"/>
                  <w:b w:val="0"/>
                  <w:sz w:val="20"/>
                  <w:lang w:eastAsia="zh-CN"/>
                  <w:rPrChange w:id="168" w:author="Microsoft Office User" w:date="2017-08-26T15:42:00Z">
                    <w:rPr>
                      <w:rFonts w:ascii="Arial" w:hAnsi="Arial" w:cs="Arial"/>
                      <w:b w:val="0"/>
                      <w:sz w:val="20"/>
                    </w:rPr>
                  </w:rPrChange>
                </w:rPr>
                <w:delText xml:space="preserve">. </w:delText>
              </w:r>
              <w:r w:rsidRPr="0088676B" w:rsidDel="005E1FA1">
                <w:rPr>
                  <w:rFonts w:ascii="Arial" w:eastAsiaTheme="minorEastAsia" w:hAnsi="Arial" w:cs="Arial"/>
                  <w:b w:val="0"/>
                  <w:sz w:val="20"/>
                  <w:lang w:eastAsia="zh-CN"/>
                  <w:rPrChange w:id="169" w:author="Microsoft Office User" w:date="2017-08-26T15:42:00Z">
                    <w:rPr>
                      <w:rFonts w:ascii="Arial" w:hAnsi="Arial" w:cs="Arial"/>
                      <w:b w:val="0"/>
                      <w:sz w:val="20"/>
                    </w:rPr>
                  </w:rPrChange>
                </w:rPr>
                <w:delText>25, 2017</w:delText>
              </w:r>
            </w:del>
          </w:p>
        </w:tc>
        <w:tc>
          <w:tcPr>
            <w:tcW w:w="1460" w:type="dxa"/>
          </w:tcPr>
          <w:p w14:paraId="55EA4479" w14:textId="5BFAC36E" w:rsidR="00716C79" w:rsidRPr="0088676B" w:rsidDel="005E1FA1" w:rsidRDefault="000B42C7" w:rsidP="00716C79">
            <w:pPr>
              <w:pStyle w:val="BodySingle"/>
              <w:spacing w:before="0" w:line="240" w:lineRule="auto"/>
              <w:jc w:val="left"/>
              <w:rPr>
                <w:del w:id="170" w:author="Microsoft Office User" w:date="2017-08-26T15:33:00Z"/>
                <w:rFonts w:ascii="Arial" w:eastAsiaTheme="minorEastAsia" w:hAnsi="Arial" w:cs="Arial"/>
                <w:b w:val="0"/>
                <w:sz w:val="20"/>
                <w:lang w:eastAsia="zh-CN"/>
                <w:rPrChange w:id="171" w:author="Microsoft Office User" w:date="2017-08-26T15:42:00Z">
                  <w:rPr>
                    <w:del w:id="172" w:author="Microsoft Office User" w:date="2017-08-26T15:33:00Z"/>
                    <w:rFonts w:ascii="Arial" w:hAnsi="Arial" w:cs="Arial"/>
                    <w:b w:val="0"/>
                    <w:sz w:val="20"/>
                  </w:rPr>
                </w:rPrChange>
              </w:rPr>
            </w:pPr>
            <w:del w:id="173" w:author="Microsoft Office User" w:date="2017-08-26T15:33:00Z">
              <w:r w:rsidRPr="0088676B" w:rsidDel="005E1FA1">
                <w:rPr>
                  <w:rFonts w:ascii="Arial" w:eastAsiaTheme="minorEastAsia" w:hAnsi="Arial" w:cs="Arial"/>
                  <w:b w:val="0"/>
                  <w:sz w:val="20"/>
                  <w:lang w:eastAsia="zh-CN"/>
                  <w:rPrChange w:id="174" w:author="Microsoft Office User" w:date="2017-08-26T15:42:00Z">
                    <w:rPr>
                      <w:rFonts w:ascii="Arial" w:hAnsi="Arial" w:cs="Arial"/>
                      <w:b w:val="0"/>
                      <w:sz w:val="20"/>
                    </w:rPr>
                  </w:rPrChange>
                </w:rPr>
                <w:delText>W. QIN</w:delText>
              </w:r>
            </w:del>
          </w:p>
        </w:tc>
        <w:tc>
          <w:tcPr>
            <w:tcW w:w="5598" w:type="dxa"/>
          </w:tcPr>
          <w:p w14:paraId="1751AE60" w14:textId="2856AE9C" w:rsidR="00716C79" w:rsidRPr="0088676B" w:rsidDel="005E1FA1" w:rsidRDefault="00716C79" w:rsidP="009F0864">
            <w:pPr>
              <w:pStyle w:val="BodySingle"/>
              <w:numPr>
                <w:ilvl w:val="0"/>
                <w:numId w:val="15"/>
              </w:numPr>
              <w:spacing w:before="0" w:line="240" w:lineRule="auto"/>
              <w:jc w:val="left"/>
              <w:rPr>
                <w:del w:id="175" w:author="Microsoft Office User" w:date="2017-08-26T15:33:00Z"/>
                <w:rFonts w:ascii="Arial" w:eastAsiaTheme="minorEastAsia" w:hAnsi="Arial" w:cs="Arial"/>
                <w:b w:val="0"/>
                <w:sz w:val="20"/>
                <w:lang w:eastAsia="zh-CN"/>
                <w:rPrChange w:id="176" w:author="Microsoft Office User" w:date="2017-08-26T15:42:00Z">
                  <w:rPr>
                    <w:del w:id="177" w:author="Microsoft Office User" w:date="2017-08-26T15:33:00Z"/>
                    <w:rFonts w:ascii="Arial" w:hAnsi="Arial" w:cs="Arial"/>
                    <w:b w:val="0"/>
                    <w:sz w:val="20"/>
                  </w:rPr>
                </w:rPrChange>
              </w:rPr>
            </w:pPr>
            <w:del w:id="178" w:author="Microsoft Office User" w:date="2017-08-26T15:33:00Z">
              <w:r w:rsidRPr="0088676B" w:rsidDel="005E1FA1">
                <w:rPr>
                  <w:rFonts w:ascii="Arial" w:eastAsiaTheme="minorEastAsia" w:hAnsi="Arial" w:cs="Arial"/>
                  <w:b w:val="0"/>
                  <w:sz w:val="20"/>
                  <w:lang w:eastAsia="zh-CN"/>
                  <w:rPrChange w:id="179" w:author="Microsoft Office User" w:date="2017-08-26T15:42:00Z">
                    <w:rPr>
                      <w:rFonts w:ascii="Arial" w:hAnsi="Arial" w:cs="Arial"/>
                      <w:b w:val="0"/>
                      <w:sz w:val="20"/>
                    </w:rPr>
                  </w:rPrChange>
                </w:rPr>
                <w:delText>Initial version</w:delText>
              </w:r>
            </w:del>
          </w:p>
        </w:tc>
      </w:tr>
      <w:tr w:rsidR="00716C79" w:rsidRPr="0088676B" w:rsidDel="005E1FA1" w14:paraId="07C56591" w14:textId="3D4140E7" w:rsidTr="00D80843">
        <w:trPr>
          <w:del w:id="180" w:author="Microsoft Office User" w:date="2017-08-26T15:33:00Z"/>
        </w:trPr>
        <w:tc>
          <w:tcPr>
            <w:tcW w:w="1008" w:type="dxa"/>
          </w:tcPr>
          <w:p w14:paraId="69BB541F" w14:textId="77A07A37" w:rsidR="00716C79" w:rsidRPr="0088676B" w:rsidDel="005E1FA1" w:rsidRDefault="009D24F0" w:rsidP="00716C79">
            <w:pPr>
              <w:pStyle w:val="BodySingle"/>
              <w:spacing w:before="0" w:line="240" w:lineRule="auto"/>
              <w:jc w:val="left"/>
              <w:rPr>
                <w:del w:id="181" w:author="Microsoft Office User" w:date="2017-08-26T15:33:00Z"/>
                <w:rFonts w:ascii="Arial" w:eastAsiaTheme="minorEastAsia" w:hAnsi="Arial" w:cs="Arial"/>
                <w:b w:val="0"/>
                <w:sz w:val="20"/>
                <w:lang w:eastAsia="zh-CN"/>
                <w:rPrChange w:id="182" w:author="Microsoft Office User" w:date="2017-08-26T15:42:00Z">
                  <w:rPr>
                    <w:del w:id="183" w:author="Microsoft Office User" w:date="2017-08-26T15:33:00Z"/>
                    <w:rFonts w:ascii="Arial" w:hAnsi="Arial" w:cs="Arial"/>
                    <w:b w:val="0"/>
                    <w:sz w:val="20"/>
                  </w:rPr>
                </w:rPrChange>
              </w:rPr>
            </w:pPr>
            <w:del w:id="184" w:author="Microsoft Office User" w:date="2017-08-26T15:33:00Z">
              <w:r w:rsidRPr="0088676B" w:rsidDel="005E1FA1">
                <w:rPr>
                  <w:rFonts w:ascii="Arial" w:eastAsiaTheme="minorEastAsia" w:hAnsi="Arial" w:cs="Arial"/>
                  <w:b w:val="0"/>
                  <w:sz w:val="20"/>
                  <w:lang w:eastAsia="zh-CN"/>
                  <w:rPrChange w:id="185" w:author="Microsoft Office User" w:date="2017-08-26T15:42:00Z">
                    <w:rPr>
                      <w:rFonts w:ascii="Arial" w:hAnsi="Arial" w:cs="Arial"/>
                      <w:b w:val="0"/>
                      <w:sz w:val="20"/>
                    </w:rPr>
                  </w:rPrChange>
                </w:rPr>
                <w:delText>V0.2</w:delText>
              </w:r>
            </w:del>
          </w:p>
        </w:tc>
        <w:tc>
          <w:tcPr>
            <w:tcW w:w="1510" w:type="dxa"/>
          </w:tcPr>
          <w:p w14:paraId="529716BB" w14:textId="00E068E9" w:rsidR="00716C79" w:rsidRPr="0088676B" w:rsidDel="005E1FA1" w:rsidRDefault="00BC6153" w:rsidP="00716C79">
            <w:pPr>
              <w:pStyle w:val="BodySingle"/>
              <w:spacing w:before="0" w:line="240" w:lineRule="auto"/>
              <w:jc w:val="left"/>
              <w:rPr>
                <w:del w:id="186" w:author="Microsoft Office User" w:date="2017-08-26T15:33:00Z"/>
                <w:rFonts w:ascii="Arial" w:eastAsiaTheme="minorEastAsia" w:hAnsi="Arial" w:cs="Arial"/>
                <w:b w:val="0"/>
                <w:sz w:val="20"/>
                <w:lang w:eastAsia="zh-CN"/>
              </w:rPr>
            </w:pPr>
            <w:del w:id="187" w:author="Microsoft Office User" w:date="2017-08-26T15:33:00Z">
              <w:r w:rsidRPr="0088676B" w:rsidDel="005E1FA1">
                <w:rPr>
                  <w:rFonts w:ascii="Arial" w:eastAsiaTheme="minorEastAsia" w:hAnsi="Arial" w:cs="Arial"/>
                  <w:b w:val="0"/>
                  <w:sz w:val="20"/>
                  <w:lang w:eastAsia="zh-CN"/>
                  <w:rPrChange w:id="188" w:author="Microsoft Office User" w:date="2017-08-26T15:42:00Z">
                    <w:rPr>
                      <w:rFonts w:ascii="Arial" w:hAnsi="Arial" w:cs="Arial"/>
                      <w:b w:val="0"/>
                      <w:sz w:val="20"/>
                    </w:rPr>
                  </w:rPrChange>
                </w:rPr>
                <w:delText>Jul</w:delText>
              </w:r>
              <w:r w:rsidR="009B3E1A" w:rsidRPr="0088676B" w:rsidDel="005E1FA1">
                <w:rPr>
                  <w:rFonts w:ascii="Arial" w:eastAsiaTheme="minorEastAsia" w:hAnsi="Arial" w:cs="Arial"/>
                  <w:b w:val="0"/>
                  <w:sz w:val="20"/>
                  <w:lang w:eastAsia="zh-CN"/>
                  <w:rPrChange w:id="189" w:author="Microsoft Office User" w:date="2017-08-26T15:42:00Z">
                    <w:rPr>
                      <w:rFonts w:ascii="Arial" w:hAnsi="Arial" w:cs="Arial"/>
                      <w:b w:val="0"/>
                      <w:sz w:val="20"/>
                    </w:rPr>
                  </w:rPrChange>
                </w:rPr>
                <w:delText>y</w:delText>
              </w:r>
              <w:r w:rsidRPr="0088676B" w:rsidDel="005E1FA1">
                <w:rPr>
                  <w:rFonts w:ascii="Arial" w:eastAsiaTheme="minorEastAsia" w:hAnsi="Arial" w:cs="Arial"/>
                  <w:sz w:val="20"/>
                  <w:lang w:eastAsia="zh-CN"/>
                </w:rPr>
                <w:delText xml:space="preserve"> 6</w:delText>
              </w:r>
              <w:r w:rsidR="009B3E1A" w:rsidRPr="0088676B" w:rsidDel="005E1FA1">
                <w:rPr>
                  <w:rFonts w:ascii="Arial" w:eastAsiaTheme="minorEastAsia" w:hAnsi="Arial" w:cs="Arial"/>
                  <w:sz w:val="20"/>
                  <w:lang w:eastAsia="zh-CN"/>
                </w:rPr>
                <w:delText>,</w:delText>
              </w:r>
              <w:r w:rsidRPr="0088676B" w:rsidDel="005E1FA1">
                <w:rPr>
                  <w:rFonts w:ascii="Arial" w:eastAsiaTheme="minorEastAsia" w:hAnsi="Arial" w:cs="Arial"/>
                  <w:sz w:val="20"/>
                  <w:lang w:eastAsia="zh-CN"/>
                </w:rPr>
                <w:delText xml:space="preserve"> 2017</w:delText>
              </w:r>
            </w:del>
          </w:p>
        </w:tc>
        <w:tc>
          <w:tcPr>
            <w:tcW w:w="1460" w:type="dxa"/>
          </w:tcPr>
          <w:p w14:paraId="094FEC3D" w14:textId="0B3906BF" w:rsidR="00716C79" w:rsidRPr="0088676B" w:rsidDel="005E1FA1" w:rsidRDefault="00BC6153" w:rsidP="00716C79">
            <w:pPr>
              <w:pStyle w:val="BodySingle"/>
              <w:spacing w:before="0" w:line="240" w:lineRule="auto"/>
              <w:jc w:val="left"/>
              <w:rPr>
                <w:del w:id="190" w:author="Microsoft Office User" w:date="2017-08-26T15:33:00Z"/>
                <w:rFonts w:ascii="Arial" w:eastAsiaTheme="minorEastAsia" w:hAnsi="Arial" w:cs="Arial"/>
                <w:b w:val="0"/>
                <w:sz w:val="20"/>
                <w:lang w:eastAsia="zh-CN"/>
              </w:rPr>
            </w:pPr>
            <w:del w:id="191" w:author="Microsoft Office User" w:date="2017-08-26T15:33:00Z">
              <w:r w:rsidRPr="0088676B" w:rsidDel="005E1FA1">
                <w:rPr>
                  <w:rFonts w:ascii="Arial" w:eastAsiaTheme="minorEastAsia" w:hAnsi="Arial" w:cs="Arial"/>
                  <w:b w:val="0"/>
                  <w:sz w:val="20"/>
                  <w:lang w:eastAsia="zh-CN"/>
                  <w:rPrChange w:id="192" w:author="Microsoft Office User" w:date="2017-08-26T15:42:00Z">
                    <w:rPr>
                      <w:rFonts w:ascii="Arial" w:hAnsi="Arial" w:cs="Arial"/>
                      <w:b w:val="0"/>
                      <w:sz w:val="20"/>
                    </w:rPr>
                  </w:rPrChange>
                </w:rPr>
                <w:delText>Gavin</w:delText>
              </w:r>
              <w:r w:rsidRPr="0088676B" w:rsidDel="005E1FA1">
                <w:rPr>
                  <w:rFonts w:ascii="Arial" w:eastAsiaTheme="minorEastAsia" w:hAnsi="Arial" w:cs="Arial"/>
                  <w:sz w:val="20"/>
                  <w:lang w:eastAsia="zh-CN"/>
                </w:rPr>
                <w:delText xml:space="preserve"> Zheng</w:delText>
              </w:r>
            </w:del>
          </w:p>
          <w:p w14:paraId="5A268DA4" w14:textId="013CA82D" w:rsidR="009D24F0" w:rsidRPr="0088676B" w:rsidDel="005E1FA1" w:rsidRDefault="009D24F0" w:rsidP="00716C79">
            <w:pPr>
              <w:pStyle w:val="BodySingle"/>
              <w:spacing w:before="0" w:line="240" w:lineRule="auto"/>
              <w:jc w:val="left"/>
              <w:rPr>
                <w:del w:id="193" w:author="Microsoft Office User" w:date="2017-08-26T15:33:00Z"/>
                <w:rFonts w:ascii="Arial" w:eastAsiaTheme="minorEastAsia" w:hAnsi="Arial" w:cs="Arial"/>
                <w:b w:val="0"/>
                <w:sz w:val="20"/>
                <w:lang w:eastAsia="zh-CN"/>
              </w:rPr>
            </w:pPr>
            <w:del w:id="194" w:author="Microsoft Office User" w:date="2017-08-26T15:33:00Z">
              <w:r w:rsidRPr="0088676B" w:rsidDel="005E1FA1">
                <w:rPr>
                  <w:rFonts w:ascii="Arial" w:eastAsiaTheme="minorEastAsia" w:hAnsi="Arial" w:cs="Arial"/>
                  <w:sz w:val="20"/>
                  <w:lang w:eastAsia="zh-CN"/>
                </w:rPr>
                <w:delText>X. Tang</w:delText>
              </w:r>
            </w:del>
          </w:p>
        </w:tc>
        <w:tc>
          <w:tcPr>
            <w:tcW w:w="5598" w:type="dxa"/>
          </w:tcPr>
          <w:p w14:paraId="1414B03C" w14:textId="232624E9" w:rsidR="00716C79" w:rsidRPr="0088676B" w:rsidDel="005E1FA1" w:rsidRDefault="00BC6153" w:rsidP="009F0864">
            <w:pPr>
              <w:pStyle w:val="BodySingle"/>
              <w:numPr>
                <w:ilvl w:val="0"/>
                <w:numId w:val="12"/>
              </w:numPr>
              <w:spacing w:before="0" w:line="240" w:lineRule="auto"/>
              <w:jc w:val="left"/>
              <w:rPr>
                <w:del w:id="195" w:author="Microsoft Office User" w:date="2017-08-26T15:33:00Z"/>
                <w:rFonts w:ascii="Arial" w:eastAsiaTheme="minorEastAsia" w:hAnsi="Arial" w:cs="Arial"/>
                <w:b w:val="0"/>
                <w:sz w:val="20"/>
                <w:lang w:eastAsia="zh-CN"/>
              </w:rPr>
            </w:pPr>
            <w:del w:id="196" w:author="Microsoft Office User" w:date="2017-08-26T15:33:00Z">
              <w:r w:rsidRPr="0088676B" w:rsidDel="005E1FA1">
                <w:rPr>
                  <w:rFonts w:ascii="Arial" w:eastAsiaTheme="minorEastAsia" w:hAnsi="Arial" w:cs="Arial"/>
                  <w:b w:val="0"/>
                  <w:sz w:val="20"/>
                  <w:lang w:eastAsia="zh-CN"/>
                  <w:rPrChange w:id="197" w:author="Microsoft Office User" w:date="2017-08-26T15:42:00Z">
                    <w:rPr>
                      <w:rFonts w:ascii="Arial" w:hAnsi="Arial" w:cs="Arial"/>
                      <w:b w:val="0"/>
                      <w:sz w:val="20"/>
                    </w:rPr>
                  </w:rPrChange>
                </w:rPr>
                <w:delText>Add</w:delText>
              </w:r>
              <w:r w:rsidRPr="0088676B" w:rsidDel="005E1FA1">
                <w:rPr>
                  <w:rFonts w:ascii="Arial" w:eastAsiaTheme="minorEastAsia" w:hAnsi="Arial" w:cs="Arial"/>
                  <w:sz w:val="20"/>
                  <w:lang w:eastAsia="zh-CN"/>
                </w:rPr>
                <w:delText xml:space="preserve"> Chapter9 about smart contract</w:delText>
              </w:r>
            </w:del>
          </w:p>
          <w:p w14:paraId="78B9B799" w14:textId="2A7A9F62" w:rsidR="009D24F0" w:rsidRPr="0088676B" w:rsidDel="005E1FA1" w:rsidRDefault="009D24F0" w:rsidP="009F0864">
            <w:pPr>
              <w:pStyle w:val="BodySingle"/>
              <w:numPr>
                <w:ilvl w:val="0"/>
                <w:numId w:val="12"/>
              </w:numPr>
              <w:spacing w:before="0" w:line="240" w:lineRule="auto"/>
              <w:jc w:val="left"/>
              <w:rPr>
                <w:del w:id="198" w:author="Microsoft Office User" w:date="2017-08-26T15:33:00Z"/>
                <w:rFonts w:ascii="Arial" w:eastAsiaTheme="minorEastAsia" w:hAnsi="Arial" w:cs="Arial"/>
                <w:b w:val="0"/>
                <w:sz w:val="20"/>
                <w:lang w:eastAsia="zh-CN"/>
              </w:rPr>
            </w:pPr>
            <w:del w:id="199" w:author="Microsoft Office User" w:date="2017-08-26T15:33:00Z">
              <w:r w:rsidRPr="0088676B" w:rsidDel="005E1FA1">
                <w:rPr>
                  <w:rFonts w:ascii="Arial" w:eastAsiaTheme="minorEastAsia" w:hAnsi="Arial" w:cs="Arial"/>
                  <w:b w:val="0"/>
                  <w:sz w:val="20"/>
                  <w:lang w:eastAsia="zh-CN"/>
                  <w:rPrChange w:id="200" w:author="Microsoft Office User" w:date="2017-08-26T15:42:00Z">
                    <w:rPr>
                      <w:rFonts w:ascii="Arial" w:hAnsi="Arial" w:cs="Arial"/>
                      <w:b w:val="0"/>
                      <w:sz w:val="20"/>
                    </w:rPr>
                  </w:rPrChange>
                </w:rPr>
                <w:delText>Mutual Insurance logic diagram added</w:delText>
              </w:r>
            </w:del>
          </w:p>
        </w:tc>
      </w:tr>
      <w:tr w:rsidR="00444966" w:rsidRPr="0088676B" w:rsidDel="005E1FA1" w14:paraId="432E4D3C" w14:textId="7294F115" w:rsidTr="00D80843">
        <w:trPr>
          <w:del w:id="201" w:author="Microsoft Office User" w:date="2017-08-26T15:33:00Z"/>
        </w:trPr>
        <w:tc>
          <w:tcPr>
            <w:tcW w:w="1008" w:type="dxa"/>
          </w:tcPr>
          <w:p w14:paraId="3AD61E41" w14:textId="0A7C4B70" w:rsidR="00444966" w:rsidRPr="0088676B" w:rsidDel="005E1FA1" w:rsidRDefault="009D24F0" w:rsidP="00444966">
            <w:pPr>
              <w:pStyle w:val="BodySingle"/>
              <w:spacing w:before="0" w:line="240" w:lineRule="auto"/>
              <w:jc w:val="left"/>
              <w:rPr>
                <w:del w:id="202" w:author="Microsoft Office User" w:date="2017-08-26T15:33:00Z"/>
                <w:rFonts w:ascii="Arial" w:eastAsiaTheme="minorEastAsia" w:hAnsi="Arial" w:cs="Arial"/>
                <w:b w:val="0"/>
                <w:sz w:val="20"/>
                <w:lang w:eastAsia="zh-CN"/>
                <w:rPrChange w:id="203" w:author="Microsoft Office User" w:date="2017-08-26T15:42:00Z">
                  <w:rPr>
                    <w:del w:id="204" w:author="Microsoft Office User" w:date="2017-08-26T15:33:00Z"/>
                    <w:rFonts w:ascii="Arial" w:hAnsi="Arial" w:cs="Arial"/>
                    <w:b w:val="0"/>
                    <w:sz w:val="20"/>
                  </w:rPr>
                </w:rPrChange>
              </w:rPr>
            </w:pPr>
            <w:del w:id="205" w:author="Microsoft Office User" w:date="2017-08-26T15:33:00Z">
              <w:r w:rsidRPr="0088676B" w:rsidDel="005E1FA1">
                <w:rPr>
                  <w:rFonts w:ascii="Arial" w:eastAsiaTheme="minorEastAsia" w:hAnsi="Arial" w:cs="Arial"/>
                  <w:b w:val="0"/>
                  <w:sz w:val="20"/>
                  <w:lang w:eastAsia="zh-CN"/>
                  <w:rPrChange w:id="206" w:author="Microsoft Office User" w:date="2017-08-26T15:42:00Z">
                    <w:rPr>
                      <w:rFonts w:ascii="Arial" w:hAnsi="Arial" w:cs="Arial"/>
                      <w:b w:val="0"/>
                      <w:sz w:val="20"/>
                    </w:rPr>
                  </w:rPrChange>
                </w:rPr>
                <w:delText>V0.3</w:delText>
              </w:r>
            </w:del>
          </w:p>
        </w:tc>
        <w:tc>
          <w:tcPr>
            <w:tcW w:w="1510" w:type="dxa"/>
          </w:tcPr>
          <w:p w14:paraId="43536E64" w14:textId="1F3C7607" w:rsidR="00444966" w:rsidRPr="0088676B" w:rsidDel="005E1FA1" w:rsidRDefault="006E249C" w:rsidP="00444966">
            <w:pPr>
              <w:pStyle w:val="BodySingle"/>
              <w:spacing w:before="0" w:line="240" w:lineRule="auto"/>
              <w:jc w:val="left"/>
              <w:rPr>
                <w:del w:id="207" w:author="Microsoft Office User" w:date="2017-08-26T15:33:00Z"/>
                <w:rFonts w:ascii="Arial" w:eastAsiaTheme="minorEastAsia" w:hAnsi="Arial" w:cs="Arial"/>
                <w:b w:val="0"/>
                <w:sz w:val="20"/>
                <w:lang w:eastAsia="zh-CN"/>
                <w:rPrChange w:id="208" w:author="Microsoft Office User" w:date="2017-08-26T15:42:00Z">
                  <w:rPr>
                    <w:del w:id="209" w:author="Microsoft Office User" w:date="2017-08-26T15:33:00Z"/>
                    <w:rFonts w:ascii="Arial" w:hAnsi="Arial" w:cs="Arial"/>
                    <w:b w:val="0"/>
                    <w:sz w:val="20"/>
                  </w:rPr>
                </w:rPrChange>
              </w:rPr>
            </w:pPr>
            <w:del w:id="210" w:author="Microsoft Office User" w:date="2017-08-26T15:33:00Z">
              <w:r w:rsidRPr="0088676B" w:rsidDel="005E1FA1">
                <w:rPr>
                  <w:rFonts w:ascii="Arial" w:eastAsiaTheme="minorEastAsia" w:hAnsi="Arial" w:cs="Arial"/>
                  <w:b w:val="0"/>
                  <w:sz w:val="20"/>
                  <w:lang w:eastAsia="zh-CN"/>
                  <w:rPrChange w:id="211" w:author="Microsoft Office User" w:date="2017-08-26T15:42:00Z">
                    <w:rPr>
                      <w:rFonts w:ascii="Arial" w:hAnsi="Arial" w:cs="Arial"/>
                      <w:b w:val="0"/>
                      <w:sz w:val="20"/>
                    </w:rPr>
                  </w:rPrChange>
                </w:rPr>
                <w:delText>July 8</w:delText>
              </w:r>
              <w:r w:rsidR="007B577D" w:rsidRPr="0088676B" w:rsidDel="005E1FA1">
                <w:rPr>
                  <w:rFonts w:ascii="Arial" w:eastAsiaTheme="minorEastAsia" w:hAnsi="Arial" w:cs="Arial"/>
                  <w:b w:val="0"/>
                  <w:sz w:val="20"/>
                  <w:lang w:eastAsia="zh-CN"/>
                  <w:rPrChange w:id="212" w:author="Microsoft Office User" w:date="2017-08-26T15:42:00Z">
                    <w:rPr>
                      <w:rFonts w:ascii="Arial" w:hAnsi="Arial" w:cs="Arial"/>
                      <w:b w:val="0"/>
                      <w:sz w:val="20"/>
                    </w:rPr>
                  </w:rPrChange>
                </w:rPr>
                <w:delText>, 2017</w:delText>
              </w:r>
            </w:del>
          </w:p>
        </w:tc>
        <w:tc>
          <w:tcPr>
            <w:tcW w:w="1460" w:type="dxa"/>
          </w:tcPr>
          <w:p w14:paraId="72BED6CE" w14:textId="2701F2C7" w:rsidR="00444966" w:rsidRPr="0088676B" w:rsidDel="005E1FA1" w:rsidRDefault="0031062E" w:rsidP="00444966">
            <w:pPr>
              <w:pStyle w:val="BodySingle"/>
              <w:spacing w:before="0" w:line="240" w:lineRule="auto"/>
              <w:jc w:val="left"/>
              <w:rPr>
                <w:del w:id="213" w:author="Microsoft Office User" w:date="2017-08-26T15:33:00Z"/>
                <w:rFonts w:ascii="Arial" w:eastAsiaTheme="minorEastAsia" w:hAnsi="Arial" w:cs="Arial"/>
                <w:b w:val="0"/>
                <w:sz w:val="20"/>
                <w:lang w:eastAsia="zh-CN"/>
                <w:rPrChange w:id="214" w:author="Microsoft Office User" w:date="2017-08-26T15:42:00Z">
                  <w:rPr>
                    <w:del w:id="215" w:author="Microsoft Office User" w:date="2017-08-26T15:33:00Z"/>
                    <w:rFonts w:ascii="Arial" w:hAnsi="Arial" w:cs="Arial"/>
                    <w:b w:val="0"/>
                    <w:sz w:val="20"/>
                  </w:rPr>
                </w:rPrChange>
              </w:rPr>
            </w:pPr>
            <w:del w:id="216" w:author="Microsoft Office User" w:date="2017-08-26T15:33:00Z">
              <w:r w:rsidRPr="0088676B" w:rsidDel="005E1FA1">
                <w:rPr>
                  <w:rFonts w:ascii="Arial" w:eastAsiaTheme="minorEastAsia" w:hAnsi="Arial" w:cs="Arial"/>
                  <w:b w:val="0"/>
                  <w:sz w:val="20"/>
                  <w:lang w:eastAsia="zh-CN"/>
                  <w:rPrChange w:id="217" w:author="Microsoft Office User" w:date="2017-08-26T15:42:00Z">
                    <w:rPr>
                      <w:rFonts w:ascii="Arial" w:hAnsi="Arial" w:cs="Arial"/>
                      <w:b w:val="0"/>
                      <w:sz w:val="20"/>
                    </w:rPr>
                  </w:rPrChange>
                </w:rPr>
                <w:delText xml:space="preserve">Z.  </w:delText>
              </w:r>
              <w:r w:rsidR="007B577D" w:rsidRPr="0088676B" w:rsidDel="005E1FA1">
                <w:rPr>
                  <w:rFonts w:ascii="Arial" w:eastAsiaTheme="minorEastAsia" w:hAnsi="Arial" w:cs="Arial"/>
                  <w:b w:val="0"/>
                  <w:sz w:val="20"/>
                  <w:lang w:eastAsia="zh-CN"/>
                  <w:rPrChange w:id="218" w:author="Microsoft Office User" w:date="2017-08-26T15:42:00Z">
                    <w:rPr>
                      <w:rFonts w:ascii="Arial" w:hAnsi="Arial" w:cs="Arial"/>
                      <w:b w:val="0"/>
                      <w:sz w:val="20"/>
                    </w:rPr>
                  </w:rPrChange>
                </w:rPr>
                <w:delText>He</w:delText>
              </w:r>
            </w:del>
          </w:p>
        </w:tc>
        <w:tc>
          <w:tcPr>
            <w:tcW w:w="5598" w:type="dxa"/>
          </w:tcPr>
          <w:p w14:paraId="1E438CEE" w14:textId="69BC3104" w:rsidR="00444966" w:rsidRPr="0088676B" w:rsidDel="005E1FA1" w:rsidRDefault="007B577D" w:rsidP="009F0864">
            <w:pPr>
              <w:pStyle w:val="BodySingle"/>
              <w:numPr>
                <w:ilvl w:val="0"/>
                <w:numId w:val="14"/>
              </w:numPr>
              <w:spacing w:before="0" w:line="240" w:lineRule="auto"/>
              <w:jc w:val="left"/>
              <w:rPr>
                <w:del w:id="219" w:author="Microsoft Office User" w:date="2017-08-26T15:33:00Z"/>
                <w:rFonts w:ascii="Arial" w:eastAsiaTheme="minorEastAsia" w:hAnsi="Arial" w:cs="Arial"/>
                <w:b w:val="0"/>
                <w:sz w:val="20"/>
                <w:lang w:eastAsia="zh-CN"/>
                <w:rPrChange w:id="220" w:author="Microsoft Office User" w:date="2017-08-26T15:42:00Z">
                  <w:rPr>
                    <w:del w:id="221" w:author="Microsoft Office User" w:date="2017-08-26T15:33:00Z"/>
                    <w:rFonts w:ascii="Arial" w:hAnsi="Arial" w:cs="Arial"/>
                    <w:b w:val="0"/>
                    <w:sz w:val="20"/>
                  </w:rPr>
                </w:rPrChange>
              </w:rPr>
            </w:pPr>
            <w:del w:id="222" w:author="Microsoft Office User" w:date="2017-08-26T15:33:00Z">
              <w:r w:rsidRPr="0088676B" w:rsidDel="005E1FA1">
                <w:rPr>
                  <w:rFonts w:ascii="Arial" w:eastAsiaTheme="minorEastAsia" w:hAnsi="Arial" w:cs="Arial"/>
                  <w:b w:val="0"/>
                  <w:sz w:val="20"/>
                  <w:lang w:eastAsia="zh-CN"/>
                  <w:rPrChange w:id="223" w:author="Microsoft Office User" w:date="2017-08-26T15:42:00Z">
                    <w:rPr>
                      <w:rFonts w:ascii="Arial" w:hAnsi="Arial" w:cs="Arial"/>
                      <w:b w:val="0"/>
                      <w:sz w:val="20"/>
                    </w:rPr>
                  </w:rPrChange>
                </w:rPr>
                <w:delText>Add blockchain values for insurance to section 2.1</w:delText>
              </w:r>
            </w:del>
          </w:p>
          <w:p w14:paraId="2082561D" w14:textId="1006DE90" w:rsidR="007B577D" w:rsidRPr="0088676B" w:rsidDel="005E1FA1" w:rsidRDefault="007B577D" w:rsidP="009F0864">
            <w:pPr>
              <w:pStyle w:val="BodySingle"/>
              <w:numPr>
                <w:ilvl w:val="0"/>
                <w:numId w:val="14"/>
              </w:numPr>
              <w:spacing w:before="0" w:line="240" w:lineRule="auto"/>
              <w:jc w:val="left"/>
              <w:rPr>
                <w:del w:id="224" w:author="Microsoft Office User" w:date="2017-08-26T15:33:00Z"/>
                <w:rFonts w:ascii="Arial" w:eastAsiaTheme="minorEastAsia" w:hAnsi="Arial" w:cs="Arial"/>
                <w:b w:val="0"/>
                <w:sz w:val="20"/>
                <w:lang w:eastAsia="zh-CN"/>
                <w:rPrChange w:id="225" w:author="Microsoft Office User" w:date="2017-08-26T15:42:00Z">
                  <w:rPr>
                    <w:del w:id="226" w:author="Microsoft Office User" w:date="2017-08-26T15:33:00Z"/>
                    <w:rFonts w:ascii="Arial" w:hAnsi="Arial" w:cs="Arial"/>
                    <w:b w:val="0"/>
                    <w:sz w:val="20"/>
                  </w:rPr>
                </w:rPrChange>
              </w:rPr>
            </w:pPr>
            <w:del w:id="227" w:author="Microsoft Office User" w:date="2017-08-26T15:33:00Z">
              <w:r w:rsidRPr="0088676B" w:rsidDel="005E1FA1">
                <w:rPr>
                  <w:rFonts w:ascii="Arial" w:eastAsiaTheme="minorEastAsia" w:hAnsi="Arial" w:cs="Arial"/>
                  <w:b w:val="0"/>
                  <w:sz w:val="20"/>
                  <w:lang w:eastAsia="zh-CN"/>
                  <w:rPrChange w:id="228" w:author="Microsoft Office User" w:date="2017-08-26T15:42:00Z">
                    <w:rPr>
                      <w:rFonts w:ascii="Arial" w:hAnsi="Arial" w:cs="Arial"/>
                      <w:b w:val="0"/>
                      <w:sz w:val="20"/>
                    </w:rPr>
                  </w:rPrChange>
                </w:rPr>
                <w:delText>3 Insurance use cases</w:delText>
              </w:r>
            </w:del>
          </w:p>
        </w:tc>
      </w:tr>
      <w:tr w:rsidR="00D80843" w:rsidRPr="0088676B" w:rsidDel="005E1FA1" w14:paraId="47C7EAC3" w14:textId="7F954A9F" w:rsidTr="00D80843">
        <w:trPr>
          <w:del w:id="229" w:author="Microsoft Office User" w:date="2017-08-26T15:33:00Z"/>
        </w:trPr>
        <w:tc>
          <w:tcPr>
            <w:tcW w:w="1008" w:type="dxa"/>
          </w:tcPr>
          <w:p w14:paraId="6255C133" w14:textId="737D3935" w:rsidR="00D80843" w:rsidRPr="0088676B" w:rsidDel="005E1FA1" w:rsidRDefault="00D80843" w:rsidP="00D80843">
            <w:pPr>
              <w:pStyle w:val="BodySingle"/>
              <w:spacing w:before="0" w:line="240" w:lineRule="auto"/>
              <w:jc w:val="left"/>
              <w:rPr>
                <w:del w:id="230" w:author="Microsoft Office User" w:date="2017-08-26T15:33:00Z"/>
                <w:rFonts w:ascii="Arial" w:eastAsiaTheme="minorEastAsia" w:hAnsi="Arial" w:cs="Arial"/>
                <w:b w:val="0"/>
                <w:sz w:val="20"/>
                <w:lang w:eastAsia="zh-CN"/>
                <w:rPrChange w:id="231" w:author="Microsoft Office User" w:date="2017-08-26T15:42:00Z">
                  <w:rPr>
                    <w:del w:id="232" w:author="Microsoft Office User" w:date="2017-08-26T15:33:00Z"/>
                    <w:rFonts w:ascii="Arial" w:hAnsi="Arial" w:cs="Arial"/>
                    <w:b w:val="0"/>
                    <w:sz w:val="20"/>
                  </w:rPr>
                </w:rPrChange>
              </w:rPr>
            </w:pPr>
            <w:del w:id="233" w:author="Microsoft Office User" w:date="2017-08-26T15:33:00Z">
              <w:r w:rsidRPr="0088676B" w:rsidDel="005E1FA1">
                <w:rPr>
                  <w:rFonts w:ascii="Arial" w:eastAsiaTheme="minorEastAsia" w:hAnsi="Arial" w:cs="Arial"/>
                  <w:b w:val="0"/>
                  <w:sz w:val="20"/>
                  <w:lang w:eastAsia="zh-CN"/>
                  <w:rPrChange w:id="234" w:author="Microsoft Office User" w:date="2017-08-26T15:42:00Z">
                    <w:rPr>
                      <w:rFonts w:ascii="Arial" w:hAnsi="Arial" w:cs="Arial"/>
                      <w:b w:val="0"/>
                      <w:sz w:val="20"/>
                    </w:rPr>
                  </w:rPrChange>
                </w:rPr>
                <w:delText>V0</w:delText>
              </w:r>
              <w:r w:rsidR="009D24F0" w:rsidRPr="0088676B" w:rsidDel="005E1FA1">
                <w:rPr>
                  <w:rFonts w:ascii="Arial" w:eastAsiaTheme="minorEastAsia" w:hAnsi="Arial" w:cs="Arial"/>
                  <w:sz w:val="20"/>
                  <w:lang w:eastAsia="zh-CN"/>
                </w:rPr>
                <w:delText>.4</w:delText>
              </w:r>
            </w:del>
          </w:p>
        </w:tc>
        <w:tc>
          <w:tcPr>
            <w:tcW w:w="1510" w:type="dxa"/>
          </w:tcPr>
          <w:p w14:paraId="0EE1A988" w14:textId="5A4DAD4C" w:rsidR="00D80843" w:rsidRPr="0088676B" w:rsidDel="005E1FA1" w:rsidRDefault="00D80843" w:rsidP="00D80843">
            <w:pPr>
              <w:pStyle w:val="BodySingle"/>
              <w:spacing w:before="0" w:line="240" w:lineRule="auto"/>
              <w:jc w:val="left"/>
              <w:rPr>
                <w:del w:id="235" w:author="Microsoft Office User" w:date="2017-08-26T15:33:00Z"/>
                <w:rFonts w:ascii="Arial" w:eastAsiaTheme="minorEastAsia" w:hAnsi="Arial" w:cs="Arial"/>
                <w:b w:val="0"/>
                <w:sz w:val="20"/>
                <w:lang w:eastAsia="zh-CN"/>
                <w:rPrChange w:id="236" w:author="Microsoft Office User" w:date="2017-08-26T15:42:00Z">
                  <w:rPr>
                    <w:del w:id="237" w:author="Microsoft Office User" w:date="2017-08-26T15:33:00Z"/>
                    <w:rFonts w:ascii="Arial" w:hAnsi="Arial" w:cs="Arial"/>
                    <w:b w:val="0"/>
                    <w:sz w:val="20"/>
                  </w:rPr>
                </w:rPrChange>
              </w:rPr>
            </w:pPr>
            <w:del w:id="238" w:author="Microsoft Office User" w:date="2017-08-26T15:33:00Z">
              <w:r w:rsidRPr="0088676B" w:rsidDel="005E1FA1">
                <w:rPr>
                  <w:rFonts w:ascii="Arial" w:eastAsiaTheme="minorEastAsia" w:hAnsi="Arial" w:cs="Arial"/>
                  <w:b w:val="0"/>
                  <w:sz w:val="20"/>
                  <w:lang w:eastAsia="zh-CN"/>
                  <w:rPrChange w:id="239" w:author="Microsoft Office User" w:date="2017-08-26T15:42:00Z">
                    <w:rPr>
                      <w:rFonts w:ascii="Arial" w:hAnsi="Arial" w:cs="Arial"/>
                      <w:b w:val="0"/>
                      <w:sz w:val="20"/>
                    </w:rPr>
                  </w:rPrChange>
                </w:rPr>
                <w:delText xml:space="preserve">July </w:delText>
              </w:r>
              <w:r w:rsidRPr="0088676B" w:rsidDel="005E1FA1">
                <w:rPr>
                  <w:rFonts w:ascii="Arial" w:eastAsiaTheme="minorEastAsia" w:hAnsi="Arial" w:cs="Arial"/>
                  <w:sz w:val="20"/>
                  <w:lang w:eastAsia="zh-CN"/>
                </w:rPr>
                <w:delText>15</w:delText>
              </w:r>
              <w:r w:rsidRPr="0088676B" w:rsidDel="005E1FA1">
                <w:rPr>
                  <w:rFonts w:ascii="Arial" w:eastAsiaTheme="minorEastAsia" w:hAnsi="Arial" w:cs="Arial"/>
                  <w:b w:val="0"/>
                  <w:sz w:val="20"/>
                  <w:lang w:eastAsia="zh-CN"/>
                  <w:rPrChange w:id="240" w:author="Microsoft Office User" w:date="2017-08-26T15:42:00Z">
                    <w:rPr>
                      <w:rFonts w:ascii="Arial" w:hAnsi="Arial" w:cs="Arial"/>
                      <w:b w:val="0"/>
                      <w:sz w:val="20"/>
                    </w:rPr>
                  </w:rPrChange>
                </w:rPr>
                <w:delText>, 2017</w:delText>
              </w:r>
            </w:del>
          </w:p>
        </w:tc>
        <w:tc>
          <w:tcPr>
            <w:tcW w:w="1460" w:type="dxa"/>
          </w:tcPr>
          <w:p w14:paraId="02317E62" w14:textId="5DBBB671" w:rsidR="00D80843" w:rsidRPr="0088676B" w:rsidDel="005E1FA1" w:rsidRDefault="00D80843" w:rsidP="00D80843">
            <w:pPr>
              <w:pStyle w:val="BodySingle"/>
              <w:spacing w:before="0" w:line="240" w:lineRule="auto"/>
              <w:jc w:val="left"/>
              <w:rPr>
                <w:del w:id="241" w:author="Microsoft Office User" w:date="2017-08-26T15:33:00Z"/>
                <w:rFonts w:ascii="Arial" w:eastAsiaTheme="minorEastAsia" w:hAnsi="Arial" w:cs="Arial"/>
                <w:b w:val="0"/>
                <w:sz w:val="20"/>
                <w:lang w:eastAsia="zh-CN"/>
                <w:rPrChange w:id="242" w:author="Microsoft Office User" w:date="2017-08-26T15:42:00Z">
                  <w:rPr>
                    <w:del w:id="243" w:author="Microsoft Office User" w:date="2017-08-26T15:33:00Z"/>
                    <w:rFonts w:ascii="Arial" w:hAnsi="Arial" w:cs="Arial"/>
                    <w:b w:val="0"/>
                    <w:sz w:val="20"/>
                  </w:rPr>
                </w:rPrChange>
              </w:rPr>
            </w:pPr>
            <w:del w:id="244" w:author="Microsoft Office User" w:date="2017-08-26T15:33:00Z">
              <w:r w:rsidRPr="0088676B" w:rsidDel="005E1FA1">
                <w:rPr>
                  <w:rFonts w:ascii="Arial" w:eastAsiaTheme="minorEastAsia" w:hAnsi="Arial" w:cs="Arial"/>
                  <w:b w:val="0"/>
                  <w:sz w:val="20"/>
                  <w:lang w:eastAsia="zh-CN"/>
                  <w:rPrChange w:id="245" w:author="Microsoft Office User" w:date="2017-08-26T15:42:00Z">
                    <w:rPr>
                      <w:rFonts w:ascii="Arial" w:hAnsi="Arial" w:cs="Arial"/>
                      <w:b w:val="0"/>
                      <w:sz w:val="20"/>
                    </w:rPr>
                  </w:rPrChange>
                </w:rPr>
                <w:delText>W. QIN</w:delText>
              </w:r>
            </w:del>
          </w:p>
        </w:tc>
        <w:tc>
          <w:tcPr>
            <w:tcW w:w="5598" w:type="dxa"/>
          </w:tcPr>
          <w:p w14:paraId="3FCA1D04" w14:textId="258BCF1D" w:rsidR="00D80843" w:rsidRPr="0088676B" w:rsidDel="005E1FA1" w:rsidRDefault="00D80843" w:rsidP="009F0864">
            <w:pPr>
              <w:pStyle w:val="BodySingle"/>
              <w:numPr>
                <w:ilvl w:val="0"/>
                <w:numId w:val="13"/>
              </w:numPr>
              <w:spacing w:before="0" w:line="240" w:lineRule="auto"/>
              <w:jc w:val="left"/>
              <w:rPr>
                <w:del w:id="246" w:author="Microsoft Office User" w:date="2017-08-26T15:33:00Z"/>
                <w:rFonts w:ascii="Arial" w:eastAsiaTheme="minorEastAsia" w:hAnsi="Arial" w:cs="Arial"/>
                <w:b w:val="0"/>
                <w:sz w:val="20"/>
                <w:lang w:eastAsia="zh-CN"/>
                <w:rPrChange w:id="247" w:author="Microsoft Office User" w:date="2017-08-26T15:42:00Z">
                  <w:rPr>
                    <w:del w:id="248" w:author="Microsoft Office User" w:date="2017-08-26T15:33:00Z"/>
                    <w:rFonts w:ascii="Arial" w:hAnsi="Arial" w:cs="Arial"/>
                    <w:b w:val="0"/>
                    <w:sz w:val="20"/>
                  </w:rPr>
                </w:rPrChange>
              </w:rPr>
            </w:pPr>
            <w:del w:id="249" w:author="Microsoft Office User" w:date="2017-08-26T15:33:00Z">
              <w:r w:rsidRPr="0088676B" w:rsidDel="005E1FA1">
                <w:rPr>
                  <w:rFonts w:ascii="Arial" w:eastAsiaTheme="minorEastAsia" w:hAnsi="Arial" w:cs="Arial"/>
                  <w:b w:val="0"/>
                  <w:sz w:val="20"/>
                  <w:lang w:eastAsia="zh-CN"/>
                  <w:rPrChange w:id="250" w:author="Microsoft Office User" w:date="2017-08-26T15:42:00Z">
                    <w:rPr>
                      <w:rFonts w:ascii="Arial" w:hAnsi="Arial" w:cs="Arial"/>
                      <w:b w:val="0"/>
                      <w:sz w:val="20"/>
                    </w:rPr>
                  </w:rPrChange>
                </w:rPr>
                <w:delText xml:space="preserve">MChain Value Network, </w:delText>
              </w:r>
            </w:del>
          </w:p>
        </w:tc>
      </w:tr>
      <w:tr w:rsidR="008F6EB6" w:rsidRPr="0088676B" w:rsidDel="005E1FA1" w14:paraId="1A41641F" w14:textId="7CFE3704" w:rsidTr="00D80843">
        <w:trPr>
          <w:del w:id="251" w:author="Microsoft Office User" w:date="2017-08-26T15:33:00Z"/>
        </w:trPr>
        <w:tc>
          <w:tcPr>
            <w:tcW w:w="1008" w:type="dxa"/>
          </w:tcPr>
          <w:p w14:paraId="5B86102F" w14:textId="00023DF6" w:rsidR="008F6EB6" w:rsidRPr="0088676B" w:rsidDel="005E1FA1" w:rsidRDefault="008F6EB6" w:rsidP="008F6EB6">
            <w:pPr>
              <w:pStyle w:val="BodySingle"/>
              <w:spacing w:before="0" w:line="240" w:lineRule="auto"/>
              <w:jc w:val="left"/>
              <w:rPr>
                <w:del w:id="252" w:author="Microsoft Office User" w:date="2017-08-26T15:33:00Z"/>
                <w:rFonts w:ascii="Arial" w:eastAsiaTheme="minorEastAsia" w:hAnsi="Arial" w:cs="Arial"/>
                <w:b w:val="0"/>
                <w:sz w:val="20"/>
                <w:lang w:eastAsia="zh-CN"/>
                <w:rPrChange w:id="253" w:author="Microsoft Office User" w:date="2017-08-26T15:42:00Z">
                  <w:rPr>
                    <w:del w:id="254" w:author="Microsoft Office User" w:date="2017-08-26T15:33:00Z"/>
                    <w:rFonts w:ascii="Arial" w:hAnsi="Arial" w:cs="Arial"/>
                    <w:b w:val="0"/>
                    <w:sz w:val="20"/>
                  </w:rPr>
                </w:rPrChange>
              </w:rPr>
            </w:pPr>
            <w:del w:id="255" w:author="Microsoft Office User" w:date="2017-08-26T15:33:00Z">
              <w:r w:rsidRPr="0088676B" w:rsidDel="005E1FA1">
                <w:rPr>
                  <w:rFonts w:ascii="Arial" w:eastAsiaTheme="minorEastAsia" w:hAnsi="Arial" w:cs="Arial"/>
                  <w:b w:val="0"/>
                  <w:sz w:val="20"/>
                  <w:lang w:eastAsia="zh-CN"/>
                  <w:rPrChange w:id="256" w:author="Microsoft Office User" w:date="2017-08-26T15:42:00Z">
                    <w:rPr>
                      <w:rFonts w:ascii="Arial" w:hAnsi="Arial" w:cs="Arial"/>
                      <w:b w:val="0"/>
                      <w:sz w:val="20"/>
                    </w:rPr>
                  </w:rPrChange>
                </w:rPr>
                <w:delText>V0.5</w:delText>
              </w:r>
            </w:del>
          </w:p>
        </w:tc>
        <w:tc>
          <w:tcPr>
            <w:tcW w:w="1510" w:type="dxa"/>
          </w:tcPr>
          <w:p w14:paraId="4127B0A5" w14:textId="191AE396" w:rsidR="008F6EB6" w:rsidRPr="0088676B" w:rsidDel="005E1FA1" w:rsidRDefault="008F6EB6" w:rsidP="008F6EB6">
            <w:pPr>
              <w:pStyle w:val="BodySingle"/>
              <w:spacing w:before="0" w:line="240" w:lineRule="auto"/>
              <w:jc w:val="left"/>
              <w:rPr>
                <w:del w:id="257" w:author="Microsoft Office User" w:date="2017-08-26T15:33:00Z"/>
                <w:rFonts w:ascii="Arial" w:eastAsiaTheme="minorEastAsia" w:hAnsi="Arial" w:cs="Arial"/>
                <w:b w:val="0"/>
                <w:sz w:val="20"/>
                <w:lang w:eastAsia="zh-CN"/>
                <w:rPrChange w:id="258" w:author="Microsoft Office User" w:date="2017-08-26T15:42:00Z">
                  <w:rPr>
                    <w:del w:id="259" w:author="Microsoft Office User" w:date="2017-08-26T15:33:00Z"/>
                    <w:rFonts w:ascii="Arial" w:hAnsi="Arial" w:cs="Arial"/>
                    <w:b w:val="0"/>
                    <w:sz w:val="20"/>
                  </w:rPr>
                </w:rPrChange>
              </w:rPr>
            </w:pPr>
            <w:del w:id="260" w:author="Microsoft Office User" w:date="2017-08-26T15:33:00Z">
              <w:r w:rsidRPr="0088676B" w:rsidDel="005E1FA1">
                <w:rPr>
                  <w:rFonts w:ascii="Arial" w:eastAsiaTheme="minorEastAsia" w:hAnsi="Arial" w:cs="Arial"/>
                  <w:b w:val="0"/>
                  <w:sz w:val="20"/>
                  <w:lang w:eastAsia="zh-CN"/>
                  <w:rPrChange w:id="261" w:author="Microsoft Office User" w:date="2017-08-26T15:42:00Z">
                    <w:rPr>
                      <w:rFonts w:ascii="Arial" w:hAnsi="Arial" w:cs="Arial"/>
                      <w:b w:val="0"/>
                      <w:sz w:val="20"/>
                    </w:rPr>
                  </w:rPrChange>
                </w:rPr>
                <w:delText>July 22, 2017</w:delText>
              </w:r>
            </w:del>
          </w:p>
        </w:tc>
        <w:tc>
          <w:tcPr>
            <w:tcW w:w="1460" w:type="dxa"/>
          </w:tcPr>
          <w:p w14:paraId="2AB06E0E" w14:textId="205FA178" w:rsidR="008F6EB6" w:rsidRPr="0088676B" w:rsidDel="005E1FA1" w:rsidRDefault="008F6EB6" w:rsidP="00F8790E">
            <w:pPr>
              <w:pStyle w:val="BodySingle"/>
              <w:spacing w:before="0" w:line="240" w:lineRule="auto"/>
              <w:jc w:val="left"/>
              <w:rPr>
                <w:del w:id="262" w:author="Microsoft Office User" w:date="2017-08-26T15:33:00Z"/>
                <w:rFonts w:ascii="Arial" w:eastAsiaTheme="minorEastAsia" w:hAnsi="Arial" w:cs="Arial"/>
                <w:b w:val="0"/>
                <w:sz w:val="20"/>
                <w:lang w:eastAsia="zh-CN"/>
                <w:rPrChange w:id="263" w:author="Microsoft Office User" w:date="2017-08-26T15:42:00Z">
                  <w:rPr>
                    <w:del w:id="264" w:author="Microsoft Office User" w:date="2017-08-26T15:33:00Z"/>
                    <w:rFonts w:ascii="Arial" w:hAnsi="Arial" w:cs="Arial"/>
                    <w:b w:val="0"/>
                    <w:sz w:val="20"/>
                  </w:rPr>
                </w:rPrChange>
              </w:rPr>
            </w:pPr>
            <w:del w:id="265" w:author="Microsoft Office User" w:date="2017-08-26T15:33:00Z">
              <w:r w:rsidRPr="0088676B" w:rsidDel="005E1FA1">
                <w:rPr>
                  <w:rFonts w:ascii="Arial" w:eastAsiaTheme="minorEastAsia" w:hAnsi="Arial" w:cs="Arial"/>
                  <w:b w:val="0"/>
                  <w:sz w:val="20"/>
                  <w:lang w:eastAsia="zh-CN"/>
                  <w:rPrChange w:id="266" w:author="Microsoft Office User" w:date="2017-08-26T15:42:00Z">
                    <w:rPr>
                      <w:rFonts w:ascii="Arial" w:hAnsi="Arial" w:cs="Arial"/>
                      <w:b w:val="0"/>
                      <w:sz w:val="20"/>
                    </w:rPr>
                  </w:rPrChange>
                </w:rPr>
                <w:delText>W. QIN</w:delText>
              </w:r>
            </w:del>
          </w:p>
          <w:p w14:paraId="4D7AC6D5" w14:textId="7610F344" w:rsidR="00D80843" w:rsidRPr="0088676B" w:rsidDel="005E1FA1" w:rsidRDefault="00D80843" w:rsidP="00F8790E">
            <w:pPr>
              <w:pStyle w:val="BodySingle"/>
              <w:spacing w:before="0" w:line="240" w:lineRule="auto"/>
              <w:jc w:val="left"/>
              <w:rPr>
                <w:del w:id="267" w:author="Microsoft Office User" w:date="2017-08-26T15:33:00Z"/>
                <w:rFonts w:ascii="Arial" w:eastAsiaTheme="minorEastAsia" w:hAnsi="Arial" w:cs="Arial"/>
                <w:b w:val="0"/>
                <w:sz w:val="20"/>
                <w:lang w:eastAsia="zh-CN"/>
                <w:rPrChange w:id="268" w:author="Microsoft Office User" w:date="2017-08-26T15:42:00Z">
                  <w:rPr>
                    <w:del w:id="269" w:author="Microsoft Office User" w:date="2017-08-26T15:33:00Z"/>
                    <w:rFonts w:ascii="Arial" w:hAnsi="Arial" w:cs="Arial"/>
                    <w:b w:val="0"/>
                    <w:sz w:val="20"/>
                  </w:rPr>
                </w:rPrChange>
              </w:rPr>
            </w:pPr>
            <w:del w:id="270" w:author="Microsoft Office User" w:date="2017-08-26T15:33:00Z">
              <w:r w:rsidRPr="0088676B" w:rsidDel="005E1FA1">
                <w:rPr>
                  <w:rFonts w:ascii="Arial" w:eastAsiaTheme="minorEastAsia" w:hAnsi="Arial" w:cs="Arial"/>
                  <w:b w:val="0"/>
                  <w:sz w:val="20"/>
                  <w:lang w:eastAsia="zh-CN"/>
                  <w:rPrChange w:id="271" w:author="Microsoft Office User" w:date="2017-08-26T15:42:00Z">
                    <w:rPr>
                      <w:rFonts w:ascii="Arial" w:hAnsi="Arial" w:cs="Arial"/>
                      <w:b w:val="0"/>
                      <w:sz w:val="20"/>
                    </w:rPr>
                  </w:rPrChange>
                </w:rPr>
                <w:delText>Gavin</w:delText>
              </w:r>
              <w:r w:rsidRPr="0088676B" w:rsidDel="005E1FA1">
                <w:rPr>
                  <w:rFonts w:ascii="Arial" w:eastAsiaTheme="minorEastAsia" w:hAnsi="Arial" w:cs="Arial"/>
                  <w:sz w:val="20"/>
                  <w:lang w:eastAsia="zh-CN"/>
                </w:rPr>
                <w:delText xml:space="preserve"> Zheng</w:delText>
              </w:r>
            </w:del>
          </w:p>
        </w:tc>
        <w:tc>
          <w:tcPr>
            <w:tcW w:w="5598" w:type="dxa"/>
          </w:tcPr>
          <w:p w14:paraId="7A2AB89C" w14:textId="63BA5BC2" w:rsidR="008F6EB6" w:rsidRPr="0088676B" w:rsidDel="005E1FA1" w:rsidRDefault="008F6EB6" w:rsidP="009F0864">
            <w:pPr>
              <w:pStyle w:val="BodySingle"/>
              <w:numPr>
                <w:ilvl w:val="0"/>
                <w:numId w:val="11"/>
              </w:numPr>
              <w:spacing w:before="0" w:line="240" w:lineRule="auto"/>
              <w:jc w:val="left"/>
              <w:rPr>
                <w:del w:id="272" w:author="Microsoft Office User" w:date="2017-08-26T15:33:00Z"/>
                <w:rFonts w:ascii="Arial" w:eastAsiaTheme="minorEastAsia" w:hAnsi="Arial" w:cs="Arial"/>
                <w:b w:val="0"/>
                <w:sz w:val="20"/>
                <w:lang w:eastAsia="zh-CN"/>
                <w:rPrChange w:id="273" w:author="Microsoft Office User" w:date="2017-08-26T15:42:00Z">
                  <w:rPr>
                    <w:del w:id="274" w:author="Microsoft Office User" w:date="2017-08-26T15:33:00Z"/>
                    <w:rFonts w:ascii="Arial" w:hAnsi="Arial" w:cs="Arial"/>
                    <w:b w:val="0"/>
                    <w:sz w:val="20"/>
                  </w:rPr>
                </w:rPrChange>
              </w:rPr>
            </w:pPr>
            <w:del w:id="275" w:author="Microsoft Office User" w:date="2017-08-26T15:33:00Z">
              <w:r w:rsidRPr="0088676B" w:rsidDel="005E1FA1">
                <w:rPr>
                  <w:rFonts w:ascii="Arial" w:eastAsiaTheme="minorEastAsia" w:hAnsi="Arial" w:cs="Arial"/>
                  <w:b w:val="0"/>
                  <w:sz w:val="20"/>
                  <w:lang w:eastAsia="zh-CN"/>
                  <w:rPrChange w:id="276" w:author="Microsoft Office User" w:date="2017-08-26T15:42:00Z">
                    <w:rPr>
                      <w:rFonts w:ascii="Arial" w:hAnsi="Arial" w:cs="Arial"/>
                      <w:b w:val="0"/>
                      <w:sz w:val="20"/>
                    </w:rPr>
                  </w:rPrChange>
                </w:rPr>
                <w:delText>MChain Middleware</w:delText>
              </w:r>
            </w:del>
          </w:p>
          <w:p w14:paraId="53F933B4" w14:textId="7F5F1038" w:rsidR="00D80843" w:rsidRPr="0088676B" w:rsidDel="005E1FA1" w:rsidRDefault="00D80843" w:rsidP="00F8790E">
            <w:pPr>
              <w:pStyle w:val="BodySingle"/>
              <w:spacing w:before="0" w:line="240" w:lineRule="auto"/>
              <w:jc w:val="left"/>
              <w:rPr>
                <w:del w:id="277" w:author="Microsoft Office User" w:date="2017-08-26T15:33:00Z"/>
                <w:rFonts w:ascii="Arial" w:eastAsiaTheme="minorEastAsia" w:hAnsi="Arial" w:cs="Arial"/>
                <w:b w:val="0"/>
                <w:sz w:val="20"/>
                <w:lang w:eastAsia="zh-CN"/>
                <w:rPrChange w:id="278" w:author="Microsoft Office User" w:date="2017-08-26T15:42:00Z">
                  <w:rPr>
                    <w:del w:id="279" w:author="Microsoft Office User" w:date="2017-08-26T15:33:00Z"/>
                    <w:rFonts w:ascii="Arial" w:hAnsi="Arial" w:cs="Arial"/>
                    <w:b w:val="0"/>
                    <w:sz w:val="20"/>
                  </w:rPr>
                </w:rPrChange>
              </w:rPr>
            </w:pPr>
          </w:p>
        </w:tc>
      </w:tr>
      <w:tr w:rsidR="008F6EB6" w:rsidRPr="0088676B" w:rsidDel="005E1FA1" w14:paraId="70B9F318" w14:textId="219E906A" w:rsidTr="00AD4C8F">
        <w:trPr>
          <w:trHeight w:val="827"/>
          <w:del w:id="280" w:author="Microsoft Office User" w:date="2017-08-26T15:33:00Z"/>
        </w:trPr>
        <w:tc>
          <w:tcPr>
            <w:tcW w:w="1008" w:type="dxa"/>
          </w:tcPr>
          <w:p w14:paraId="59AACA08" w14:textId="4DBED143" w:rsidR="008F6EB6" w:rsidRPr="0088676B" w:rsidDel="005E1FA1" w:rsidRDefault="008F6EB6" w:rsidP="008F6EB6">
            <w:pPr>
              <w:pStyle w:val="BodySingle"/>
              <w:spacing w:before="0" w:line="240" w:lineRule="auto"/>
              <w:jc w:val="left"/>
              <w:rPr>
                <w:del w:id="281" w:author="Microsoft Office User" w:date="2017-08-26T15:33:00Z"/>
                <w:rFonts w:ascii="Arial" w:eastAsiaTheme="minorEastAsia" w:hAnsi="Arial" w:cs="Arial"/>
                <w:b w:val="0"/>
                <w:sz w:val="20"/>
                <w:lang w:eastAsia="zh-CN"/>
                <w:rPrChange w:id="282" w:author="Microsoft Office User" w:date="2017-08-26T15:42:00Z">
                  <w:rPr>
                    <w:del w:id="283" w:author="Microsoft Office User" w:date="2017-08-26T15:33:00Z"/>
                    <w:rFonts w:ascii="Arial" w:hAnsi="Arial" w:cs="Arial"/>
                    <w:b w:val="0"/>
                    <w:sz w:val="20"/>
                  </w:rPr>
                </w:rPrChange>
              </w:rPr>
            </w:pPr>
            <w:del w:id="284" w:author="Microsoft Office User" w:date="2017-08-26T15:33:00Z">
              <w:r w:rsidRPr="0088676B" w:rsidDel="005E1FA1">
                <w:rPr>
                  <w:rFonts w:ascii="Arial" w:eastAsiaTheme="minorEastAsia" w:hAnsi="Arial" w:cs="Arial"/>
                  <w:b w:val="0"/>
                  <w:sz w:val="20"/>
                  <w:lang w:eastAsia="zh-CN"/>
                  <w:rPrChange w:id="285" w:author="Microsoft Office User" w:date="2017-08-26T15:42:00Z">
                    <w:rPr>
                      <w:rFonts w:ascii="Arial" w:hAnsi="Arial" w:cs="Arial"/>
                      <w:b w:val="0"/>
                      <w:sz w:val="20"/>
                    </w:rPr>
                  </w:rPrChange>
                </w:rPr>
                <w:delText>V0.6</w:delText>
              </w:r>
            </w:del>
          </w:p>
        </w:tc>
        <w:tc>
          <w:tcPr>
            <w:tcW w:w="1510" w:type="dxa"/>
          </w:tcPr>
          <w:p w14:paraId="08158DC5" w14:textId="3383B610" w:rsidR="008F6EB6" w:rsidRPr="0088676B" w:rsidDel="005E1FA1" w:rsidRDefault="008F6EB6" w:rsidP="008F6EB6">
            <w:pPr>
              <w:pStyle w:val="BodySingle"/>
              <w:spacing w:before="0" w:line="240" w:lineRule="auto"/>
              <w:jc w:val="left"/>
              <w:rPr>
                <w:del w:id="286" w:author="Microsoft Office User" w:date="2017-08-26T15:33:00Z"/>
                <w:rFonts w:ascii="Arial" w:eastAsiaTheme="minorEastAsia" w:hAnsi="Arial" w:cs="Arial"/>
                <w:b w:val="0"/>
                <w:sz w:val="20"/>
                <w:lang w:eastAsia="zh-CN"/>
                <w:rPrChange w:id="287" w:author="Microsoft Office User" w:date="2017-08-26T15:42:00Z">
                  <w:rPr>
                    <w:del w:id="288" w:author="Microsoft Office User" w:date="2017-08-26T15:33:00Z"/>
                    <w:rFonts w:ascii="Arial" w:hAnsi="Arial" w:cs="Arial"/>
                    <w:b w:val="0"/>
                    <w:sz w:val="20"/>
                  </w:rPr>
                </w:rPrChange>
              </w:rPr>
            </w:pPr>
            <w:del w:id="289" w:author="Microsoft Office User" w:date="2017-08-26T15:33:00Z">
              <w:r w:rsidRPr="0088676B" w:rsidDel="005E1FA1">
                <w:rPr>
                  <w:rFonts w:ascii="Arial" w:eastAsiaTheme="minorEastAsia" w:hAnsi="Arial" w:cs="Arial"/>
                  <w:b w:val="0"/>
                  <w:sz w:val="20"/>
                  <w:lang w:eastAsia="zh-CN"/>
                  <w:rPrChange w:id="290" w:author="Microsoft Office User" w:date="2017-08-26T15:42:00Z">
                    <w:rPr>
                      <w:rFonts w:ascii="Arial" w:hAnsi="Arial" w:cs="Arial"/>
                      <w:b w:val="0"/>
                      <w:sz w:val="20"/>
                    </w:rPr>
                  </w:rPrChange>
                </w:rPr>
                <w:delText>July 29, 2017</w:delText>
              </w:r>
            </w:del>
          </w:p>
        </w:tc>
        <w:tc>
          <w:tcPr>
            <w:tcW w:w="1460" w:type="dxa"/>
          </w:tcPr>
          <w:p w14:paraId="3DEC7185" w14:textId="2C618663" w:rsidR="008F6EB6" w:rsidRPr="0088676B" w:rsidDel="005E1FA1" w:rsidRDefault="008F6EB6" w:rsidP="008F6EB6">
            <w:pPr>
              <w:pStyle w:val="BodySingle"/>
              <w:spacing w:before="0" w:line="240" w:lineRule="auto"/>
              <w:jc w:val="left"/>
              <w:rPr>
                <w:del w:id="291" w:author="Microsoft Office User" w:date="2017-08-26T15:33:00Z"/>
                <w:rFonts w:ascii="Arial" w:eastAsiaTheme="minorEastAsia" w:hAnsi="Arial" w:cs="Arial"/>
                <w:b w:val="0"/>
                <w:sz w:val="20"/>
                <w:lang w:eastAsia="zh-CN"/>
                <w:rPrChange w:id="292" w:author="Microsoft Office User" w:date="2017-08-26T15:42:00Z">
                  <w:rPr>
                    <w:del w:id="293" w:author="Microsoft Office User" w:date="2017-08-26T15:33:00Z"/>
                    <w:rFonts w:ascii="Arial" w:hAnsi="Arial" w:cs="Arial"/>
                    <w:b w:val="0"/>
                    <w:sz w:val="20"/>
                  </w:rPr>
                </w:rPrChange>
              </w:rPr>
            </w:pPr>
            <w:del w:id="294" w:author="Microsoft Office User" w:date="2017-08-26T15:33:00Z">
              <w:r w:rsidRPr="0088676B" w:rsidDel="005E1FA1">
                <w:rPr>
                  <w:rFonts w:ascii="Arial" w:eastAsiaTheme="minorEastAsia" w:hAnsi="Arial" w:cs="Arial"/>
                  <w:b w:val="0"/>
                  <w:sz w:val="20"/>
                  <w:lang w:eastAsia="zh-CN"/>
                  <w:rPrChange w:id="295" w:author="Microsoft Office User" w:date="2017-08-26T15:42:00Z">
                    <w:rPr>
                      <w:rFonts w:ascii="Arial" w:hAnsi="Arial" w:cs="Arial"/>
                      <w:b w:val="0"/>
                      <w:sz w:val="20"/>
                    </w:rPr>
                  </w:rPrChange>
                </w:rPr>
                <w:delText>W. QIN</w:delText>
              </w:r>
            </w:del>
          </w:p>
          <w:p w14:paraId="32CBC293" w14:textId="5DFA4FF4" w:rsidR="008F6EB6" w:rsidRPr="0088676B" w:rsidDel="005E1FA1" w:rsidRDefault="008F6EB6" w:rsidP="008F6EB6">
            <w:pPr>
              <w:pStyle w:val="BodySingle"/>
              <w:spacing w:before="0" w:line="240" w:lineRule="auto"/>
              <w:jc w:val="left"/>
              <w:rPr>
                <w:del w:id="296" w:author="Microsoft Office User" w:date="2017-08-26T15:33:00Z"/>
                <w:rFonts w:ascii="Arial" w:eastAsiaTheme="minorEastAsia" w:hAnsi="Arial" w:cs="Arial"/>
                <w:b w:val="0"/>
                <w:sz w:val="20"/>
                <w:lang w:eastAsia="zh-CN"/>
                <w:rPrChange w:id="297" w:author="Microsoft Office User" w:date="2017-08-26T15:42:00Z">
                  <w:rPr>
                    <w:del w:id="298" w:author="Microsoft Office User" w:date="2017-08-26T15:33:00Z"/>
                    <w:rFonts w:ascii="Arial" w:hAnsi="Arial" w:cs="Arial"/>
                    <w:b w:val="0"/>
                    <w:sz w:val="20"/>
                  </w:rPr>
                </w:rPrChange>
              </w:rPr>
            </w:pPr>
            <w:del w:id="299" w:author="Microsoft Office User" w:date="2017-08-26T15:33:00Z">
              <w:r w:rsidRPr="0088676B" w:rsidDel="005E1FA1">
                <w:rPr>
                  <w:rFonts w:ascii="Arial" w:eastAsiaTheme="minorEastAsia" w:hAnsi="Arial" w:cs="Arial"/>
                  <w:b w:val="0"/>
                  <w:sz w:val="20"/>
                  <w:lang w:eastAsia="zh-CN"/>
                  <w:rPrChange w:id="300" w:author="Microsoft Office User" w:date="2017-08-26T15:42:00Z">
                    <w:rPr>
                      <w:rFonts w:ascii="Arial" w:hAnsi="Arial" w:cs="Arial"/>
                      <w:b w:val="0"/>
                      <w:sz w:val="20"/>
                    </w:rPr>
                  </w:rPrChange>
                </w:rPr>
                <w:delText>Sean Tang</w:delText>
              </w:r>
            </w:del>
          </w:p>
        </w:tc>
        <w:tc>
          <w:tcPr>
            <w:tcW w:w="5598" w:type="dxa"/>
          </w:tcPr>
          <w:p w14:paraId="4DF45146" w14:textId="59E31B42" w:rsidR="008F6EB6" w:rsidRPr="0088676B" w:rsidDel="005E1FA1" w:rsidRDefault="008F6EB6" w:rsidP="009F0864">
            <w:pPr>
              <w:pStyle w:val="BodySingle"/>
              <w:numPr>
                <w:ilvl w:val="0"/>
                <w:numId w:val="10"/>
              </w:numPr>
              <w:spacing w:before="0" w:line="240" w:lineRule="auto"/>
              <w:jc w:val="left"/>
              <w:rPr>
                <w:del w:id="301" w:author="Microsoft Office User" w:date="2017-08-26T15:33:00Z"/>
                <w:rFonts w:ascii="Arial" w:eastAsiaTheme="minorEastAsia" w:hAnsi="Arial" w:cs="Arial"/>
                <w:b w:val="0"/>
                <w:sz w:val="20"/>
                <w:lang w:eastAsia="zh-CN"/>
                <w:rPrChange w:id="302" w:author="Microsoft Office User" w:date="2017-08-26T15:42:00Z">
                  <w:rPr>
                    <w:del w:id="303" w:author="Microsoft Office User" w:date="2017-08-26T15:33:00Z"/>
                    <w:rFonts w:ascii="Arial" w:hAnsi="Arial" w:cs="Arial"/>
                    <w:b w:val="0"/>
                    <w:sz w:val="20"/>
                  </w:rPr>
                </w:rPrChange>
              </w:rPr>
            </w:pPr>
            <w:del w:id="304" w:author="Microsoft Office User" w:date="2017-08-26T15:33:00Z">
              <w:r w:rsidRPr="0088676B" w:rsidDel="005E1FA1">
                <w:rPr>
                  <w:rFonts w:ascii="Arial" w:eastAsiaTheme="minorEastAsia" w:hAnsi="Arial" w:cs="Arial"/>
                  <w:b w:val="0"/>
                  <w:sz w:val="20"/>
                  <w:lang w:eastAsia="zh-CN"/>
                  <w:rPrChange w:id="305" w:author="Microsoft Office User" w:date="2017-08-26T15:42:00Z">
                    <w:rPr>
                      <w:rFonts w:ascii="Arial" w:hAnsi="Arial" w:cs="Arial"/>
                      <w:b w:val="0"/>
                      <w:sz w:val="20"/>
                    </w:rPr>
                  </w:rPrChange>
                </w:rPr>
                <w:delText>Fintech Engine</w:delText>
              </w:r>
            </w:del>
          </w:p>
          <w:p w14:paraId="30DEDC66" w14:textId="37570D1B" w:rsidR="008F6EB6" w:rsidRPr="0088676B" w:rsidDel="005E1FA1" w:rsidRDefault="008F6EB6" w:rsidP="009F0864">
            <w:pPr>
              <w:pStyle w:val="BodySingle"/>
              <w:numPr>
                <w:ilvl w:val="0"/>
                <w:numId w:val="10"/>
              </w:numPr>
              <w:spacing w:before="0" w:line="240" w:lineRule="auto"/>
              <w:jc w:val="left"/>
              <w:rPr>
                <w:del w:id="306" w:author="Microsoft Office User" w:date="2017-08-26T15:33:00Z"/>
                <w:rFonts w:ascii="Arial" w:eastAsiaTheme="minorEastAsia" w:hAnsi="Arial" w:cs="Arial"/>
                <w:b w:val="0"/>
                <w:sz w:val="20"/>
                <w:lang w:eastAsia="zh-CN"/>
                <w:rPrChange w:id="307" w:author="Microsoft Office User" w:date="2017-08-26T15:42:00Z">
                  <w:rPr>
                    <w:del w:id="308" w:author="Microsoft Office User" w:date="2017-08-26T15:33:00Z"/>
                    <w:rFonts w:ascii="Arial" w:hAnsi="Arial" w:cs="Arial"/>
                    <w:b w:val="0"/>
                    <w:sz w:val="20"/>
                  </w:rPr>
                </w:rPrChange>
              </w:rPr>
            </w:pPr>
            <w:del w:id="309" w:author="Microsoft Office User" w:date="2017-08-26T15:33:00Z">
              <w:r w:rsidRPr="0088676B" w:rsidDel="005E1FA1">
                <w:rPr>
                  <w:rFonts w:ascii="Arial" w:eastAsiaTheme="minorEastAsia" w:hAnsi="Arial" w:cs="Arial"/>
                  <w:b w:val="0"/>
                  <w:sz w:val="20"/>
                  <w:lang w:eastAsia="zh-CN"/>
                  <w:rPrChange w:id="310" w:author="Microsoft Office User" w:date="2017-08-26T15:42:00Z">
                    <w:rPr>
                      <w:rFonts w:ascii="Arial" w:hAnsi="Arial" w:cs="Arial"/>
                      <w:b w:val="0"/>
                      <w:sz w:val="20"/>
                    </w:rPr>
                  </w:rPrChange>
                </w:rPr>
                <w:delText xml:space="preserve">Insurance Business Logic </w:delText>
              </w:r>
            </w:del>
          </w:p>
        </w:tc>
      </w:tr>
      <w:tr w:rsidR="000422F4" w:rsidRPr="0088676B" w:rsidDel="005E1FA1" w14:paraId="385104AA" w14:textId="61C8C7A6" w:rsidTr="00652FA3">
        <w:trPr>
          <w:del w:id="311" w:author="Microsoft Office User" w:date="2017-08-26T15:33:00Z"/>
        </w:trPr>
        <w:tc>
          <w:tcPr>
            <w:tcW w:w="1008" w:type="dxa"/>
          </w:tcPr>
          <w:p w14:paraId="28AFC8D8" w14:textId="1A1713FD" w:rsidR="000422F4" w:rsidRPr="0088676B" w:rsidDel="005E1FA1" w:rsidRDefault="000422F4" w:rsidP="00652FA3">
            <w:pPr>
              <w:pStyle w:val="BodySingle"/>
              <w:spacing w:before="0" w:line="240" w:lineRule="auto"/>
              <w:jc w:val="left"/>
              <w:rPr>
                <w:del w:id="312" w:author="Microsoft Office User" w:date="2017-08-26T15:33:00Z"/>
                <w:rFonts w:ascii="Arial" w:eastAsiaTheme="minorEastAsia" w:hAnsi="Arial" w:cs="Arial"/>
                <w:b w:val="0"/>
                <w:sz w:val="20"/>
                <w:lang w:eastAsia="zh-CN"/>
              </w:rPr>
            </w:pPr>
            <w:del w:id="313" w:author="Microsoft Office User" w:date="2017-08-26T15:33:00Z">
              <w:r w:rsidRPr="0088676B" w:rsidDel="005E1FA1">
                <w:rPr>
                  <w:rFonts w:ascii="Arial" w:eastAsiaTheme="minorEastAsia" w:hAnsi="Arial" w:cs="Arial"/>
                  <w:b w:val="0"/>
                  <w:sz w:val="20"/>
                  <w:lang w:eastAsia="zh-CN"/>
                  <w:rPrChange w:id="314" w:author="Microsoft Office User" w:date="2017-08-26T15:42:00Z">
                    <w:rPr>
                      <w:rFonts w:ascii="Arial" w:hAnsi="Arial" w:cs="Arial"/>
                      <w:b w:val="0"/>
                      <w:sz w:val="20"/>
                    </w:rPr>
                  </w:rPrChange>
                </w:rPr>
                <w:delText>V0.7</w:delText>
              </w:r>
            </w:del>
          </w:p>
        </w:tc>
        <w:tc>
          <w:tcPr>
            <w:tcW w:w="1510" w:type="dxa"/>
          </w:tcPr>
          <w:p w14:paraId="7AB8DA4F" w14:textId="3108C61D" w:rsidR="000422F4" w:rsidRPr="0088676B" w:rsidDel="005E1FA1" w:rsidRDefault="000422F4" w:rsidP="00652FA3">
            <w:pPr>
              <w:pStyle w:val="BodySingle"/>
              <w:spacing w:before="0" w:line="240" w:lineRule="auto"/>
              <w:jc w:val="left"/>
              <w:rPr>
                <w:del w:id="315" w:author="Microsoft Office User" w:date="2017-08-26T15:33:00Z"/>
                <w:rFonts w:ascii="Arial" w:eastAsiaTheme="minorEastAsia" w:hAnsi="Arial" w:cs="Arial"/>
                <w:b w:val="0"/>
                <w:sz w:val="20"/>
                <w:lang w:eastAsia="zh-CN"/>
                <w:rPrChange w:id="316" w:author="Microsoft Office User" w:date="2017-08-26T15:42:00Z">
                  <w:rPr>
                    <w:del w:id="317" w:author="Microsoft Office User" w:date="2017-08-26T15:33:00Z"/>
                    <w:rFonts w:ascii="Arial" w:hAnsi="Arial" w:cs="Arial"/>
                    <w:b w:val="0"/>
                    <w:sz w:val="20"/>
                  </w:rPr>
                </w:rPrChange>
              </w:rPr>
            </w:pPr>
            <w:del w:id="318" w:author="Microsoft Office User" w:date="2017-08-26T15:33:00Z">
              <w:r w:rsidRPr="0088676B" w:rsidDel="005E1FA1">
                <w:rPr>
                  <w:rFonts w:ascii="Arial" w:eastAsiaTheme="minorEastAsia" w:hAnsi="Arial" w:cs="Arial"/>
                  <w:b w:val="0"/>
                  <w:sz w:val="20"/>
                  <w:lang w:eastAsia="zh-CN"/>
                  <w:rPrChange w:id="319" w:author="Microsoft Office User" w:date="2017-08-26T15:42:00Z">
                    <w:rPr>
                      <w:rFonts w:ascii="Arial" w:hAnsi="Arial" w:cs="Arial"/>
                      <w:b w:val="0"/>
                      <w:sz w:val="20"/>
                    </w:rPr>
                  </w:rPrChange>
                </w:rPr>
                <w:delText>July 30, 2017</w:delText>
              </w:r>
            </w:del>
          </w:p>
        </w:tc>
        <w:tc>
          <w:tcPr>
            <w:tcW w:w="1460" w:type="dxa"/>
          </w:tcPr>
          <w:p w14:paraId="209C12B8" w14:textId="300EE01D" w:rsidR="000422F4" w:rsidRPr="0088676B" w:rsidDel="005E1FA1" w:rsidRDefault="000422F4" w:rsidP="00652FA3">
            <w:pPr>
              <w:pStyle w:val="BodySingle"/>
              <w:spacing w:before="0" w:line="240" w:lineRule="auto"/>
              <w:jc w:val="left"/>
              <w:rPr>
                <w:del w:id="320" w:author="Microsoft Office User" w:date="2017-08-26T15:33:00Z"/>
                <w:rFonts w:ascii="Arial" w:eastAsiaTheme="minorEastAsia" w:hAnsi="Arial" w:cs="Arial"/>
                <w:b w:val="0"/>
                <w:sz w:val="20"/>
                <w:lang w:eastAsia="zh-CN"/>
                <w:rPrChange w:id="321" w:author="Microsoft Office User" w:date="2017-08-26T15:42:00Z">
                  <w:rPr>
                    <w:del w:id="322" w:author="Microsoft Office User" w:date="2017-08-26T15:33:00Z"/>
                    <w:rFonts w:ascii="Arial" w:hAnsi="Arial" w:cs="Arial"/>
                    <w:b w:val="0"/>
                    <w:sz w:val="20"/>
                  </w:rPr>
                </w:rPrChange>
              </w:rPr>
            </w:pPr>
            <w:del w:id="323" w:author="Microsoft Office User" w:date="2017-08-26T15:33:00Z">
              <w:r w:rsidRPr="0088676B" w:rsidDel="005E1FA1">
                <w:rPr>
                  <w:rFonts w:ascii="Arial" w:eastAsiaTheme="minorEastAsia" w:hAnsi="Arial" w:cs="Arial"/>
                  <w:b w:val="0"/>
                  <w:sz w:val="20"/>
                  <w:lang w:eastAsia="zh-CN"/>
                  <w:rPrChange w:id="324" w:author="Microsoft Office User" w:date="2017-08-26T15:42:00Z">
                    <w:rPr>
                      <w:rFonts w:ascii="Arial" w:hAnsi="Arial" w:cs="Arial"/>
                      <w:b w:val="0"/>
                      <w:sz w:val="20"/>
                    </w:rPr>
                  </w:rPrChange>
                </w:rPr>
                <w:delText>DavidCao</w:delText>
              </w:r>
            </w:del>
          </w:p>
        </w:tc>
        <w:tc>
          <w:tcPr>
            <w:tcW w:w="5598" w:type="dxa"/>
          </w:tcPr>
          <w:p w14:paraId="1E86E6CD" w14:textId="53DD09AB" w:rsidR="000422F4" w:rsidRPr="0088676B" w:rsidDel="005E1FA1" w:rsidRDefault="000422F4" w:rsidP="006907D6">
            <w:pPr>
              <w:pStyle w:val="BodySingle"/>
              <w:numPr>
                <w:ilvl w:val="0"/>
                <w:numId w:val="36"/>
              </w:numPr>
              <w:spacing w:before="0" w:line="240" w:lineRule="auto"/>
              <w:jc w:val="left"/>
              <w:rPr>
                <w:del w:id="325" w:author="Microsoft Office User" w:date="2017-08-26T15:33:00Z"/>
                <w:rFonts w:ascii="Arial" w:eastAsiaTheme="minorEastAsia" w:hAnsi="Arial" w:cs="Arial"/>
                <w:b w:val="0"/>
                <w:sz w:val="20"/>
                <w:lang w:eastAsia="zh-CN"/>
                <w:rPrChange w:id="326" w:author="Microsoft Office User" w:date="2017-08-26T15:42:00Z">
                  <w:rPr>
                    <w:del w:id="327" w:author="Microsoft Office User" w:date="2017-08-26T15:33:00Z"/>
                    <w:rFonts w:ascii="Arial" w:hAnsi="Arial" w:cs="Arial"/>
                    <w:b w:val="0"/>
                    <w:sz w:val="20"/>
                  </w:rPr>
                </w:rPrChange>
              </w:rPr>
            </w:pPr>
            <w:del w:id="328" w:author="Microsoft Office User" w:date="2017-08-26T15:33:00Z">
              <w:r w:rsidRPr="0088676B" w:rsidDel="005E1FA1">
                <w:rPr>
                  <w:rFonts w:ascii="Arial" w:eastAsiaTheme="minorEastAsia" w:hAnsi="Arial" w:cs="Arial"/>
                  <w:sz w:val="20"/>
                  <w:lang w:eastAsia="zh-CN"/>
                </w:rPr>
                <w:delText>Content Update</w:delText>
              </w:r>
            </w:del>
          </w:p>
        </w:tc>
      </w:tr>
      <w:tr w:rsidR="00AD4C8F" w:rsidRPr="0088676B" w:rsidDel="005E1FA1" w14:paraId="24851747" w14:textId="4C30DBCB" w:rsidTr="00D80843">
        <w:trPr>
          <w:del w:id="329" w:author="Microsoft Office User" w:date="2017-08-26T15:33:00Z"/>
        </w:trPr>
        <w:tc>
          <w:tcPr>
            <w:tcW w:w="1008" w:type="dxa"/>
          </w:tcPr>
          <w:p w14:paraId="172CBE75" w14:textId="7F9F7DFF" w:rsidR="00AD4C8F" w:rsidRPr="0088676B" w:rsidDel="005E1FA1" w:rsidRDefault="00AD4C8F" w:rsidP="00E6056D">
            <w:pPr>
              <w:pStyle w:val="BodySingle"/>
              <w:spacing w:before="0" w:line="240" w:lineRule="auto"/>
              <w:jc w:val="left"/>
              <w:rPr>
                <w:del w:id="330" w:author="Microsoft Office User" w:date="2017-08-26T15:33:00Z"/>
                <w:rFonts w:ascii="Arial" w:eastAsiaTheme="minorEastAsia" w:hAnsi="Arial" w:cs="Arial"/>
                <w:b w:val="0"/>
                <w:sz w:val="20"/>
                <w:lang w:eastAsia="zh-CN"/>
              </w:rPr>
            </w:pPr>
            <w:del w:id="331" w:author="Microsoft Office User" w:date="2017-08-26T15:33:00Z">
              <w:r w:rsidRPr="0088676B" w:rsidDel="005E1FA1">
                <w:rPr>
                  <w:rFonts w:ascii="Arial" w:eastAsiaTheme="minorEastAsia" w:hAnsi="Arial" w:cs="Arial"/>
                  <w:b w:val="0"/>
                  <w:sz w:val="20"/>
                  <w:lang w:eastAsia="zh-CN"/>
                  <w:rPrChange w:id="332" w:author="Microsoft Office User" w:date="2017-08-26T15:42:00Z">
                    <w:rPr>
                      <w:rFonts w:ascii="Arial" w:hAnsi="Arial" w:cs="Arial"/>
                      <w:b w:val="0"/>
                      <w:sz w:val="20"/>
                    </w:rPr>
                  </w:rPrChange>
                </w:rPr>
                <w:delText>V0.</w:delText>
              </w:r>
              <w:r w:rsidR="000422F4" w:rsidRPr="0088676B" w:rsidDel="005E1FA1">
                <w:rPr>
                  <w:rFonts w:ascii="Arial" w:eastAsiaTheme="minorEastAsia" w:hAnsi="Arial" w:cs="Arial"/>
                  <w:sz w:val="20"/>
                  <w:lang w:eastAsia="zh-CN"/>
                </w:rPr>
                <w:delText>8</w:delText>
              </w:r>
            </w:del>
          </w:p>
        </w:tc>
        <w:tc>
          <w:tcPr>
            <w:tcW w:w="1510" w:type="dxa"/>
          </w:tcPr>
          <w:p w14:paraId="2A935A09" w14:textId="3D10F409" w:rsidR="00AD4C8F" w:rsidRPr="0088676B" w:rsidDel="005E1FA1" w:rsidRDefault="00AD4C8F" w:rsidP="000422F4">
            <w:pPr>
              <w:pStyle w:val="BodySingle"/>
              <w:spacing w:before="0" w:line="240" w:lineRule="auto"/>
              <w:jc w:val="left"/>
              <w:rPr>
                <w:del w:id="333" w:author="Microsoft Office User" w:date="2017-08-26T15:33:00Z"/>
                <w:rFonts w:ascii="Arial" w:eastAsiaTheme="minorEastAsia" w:hAnsi="Arial" w:cs="Arial"/>
                <w:b w:val="0"/>
                <w:sz w:val="20"/>
                <w:lang w:eastAsia="zh-CN"/>
                <w:rPrChange w:id="334" w:author="Microsoft Office User" w:date="2017-08-26T15:42:00Z">
                  <w:rPr>
                    <w:del w:id="335" w:author="Microsoft Office User" w:date="2017-08-26T15:33:00Z"/>
                    <w:rFonts w:ascii="Arial" w:hAnsi="Arial" w:cs="Arial"/>
                    <w:b w:val="0"/>
                    <w:sz w:val="20"/>
                  </w:rPr>
                </w:rPrChange>
              </w:rPr>
            </w:pPr>
            <w:del w:id="336" w:author="Microsoft Office User" w:date="2017-08-26T15:33:00Z">
              <w:r w:rsidRPr="0088676B" w:rsidDel="005E1FA1">
                <w:rPr>
                  <w:rFonts w:ascii="Arial" w:eastAsiaTheme="minorEastAsia" w:hAnsi="Arial" w:cs="Arial"/>
                  <w:b w:val="0"/>
                  <w:sz w:val="20"/>
                  <w:lang w:eastAsia="zh-CN"/>
                  <w:rPrChange w:id="337" w:author="Microsoft Office User" w:date="2017-08-26T15:42:00Z">
                    <w:rPr>
                      <w:rFonts w:ascii="Arial" w:hAnsi="Arial" w:cs="Arial"/>
                      <w:b w:val="0"/>
                      <w:sz w:val="20"/>
                    </w:rPr>
                  </w:rPrChange>
                </w:rPr>
                <w:delText>July 3</w:delText>
              </w:r>
              <w:r w:rsidR="000422F4" w:rsidRPr="0088676B" w:rsidDel="005E1FA1">
                <w:rPr>
                  <w:rFonts w:ascii="Arial" w:eastAsiaTheme="minorEastAsia" w:hAnsi="Arial" w:cs="Arial"/>
                  <w:sz w:val="20"/>
                  <w:lang w:eastAsia="zh-CN"/>
                </w:rPr>
                <w:delText>1</w:delText>
              </w:r>
              <w:r w:rsidRPr="0088676B" w:rsidDel="005E1FA1">
                <w:rPr>
                  <w:rFonts w:ascii="Arial" w:eastAsiaTheme="minorEastAsia" w:hAnsi="Arial" w:cs="Arial"/>
                  <w:b w:val="0"/>
                  <w:sz w:val="20"/>
                  <w:lang w:eastAsia="zh-CN"/>
                  <w:rPrChange w:id="338" w:author="Microsoft Office User" w:date="2017-08-26T15:42:00Z">
                    <w:rPr>
                      <w:rFonts w:ascii="Arial" w:hAnsi="Arial" w:cs="Arial"/>
                      <w:b w:val="0"/>
                      <w:sz w:val="20"/>
                    </w:rPr>
                  </w:rPrChange>
                </w:rPr>
                <w:delText>, 2017</w:delText>
              </w:r>
            </w:del>
          </w:p>
        </w:tc>
        <w:tc>
          <w:tcPr>
            <w:tcW w:w="1460" w:type="dxa"/>
          </w:tcPr>
          <w:p w14:paraId="71F1C257" w14:textId="738A0D81" w:rsidR="00AD4C8F" w:rsidRPr="0088676B" w:rsidDel="005E1FA1" w:rsidRDefault="000422F4" w:rsidP="000422F4">
            <w:pPr>
              <w:pStyle w:val="BodySingle"/>
              <w:spacing w:before="0" w:line="240" w:lineRule="auto"/>
              <w:jc w:val="left"/>
              <w:rPr>
                <w:del w:id="339" w:author="Microsoft Office User" w:date="2017-08-26T15:33:00Z"/>
                <w:rFonts w:ascii="Arial" w:eastAsiaTheme="minorEastAsia" w:hAnsi="Arial" w:cs="Arial"/>
                <w:b w:val="0"/>
                <w:sz w:val="20"/>
                <w:lang w:eastAsia="zh-CN"/>
              </w:rPr>
            </w:pPr>
            <w:del w:id="340" w:author="Microsoft Office User" w:date="2017-08-26T15:33:00Z">
              <w:r w:rsidRPr="0088676B" w:rsidDel="005E1FA1">
                <w:rPr>
                  <w:rFonts w:ascii="Arial" w:eastAsiaTheme="minorEastAsia" w:hAnsi="Arial" w:cs="Arial"/>
                  <w:sz w:val="20"/>
                  <w:lang w:eastAsia="zh-CN"/>
                </w:rPr>
                <w:delText xml:space="preserve">W </w:delText>
              </w:r>
              <w:r w:rsidR="00AD4C8F" w:rsidRPr="0088676B" w:rsidDel="005E1FA1">
                <w:rPr>
                  <w:rFonts w:ascii="Arial" w:eastAsiaTheme="minorEastAsia" w:hAnsi="Arial" w:cs="Arial"/>
                  <w:b w:val="0"/>
                  <w:sz w:val="20"/>
                  <w:lang w:eastAsia="zh-CN"/>
                  <w:rPrChange w:id="341" w:author="Microsoft Office User" w:date="2017-08-26T15:42:00Z">
                    <w:rPr>
                      <w:rFonts w:ascii="Arial" w:hAnsi="Arial" w:cs="Arial"/>
                      <w:b w:val="0"/>
                      <w:sz w:val="20"/>
                    </w:rPr>
                  </w:rPrChange>
                </w:rPr>
                <w:delText>Ca</w:delText>
              </w:r>
              <w:r w:rsidRPr="0088676B" w:rsidDel="005E1FA1">
                <w:rPr>
                  <w:rFonts w:ascii="Arial" w:eastAsiaTheme="minorEastAsia" w:hAnsi="Arial" w:cs="Arial"/>
                  <w:sz w:val="20"/>
                  <w:lang w:eastAsia="zh-CN"/>
                </w:rPr>
                <w:delText>i</w:delText>
              </w:r>
            </w:del>
          </w:p>
        </w:tc>
        <w:tc>
          <w:tcPr>
            <w:tcW w:w="5598" w:type="dxa"/>
          </w:tcPr>
          <w:p w14:paraId="62B970D9" w14:textId="1638ED12" w:rsidR="00AD4C8F" w:rsidRPr="0088676B" w:rsidDel="005E1FA1" w:rsidRDefault="000422F4" w:rsidP="000422F4">
            <w:pPr>
              <w:pStyle w:val="BodySingle"/>
              <w:numPr>
                <w:ilvl w:val="0"/>
                <w:numId w:val="28"/>
              </w:numPr>
              <w:spacing w:before="0" w:line="240" w:lineRule="auto"/>
              <w:jc w:val="left"/>
              <w:rPr>
                <w:del w:id="342" w:author="Microsoft Office User" w:date="2017-08-26T15:33:00Z"/>
                <w:rFonts w:ascii="Arial" w:eastAsiaTheme="minorEastAsia" w:hAnsi="Arial" w:cs="Arial"/>
                <w:b w:val="0"/>
                <w:sz w:val="20"/>
                <w:lang w:eastAsia="zh-CN"/>
                <w:rPrChange w:id="343" w:author="Microsoft Office User" w:date="2017-08-26T15:42:00Z">
                  <w:rPr>
                    <w:del w:id="344" w:author="Microsoft Office User" w:date="2017-08-26T15:33:00Z"/>
                    <w:rFonts w:ascii="Arial" w:hAnsi="Arial" w:cs="Arial"/>
                    <w:b w:val="0"/>
                    <w:sz w:val="20"/>
                  </w:rPr>
                </w:rPrChange>
              </w:rPr>
            </w:pPr>
            <w:del w:id="345" w:author="Microsoft Office User" w:date="2017-08-26T15:33:00Z">
              <w:r w:rsidRPr="0088676B" w:rsidDel="005E1FA1">
                <w:rPr>
                  <w:rFonts w:ascii="Arial" w:eastAsiaTheme="minorEastAsia" w:hAnsi="Arial" w:cs="Arial"/>
                  <w:b w:val="0"/>
                  <w:sz w:val="20"/>
                  <w:lang w:eastAsia="zh-CN"/>
                  <w:rPrChange w:id="346" w:author="Microsoft Office User" w:date="2017-08-26T15:42:00Z">
                    <w:rPr>
                      <w:rFonts w:ascii="Arial" w:hAnsi="Arial" w:cs="Arial"/>
                      <w:b w:val="0"/>
                      <w:sz w:val="20"/>
                    </w:rPr>
                  </w:rPrChange>
                </w:rPr>
                <w:delText>Structural Change</w:delText>
              </w:r>
            </w:del>
          </w:p>
          <w:p w14:paraId="7F2B2EBD" w14:textId="0515B266" w:rsidR="000422F4" w:rsidRPr="0088676B" w:rsidDel="005E1FA1" w:rsidRDefault="008A2277" w:rsidP="000422F4">
            <w:pPr>
              <w:pStyle w:val="BodySingle"/>
              <w:numPr>
                <w:ilvl w:val="0"/>
                <w:numId w:val="28"/>
              </w:numPr>
              <w:spacing w:before="0" w:line="240" w:lineRule="auto"/>
              <w:jc w:val="left"/>
              <w:rPr>
                <w:del w:id="347" w:author="Microsoft Office User" w:date="2017-08-26T15:33:00Z"/>
                <w:rFonts w:ascii="Arial" w:eastAsiaTheme="minorEastAsia" w:hAnsi="Arial" w:cs="Arial"/>
                <w:b w:val="0"/>
                <w:sz w:val="20"/>
                <w:lang w:eastAsia="zh-CN"/>
                <w:rPrChange w:id="348" w:author="Microsoft Office User" w:date="2017-08-26T15:42:00Z">
                  <w:rPr>
                    <w:del w:id="349" w:author="Microsoft Office User" w:date="2017-08-26T15:33:00Z"/>
                    <w:rFonts w:ascii="Arial" w:hAnsi="Arial" w:cs="Arial"/>
                    <w:b w:val="0"/>
                    <w:sz w:val="20"/>
                  </w:rPr>
                </w:rPrChange>
              </w:rPr>
            </w:pPr>
            <w:del w:id="350" w:author="Microsoft Office User" w:date="2017-08-26T15:33:00Z">
              <w:r w:rsidRPr="0088676B" w:rsidDel="005E1FA1">
                <w:rPr>
                  <w:rFonts w:ascii="Arial" w:eastAsiaTheme="minorEastAsia" w:hAnsi="Arial" w:cs="Arial"/>
                  <w:sz w:val="20"/>
                  <w:lang w:eastAsia="zh-CN"/>
                </w:rPr>
                <w:delText>Added Insurance concept</w:delText>
              </w:r>
            </w:del>
          </w:p>
          <w:p w14:paraId="36ACF6CE" w14:textId="2875D9CA" w:rsidR="008A2277" w:rsidRPr="0088676B" w:rsidDel="005E1FA1" w:rsidRDefault="008A2277" w:rsidP="000422F4">
            <w:pPr>
              <w:pStyle w:val="BodySingle"/>
              <w:numPr>
                <w:ilvl w:val="0"/>
                <w:numId w:val="28"/>
              </w:numPr>
              <w:spacing w:before="0" w:line="240" w:lineRule="auto"/>
              <w:jc w:val="left"/>
              <w:rPr>
                <w:del w:id="351" w:author="Microsoft Office User" w:date="2017-08-26T15:33:00Z"/>
                <w:rFonts w:ascii="Arial" w:eastAsiaTheme="minorEastAsia" w:hAnsi="Arial" w:cs="Arial"/>
                <w:b w:val="0"/>
                <w:sz w:val="20"/>
                <w:lang w:eastAsia="zh-CN"/>
                <w:rPrChange w:id="352" w:author="Microsoft Office User" w:date="2017-08-26T15:42:00Z">
                  <w:rPr>
                    <w:del w:id="353" w:author="Microsoft Office User" w:date="2017-08-26T15:33:00Z"/>
                    <w:rFonts w:ascii="Arial" w:hAnsi="Arial" w:cs="Arial"/>
                    <w:b w:val="0"/>
                    <w:sz w:val="20"/>
                  </w:rPr>
                </w:rPrChange>
              </w:rPr>
            </w:pPr>
            <w:del w:id="354" w:author="Microsoft Office User" w:date="2017-08-26T15:33:00Z">
              <w:r w:rsidRPr="0088676B" w:rsidDel="005E1FA1">
                <w:rPr>
                  <w:rFonts w:ascii="Arial" w:eastAsiaTheme="minorEastAsia" w:hAnsi="Arial" w:cs="Arial"/>
                  <w:sz w:val="20"/>
                  <w:lang w:eastAsia="zh-CN"/>
                </w:rPr>
                <w:delText>Moved cumbersome insurance user case to appendix, main body only discussed the framework</w:delText>
              </w:r>
            </w:del>
          </w:p>
        </w:tc>
      </w:tr>
      <w:tr w:rsidR="006368F3" w:rsidRPr="0088676B" w:rsidDel="005E1FA1" w14:paraId="1D55B3A2" w14:textId="45101AD4" w:rsidTr="006368F3">
        <w:trPr>
          <w:del w:id="355" w:author="Microsoft Office User" w:date="2017-08-26T15:33:00Z"/>
        </w:trPr>
        <w:tc>
          <w:tcPr>
            <w:tcW w:w="1008" w:type="dxa"/>
          </w:tcPr>
          <w:p w14:paraId="7CC354C8" w14:textId="55BB669C" w:rsidR="006368F3" w:rsidRPr="0088676B" w:rsidDel="005E1FA1" w:rsidRDefault="006368F3" w:rsidP="006368F3">
            <w:pPr>
              <w:pStyle w:val="BodySingle"/>
              <w:spacing w:before="0" w:line="240" w:lineRule="auto"/>
              <w:jc w:val="left"/>
              <w:rPr>
                <w:del w:id="356" w:author="Microsoft Office User" w:date="2017-08-26T15:33:00Z"/>
                <w:rFonts w:ascii="Arial" w:eastAsiaTheme="minorEastAsia" w:hAnsi="Arial" w:cs="Arial"/>
                <w:b w:val="0"/>
                <w:sz w:val="20"/>
                <w:lang w:eastAsia="zh-CN"/>
                <w:rPrChange w:id="357" w:author="Microsoft Office User" w:date="2017-08-26T15:42:00Z">
                  <w:rPr>
                    <w:del w:id="358" w:author="Microsoft Office User" w:date="2017-08-26T15:33:00Z"/>
                    <w:rFonts w:ascii="Arial" w:hAnsi="Arial" w:cs="Arial"/>
                    <w:b w:val="0"/>
                    <w:sz w:val="20"/>
                  </w:rPr>
                </w:rPrChange>
              </w:rPr>
            </w:pPr>
            <w:del w:id="359" w:author="Microsoft Office User" w:date="2017-08-26T15:33:00Z">
              <w:r w:rsidRPr="0088676B" w:rsidDel="005E1FA1">
                <w:rPr>
                  <w:rFonts w:ascii="Arial" w:eastAsiaTheme="minorEastAsia" w:hAnsi="Arial" w:cs="Arial"/>
                  <w:b w:val="0"/>
                  <w:sz w:val="20"/>
                  <w:lang w:eastAsia="zh-CN"/>
                  <w:rPrChange w:id="360" w:author="Microsoft Office User" w:date="2017-08-26T15:42:00Z">
                    <w:rPr>
                      <w:rFonts w:ascii="Arial" w:hAnsi="Arial" w:cs="Arial"/>
                      <w:b w:val="0"/>
                      <w:sz w:val="20"/>
                    </w:rPr>
                  </w:rPrChange>
                </w:rPr>
                <w:delText>V0.</w:delText>
              </w:r>
              <w:r w:rsidRPr="0088676B" w:rsidDel="005E1FA1">
                <w:rPr>
                  <w:rFonts w:ascii="Arial" w:eastAsiaTheme="minorEastAsia" w:hAnsi="Arial" w:cs="Arial"/>
                  <w:sz w:val="20"/>
                  <w:lang w:eastAsia="zh-CN"/>
                </w:rPr>
                <w:delText>9</w:delText>
              </w:r>
            </w:del>
          </w:p>
        </w:tc>
        <w:tc>
          <w:tcPr>
            <w:tcW w:w="1510" w:type="dxa"/>
          </w:tcPr>
          <w:p w14:paraId="6C987C1B" w14:textId="1F8CB647" w:rsidR="006368F3" w:rsidRPr="0088676B" w:rsidDel="005E1FA1" w:rsidRDefault="006368F3" w:rsidP="006368F3">
            <w:pPr>
              <w:pStyle w:val="BodySingle"/>
              <w:spacing w:before="0" w:line="240" w:lineRule="auto"/>
              <w:jc w:val="left"/>
              <w:rPr>
                <w:del w:id="361" w:author="Microsoft Office User" w:date="2017-08-26T15:33:00Z"/>
                <w:rFonts w:ascii="Arial" w:eastAsiaTheme="minorEastAsia" w:hAnsi="Arial" w:cs="Arial"/>
                <w:b w:val="0"/>
                <w:sz w:val="20"/>
                <w:lang w:eastAsia="zh-CN"/>
                <w:rPrChange w:id="362" w:author="Microsoft Office User" w:date="2017-08-26T15:42:00Z">
                  <w:rPr>
                    <w:del w:id="363" w:author="Microsoft Office User" w:date="2017-08-26T15:33:00Z"/>
                    <w:rFonts w:ascii="Arial" w:hAnsi="Arial" w:cs="Arial"/>
                    <w:b w:val="0"/>
                    <w:sz w:val="20"/>
                  </w:rPr>
                </w:rPrChange>
              </w:rPr>
            </w:pPr>
            <w:del w:id="364" w:author="Microsoft Office User" w:date="2017-08-26T15:33:00Z">
              <w:r w:rsidRPr="0088676B" w:rsidDel="005E1FA1">
                <w:rPr>
                  <w:rFonts w:ascii="Arial" w:eastAsiaTheme="minorEastAsia" w:hAnsi="Arial" w:cs="Arial"/>
                  <w:b w:val="0"/>
                  <w:sz w:val="20"/>
                  <w:lang w:eastAsia="zh-CN"/>
                  <w:rPrChange w:id="365" w:author="Microsoft Office User" w:date="2017-08-26T15:42:00Z">
                    <w:rPr>
                      <w:rFonts w:ascii="Arial" w:hAnsi="Arial" w:cs="Arial"/>
                      <w:b w:val="0"/>
                      <w:sz w:val="20"/>
                    </w:rPr>
                  </w:rPrChange>
                </w:rPr>
                <w:delText>Aug. 8, 2017</w:delText>
              </w:r>
            </w:del>
          </w:p>
        </w:tc>
        <w:tc>
          <w:tcPr>
            <w:tcW w:w="1460" w:type="dxa"/>
          </w:tcPr>
          <w:p w14:paraId="30DE16F7" w14:textId="468B0D25" w:rsidR="006368F3" w:rsidRPr="0088676B" w:rsidDel="005E1FA1" w:rsidRDefault="006368F3" w:rsidP="006368F3">
            <w:pPr>
              <w:pStyle w:val="BodySingle"/>
              <w:spacing w:before="0" w:line="240" w:lineRule="auto"/>
              <w:jc w:val="left"/>
              <w:rPr>
                <w:del w:id="366" w:author="Microsoft Office User" w:date="2017-08-26T15:33:00Z"/>
                <w:rFonts w:ascii="Arial" w:eastAsiaTheme="minorEastAsia" w:hAnsi="Arial" w:cs="Arial"/>
                <w:b w:val="0"/>
                <w:sz w:val="20"/>
                <w:lang w:eastAsia="zh-CN"/>
              </w:rPr>
            </w:pPr>
            <w:del w:id="367" w:author="Microsoft Office User" w:date="2017-08-26T15:33:00Z">
              <w:r w:rsidRPr="0088676B" w:rsidDel="005E1FA1">
                <w:rPr>
                  <w:rFonts w:ascii="Arial" w:eastAsiaTheme="minorEastAsia" w:hAnsi="Arial" w:cs="Arial"/>
                  <w:sz w:val="20"/>
                  <w:lang w:eastAsia="zh-CN"/>
                </w:rPr>
                <w:delText xml:space="preserve">Sean </w:delText>
              </w:r>
              <w:r w:rsidRPr="0088676B" w:rsidDel="005E1FA1">
                <w:rPr>
                  <w:rFonts w:ascii="Arial" w:eastAsiaTheme="minorEastAsia" w:hAnsi="Arial" w:cs="Arial"/>
                  <w:b w:val="0"/>
                  <w:sz w:val="20"/>
                  <w:lang w:eastAsia="zh-CN"/>
                  <w:rPrChange w:id="368" w:author="Microsoft Office User" w:date="2017-08-26T15:42:00Z">
                    <w:rPr>
                      <w:rFonts w:ascii="Arial" w:hAnsi="Arial" w:cs="Arial"/>
                      <w:b w:val="0"/>
                      <w:sz w:val="20"/>
                    </w:rPr>
                  </w:rPrChange>
                </w:rPr>
                <w:delText>Tang</w:delText>
              </w:r>
            </w:del>
          </w:p>
        </w:tc>
        <w:tc>
          <w:tcPr>
            <w:tcW w:w="5598" w:type="dxa"/>
          </w:tcPr>
          <w:p w14:paraId="5323BEA5" w14:textId="6A652382" w:rsidR="006368F3" w:rsidRPr="0088676B" w:rsidDel="005E1FA1" w:rsidRDefault="006368F3" w:rsidP="006368F3">
            <w:pPr>
              <w:pStyle w:val="BodySingle"/>
              <w:numPr>
                <w:ilvl w:val="0"/>
                <w:numId w:val="37"/>
              </w:numPr>
              <w:spacing w:before="0" w:line="240" w:lineRule="auto"/>
              <w:jc w:val="left"/>
              <w:rPr>
                <w:del w:id="369" w:author="Microsoft Office User" w:date="2017-08-26T15:33:00Z"/>
                <w:rFonts w:ascii="Arial" w:eastAsiaTheme="minorEastAsia" w:hAnsi="Arial" w:cs="Arial"/>
                <w:b w:val="0"/>
                <w:sz w:val="20"/>
                <w:lang w:eastAsia="zh-CN"/>
                <w:rPrChange w:id="370" w:author="Microsoft Office User" w:date="2017-08-26T15:42:00Z">
                  <w:rPr>
                    <w:del w:id="371" w:author="Microsoft Office User" w:date="2017-08-26T15:33:00Z"/>
                    <w:rFonts w:ascii="Arial" w:hAnsi="Arial" w:cs="Arial"/>
                    <w:b w:val="0"/>
                    <w:sz w:val="20"/>
                  </w:rPr>
                </w:rPrChange>
              </w:rPr>
            </w:pPr>
            <w:del w:id="372" w:author="Microsoft Office User" w:date="2017-08-26T15:33:00Z">
              <w:r w:rsidRPr="0088676B" w:rsidDel="005E1FA1">
                <w:rPr>
                  <w:rFonts w:ascii="Arial" w:eastAsiaTheme="minorEastAsia" w:hAnsi="Arial" w:cs="Arial"/>
                  <w:b w:val="0"/>
                  <w:sz w:val="20"/>
                  <w:lang w:eastAsia="zh-CN"/>
                  <w:rPrChange w:id="373" w:author="Microsoft Office User" w:date="2017-08-26T15:42:00Z">
                    <w:rPr>
                      <w:rFonts w:ascii="Arial" w:hAnsi="Arial" w:cs="Arial"/>
                      <w:b w:val="0"/>
                      <w:sz w:val="20"/>
                    </w:rPr>
                  </w:rPrChange>
                </w:rPr>
                <w:delText xml:space="preserve">Mutual Insurance Sample </w:delText>
              </w:r>
            </w:del>
          </w:p>
        </w:tc>
      </w:tr>
      <w:tr w:rsidR="006907D6" w:rsidRPr="0088676B" w:rsidDel="005E1FA1" w14:paraId="269DC9F5" w14:textId="369450CF" w:rsidTr="00D80843">
        <w:trPr>
          <w:del w:id="374" w:author="Microsoft Office User" w:date="2017-08-26T15:33:00Z"/>
        </w:trPr>
        <w:tc>
          <w:tcPr>
            <w:tcW w:w="1008" w:type="dxa"/>
          </w:tcPr>
          <w:p w14:paraId="2DCC5876" w14:textId="1A350FAF" w:rsidR="006907D6" w:rsidRPr="0088676B" w:rsidDel="005E1FA1" w:rsidRDefault="006368F3" w:rsidP="006368F3">
            <w:pPr>
              <w:pStyle w:val="BodySingle"/>
              <w:spacing w:before="0" w:line="240" w:lineRule="auto"/>
              <w:jc w:val="left"/>
              <w:rPr>
                <w:del w:id="375" w:author="Microsoft Office User" w:date="2017-08-26T15:33:00Z"/>
                <w:rFonts w:ascii="Arial" w:eastAsiaTheme="minorEastAsia" w:hAnsi="Arial" w:cs="Arial"/>
                <w:b w:val="0"/>
                <w:sz w:val="20"/>
                <w:lang w:eastAsia="zh-CN"/>
                <w:rPrChange w:id="376" w:author="Microsoft Office User" w:date="2017-08-26T15:42:00Z">
                  <w:rPr>
                    <w:del w:id="377" w:author="Microsoft Office User" w:date="2017-08-26T15:33:00Z"/>
                    <w:rFonts w:ascii="Arial" w:hAnsi="Arial" w:cs="Arial"/>
                    <w:b w:val="0"/>
                    <w:sz w:val="20"/>
                  </w:rPr>
                </w:rPrChange>
              </w:rPr>
            </w:pPr>
            <w:del w:id="378" w:author="Microsoft Office User" w:date="2017-08-26T15:33:00Z">
              <w:r w:rsidRPr="0088676B" w:rsidDel="005E1FA1">
                <w:rPr>
                  <w:rFonts w:ascii="Arial" w:eastAsiaTheme="minorEastAsia" w:hAnsi="Arial" w:cs="Arial"/>
                  <w:b w:val="0"/>
                  <w:sz w:val="20"/>
                  <w:lang w:eastAsia="zh-CN"/>
                  <w:rPrChange w:id="379" w:author="Microsoft Office User" w:date="2017-08-26T15:42:00Z">
                    <w:rPr>
                      <w:rFonts w:ascii="Arial" w:hAnsi="Arial" w:cs="Arial"/>
                      <w:b w:val="0"/>
                      <w:sz w:val="20"/>
                    </w:rPr>
                  </w:rPrChange>
                </w:rPr>
                <w:delText>V1.0.0</w:delText>
              </w:r>
            </w:del>
          </w:p>
        </w:tc>
        <w:tc>
          <w:tcPr>
            <w:tcW w:w="1510" w:type="dxa"/>
          </w:tcPr>
          <w:p w14:paraId="136A7BD7" w14:textId="7BFEEFD5" w:rsidR="006907D6" w:rsidRPr="0088676B" w:rsidDel="005E1FA1" w:rsidRDefault="006907D6" w:rsidP="006368F3">
            <w:pPr>
              <w:pStyle w:val="BodySingle"/>
              <w:spacing w:before="0" w:line="240" w:lineRule="auto"/>
              <w:jc w:val="left"/>
              <w:rPr>
                <w:del w:id="380" w:author="Microsoft Office User" w:date="2017-08-26T15:33:00Z"/>
                <w:rFonts w:ascii="Arial" w:eastAsiaTheme="minorEastAsia" w:hAnsi="Arial" w:cs="Arial"/>
                <w:b w:val="0"/>
                <w:sz w:val="20"/>
                <w:lang w:eastAsia="zh-CN"/>
                <w:rPrChange w:id="381" w:author="Microsoft Office User" w:date="2017-08-26T15:42:00Z">
                  <w:rPr>
                    <w:del w:id="382" w:author="Microsoft Office User" w:date="2017-08-26T15:33:00Z"/>
                    <w:rFonts w:ascii="Arial" w:hAnsi="Arial" w:cs="Arial"/>
                    <w:b w:val="0"/>
                    <w:sz w:val="20"/>
                  </w:rPr>
                </w:rPrChange>
              </w:rPr>
            </w:pPr>
            <w:del w:id="383" w:author="Microsoft Office User" w:date="2017-08-26T15:33:00Z">
              <w:r w:rsidRPr="0088676B" w:rsidDel="005E1FA1">
                <w:rPr>
                  <w:rFonts w:ascii="Arial" w:eastAsiaTheme="minorEastAsia" w:hAnsi="Arial" w:cs="Arial"/>
                  <w:b w:val="0"/>
                  <w:sz w:val="20"/>
                  <w:lang w:eastAsia="zh-CN"/>
                  <w:rPrChange w:id="384" w:author="Microsoft Office User" w:date="2017-08-26T15:42:00Z">
                    <w:rPr>
                      <w:rFonts w:ascii="Arial" w:hAnsi="Arial" w:cs="Arial"/>
                      <w:b w:val="0"/>
                      <w:sz w:val="20"/>
                    </w:rPr>
                  </w:rPrChange>
                </w:rPr>
                <w:delText xml:space="preserve">Aug. </w:delText>
              </w:r>
              <w:r w:rsidR="006368F3" w:rsidRPr="0088676B" w:rsidDel="005E1FA1">
                <w:rPr>
                  <w:rFonts w:ascii="Arial" w:eastAsiaTheme="minorEastAsia" w:hAnsi="Arial" w:cs="Arial"/>
                  <w:b w:val="0"/>
                  <w:sz w:val="20"/>
                  <w:lang w:eastAsia="zh-CN"/>
                  <w:rPrChange w:id="385" w:author="Microsoft Office User" w:date="2017-08-26T15:42:00Z">
                    <w:rPr>
                      <w:rFonts w:ascii="Arial" w:hAnsi="Arial" w:cs="Arial"/>
                      <w:b w:val="0"/>
                      <w:sz w:val="20"/>
                    </w:rPr>
                  </w:rPrChange>
                </w:rPr>
                <w:delText>13</w:delText>
              </w:r>
              <w:r w:rsidRPr="0088676B" w:rsidDel="005E1FA1">
                <w:rPr>
                  <w:rFonts w:ascii="Arial" w:eastAsiaTheme="minorEastAsia" w:hAnsi="Arial" w:cs="Arial"/>
                  <w:b w:val="0"/>
                  <w:sz w:val="20"/>
                  <w:lang w:eastAsia="zh-CN"/>
                  <w:rPrChange w:id="386" w:author="Microsoft Office User" w:date="2017-08-26T15:42:00Z">
                    <w:rPr>
                      <w:rFonts w:ascii="Arial" w:hAnsi="Arial" w:cs="Arial"/>
                      <w:b w:val="0"/>
                      <w:sz w:val="20"/>
                    </w:rPr>
                  </w:rPrChange>
                </w:rPr>
                <w:delText>, 2017</w:delText>
              </w:r>
            </w:del>
          </w:p>
        </w:tc>
        <w:tc>
          <w:tcPr>
            <w:tcW w:w="1460" w:type="dxa"/>
          </w:tcPr>
          <w:p w14:paraId="0093F396" w14:textId="06ED9793" w:rsidR="006907D6" w:rsidRPr="0088676B" w:rsidDel="005E1FA1" w:rsidRDefault="006368F3" w:rsidP="006907D6">
            <w:pPr>
              <w:pStyle w:val="BodySingle"/>
              <w:spacing w:before="0" w:line="240" w:lineRule="auto"/>
              <w:jc w:val="left"/>
              <w:rPr>
                <w:del w:id="387" w:author="Microsoft Office User" w:date="2017-08-26T15:33:00Z"/>
                <w:rFonts w:ascii="Arial" w:eastAsiaTheme="minorEastAsia" w:hAnsi="Arial" w:cs="Arial"/>
                <w:b w:val="0"/>
                <w:sz w:val="20"/>
                <w:lang w:eastAsia="zh-CN"/>
              </w:rPr>
            </w:pPr>
            <w:del w:id="388" w:author="Microsoft Office User" w:date="2017-08-26T15:33:00Z">
              <w:r w:rsidRPr="0088676B" w:rsidDel="005E1FA1">
                <w:rPr>
                  <w:rFonts w:ascii="Arial" w:eastAsiaTheme="minorEastAsia" w:hAnsi="Arial" w:cs="Arial"/>
                  <w:sz w:val="20"/>
                  <w:lang w:eastAsia="zh-CN"/>
                </w:rPr>
                <w:delText>W. Qin</w:delText>
              </w:r>
            </w:del>
          </w:p>
          <w:p w14:paraId="5654AB36" w14:textId="1F15B9EE" w:rsidR="006368F3" w:rsidRPr="0088676B" w:rsidDel="005E1FA1" w:rsidRDefault="006368F3" w:rsidP="006907D6">
            <w:pPr>
              <w:pStyle w:val="BodySingle"/>
              <w:spacing w:before="0" w:line="240" w:lineRule="auto"/>
              <w:jc w:val="left"/>
              <w:rPr>
                <w:del w:id="389" w:author="Microsoft Office User" w:date="2017-08-26T15:33:00Z"/>
                <w:rFonts w:ascii="Arial" w:eastAsiaTheme="minorEastAsia" w:hAnsi="Arial" w:cs="Arial"/>
                <w:b w:val="0"/>
                <w:sz w:val="20"/>
                <w:lang w:eastAsia="zh-CN"/>
              </w:rPr>
            </w:pPr>
            <w:del w:id="390" w:author="Microsoft Office User" w:date="2017-08-26T15:33:00Z">
              <w:r w:rsidRPr="0088676B" w:rsidDel="005E1FA1">
                <w:rPr>
                  <w:rFonts w:ascii="Arial" w:eastAsiaTheme="minorEastAsia" w:hAnsi="Arial" w:cs="Arial"/>
                  <w:sz w:val="20"/>
                  <w:lang w:eastAsia="zh-CN"/>
                </w:rPr>
                <w:delText>Leon. Liu</w:delText>
              </w:r>
            </w:del>
          </w:p>
          <w:p w14:paraId="771D99D4" w14:textId="10F33E1D" w:rsidR="006368F3" w:rsidRPr="0088676B" w:rsidDel="005E1FA1" w:rsidRDefault="006368F3" w:rsidP="006907D6">
            <w:pPr>
              <w:pStyle w:val="BodySingle"/>
              <w:spacing w:before="0" w:line="240" w:lineRule="auto"/>
              <w:jc w:val="left"/>
              <w:rPr>
                <w:del w:id="391" w:author="Microsoft Office User" w:date="2017-08-26T15:33:00Z"/>
                <w:rFonts w:ascii="Arial" w:eastAsiaTheme="minorEastAsia" w:hAnsi="Arial" w:cs="Arial"/>
                <w:b w:val="0"/>
                <w:sz w:val="20"/>
                <w:lang w:eastAsia="zh-CN"/>
              </w:rPr>
            </w:pPr>
            <w:del w:id="392" w:author="Microsoft Office User" w:date="2017-08-26T15:33:00Z">
              <w:r w:rsidRPr="0088676B" w:rsidDel="005E1FA1">
                <w:rPr>
                  <w:rFonts w:ascii="Arial" w:eastAsiaTheme="minorEastAsia" w:hAnsi="Arial" w:cs="Arial"/>
                  <w:sz w:val="20"/>
                  <w:lang w:eastAsia="zh-CN"/>
                </w:rPr>
                <w:delText>Jie Lan</w:delText>
              </w:r>
            </w:del>
          </w:p>
        </w:tc>
        <w:tc>
          <w:tcPr>
            <w:tcW w:w="5598" w:type="dxa"/>
          </w:tcPr>
          <w:p w14:paraId="057A088D" w14:textId="48E82730" w:rsidR="006907D6" w:rsidRPr="0088676B" w:rsidDel="005E1FA1" w:rsidRDefault="006368F3" w:rsidP="006368F3">
            <w:pPr>
              <w:pStyle w:val="BodySingle"/>
              <w:numPr>
                <w:ilvl w:val="0"/>
                <w:numId w:val="40"/>
              </w:numPr>
              <w:spacing w:before="0" w:line="240" w:lineRule="auto"/>
              <w:jc w:val="left"/>
              <w:rPr>
                <w:del w:id="393" w:author="Microsoft Office User" w:date="2017-08-26T15:33:00Z"/>
                <w:rFonts w:ascii="Arial" w:eastAsiaTheme="minorEastAsia" w:hAnsi="Arial" w:cs="Arial"/>
                <w:b w:val="0"/>
                <w:sz w:val="20"/>
                <w:lang w:eastAsia="zh-CN"/>
                <w:rPrChange w:id="394" w:author="Microsoft Office User" w:date="2017-08-26T15:42:00Z">
                  <w:rPr>
                    <w:del w:id="395" w:author="Microsoft Office User" w:date="2017-08-26T15:33:00Z"/>
                    <w:rFonts w:ascii="Arial" w:hAnsi="Arial" w:cs="Arial"/>
                    <w:b w:val="0"/>
                    <w:sz w:val="20"/>
                  </w:rPr>
                </w:rPrChange>
              </w:rPr>
            </w:pPr>
            <w:del w:id="396" w:author="Microsoft Office User" w:date="2017-08-26T15:33:00Z">
              <w:r w:rsidRPr="0088676B" w:rsidDel="005E1FA1">
                <w:rPr>
                  <w:rFonts w:ascii="Arial" w:eastAsiaTheme="minorEastAsia" w:hAnsi="Arial" w:cs="Arial"/>
                  <w:b w:val="0"/>
                  <w:sz w:val="20"/>
                  <w:lang w:eastAsia="zh-CN"/>
                  <w:rPrChange w:id="397" w:author="Microsoft Office User" w:date="2017-08-26T15:42:00Z">
                    <w:rPr>
                      <w:rFonts w:ascii="Arial" w:hAnsi="Arial" w:cs="Arial"/>
                      <w:b w:val="0"/>
                      <w:sz w:val="20"/>
                    </w:rPr>
                  </w:rPrChange>
                </w:rPr>
                <w:delText>Leon Liu version added,</w:delText>
              </w:r>
              <w:r w:rsidR="00CF5E8C" w:rsidRPr="0088676B" w:rsidDel="005E1FA1">
                <w:rPr>
                  <w:rFonts w:ascii="Arial" w:eastAsiaTheme="minorEastAsia" w:hAnsi="Arial" w:cs="Arial"/>
                  <w:b w:val="0"/>
                  <w:sz w:val="20"/>
                  <w:lang w:eastAsia="zh-CN"/>
                  <w:rPrChange w:id="398" w:author="Microsoft Office User" w:date="2017-08-26T15:42:00Z">
                    <w:rPr>
                      <w:rFonts w:ascii="Arial" w:hAnsi="Arial" w:cs="Arial"/>
                      <w:b w:val="0"/>
                      <w:sz w:val="20"/>
                    </w:rPr>
                  </w:rPrChange>
                </w:rPr>
                <w:delText xml:space="preserve"> more for IMG</w:delText>
              </w:r>
            </w:del>
          </w:p>
          <w:p w14:paraId="132014BD" w14:textId="28E79E63" w:rsidR="006368F3" w:rsidRPr="0088676B" w:rsidDel="005E1FA1" w:rsidRDefault="000544A1" w:rsidP="006368F3">
            <w:pPr>
              <w:pStyle w:val="BodySingle"/>
              <w:numPr>
                <w:ilvl w:val="0"/>
                <w:numId w:val="40"/>
              </w:numPr>
              <w:spacing w:before="0" w:line="240" w:lineRule="auto"/>
              <w:jc w:val="left"/>
              <w:rPr>
                <w:del w:id="399" w:author="Microsoft Office User" w:date="2017-08-26T15:33:00Z"/>
                <w:rFonts w:ascii="Arial" w:eastAsiaTheme="minorEastAsia" w:hAnsi="Arial" w:cs="Arial"/>
                <w:b w:val="0"/>
                <w:sz w:val="20"/>
                <w:lang w:eastAsia="zh-CN"/>
                <w:rPrChange w:id="400" w:author="Microsoft Office User" w:date="2017-08-26T15:42:00Z">
                  <w:rPr>
                    <w:del w:id="401" w:author="Microsoft Office User" w:date="2017-08-26T15:33:00Z"/>
                    <w:rFonts w:ascii="Arial" w:hAnsi="Arial" w:cs="Arial"/>
                    <w:b w:val="0"/>
                    <w:sz w:val="20"/>
                  </w:rPr>
                </w:rPrChange>
              </w:rPr>
            </w:pPr>
            <w:del w:id="402" w:author="Microsoft Office User" w:date="2017-08-26T15:33:00Z">
              <w:r w:rsidRPr="0088676B" w:rsidDel="005E1FA1">
                <w:rPr>
                  <w:rFonts w:ascii="Arial" w:eastAsiaTheme="minorEastAsia" w:hAnsi="Arial" w:cs="Arial"/>
                  <w:b w:val="0"/>
                  <w:sz w:val="20"/>
                  <w:lang w:eastAsia="zh-CN"/>
                  <w:rPrChange w:id="403" w:author="Microsoft Office User" w:date="2017-08-26T15:42:00Z">
                    <w:rPr>
                      <w:rFonts w:ascii="Arial" w:hAnsi="Arial" w:cs="Arial"/>
                      <w:b w:val="0"/>
                      <w:sz w:val="20"/>
                    </w:rPr>
                  </w:rPrChange>
                </w:rPr>
                <w:delText>Jie Lan provided the English translation partially</w:delText>
              </w:r>
            </w:del>
          </w:p>
          <w:p w14:paraId="45A35918" w14:textId="0CB5D40B" w:rsidR="000544A1" w:rsidRPr="0088676B" w:rsidDel="005E1FA1" w:rsidRDefault="000544A1" w:rsidP="006368F3">
            <w:pPr>
              <w:pStyle w:val="BodySingle"/>
              <w:numPr>
                <w:ilvl w:val="0"/>
                <w:numId w:val="40"/>
              </w:numPr>
              <w:spacing w:before="0" w:line="240" w:lineRule="auto"/>
              <w:jc w:val="left"/>
              <w:rPr>
                <w:del w:id="404" w:author="Microsoft Office User" w:date="2017-08-26T15:33:00Z"/>
                <w:rFonts w:ascii="Arial" w:eastAsiaTheme="minorEastAsia" w:hAnsi="Arial" w:cs="Arial"/>
                <w:b w:val="0"/>
                <w:sz w:val="20"/>
                <w:lang w:eastAsia="zh-CN"/>
                <w:rPrChange w:id="405" w:author="Microsoft Office User" w:date="2017-08-26T15:42:00Z">
                  <w:rPr>
                    <w:del w:id="406" w:author="Microsoft Office User" w:date="2017-08-26T15:33:00Z"/>
                    <w:rFonts w:ascii="Arial" w:hAnsi="Arial" w:cs="Arial"/>
                    <w:b w:val="0"/>
                    <w:sz w:val="20"/>
                  </w:rPr>
                </w:rPrChange>
              </w:rPr>
            </w:pPr>
            <w:del w:id="407" w:author="Microsoft Office User" w:date="2017-08-26T15:33:00Z">
              <w:r w:rsidRPr="0088676B" w:rsidDel="005E1FA1">
                <w:rPr>
                  <w:rFonts w:ascii="Arial" w:eastAsiaTheme="minorEastAsia" w:hAnsi="Arial" w:cs="Arial"/>
                  <w:b w:val="0"/>
                  <w:sz w:val="20"/>
                  <w:lang w:eastAsia="zh-CN"/>
                  <w:rPrChange w:id="408" w:author="Microsoft Office User" w:date="2017-08-26T15:42:00Z">
                    <w:rPr>
                      <w:rFonts w:ascii="Arial" w:hAnsi="Arial" w:cs="Arial"/>
                      <w:b w:val="0"/>
                      <w:sz w:val="20"/>
                    </w:rPr>
                  </w:rPrChange>
                </w:rPr>
                <w:delText>Wenyan updated and integrated into new version</w:delText>
              </w:r>
            </w:del>
          </w:p>
        </w:tc>
      </w:tr>
    </w:tbl>
    <w:p w14:paraId="20DABB7D" w14:textId="72ECF27B" w:rsidR="00716C79" w:rsidRPr="0088676B" w:rsidDel="005E1FA1" w:rsidRDefault="00716C79" w:rsidP="00716C79">
      <w:pPr>
        <w:pStyle w:val="BodySingle"/>
        <w:spacing w:before="0" w:line="240" w:lineRule="auto"/>
        <w:jc w:val="center"/>
        <w:rPr>
          <w:del w:id="409" w:author="Microsoft Office User" w:date="2017-08-26T15:33:00Z"/>
          <w:rFonts w:ascii="Arial" w:eastAsiaTheme="minorEastAsia" w:hAnsi="Arial" w:cs="Arial"/>
          <w:sz w:val="24"/>
          <w:szCs w:val="24"/>
          <w:lang w:eastAsia="zh-CN"/>
          <w:rPrChange w:id="410" w:author="Microsoft Office User" w:date="2017-08-26T15:42:00Z">
            <w:rPr>
              <w:del w:id="411" w:author="Microsoft Office User" w:date="2017-08-26T15:33:00Z"/>
              <w:rFonts w:ascii="Arial" w:hAnsi="Arial" w:cs="Arial"/>
              <w:sz w:val="24"/>
              <w:szCs w:val="24"/>
            </w:rPr>
          </w:rPrChange>
        </w:rPr>
      </w:pPr>
    </w:p>
    <w:p w14:paraId="025762D6" w14:textId="5973A4B2" w:rsidR="00063DB2" w:rsidRPr="0088676B" w:rsidDel="005E1FA1" w:rsidRDefault="00063DB2">
      <w:pPr>
        <w:rPr>
          <w:del w:id="412" w:author="Microsoft Office User" w:date="2017-08-26T15:33:00Z"/>
          <w:rFonts w:eastAsiaTheme="minorEastAsia"/>
          <w:lang w:eastAsia="zh-CN"/>
          <w:rPrChange w:id="413" w:author="Microsoft Office User" w:date="2017-08-26T15:42:00Z">
            <w:rPr>
              <w:del w:id="414" w:author="Microsoft Office User" w:date="2017-08-26T15:33:00Z"/>
            </w:rPr>
          </w:rPrChange>
        </w:rPr>
      </w:pPr>
      <w:del w:id="415" w:author="Microsoft Office User" w:date="2017-08-26T15:33:00Z">
        <w:r w:rsidRPr="0088676B" w:rsidDel="005E1FA1">
          <w:rPr>
            <w:rFonts w:eastAsiaTheme="minorEastAsia"/>
            <w:lang w:eastAsia="zh-CN"/>
            <w:rPrChange w:id="416" w:author="Microsoft Office User" w:date="2017-08-26T15:42:00Z">
              <w:rPr/>
            </w:rPrChange>
          </w:rPr>
          <w:br w:type="page"/>
        </w:r>
      </w:del>
    </w:p>
    <w:p w14:paraId="6D775699" w14:textId="4F172ED6" w:rsidR="00855F64" w:rsidRPr="0088676B" w:rsidDel="005E1FA1" w:rsidRDefault="00855F64" w:rsidP="009F0864">
      <w:pPr>
        <w:pStyle w:val="ad"/>
        <w:numPr>
          <w:ilvl w:val="0"/>
          <w:numId w:val="4"/>
        </w:numPr>
        <w:rPr>
          <w:del w:id="417" w:author="Microsoft Office User" w:date="2017-08-26T15:33:00Z"/>
          <w:rFonts w:eastAsiaTheme="minorEastAsia" w:cs="Arial"/>
          <w:b/>
          <w:sz w:val="24"/>
          <w:lang w:eastAsia="zh-CN"/>
          <w:rPrChange w:id="418" w:author="Microsoft Office User" w:date="2017-08-26T15:42:00Z">
            <w:rPr>
              <w:del w:id="419" w:author="Microsoft Office User" w:date="2017-08-26T15:33:00Z"/>
              <w:rFonts w:cs="Arial"/>
              <w:b/>
              <w:sz w:val="24"/>
              <w:lang w:eastAsia="zh-CN"/>
            </w:rPr>
          </w:rPrChange>
        </w:rPr>
      </w:pPr>
      <w:del w:id="420" w:author="Microsoft Office User" w:date="2017-08-26T15:33:00Z">
        <w:r w:rsidRPr="0088676B" w:rsidDel="005E1FA1">
          <w:rPr>
            <w:rFonts w:eastAsiaTheme="minorEastAsia" w:cs="Arial"/>
            <w:b/>
            <w:sz w:val="24"/>
            <w:lang w:eastAsia="zh-CN"/>
            <w:rPrChange w:id="421" w:author="Microsoft Office User" w:date="2017-08-26T15:42:00Z">
              <w:rPr>
                <w:rFonts w:cs="Arial"/>
                <w:b/>
                <w:sz w:val="24"/>
                <w:lang w:eastAsia="zh-CN"/>
              </w:rPr>
            </w:rPrChange>
          </w:rPr>
          <w:delText>CONTENTS</w:delText>
        </w:r>
      </w:del>
    </w:p>
    <w:p w14:paraId="164227E5" w14:textId="00F4F1B1" w:rsidR="00855F64" w:rsidRPr="0088676B" w:rsidDel="005E1FA1" w:rsidRDefault="00855F64" w:rsidP="00855F64">
      <w:pPr>
        <w:rPr>
          <w:del w:id="422" w:author="Microsoft Office User" w:date="2017-08-26T15:33:00Z"/>
          <w:rFonts w:eastAsiaTheme="minorEastAsia" w:cs="Arial"/>
          <w:lang w:eastAsia="zh-CN"/>
          <w:rPrChange w:id="423" w:author="Microsoft Office User" w:date="2017-08-26T15:42:00Z">
            <w:rPr>
              <w:del w:id="424" w:author="Microsoft Office User" w:date="2017-08-26T15:33:00Z"/>
              <w:rFonts w:cs="Arial"/>
              <w:lang w:eastAsia="zh-CN"/>
            </w:rPr>
          </w:rPrChange>
        </w:rPr>
      </w:pPr>
    </w:p>
    <w:p w14:paraId="4B8F24B4" w14:textId="221FB9F6" w:rsidR="007E0FCC" w:rsidRPr="0088676B" w:rsidDel="005E1FA1" w:rsidRDefault="0001467E">
      <w:pPr>
        <w:pStyle w:val="11"/>
        <w:rPr>
          <w:del w:id="425" w:author="Microsoft Office User" w:date="2017-08-26T15:33:00Z"/>
          <w:rFonts w:asciiTheme="minorHAnsi" w:eastAsiaTheme="minorEastAsia" w:hAnsiTheme="minorHAnsi" w:cstheme="minorBidi"/>
          <w:b w:val="0"/>
          <w:bCs w:val="0"/>
          <w:caps w:val="0"/>
          <w:sz w:val="22"/>
          <w:szCs w:val="22"/>
          <w:lang w:eastAsia="zh-CN"/>
        </w:rPr>
      </w:pPr>
      <w:del w:id="426" w:author="Microsoft Office User" w:date="2017-08-26T15:33:00Z">
        <w:r w:rsidRPr="0088676B" w:rsidDel="005E1FA1">
          <w:rPr>
            <w:rFonts w:eastAsiaTheme="minorEastAsia"/>
            <w:b w:val="0"/>
            <w:bCs w:val="0"/>
            <w:caps w:val="0"/>
            <w:u w:val="single"/>
            <w:rPrChange w:id="427" w:author="Microsoft Office User" w:date="2017-08-26T15:42:00Z">
              <w:rPr>
                <w:b w:val="0"/>
                <w:bCs w:val="0"/>
                <w:caps w:val="0"/>
                <w:u w:val="single"/>
              </w:rPr>
            </w:rPrChange>
          </w:rPr>
          <w:fldChar w:fldCharType="begin"/>
        </w:r>
        <w:r w:rsidR="00E70145" w:rsidRPr="0088676B" w:rsidDel="005E1FA1">
          <w:rPr>
            <w:rFonts w:eastAsiaTheme="minorEastAsia"/>
            <w:b w:val="0"/>
            <w:bCs w:val="0"/>
            <w:caps w:val="0"/>
            <w:u w:val="single"/>
            <w:lang w:eastAsia="zh-CN"/>
            <w:rPrChange w:id="428" w:author="Microsoft Office User" w:date="2017-08-26T15:42:00Z">
              <w:rPr>
                <w:b w:val="0"/>
                <w:bCs w:val="0"/>
                <w:caps w:val="0"/>
                <w:u w:val="single"/>
                <w:lang w:eastAsia="zh-CN"/>
              </w:rPr>
            </w:rPrChange>
          </w:rPr>
          <w:delInstrText xml:space="preserve"> TOC \o "1-3" </w:delInstrText>
        </w:r>
        <w:r w:rsidRPr="0088676B" w:rsidDel="005E1FA1">
          <w:rPr>
            <w:rFonts w:eastAsiaTheme="minorEastAsia"/>
            <w:b w:val="0"/>
            <w:bCs w:val="0"/>
            <w:caps w:val="0"/>
            <w:u w:val="single"/>
            <w:rPrChange w:id="429" w:author="Microsoft Office User" w:date="2017-08-26T15:42:00Z">
              <w:rPr>
                <w:b w:val="0"/>
                <w:bCs w:val="0"/>
                <w:caps w:val="0"/>
                <w:u w:val="single"/>
              </w:rPr>
            </w:rPrChange>
          </w:rPr>
          <w:fldChar w:fldCharType="separate"/>
        </w:r>
        <w:r w:rsidR="007E0FCC" w:rsidRPr="0088676B" w:rsidDel="005E1FA1">
          <w:rPr>
            <w:rFonts w:ascii=".萍方-简" w:eastAsiaTheme="minorEastAsia" w:hAnsi=".萍方-简"/>
            <w:lang w:eastAsia="zh-CN"/>
            <w:rPrChange w:id="430" w:author="Microsoft Office User" w:date="2017-08-26T15:42:00Z">
              <w:rPr>
                <w:rFonts w:ascii=".萍方-简" w:eastAsia=".萍方-简" w:hAnsi=".萍方-简"/>
                <w:lang w:eastAsia="zh-CN"/>
              </w:rPr>
            </w:rPrChange>
          </w:rPr>
          <w:delText>1</w:delText>
        </w:r>
        <w:r w:rsidR="007E0FCC" w:rsidRPr="0088676B" w:rsidDel="005E1FA1">
          <w:rPr>
            <w:rFonts w:asciiTheme="minorHAnsi" w:eastAsiaTheme="minorEastAsia" w:hAnsiTheme="minorHAnsi" w:cstheme="minorBidi"/>
            <w:lang w:eastAsia="zh-CN"/>
          </w:rPr>
          <w:tab/>
        </w:r>
        <w:r w:rsidR="007E0FCC" w:rsidRPr="0088676B" w:rsidDel="005E1FA1">
          <w:rPr>
            <w:rFonts w:ascii=".萍方-简" w:eastAsiaTheme="minorEastAsia" w:hAnsi=".萍方-简" w:hint="eastAsia"/>
            <w:lang w:eastAsia="zh-CN"/>
            <w:rPrChange w:id="431" w:author="Microsoft Office User" w:date="2017-08-26T15:42:00Z">
              <w:rPr>
                <w:rFonts w:ascii=".萍方-简" w:eastAsia=".萍方-简" w:hAnsi=".萍方-简" w:hint="eastAsia"/>
                <w:lang w:eastAsia="zh-CN"/>
              </w:rPr>
            </w:rPrChange>
          </w:rPr>
          <w:delText>概述</w:delText>
        </w:r>
        <w:r w:rsidR="007E0FCC" w:rsidRPr="0088676B" w:rsidDel="005E1FA1">
          <w:rPr>
            <w:rFonts w:ascii=".萍方-简" w:eastAsiaTheme="minorEastAsia" w:hAnsi=".萍方-简"/>
            <w:lang w:eastAsia="zh-CN"/>
            <w:rPrChange w:id="432" w:author="Microsoft Office User" w:date="2017-08-26T15:42:00Z">
              <w:rPr>
                <w:rFonts w:ascii=".萍方-简" w:eastAsia=".萍方-简" w:hAnsi=".萍方-简"/>
                <w:lang w:eastAsia="zh-CN"/>
              </w:rPr>
            </w:rPrChange>
          </w:rPr>
          <w:delText xml:space="preserve">– </w:delText>
        </w:r>
        <w:r w:rsidR="007E0FCC" w:rsidRPr="0088676B" w:rsidDel="005E1FA1">
          <w:rPr>
            <w:rFonts w:ascii=".萍方-简" w:eastAsiaTheme="minorEastAsia" w:hAnsi=".萍方-简" w:hint="eastAsia"/>
            <w:lang w:eastAsia="zh-CN"/>
            <w:rPrChange w:id="433" w:author="Microsoft Office User" w:date="2017-08-26T15:42:00Z">
              <w:rPr>
                <w:rFonts w:ascii=".萍方-简" w:eastAsia=".萍方-简" w:hAnsi=".萍方-简" w:hint="eastAsia"/>
                <w:lang w:eastAsia="zh-CN"/>
              </w:rPr>
            </w:rPrChange>
          </w:rPr>
          <w:delText>基于加密数字货币的互助金融解决方案</w:delText>
        </w:r>
        <w:r w:rsidR="007E0FCC" w:rsidRPr="0088676B" w:rsidDel="005E1FA1">
          <w:rPr>
            <w:rFonts w:eastAsiaTheme="minorEastAsia"/>
            <w:lang w:eastAsia="zh-CN"/>
            <w:rPrChange w:id="434" w:author="Microsoft Office User" w:date="2017-08-26T15:42:00Z">
              <w:rPr>
                <w:lang w:eastAsia="zh-CN"/>
              </w:rPr>
            </w:rPrChange>
          </w:rPr>
          <w:tab/>
        </w:r>
        <w:r w:rsidR="007E0FCC" w:rsidRPr="0088676B" w:rsidDel="005E1FA1">
          <w:rPr>
            <w:rFonts w:eastAsiaTheme="minorEastAsia"/>
            <w:rPrChange w:id="435" w:author="Microsoft Office User" w:date="2017-08-26T15:42:00Z">
              <w:rPr/>
            </w:rPrChange>
          </w:rPr>
          <w:fldChar w:fldCharType="begin"/>
        </w:r>
        <w:r w:rsidR="007E0FCC" w:rsidRPr="0088676B" w:rsidDel="005E1FA1">
          <w:rPr>
            <w:rFonts w:eastAsiaTheme="minorEastAsia"/>
            <w:lang w:eastAsia="zh-CN"/>
            <w:rPrChange w:id="436" w:author="Microsoft Office User" w:date="2017-08-26T15:42:00Z">
              <w:rPr>
                <w:lang w:eastAsia="zh-CN"/>
              </w:rPr>
            </w:rPrChange>
          </w:rPr>
          <w:delInstrText xml:space="preserve"> PAGEREF _Toc489971191 \h </w:delInstrText>
        </w:r>
        <w:r w:rsidR="007E0FCC" w:rsidRPr="0088676B" w:rsidDel="005E1FA1">
          <w:rPr>
            <w:rFonts w:eastAsiaTheme="minorEastAsia"/>
            <w:rPrChange w:id="437" w:author="Microsoft Office User" w:date="2017-08-26T15:42:00Z">
              <w:rPr>
                <w:rFonts w:eastAsiaTheme="minorEastAsia"/>
              </w:rPr>
            </w:rPrChange>
          </w:rPr>
        </w:r>
        <w:r w:rsidR="007E0FCC" w:rsidRPr="0088676B" w:rsidDel="005E1FA1">
          <w:rPr>
            <w:rFonts w:eastAsiaTheme="minorEastAsia"/>
            <w:rPrChange w:id="438" w:author="Microsoft Office User" w:date="2017-08-26T15:42:00Z">
              <w:rPr/>
            </w:rPrChange>
          </w:rPr>
          <w:fldChar w:fldCharType="separate"/>
        </w:r>
        <w:r w:rsidR="00C7301F" w:rsidRPr="0088676B" w:rsidDel="005E1FA1">
          <w:rPr>
            <w:rFonts w:eastAsiaTheme="minorEastAsia"/>
            <w:lang w:eastAsia="zh-CN"/>
            <w:rPrChange w:id="439" w:author="Microsoft Office User" w:date="2017-08-26T15:42:00Z">
              <w:rPr>
                <w:lang w:eastAsia="zh-CN"/>
              </w:rPr>
            </w:rPrChange>
          </w:rPr>
          <w:delText>5</w:delText>
        </w:r>
        <w:r w:rsidR="007E0FCC" w:rsidRPr="0088676B" w:rsidDel="005E1FA1">
          <w:rPr>
            <w:rFonts w:eastAsiaTheme="minorEastAsia"/>
            <w:rPrChange w:id="440" w:author="Microsoft Office User" w:date="2017-08-26T15:42:00Z">
              <w:rPr/>
            </w:rPrChange>
          </w:rPr>
          <w:fldChar w:fldCharType="end"/>
        </w:r>
      </w:del>
    </w:p>
    <w:p w14:paraId="4D7FF923" w14:textId="6233B1F4" w:rsidR="007E0FCC" w:rsidRPr="0088676B" w:rsidDel="005E1FA1" w:rsidRDefault="007E0FCC">
      <w:pPr>
        <w:pStyle w:val="21"/>
        <w:rPr>
          <w:del w:id="441" w:author="Microsoft Office User" w:date="2017-08-26T15:33:00Z"/>
          <w:rFonts w:asciiTheme="minorHAnsi" w:eastAsiaTheme="minorEastAsia" w:hAnsiTheme="minorHAnsi" w:cstheme="minorBidi"/>
          <w:bCs w:val="0"/>
          <w:sz w:val="22"/>
          <w:szCs w:val="22"/>
          <w:lang w:eastAsia="zh-CN"/>
        </w:rPr>
      </w:pPr>
      <w:del w:id="442" w:author="Microsoft Office User" w:date="2017-08-26T15:33:00Z">
        <w:r w:rsidRPr="0088676B" w:rsidDel="005E1FA1">
          <w:rPr>
            <w:rFonts w:ascii=".萍方-简" w:eastAsiaTheme="minorEastAsia" w:hAnsi=".萍方-简"/>
            <w:lang w:eastAsia="zh-CN"/>
            <w:rPrChange w:id="443" w:author="Microsoft Office User" w:date="2017-08-26T15:42:00Z">
              <w:rPr>
                <w:rFonts w:ascii=".萍方-简" w:eastAsia=".萍方-简" w:hAnsi=".萍方-简"/>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444" w:author="Microsoft Office User" w:date="2017-08-26T15:42:00Z">
              <w:rPr>
                <w:rFonts w:ascii=".萍方-简" w:eastAsia=".萍方-简" w:hAnsi=".萍方-简" w:hint="eastAsia"/>
                <w:lang w:eastAsia="zh-CN"/>
              </w:rPr>
            </w:rPrChange>
          </w:rPr>
          <w:delText>背景介绍和互助链的使命</w:delText>
        </w:r>
        <w:r w:rsidRPr="0088676B" w:rsidDel="005E1FA1">
          <w:rPr>
            <w:rFonts w:eastAsiaTheme="minorEastAsia"/>
            <w:lang w:eastAsia="zh-CN"/>
            <w:rPrChange w:id="445" w:author="Microsoft Office User" w:date="2017-08-26T15:42:00Z">
              <w:rPr>
                <w:lang w:eastAsia="zh-CN"/>
              </w:rPr>
            </w:rPrChange>
          </w:rPr>
          <w:tab/>
        </w:r>
        <w:r w:rsidRPr="0088676B" w:rsidDel="005E1FA1">
          <w:rPr>
            <w:rFonts w:eastAsiaTheme="minorEastAsia"/>
            <w:rPrChange w:id="446" w:author="Microsoft Office User" w:date="2017-08-26T15:42:00Z">
              <w:rPr/>
            </w:rPrChange>
          </w:rPr>
          <w:fldChar w:fldCharType="begin"/>
        </w:r>
        <w:r w:rsidRPr="0088676B" w:rsidDel="005E1FA1">
          <w:rPr>
            <w:rFonts w:eastAsiaTheme="minorEastAsia"/>
            <w:lang w:eastAsia="zh-CN"/>
            <w:rPrChange w:id="447" w:author="Microsoft Office User" w:date="2017-08-26T15:42:00Z">
              <w:rPr>
                <w:lang w:eastAsia="zh-CN"/>
              </w:rPr>
            </w:rPrChange>
          </w:rPr>
          <w:delInstrText xml:space="preserve"> PAGEREF _Toc489971192 \h </w:delInstrText>
        </w:r>
        <w:r w:rsidRPr="0088676B" w:rsidDel="005E1FA1">
          <w:rPr>
            <w:rFonts w:eastAsiaTheme="minorEastAsia"/>
            <w:rPrChange w:id="448" w:author="Microsoft Office User" w:date="2017-08-26T15:42:00Z">
              <w:rPr>
                <w:rFonts w:eastAsiaTheme="minorEastAsia"/>
              </w:rPr>
            </w:rPrChange>
          </w:rPr>
        </w:r>
        <w:r w:rsidRPr="0088676B" w:rsidDel="005E1FA1">
          <w:rPr>
            <w:rFonts w:eastAsiaTheme="minorEastAsia"/>
            <w:rPrChange w:id="449" w:author="Microsoft Office User" w:date="2017-08-26T15:42:00Z">
              <w:rPr/>
            </w:rPrChange>
          </w:rPr>
          <w:fldChar w:fldCharType="separate"/>
        </w:r>
        <w:r w:rsidR="00C7301F" w:rsidRPr="0088676B" w:rsidDel="005E1FA1">
          <w:rPr>
            <w:rFonts w:eastAsiaTheme="minorEastAsia"/>
            <w:lang w:eastAsia="zh-CN"/>
            <w:rPrChange w:id="450" w:author="Microsoft Office User" w:date="2017-08-26T15:42:00Z">
              <w:rPr>
                <w:lang w:eastAsia="zh-CN"/>
              </w:rPr>
            </w:rPrChange>
          </w:rPr>
          <w:delText>5</w:delText>
        </w:r>
        <w:r w:rsidRPr="0088676B" w:rsidDel="005E1FA1">
          <w:rPr>
            <w:rFonts w:eastAsiaTheme="minorEastAsia"/>
            <w:rPrChange w:id="451" w:author="Microsoft Office User" w:date="2017-08-26T15:42:00Z">
              <w:rPr/>
            </w:rPrChange>
          </w:rPr>
          <w:fldChar w:fldCharType="end"/>
        </w:r>
      </w:del>
    </w:p>
    <w:p w14:paraId="41859532" w14:textId="36A36084" w:rsidR="007E0FCC" w:rsidRPr="0088676B" w:rsidDel="005E1FA1" w:rsidRDefault="007E0FCC">
      <w:pPr>
        <w:pStyle w:val="21"/>
        <w:rPr>
          <w:del w:id="452" w:author="Microsoft Office User" w:date="2017-08-26T15:33:00Z"/>
          <w:rFonts w:asciiTheme="minorHAnsi" w:eastAsiaTheme="minorEastAsia" w:hAnsiTheme="minorHAnsi" w:cstheme="minorBidi"/>
          <w:bCs w:val="0"/>
          <w:sz w:val="22"/>
          <w:szCs w:val="22"/>
          <w:lang w:eastAsia="zh-CN"/>
        </w:rPr>
      </w:pPr>
      <w:del w:id="453" w:author="Microsoft Office User" w:date="2017-08-26T15:33:00Z">
        <w:r w:rsidRPr="0088676B" w:rsidDel="005E1FA1">
          <w:rPr>
            <w:rFonts w:ascii=".萍方-简" w:eastAsiaTheme="minorEastAsia" w:hAnsi=".萍方-简"/>
            <w:lang w:eastAsia="zh-CN"/>
            <w:rPrChange w:id="454" w:author="Microsoft Office User" w:date="2017-08-26T15:42:00Z">
              <w:rPr>
                <w:rFonts w:ascii=".萍方-简" w:eastAsia=".萍方-简" w:hAnsi=".萍方-简"/>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455" w:author="Microsoft Office User" w:date="2017-08-26T15:42:00Z">
              <w:rPr>
                <w:rFonts w:ascii=".萍方-简" w:eastAsia=".萍方-简" w:hAnsi=".萍方-简" w:hint="eastAsia"/>
                <w:lang w:eastAsia="zh-CN"/>
              </w:rPr>
            </w:rPrChange>
          </w:rPr>
          <w:delText>互助区块链的构成与特征</w:delText>
        </w:r>
        <w:r w:rsidRPr="0088676B" w:rsidDel="005E1FA1">
          <w:rPr>
            <w:rFonts w:eastAsiaTheme="minorEastAsia"/>
            <w:lang w:eastAsia="zh-CN"/>
            <w:rPrChange w:id="456" w:author="Microsoft Office User" w:date="2017-08-26T15:42:00Z">
              <w:rPr>
                <w:lang w:eastAsia="zh-CN"/>
              </w:rPr>
            </w:rPrChange>
          </w:rPr>
          <w:tab/>
        </w:r>
        <w:r w:rsidRPr="0088676B" w:rsidDel="005E1FA1">
          <w:rPr>
            <w:rFonts w:eastAsiaTheme="minorEastAsia"/>
            <w:rPrChange w:id="457" w:author="Microsoft Office User" w:date="2017-08-26T15:42:00Z">
              <w:rPr/>
            </w:rPrChange>
          </w:rPr>
          <w:fldChar w:fldCharType="begin"/>
        </w:r>
        <w:r w:rsidRPr="0088676B" w:rsidDel="005E1FA1">
          <w:rPr>
            <w:rFonts w:eastAsiaTheme="minorEastAsia"/>
            <w:lang w:eastAsia="zh-CN"/>
            <w:rPrChange w:id="458" w:author="Microsoft Office User" w:date="2017-08-26T15:42:00Z">
              <w:rPr>
                <w:lang w:eastAsia="zh-CN"/>
              </w:rPr>
            </w:rPrChange>
          </w:rPr>
          <w:delInstrText xml:space="preserve"> PAGEREF _Toc489971193 \h </w:delInstrText>
        </w:r>
        <w:r w:rsidRPr="0088676B" w:rsidDel="005E1FA1">
          <w:rPr>
            <w:rFonts w:eastAsiaTheme="minorEastAsia"/>
            <w:rPrChange w:id="459" w:author="Microsoft Office User" w:date="2017-08-26T15:42:00Z">
              <w:rPr>
                <w:rFonts w:eastAsiaTheme="minorEastAsia"/>
              </w:rPr>
            </w:rPrChange>
          </w:rPr>
        </w:r>
        <w:r w:rsidRPr="0088676B" w:rsidDel="005E1FA1">
          <w:rPr>
            <w:rFonts w:eastAsiaTheme="minorEastAsia"/>
            <w:rPrChange w:id="460" w:author="Microsoft Office User" w:date="2017-08-26T15:42:00Z">
              <w:rPr/>
            </w:rPrChange>
          </w:rPr>
          <w:fldChar w:fldCharType="separate"/>
        </w:r>
        <w:r w:rsidR="00C7301F" w:rsidRPr="0088676B" w:rsidDel="005E1FA1">
          <w:rPr>
            <w:rFonts w:eastAsiaTheme="minorEastAsia"/>
            <w:lang w:eastAsia="zh-CN"/>
            <w:rPrChange w:id="461" w:author="Microsoft Office User" w:date="2017-08-26T15:42:00Z">
              <w:rPr>
                <w:lang w:eastAsia="zh-CN"/>
              </w:rPr>
            </w:rPrChange>
          </w:rPr>
          <w:delText>5</w:delText>
        </w:r>
        <w:r w:rsidRPr="0088676B" w:rsidDel="005E1FA1">
          <w:rPr>
            <w:rFonts w:eastAsiaTheme="minorEastAsia"/>
            <w:rPrChange w:id="462" w:author="Microsoft Office User" w:date="2017-08-26T15:42:00Z">
              <w:rPr/>
            </w:rPrChange>
          </w:rPr>
          <w:fldChar w:fldCharType="end"/>
        </w:r>
      </w:del>
    </w:p>
    <w:p w14:paraId="3CB98511" w14:textId="17E9FE5F" w:rsidR="007E0FCC" w:rsidRPr="0088676B" w:rsidDel="005E1FA1" w:rsidRDefault="007E0FCC">
      <w:pPr>
        <w:pStyle w:val="11"/>
        <w:rPr>
          <w:del w:id="463" w:author="Microsoft Office User" w:date="2017-08-26T15:33:00Z"/>
          <w:rFonts w:asciiTheme="minorHAnsi" w:eastAsiaTheme="minorEastAsia" w:hAnsiTheme="minorHAnsi" w:cstheme="minorBidi"/>
          <w:b w:val="0"/>
          <w:bCs w:val="0"/>
          <w:caps w:val="0"/>
          <w:sz w:val="22"/>
          <w:szCs w:val="22"/>
          <w:lang w:eastAsia="zh-CN"/>
        </w:rPr>
      </w:pPr>
      <w:del w:id="464" w:author="Microsoft Office User" w:date="2017-08-26T15:33:00Z">
        <w:r w:rsidRPr="0088676B" w:rsidDel="005E1FA1">
          <w:rPr>
            <w:rFonts w:ascii=".萍方-简" w:eastAsiaTheme="minorEastAsia" w:hAnsi=".萍方-简"/>
            <w:lang w:eastAsia="zh-CN"/>
            <w:rPrChange w:id="465" w:author="Microsoft Office User" w:date="2017-08-26T15:42:00Z">
              <w:rPr>
                <w:rFonts w:ascii=".萍方-简" w:eastAsia=".萍方-简" w:hAnsi=".萍方-简"/>
                <w:lang w:eastAsia="zh-CN"/>
              </w:rPr>
            </w:rPrChange>
          </w:rPr>
          <w:delText>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lang w:eastAsia="zh-CN"/>
            <w:rPrChange w:id="466"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467" w:author="Microsoft Office User" w:date="2017-08-26T15:42:00Z">
              <w:rPr>
                <w:rFonts w:ascii=".萍方-简" w:eastAsia=".萍方-简" w:hAnsi=".萍方-简" w:hint="eastAsia"/>
                <w:lang w:eastAsia="zh-CN"/>
              </w:rPr>
            </w:rPrChange>
          </w:rPr>
          <w:delText>系统构架</w:delText>
        </w:r>
        <w:r w:rsidRPr="0088676B" w:rsidDel="005E1FA1">
          <w:rPr>
            <w:rFonts w:eastAsiaTheme="minorEastAsia"/>
            <w:lang w:eastAsia="zh-CN"/>
            <w:rPrChange w:id="468" w:author="Microsoft Office User" w:date="2017-08-26T15:42:00Z">
              <w:rPr/>
            </w:rPrChange>
          </w:rPr>
          <w:tab/>
        </w:r>
        <w:r w:rsidRPr="0088676B" w:rsidDel="005E1FA1">
          <w:rPr>
            <w:rFonts w:eastAsiaTheme="minorEastAsia"/>
            <w:rPrChange w:id="469" w:author="Microsoft Office User" w:date="2017-08-26T15:42:00Z">
              <w:rPr/>
            </w:rPrChange>
          </w:rPr>
          <w:fldChar w:fldCharType="begin"/>
        </w:r>
        <w:r w:rsidRPr="0088676B" w:rsidDel="005E1FA1">
          <w:rPr>
            <w:rFonts w:eastAsiaTheme="minorEastAsia"/>
            <w:lang w:eastAsia="zh-CN"/>
            <w:rPrChange w:id="470" w:author="Microsoft Office User" w:date="2017-08-26T15:42:00Z">
              <w:rPr/>
            </w:rPrChange>
          </w:rPr>
          <w:delInstrText xml:space="preserve"> PAGEREF _Toc489971194 \h </w:delInstrText>
        </w:r>
        <w:r w:rsidRPr="0088676B" w:rsidDel="005E1FA1">
          <w:rPr>
            <w:rFonts w:eastAsiaTheme="minorEastAsia"/>
            <w:rPrChange w:id="471" w:author="Microsoft Office User" w:date="2017-08-26T15:42:00Z">
              <w:rPr>
                <w:rFonts w:eastAsiaTheme="minorEastAsia"/>
              </w:rPr>
            </w:rPrChange>
          </w:rPr>
        </w:r>
        <w:r w:rsidRPr="0088676B" w:rsidDel="005E1FA1">
          <w:rPr>
            <w:rFonts w:eastAsiaTheme="minorEastAsia"/>
            <w:rPrChange w:id="472" w:author="Microsoft Office User" w:date="2017-08-26T15:42:00Z">
              <w:rPr/>
            </w:rPrChange>
          </w:rPr>
          <w:fldChar w:fldCharType="separate"/>
        </w:r>
        <w:r w:rsidR="00C7301F" w:rsidRPr="0088676B" w:rsidDel="005E1FA1">
          <w:rPr>
            <w:rFonts w:eastAsiaTheme="minorEastAsia"/>
            <w:lang w:eastAsia="zh-CN"/>
            <w:rPrChange w:id="473" w:author="Microsoft Office User" w:date="2017-08-26T15:42:00Z">
              <w:rPr/>
            </w:rPrChange>
          </w:rPr>
          <w:delText>9</w:delText>
        </w:r>
        <w:r w:rsidRPr="0088676B" w:rsidDel="005E1FA1">
          <w:rPr>
            <w:rFonts w:eastAsiaTheme="minorEastAsia"/>
            <w:rPrChange w:id="474" w:author="Microsoft Office User" w:date="2017-08-26T15:42:00Z">
              <w:rPr/>
            </w:rPrChange>
          </w:rPr>
          <w:fldChar w:fldCharType="end"/>
        </w:r>
      </w:del>
    </w:p>
    <w:p w14:paraId="3432B837" w14:textId="4B6F831E" w:rsidR="007E0FCC" w:rsidRPr="0088676B" w:rsidDel="005E1FA1" w:rsidRDefault="007E0FCC">
      <w:pPr>
        <w:pStyle w:val="21"/>
        <w:rPr>
          <w:del w:id="475" w:author="Microsoft Office User" w:date="2017-08-26T15:33:00Z"/>
          <w:rFonts w:asciiTheme="minorHAnsi" w:eastAsiaTheme="minorEastAsia" w:hAnsiTheme="minorHAnsi" w:cstheme="minorBidi"/>
          <w:bCs w:val="0"/>
          <w:sz w:val="22"/>
          <w:szCs w:val="22"/>
          <w:lang w:eastAsia="zh-CN"/>
        </w:rPr>
      </w:pPr>
      <w:del w:id="476" w:author="Microsoft Office User" w:date="2017-08-26T15:33:00Z">
        <w:r w:rsidRPr="0088676B" w:rsidDel="005E1FA1">
          <w:rPr>
            <w:rFonts w:ascii=".萍方-简" w:eastAsiaTheme="minorEastAsia" w:hAnsi=".萍方-简"/>
            <w:lang w:eastAsia="zh-CN"/>
            <w:rPrChange w:id="477" w:author="Microsoft Office User" w:date="2017-08-26T15:42:00Z">
              <w:rPr>
                <w:rFonts w:ascii=".萍方-简" w:eastAsia=".萍方-简" w:hAnsi=".萍方-简"/>
                <w:lang w:eastAsia="zh-CN"/>
              </w:rPr>
            </w:rPrChange>
          </w:rPr>
          <w:delText>2.1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lang w:eastAsia="zh-CN"/>
            <w:rPrChange w:id="478"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479" w:author="Microsoft Office User" w:date="2017-08-26T15:42:00Z">
              <w:rPr>
                <w:rFonts w:ascii=".萍方-简" w:eastAsia=".萍方-简" w:hAnsi=".萍方-简" w:hint="eastAsia"/>
                <w:lang w:eastAsia="zh-CN"/>
              </w:rPr>
            </w:rPrChange>
          </w:rPr>
          <w:delText>的商业工具</w:delText>
        </w:r>
        <w:r w:rsidRPr="0088676B" w:rsidDel="005E1FA1">
          <w:rPr>
            <w:rFonts w:eastAsiaTheme="minorEastAsia"/>
            <w:lang w:eastAsia="zh-CN"/>
            <w:rPrChange w:id="480" w:author="Microsoft Office User" w:date="2017-08-26T15:42:00Z">
              <w:rPr/>
            </w:rPrChange>
          </w:rPr>
          <w:tab/>
        </w:r>
        <w:r w:rsidRPr="0088676B" w:rsidDel="005E1FA1">
          <w:rPr>
            <w:rFonts w:eastAsiaTheme="minorEastAsia"/>
            <w:rPrChange w:id="481" w:author="Microsoft Office User" w:date="2017-08-26T15:42:00Z">
              <w:rPr/>
            </w:rPrChange>
          </w:rPr>
          <w:fldChar w:fldCharType="begin"/>
        </w:r>
        <w:r w:rsidRPr="0088676B" w:rsidDel="005E1FA1">
          <w:rPr>
            <w:rFonts w:eastAsiaTheme="minorEastAsia"/>
            <w:lang w:eastAsia="zh-CN"/>
            <w:rPrChange w:id="482" w:author="Microsoft Office User" w:date="2017-08-26T15:42:00Z">
              <w:rPr/>
            </w:rPrChange>
          </w:rPr>
          <w:delInstrText xml:space="preserve"> PAGEREF _Toc489971195 \h </w:delInstrText>
        </w:r>
        <w:r w:rsidRPr="0088676B" w:rsidDel="005E1FA1">
          <w:rPr>
            <w:rFonts w:eastAsiaTheme="minorEastAsia"/>
            <w:rPrChange w:id="483" w:author="Microsoft Office User" w:date="2017-08-26T15:42:00Z">
              <w:rPr>
                <w:rFonts w:eastAsiaTheme="minorEastAsia"/>
              </w:rPr>
            </w:rPrChange>
          </w:rPr>
        </w:r>
        <w:r w:rsidRPr="0088676B" w:rsidDel="005E1FA1">
          <w:rPr>
            <w:rFonts w:eastAsiaTheme="minorEastAsia"/>
            <w:rPrChange w:id="484" w:author="Microsoft Office User" w:date="2017-08-26T15:42:00Z">
              <w:rPr/>
            </w:rPrChange>
          </w:rPr>
          <w:fldChar w:fldCharType="separate"/>
        </w:r>
        <w:r w:rsidR="00C7301F" w:rsidRPr="0088676B" w:rsidDel="005E1FA1">
          <w:rPr>
            <w:rFonts w:eastAsiaTheme="minorEastAsia"/>
            <w:lang w:eastAsia="zh-CN"/>
            <w:rPrChange w:id="485" w:author="Microsoft Office User" w:date="2017-08-26T15:42:00Z">
              <w:rPr/>
            </w:rPrChange>
          </w:rPr>
          <w:delText>9</w:delText>
        </w:r>
        <w:r w:rsidRPr="0088676B" w:rsidDel="005E1FA1">
          <w:rPr>
            <w:rFonts w:eastAsiaTheme="minorEastAsia"/>
            <w:rPrChange w:id="486" w:author="Microsoft Office User" w:date="2017-08-26T15:42:00Z">
              <w:rPr/>
            </w:rPrChange>
          </w:rPr>
          <w:fldChar w:fldCharType="end"/>
        </w:r>
      </w:del>
    </w:p>
    <w:p w14:paraId="18D1E40F" w14:textId="4B538081" w:rsidR="007E0FCC" w:rsidRPr="0088676B" w:rsidDel="005E1FA1" w:rsidRDefault="007E0FCC">
      <w:pPr>
        <w:pStyle w:val="21"/>
        <w:rPr>
          <w:del w:id="487" w:author="Microsoft Office User" w:date="2017-08-26T15:33:00Z"/>
          <w:rFonts w:asciiTheme="minorHAnsi" w:eastAsiaTheme="minorEastAsia" w:hAnsiTheme="minorHAnsi" w:cstheme="minorBidi"/>
          <w:bCs w:val="0"/>
          <w:sz w:val="22"/>
          <w:szCs w:val="22"/>
          <w:lang w:eastAsia="zh-CN"/>
        </w:rPr>
      </w:pPr>
      <w:del w:id="488" w:author="Microsoft Office User" w:date="2017-08-26T15:33:00Z">
        <w:r w:rsidRPr="0088676B" w:rsidDel="005E1FA1">
          <w:rPr>
            <w:rFonts w:ascii=".萍方-简" w:eastAsiaTheme="minorEastAsia" w:hAnsi=".萍方-简"/>
            <w:lang w:eastAsia="zh-CN"/>
            <w:rPrChange w:id="489" w:author="Microsoft Office User" w:date="2017-08-26T15:42:00Z">
              <w:rPr>
                <w:rFonts w:ascii=".萍方-简" w:eastAsia=".萍方-简" w:hAnsi=".萍方-简"/>
                <w:lang w:eastAsia="zh-CN"/>
              </w:rPr>
            </w:rPrChange>
          </w:rPr>
          <w:delText>2.2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lang w:eastAsia="zh-CN"/>
            <w:rPrChange w:id="490"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491" w:author="Microsoft Office User" w:date="2017-08-26T15:42:00Z">
              <w:rPr>
                <w:rFonts w:ascii=".萍方-简" w:eastAsia=".萍方-简" w:hAnsi=".萍方-简" w:hint="eastAsia"/>
                <w:lang w:eastAsia="zh-CN"/>
              </w:rPr>
            </w:rPrChange>
          </w:rPr>
          <w:delText>链式结构</w:delText>
        </w:r>
        <w:r w:rsidRPr="0088676B" w:rsidDel="005E1FA1">
          <w:rPr>
            <w:rFonts w:eastAsiaTheme="minorEastAsia"/>
            <w:lang w:eastAsia="zh-CN"/>
            <w:rPrChange w:id="492" w:author="Microsoft Office User" w:date="2017-08-26T15:42:00Z">
              <w:rPr/>
            </w:rPrChange>
          </w:rPr>
          <w:tab/>
        </w:r>
        <w:r w:rsidRPr="0088676B" w:rsidDel="005E1FA1">
          <w:rPr>
            <w:rFonts w:eastAsiaTheme="minorEastAsia"/>
            <w:rPrChange w:id="493" w:author="Microsoft Office User" w:date="2017-08-26T15:42:00Z">
              <w:rPr/>
            </w:rPrChange>
          </w:rPr>
          <w:fldChar w:fldCharType="begin"/>
        </w:r>
        <w:r w:rsidRPr="0088676B" w:rsidDel="005E1FA1">
          <w:rPr>
            <w:rFonts w:eastAsiaTheme="minorEastAsia"/>
            <w:lang w:eastAsia="zh-CN"/>
            <w:rPrChange w:id="494" w:author="Microsoft Office User" w:date="2017-08-26T15:42:00Z">
              <w:rPr/>
            </w:rPrChange>
          </w:rPr>
          <w:delInstrText xml:space="preserve"> PAGEREF _Toc489971196 \h </w:delInstrText>
        </w:r>
        <w:r w:rsidRPr="0088676B" w:rsidDel="005E1FA1">
          <w:rPr>
            <w:rFonts w:eastAsiaTheme="minorEastAsia"/>
            <w:rPrChange w:id="495" w:author="Microsoft Office User" w:date="2017-08-26T15:42:00Z">
              <w:rPr>
                <w:rFonts w:eastAsiaTheme="minorEastAsia"/>
              </w:rPr>
            </w:rPrChange>
          </w:rPr>
        </w:r>
        <w:r w:rsidRPr="0088676B" w:rsidDel="005E1FA1">
          <w:rPr>
            <w:rFonts w:eastAsiaTheme="minorEastAsia"/>
            <w:rPrChange w:id="496" w:author="Microsoft Office User" w:date="2017-08-26T15:42:00Z">
              <w:rPr/>
            </w:rPrChange>
          </w:rPr>
          <w:fldChar w:fldCharType="separate"/>
        </w:r>
        <w:r w:rsidR="00C7301F" w:rsidRPr="0088676B" w:rsidDel="005E1FA1">
          <w:rPr>
            <w:rFonts w:eastAsiaTheme="minorEastAsia"/>
            <w:lang w:eastAsia="zh-CN"/>
            <w:rPrChange w:id="497" w:author="Microsoft Office User" w:date="2017-08-26T15:42:00Z">
              <w:rPr/>
            </w:rPrChange>
          </w:rPr>
          <w:delText>10</w:delText>
        </w:r>
        <w:r w:rsidRPr="0088676B" w:rsidDel="005E1FA1">
          <w:rPr>
            <w:rFonts w:eastAsiaTheme="minorEastAsia"/>
            <w:rPrChange w:id="498" w:author="Microsoft Office User" w:date="2017-08-26T15:42:00Z">
              <w:rPr/>
            </w:rPrChange>
          </w:rPr>
          <w:fldChar w:fldCharType="end"/>
        </w:r>
      </w:del>
    </w:p>
    <w:p w14:paraId="4726D144" w14:textId="574A5FF5" w:rsidR="007E0FCC" w:rsidRPr="0088676B" w:rsidDel="005E1FA1" w:rsidRDefault="007E0FCC">
      <w:pPr>
        <w:pStyle w:val="21"/>
        <w:rPr>
          <w:del w:id="499" w:author="Microsoft Office User" w:date="2017-08-26T15:33:00Z"/>
          <w:rFonts w:asciiTheme="minorHAnsi" w:eastAsiaTheme="minorEastAsia" w:hAnsiTheme="minorHAnsi" w:cstheme="minorBidi"/>
          <w:bCs w:val="0"/>
          <w:sz w:val="22"/>
          <w:szCs w:val="22"/>
          <w:lang w:eastAsia="zh-CN"/>
        </w:rPr>
      </w:pPr>
      <w:del w:id="500" w:author="Microsoft Office User" w:date="2017-08-26T15:33:00Z">
        <w:r w:rsidRPr="0088676B" w:rsidDel="005E1FA1">
          <w:rPr>
            <w:rFonts w:ascii=".萍方-简" w:eastAsiaTheme="minorEastAsia" w:hAnsi=".萍方-简"/>
            <w:lang w:eastAsia="zh-CN"/>
            <w:rPrChange w:id="501" w:author="Microsoft Office User" w:date="2017-08-26T15:42:00Z">
              <w:rPr>
                <w:rFonts w:ascii=".萍方-简" w:eastAsia=".萍方-简" w:hAnsi=".萍方-简"/>
                <w:lang w:eastAsia="zh-CN"/>
              </w:rPr>
            </w:rPrChange>
          </w:rPr>
          <w:delText>2.3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lang w:eastAsia="zh-CN"/>
            <w:rPrChange w:id="502"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503" w:author="Microsoft Office User" w:date="2017-08-26T15:42:00Z">
              <w:rPr>
                <w:rFonts w:ascii=".萍方-简" w:eastAsia=".萍方-简" w:hAnsi=".萍方-简" w:hint="eastAsia"/>
                <w:lang w:eastAsia="zh-CN"/>
              </w:rPr>
            </w:rPrChange>
          </w:rPr>
          <w:delText>系统实现</w:delText>
        </w:r>
        <w:r w:rsidRPr="0088676B" w:rsidDel="005E1FA1">
          <w:rPr>
            <w:rFonts w:ascii=".萍方-简" w:eastAsiaTheme="minorEastAsia" w:hAnsi=".萍方-简"/>
            <w:lang w:eastAsia="zh-CN"/>
            <w:rPrChange w:id="504" w:author="Microsoft Office User" w:date="2017-08-26T15:42:00Z">
              <w:rPr>
                <w:rFonts w:ascii=".萍方-简" w:eastAsia=".萍方-简" w:hAnsi=".萍方-简"/>
                <w:lang w:eastAsia="zh-CN"/>
              </w:rPr>
            </w:rPrChange>
          </w:rPr>
          <w:delText xml:space="preserve"> </w:delText>
        </w:r>
        <w:r w:rsidRPr="0088676B" w:rsidDel="005E1FA1">
          <w:rPr>
            <w:rFonts w:ascii=".萍方-简" w:eastAsiaTheme="minorEastAsia" w:hAnsi=".萍方-简" w:cs="Arial Unicode MS"/>
            <w:cs/>
            <w:lang w:eastAsia="zh-CN" w:bidi="mr-IN"/>
            <w:rPrChange w:id="505" w:author="Microsoft Office User" w:date="2017-08-26T15:42:00Z">
              <w:rPr>
                <w:rFonts w:ascii=".萍方-简" w:eastAsia=".萍方-简" w:hAnsi=".萍方-简" w:cs="Arial Unicode MS"/>
                <w:cs/>
                <w:lang w:eastAsia="zh-CN" w:bidi="mr-IN"/>
              </w:rPr>
            </w:rPrChange>
          </w:rPr>
          <w:delText>–</w:delText>
        </w:r>
        <w:r w:rsidRPr="0088676B" w:rsidDel="005E1FA1">
          <w:rPr>
            <w:rFonts w:ascii=".萍方-简" w:eastAsiaTheme="minorEastAsia" w:hAnsi=".萍方-简"/>
            <w:lang w:eastAsia="zh-CN"/>
            <w:rPrChange w:id="506" w:author="Microsoft Office User" w:date="2017-08-26T15:42:00Z">
              <w:rPr>
                <w:rFonts w:ascii=".萍方-简" w:eastAsia=".萍方-简" w:hAnsi=".萍方-简"/>
                <w:lang w:eastAsia="zh-CN"/>
              </w:rPr>
            </w:rPrChange>
          </w:rPr>
          <w:delText xml:space="preserve"> </w:delText>
        </w:r>
        <w:r w:rsidRPr="0088676B" w:rsidDel="005E1FA1">
          <w:rPr>
            <w:rFonts w:ascii=".萍方-简" w:eastAsiaTheme="minorEastAsia" w:hAnsi=".萍方-简" w:hint="eastAsia"/>
            <w:lang w:eastAsia="zh-CN"/>
            <w:rPrChange w:id="507" w:author="Microsoft Office User" w:date="2017-08-26T15:42:00Z">
              <w:rPr>
                <w:rFonts w:ascii=".萍方-简" w:eastAsia=".萍方-简" w:hAnsi=".萍方-简" w:hint="eastAsia"/>
                <w:lang w:eastAsia="zh-CN"/>
              </w:rPr>
            </w:rPrChange>
          </w:rPr>
          <w:delText>数字资产计算理论设计原理</w:delText>
        </w:r>
        <w:r w:rsidRPr="0088676B" w:rsidDel="005E1FA1">
          <w:rPr>
            <w:rFonts w:eastAsiaTheme="minorEastAsia"/>
            <w:lang w:eastAsia="zh-CN"/>
            <w:rPrChange w:id="508" w:author="Microsoft Office User" w:date="2017-08-26T15:42:00Z">
              <w:rPr/>
            </w:rPrChange>
          </w:rPr>
          <w:tab/>
        </w:r>
        <w:r w:rsidRPr="0088676B" w:rsidDel="005E1FA1">
          <w:rPr>
            <w:rFonts w:eastAsiaTheme="minorEastAsia"/>
            <w:rPrChange w:id="509" w:author="Microsoft Office User" w:date="2017-08-26T15:42:00Z">
              <w:rPr/>
            </w:rPrChange>
          </w:rPr>
          <w:fldChar w:fldCharType="begin"/>
        </w:r>
        <w:r w:rsidRPr="0088676B" w:rsidDel="005E1FA1">
          <w:rPr>
            <w:rFonts w:eastAsiaTheme="minorEastAsia"/>
            <w:lang w:eastAsia="zh-CN"/>
            <w:rPrChange w:id="510" w:author="Microsoft Office User" w:date="2017-08-26T15:42:00Z">
              <w:rPr/>
            </w:rPrChange>
          </w:rPr>
          <w:delInstrText xml:space="preserve"> PAGEREF _Toc489971197 \h </w:delInstrText>
        </w:r>
        <w:r w:rsidRPr="0088676B" w:rsidDel="005E1FA1">
          <w:rPr>
            <w:rFonts w:eastAsiaTheme="minorEastAsia"/>
            <w:rPrChange w:id="511" w:author="Microsoft Office User" w:date="2017-08-26T15:42:00Z">
              <w:rPr>
                <w:rFonts w:eastAsiaTheme="minorEastAsia"/>
              </w:rPr>
            </w:rPrChange>
          </w:rPr>
        </w:r>
        <w:r w:rsidRPr="0088676B" w:rsidDel="005E1FA1">
          <w:rPr>
            <w:rFonts w:eastAsiaTheme="minorEastAsia"/>
            <w:rPrChange w:id="512" w:author="Microsoft Office User" w:date="2017-08-26T15:42:00Z">
              <w:rPr/>
            </w:rPrChange>
          </w:rPr>
          <w:fldChar w:fldCharType="separate"/>
        </w:r>
        <w:r w:rsidR="00C7301F" w:rsidRPr="0088676B" w:rsidDel="005E1FA1">
          <w:rPr>
            <w:rFonts w:eastAsiaTheme="minorEastAsia"/>
            <w:lang w:eastAsia="zh-CN"/>
            <w:rPrChange w:id="513" w:author="Microsoft Office User" w:date="2017-08-26T15:42:00Z">
              <w:rPr/>
            </w:rPrChange>
          </w:rPr>
          <w:delText>12</w:delText>
        </w:r>
        <w:r w:rsidRPr="0088676B" w:rsidDel="005E1FA1">
          <w:rPr>
            <w:rFonts w:eastAsiaTheme="minorEastAsia"/>
            <w:rPrChange w:id="514" w:author="Microsoft Office User" w:date="2017-08-26T15:42:00Z">
              <w:rPr/>
            </w:rPrChange>
          </w:rPr>
          <w:fldChar w:fldCharType="end"/>
        </w:r>
      </w:del>
    </w:p>
    <w:p w14:paraId="51EBCADE" w14:textId="07DD3CFA" w:rsidR="007E0FCC" w:rsidRPr="0088676B" w:rsidDel="005E1FA1" w:rsidRDefault="007E0FCC">
      <w:pPr>
        <w:pStyle w:val="11"/>
        <w:rPr>
          <w:del w:id="515" w:author="Microsoft Office User" w:date="2017-08-26T15:33:00Z"/>
          <w:rFonts w:asciiTheme="minorHAnsi" w:eastAsiaTheme="minorEastAsia" w:hAnsiTheme="minorHAnsi" w:cstheme="minorBidi"/>
          <w:b w:val="0"/>
          <w:bCs w:val="0"/>
          <w:caps w:val="0"/>
          <w:sz w:val="22"/>
          <w:szCs w:val="22"/>
          <w:lang w:eastAsia="zh-CN"/>
        </w:rPr>
      </w:pPr>
      <w:del w:id="516" w:author="Microsoft Office User" w:date="2017-08-26T15:33:00Z">
        <w:r w:rsidRPr="0088676B" w:rsidDel="005E1FA1">
          <w:rPr>
            <w:rFonts w:ascii=".萍方-简" w:eastAsiaTheme="minorEastAsia" w:hAnsi=".萍方-简"/>
            <w:lang w:eastAsia="zh-CN"/>
            <w:rPrChange w:id="517" w:author="Microsoft Office User" w:date="2017-08-26T15:42:00Z">
              <w:rPr>
                <w:rFonts w:ascii=".萍方-简" w:eastAsia=".萍方-简" w:hAnsi=".萍方-简"/>
                <w:lang w:eastAsia="zh-CN"/>
              </w:rPr>
            </w:rPrChange>
          </w:rPr>
          <w:delText>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518" w:author="Microsoft Office User" w:date="2017-08-26T15:42:00Z">
              <w:rPr>
                <w:rFonts w:ascii=".萍方-简" w:eastAsia=".萍方-简" w:hAnsi=".萍方-简" w:hint="eastAsia"/>
                <w:lang w:eastAsia="zh-CN"/>
              </w:rPr>
            </w:rPrChange>
          </w:rPr>
          <w:delText>应用场景分析及流程架构</w:delText>
        </w:r>
        <w:r w:rsidRPr="0088676B" w:rsidDel="005E1FA1">
          <w:rPr>
            <w:rFonts w:eastAsiaTheme="minorEastAsia"/>
            <w:lang w:eastAsia="zh-CN"/>
            <w:rPrChange w:id="519" w:author="Microsoft Office User" w:date="2017-08-26T15:42:00Z">
              <w:rPr>
                <w:lang w:eastAsia="zh-CN"/>
              </w:rPr>
            </w:rPrChange>
          </w:rPr>
          <w:tab/>
        </w:r>
        <w:r w:rsidRPr="0088676B" w:rsidDel="005E1FA1">
          <w:rPr>
            <w:rFonts w:eastAsiaTheme="minorEastAsia"/>
            <w:rPrChange w:id="520" w:author="Microsoft Office User" w:date="2017-08-26T15:42:00Z">
              <w:rPr/>
            </w:rPrChange>
          </w:rPr>
          <w:fldChar w:fldCharType="begin"/>
        </w:r>
        <w:r w:rsidRPr="0088676B" w:rsidDel="005E1FA1">
          <w:rPr>
            <w:rFonts w:eastAsiaTheme="minorEastAsia"/>
            <w:lang w:eastAsia="zh-CN"/>
            <w:rPrChange w:id="521" w:author="Microsoft Office User" w:date="2017-08-26T15:42:00Z">
              <w:rPr>
                <w:lang w:eastAsia="zh-CN"/>
              </w:rPr>
            </w:rPrChange>
          </w:rPr>
          <w:delInstrText xml:space="preserve"> PAGEREF _Toc489971199 \h </w:delInstrText>
        </w:r>
        <w:r w:rsidRPr="0088676B" w:rsidDel="005E1FA1">
          <w:rPr>
            <w:rFonts w:eastAsiaTheme="minorEastAsia"/>
            <w:rPrChange w:id="522" w:author="Microsoft Office User" w:date="2017-08-26T15:42:00Z">
              <w:rPr>
                <w:rFonts w:eastAsiaTheme="minorEastAsia"/>
              </w:rPr>
            </w:rPrChange>
          </w:rPr>
        </w:r>
        <w:r w:rsidRPr="0088676B" w:rsidDel="005E1FA1">
          <w:rPr>
            <w:rFonts w:eastAsiaTheme="minorEastAsia"/>
            <w:rPrChange w:id="523" w:author="Microsoft Office User" w:date="2017-08-26T15:42:00Z">
              <w:rPr/>
            </w:rPrChange>
          </w:rPr>
          <w:fldChar w:fldCharType="separate"/>
        </w:r>
        <w:r w:rsidR="00C7301F" w:rsidRPr="0088676B" w:rsidDel="005E1FA1">
          <w:rPr>
            <w:rFonts w:eastAsiaTheme="minorEastAsia"/>
            <w:lang w:eastAsia="zh-CN"/>
            <w:rPrChange w:id="524" w:author="Microsoft Office User" w:date="2017-08-26T15:42:00Z">
              <w:rPr>
                <w:lang w:eastAsia="zh-CN"/>
              </w:rPr>
            </w:rPrChange>
          </w:rPr>
          <w:delText>13</w:delText>
        </w:r>
        <w:r w:rsidRPr="0088676B" w:rsidDel="005E1FA1">
          <w:rPr>
            <w:rFonts w:eastAsiaTheme="minorEastAsia"/>
            <w:rPrChange w:id="525" w:author="Microsoft Office User" w:date="2017-08-26T15:42:00Z">
              <w:rPr/>
            </w:rPrChange>
          </w:rPr>
          <w:fldChar w:fldCharType="end"/>
        </w:r>
      </w:del>
    </w:p>
    <w:p w14:paraId="5DD28236" w14:textId="509C397B" w:rsidR="007E0FCC" w:rsidRPr="0088676B" w:rsidDel="005E1FA1" w:rsidRDefault="007E0FCC">
      <w:pPr>
        <w:pStyle w:val="21"/>
        <w:rPr>
          <w:del w:id="526" w:author="Microsoft Office User" w:date="2017-08-26T15:33:00Z"/>
          <w:rFonts w:asciiTheme="minorHAnsi" w:eastAsiaTheme="minorEastAsia" w:hAnsiTheme="minorHAnsi" w:cstheme="minorBidi"/>
          <w:bCs w:val="0"/>
          <w:sz w:val="22"/>
          <w:szCs w:val="22"/>
          <w:lang w:eastAsia="zh-CN"/>
        </w:rPr>
      </w:pPr>
      <w:del w:id="527" w:author="Microsoft Office User" w:date="2017-08-26T15:33:00Z">
        <w:r w:rsidRPr="0088676B" w:rsidDel="005E1FA1">
          <w:rPr>
            <w:rFonts w:ascii=".萍方-简" w:eastAsiaTheme="minorEastAsia" w:hAnsi=".萍方-简"/>
            <w:lang w:eastAsia="zh-CN"/>
            <w:rPrChange w:id="528" w:author="Microsoft Office User" w:date="2017-08-26T15:42:00Z">
              <w:rPr>
                <w:rFonts w:ascii=".萍方-简" w:eastAsia=".萍方-简" w:hAnsi=".萍方-简"/>
                <w:lang w:eastAsia="zh-CN"/>
              </w:rPr>
            </w:rPrChange>
          </w:rPr>
          <w:delText>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529" w:author="Microsoft Office User" w:date="2017-08-26T15:42:00Z">
              <w:rPr>
                <w:rFonts w:ascii=".萍方-简" w:eastAsia=".萍方-简" w:hAnsi=".萍方-简" w:hint="eastAsia"/>
                <w:lang w:eastAsia="zh-CN"/>
              </w:rPr>
            </w:rPrChange>
          </w:rPr>
          <w:delText>保险应用场景角色概述</w:delText>
        </w:r>
        <w:r w:rsidRPr="0088676B" w:rsidDel="005E1FA1">
          <w:rPr>
            <w:rFonts w:eastAsiaTheme="minorEastAsia"/>
            <w:lang w:eastAsia="zh-CN"/>
            <w:rPrChange w:id="530" w:author="Microsoft Office User" w:date="2017-08-26T15:42:00Z">
              <w:rPr>
                <w:lang w:eastAsia="zh-CN"/>
              </w:rPr>
            </w:rPrChange>
          </w:rPr>
          <w:tab/>
        </w:r>
        <w:r w:rsidRPr="0088676B" w:rsidDel="005E1FA1">
          <w:rPr>
            <w:rFonts w:eastAsiaTheme="minorEastAsia"/>
            <w:rPrChange w:id="531" w:author="Microsoft Office User" w:date="2017-08-26T15:42:00Z">
              <w:rPr/>
            </w:rPrChange>
          </w:rPr>
          <w:fldChar w:fldCharType="begin"/>
        </w:r>
        <w:r w:rsidRPr="0088676B" w:rsidDel="005E1FA1">
          <w:rPr>
            <w:rFonts w:eastAsiaTheme="minorEastAsia"/>
            <w:lang w:eastAsia="zh-CN"/>
            <w:rPrChange w:id="532" w:author="Microsoft Office User" w:date="2017-08-26T15:42:00Z">
              <w:rPr>
                <w:lang w:eastAsia="zh-CN"/>
              </w:rPr>
            </w:rPrChange>
          </w:rPr>
          <w:delInstrText xml:space="preserve"> PAGEREF _Toc489971200 \h </w:delInstrText>
        </w:r>
        <w:r w:rsidRPr="0088676B" w:rsidDel="005E1FA1">
          <w:rPr>
            <w:rFonts w:eastAsiaTheme="minorEastAsia"/>
            <w:rPrChange w:id="533" w:author="Microsoft Office User" w:date="2017-08-26T15:42:00Z">
              <w:rPr>
                <w:rFonts w:eastAsiaTheme="minorEastAsia"/>
              </w:rPr>
            </w:rPrChange>
          </w:rPr>
        </w:r>
        <w:r w:rsidRPr="0088676B" w:rsidDel="005E1FA1">
          <w:rPr>
            <w:rFonts w:eastAsiaTheme="minorEastAsia"/>
            <w:rPrChange w:id="534" w:author="Microsoft Office User" w:date="2017-08-26T15:42:00Z">
              <w:rPr/>
            </w:rPrChange>
          </w:rPr>
          <w:fldChar w:fldCharType="separate"/>
        </w:r>
        <w:r w:rsidR="00C7301F" w:rsidRPr="0088676B" w:rsidDel="005E1FA1">
          <w:rPr>
            <w:rFonts w:eastAsiaTheme="minorEastAsia"/>
            <w:lang w:eastAsia="zh-CN"/>
            <w:rPrChange w:id="535" w:author="Microsoft Office User" w:date="2017-08-26T15:42:00Z">
              <w:rPr>
                <w:lang w:eastAsia="zh-CN"/>
              </w:rPr>
            </w:rPrChange>
          </w:rPr>
          <w:delText>13</w:delText>
        </w:r>
        <w:r w:rsidRPr="0088676B" w:rsidDel="005E1FA1">
          <w:rPr>
            <w:rFonts w:eastAsiaTheme="minorEastAsia"/>
            <w:rPrChange w:id="536" w:author="Microsoft Office User" w:date="2017-08-26T15:42:00Z">
              <w:rPr/>
            </w:rPrChange>
          </w:rPr>
          <w:fldChar w:fldCharType="end"/>
        </w:r>
      </w:del>
    </w:p>
    <w:p w14:paraId="6FDA2A1B" w14:textId="735837C7" w:rsidR="007E0FCC" w:rsidRPr="0088676B" w:rsidDel="005E1FA1" w:rsidRDefault="007E0FCC">
      <w:pPr>
        <w:pStyle w:val="21"/>
        <w:rPr>
          <w:del w:id="537" w:author="Microsoft Office User" w:date="2017-08-26T15:33:00Z"/>
          <w:rFonts w:asciiTheme="minorHAnsi" w:eastAsiaTheme="minorEastAsia" w:hAnsiTheme="minorHAnsi" w:cstheme="minorBidi"/>
          <w:bCs w:val="0"/>
          <w:sz w:val="22"/>
          <w:szCs w:val="22"/>
          <w:lang w:eastAsia="zh-CN"/>
        </w:rPr>
      </w:pPr>
      <w:del w:id="538" w:author="Microsoft Office User" w:date="2017-08-26T15:33:00Z">
        <w:r w:rsidRPr="0088676B" w:rsidDel="005E1FA1">
          <w:rPr>
            <w:rFonts w:eastAsiaTheme="minorEastAsia"/>
            <w:lang w:eastAsia="zh-CN"/>
            <w:rPrChange w:id="539" w:author="Microsoft Office User" w:date="2017-08-26T15:42:00Z">
              <w:rPr>
                <w:rFonts w:eastAsia=".萍方-简"/>
                <w:lang w:eastAsia="zh-CN"/>
              </w:rPr>
            </w:rPrChange>
          </w:rPr>
          <w:delText>3.2</w:delText>
        </w:r>
        <w:r w:rsidRPr="0088676B" w:rsidDel="005E1FA1">
          <w:rPr>
            <w:rFonts w:asciiTheme="minorHAnsi" w:eastAsiaTheme="minorEastAsia" w:hAnsiTheme="minorHAnsi" w:cstheme="minorBidi"/>
            <w:lang w:eastAsia="zh-CN"/>
          </w:rPr>
          <w:tab/>
        </w:r>
        <w:r w:rsidRPr="0088676B" w:rsidDel="005E1FA1">
          <w:rPr>
            <w:rFonts w:eastAsiaTheme="minorEastAsia" w:hint="eastAsia"/>
            <w:lang w:eastAsia="zh-CN"/>
            <w:rPrChange w:id="540" w:author="Microsoft Office User" w:date="2017-08-26T15:42:00Z">
              <w:rPr>
                <w:rFonts w:eastAsia=".萍方-简" w:hint="eastAsia"/>
                <w:lang w:eastAsia="zh-CN"/>
              </w:rPr>
            </w:rPrChange>
          </w:rPr>
          <w:delText>互助保险应用承保逻辑</w:delText>
        </w:r>
        <w:r w:rsidRPr="0088676B" w:rsidDel="005E1FA1">
          <w:rPr>
            <w:rFonts w:eastAsiaTheme="minorEastAsia"/>
            <w:lang w:eastAsia="zh-CN"/>
            <w:rPrChange w:id="541" w:author="Microsoft Office User" w:date="2017-08-26T15:42:00Z">
              <w:rPr>
                <w:lang w:eastAsia="zh-CN"/>
              </w:rPr>
            </w:rPrChange>
          </w:rPr>
          <w:tab/>
        </w:r>
        <w:r w:rsidRPr="0088676B" w:rsidDel="005E1FA1">
          <w:rPr>
            <w:rFonts w:eastAsiaTheme="minorEastAsia"/>
            <w:rPrChange w:id="542" w:author="Microsoft Office User" w:date="2017-08-26T15:42:00Z">
              <w:rPr/>
            </w:rPrChange>
          </w:rPr>
          <w:fldChar w:fldCharType="begin"/>
        </w:r>
        <w:r w:rsidRPr="0088676B" w:rsidDel="005E1FA1">
          <w:rPr>
            <w:rFonts w:eastAsiaTheme="minorEastAsia"/>
            <w:lang w:eastAsia="zh-CN"/>
            <w:rPrChange w:id="543" w:author="Microsoft Office User" w:date="2017-08-26T15:42:00Z">
              <w:rPr>
                <w:lang w:eastAsia="zh-CN"/>
              </w:rPr>
            </w:rPrChange>
          </w:rPr>
          <w:delInstrText xml:space="preserve"> PAGEREF _Toc489971201 \h </w:delInstrText>
        </w:r>
        <w:r w:rsidRPr="0088676B" w:rsidDel="005E1FA1">
          <w:rPr>
            <w:rFonts w:eastAsiaTheme="minorEastAsia"/>
            <w:rPrChange w:id="544" w:author="Microsoft Office User" w:date="2017-08-26T15:42:00Z">
              <w:rPr>
                <w:rFonts w:eastAsiaTheme="minorEastAsia"/>
              </w:rPr>
            </w:rPrChange>
          </w:rPr>
        </w:r>
        <w:r w:rsidRPr="0088676B" w:rsidDel="005E1FA1">
          <w:rPr>
            <w:rFonts w:eastAsiaTheme="minorEastAsia"/>
            <w:rPrChange w:id="545" w:author="Microsoft Office User" w:date="2017-08-26T15:42:00Z">
              <w:rPr/>
            </w:rPrChange>
          </w:rPr>
          <w:fldChar w:fldCharType="separate"/>
        </w:r>
        <w:r w:rsidR="00C7301F" w:rsidRPr="0088676B" w:rsidDel="005E1FA1">
          <w:rPr>
            <w:rFonts w:eastAsiaTheme="minorEastAsia"/>
            <w:lang w:eastAsia="zh-CN"/>
            <w:rPrChange w:id="546" w:author="Microsoft Office User" w:date="2017-08-26T15:42:00Z">
              <w:rPr>
                <w:lang w:eastAsia="zh-CN"/>
              </w:rPr>
            </w:rPrChange>
          </w:rPr>
          <w:delText>16</w:delText>
        </w:r>
        <w:r w:rsidRPr="0088676B" w:rsidDel="005E1FA1">
          <w:rPr>
            <w:rFonts w:eastAsiaTheme="minorEastAsia"/>
            <w:rPrChange w:id="547" w:author="Microsoft Office User" w:date="2017-08-26T15:42:00Z">
              <w:rPr/>
            </w:rPrChange>
          </w:rPr>
          <w:fldChar w:fldCharType="end"/>
        </w:r>
      </w:del>
    </w:p>
    <w:p w14:paraId="1F8E3B82" w14:textId="3FE878ED" w:rsidR="007E0FCC" w:rsidRPr="0088676B" w:rsidDel="005E1FA1" w:rsidRDefault="007E0FCC">
      <w:pPr>
        <w:pStyle w:val="21"/>
        <w:rPr>
          <w:del w:id="548" w:author="Microsoft Office User" w:date="2017-08-26T15:33:00Z"/>
          <w:rFonts w:asciiTheme="minorHAnsi" w:eastAsiaTheme="minorEastAsia" w:hAnsiTheme="minorHAnsi" w:cstheme="minorBidi"/>
          <w:bCs w:val="0"/>
          <w:sz w:val="22"/>
          <w:szCs w:val="22"/>
          <w:lang w:eastAsia="zh-CN"/>
        </w:rPr>
      </w:pPr>
      <w:del w:id="549" w:author="Microsoft Office User" w:date="2017-08-26T15:33:00Z">
        <w:r w:rsidRPr="0088676B" w:rsidDel="005E1FA1">
          <w:rPr>
            <w:rFonts w:eastAsiaTheme="minorEastAsia"/>
            <w:lang w:eastAsia="zh-CN"/>
            <w:rPrChange w:id="550" w:author="Microsoft Office User" w:date="2017-08-26T15:42:00Z">
              <w:rPr>
                <w:rFonts w:eastAsia=".萍方-简"/>
                <w:lang w:eastAsia="zh-CN"/>
              </w:rPr>
            </w:rPrChange>
          </w:rPr>
          <w:delText>3.3</w:delText>
        </w:r>
        <w:r w:rsidRPr="0088676B" w:rsidDel="005E1FA1">
          <w:rPr>
            <w:rFonts w:asciiTheme="minorHAnsi" w:eastAsiaTheme="minorEastAsia" w:hAnsiTheme="minorHAnsi" w:cstheme="minorBidi"/>
            <w:lang w:eastAsia="zh-CN"/>
          </w:rPr>
          <w:tab/>
        </w:r>
        <w:r w:rsidRPr="0088676B" w:rsidDel="005E1FA1">
          <w:rPr>
            <w:rFonts w:eastAsiaTheme="minorEastAsia" w:hint="eastAsia"/>
            <w:lang w:eastAsia="zh-CN"/>
            <w:rPrChange w:id="551" w:author="Microsoft Office User" w:date="2017-08-26T15:42:00Z">
              <w:rPr>
                <w:rFonts w:eastAsia=".萍方-简" w:hint="eastAsia"/>
                <w:lang w:eastAsia="zh-CN"/>
              </w:rPr>
            </w:rPrChange>
          </w:rPr>
          <w:delText>互助保险应用理赔逻辑</w:delText>
        </w:r>
        <w:r w:rsidRPr="0088676B" w:rsidDel="005E1FA1">
          <w:rPr>
            <w:rFonts w:eastAsiaTheme="minorEastAsia"/>
            <w:lang w:eastAsia="zh-CN"/>
            <w:rPrChange w:id="552" w:author="Microsoft Office User" w:date="2017-08-26T15:42:00Z">
              <w:rPr>
                <w:lang w:eastAsia="zh-CN"/>
              </w:rPr>
            </w:rPrChange>
          </w:rPr>
          <w:tab/>
        </w:r>
        <w:r w:rsidRPr="0088676B" w:rsidDel="005E1FA1">
          <w:rPr>
            <w:rFonts w:eastAsiaTheme="minorEastAsia"/>
            <w:rPrChange w:id="553" w:author="Microsoft Office User" w:date="2017-08-26T15:42:00Z">
              <w:rPr/>
            </w:rPrChange>
          </w:rPr>
          <w:fldChar w:fldCharType="begin"/>
        </w:r>
        <w:r w:rsidRPr="0088676B" w:rsidDel="005E1FA1">
          <w:rPr>
            <w:rFonts w:eastAsiaTheme="minorEastAsia"/>
            <w:lang w:eastAsia="zh-CN"/>
            <w:rPrChange w:id="554" w:author="Microsoft Office User" w:date="2017-08-26T15:42:00Z">
              <w:rPr>
                <w:lang w:eastAsia="zh-CN"/>
              </w:rPr>
            </w:rPrChange>
          </w:rPr>
          <w:delInstrText xml:space="preserve"> PAGEREF _Toc489971202 \h </w:delInstrText>
        </w:r>
        <w:r w:rsidRPr="0088676B" w:rsidDel="005E1FA1">
          <w:rPr>
            <w:rFonts w:eastAsiaTheme="minorEastAsia"/>
            <w:rPrChange w:id="555" w:author="Microsoft Office User" w:date="2017-08-26T15:42:00Z">
              <w:rPr>
                <w:rFonts w:eastAsiaTheme="minorEastAsia"/>
              </w:rPr>
            </w:rPrChange>
          </w:rPr>
        </w:r>
        <w:r w:rsidRPr="0088676B" w:rsidDel="005E1FA1">
          <w:rPr>
            <w:rFonts w:eastAsiaTheme="minorEastAsia"/>
            <w:rPrChange w:id="556" w:author="Microsoft Office User" w:date="2017-08-26T15:42:00Z">
              <w:rPr/>
            </w:rPrChange>
          </w:rPr>
          <w:fldChar w:fldCharType="separate"/>
        </w:r>
        <w:r w:rsidR="00C7301F" w:rsidRPr="0088676B" w:rsidDel="005E1FA1">
          <w:rPr>
            <w:rFonts w:eastAsiaTheme="minorEastAsia"/>
            <w:lang w:eastAsia="zh-CN"/>
            <w:rPrChange w:id="557" w:author="Microsoft Office User" w:date="2017-08-26T15:42:00Z">
              <w:rPr>
                <w:lang w:eastAsia="zh-CN"/>
              </w:rPr>
            </w:rPrChange>
          </w:rPr>
          <w:delText>17</w:delText>
        </w:r>
        <w:r w:rsidRPr="0088676B" w:rsidDel="005E1FA1">
          <w:rPr>
            <w:rFonts w:eastAsiaTheme="minorEastAsia"/>
            <w:rPrChange w:id="558" w:author="Microsoft Office User" w:date="2017-08-26T15:42:00Z">
              <w:rPr/>
            </w:rPrChange>
          </w:rPr>
          <w:fldChar w:fldCharType="end"/>
        </w:r>
      </w:del>
    </w:p>
    <w:p w14:paraId="2E8D9AB5" w14:textId="19DE0DF5" w:rsidR="007E0FCC" w:rsidRPr="0088676B" w:rsidDel="005E1FA1" w:rsidRDefault="007E0FCC">
      <w:pPr>
        <w:pStyle w:val="11"/>
        <w:rPr>
          <w:del w:id="559" w:author="Microsoft Office User" w:date="2017-08-26T15:33:00Z"/>
          <w:rFonts w:asciiTheme="minorHAnsi" w:eastAsiaTheme="minorEastAsia" w:hAnsiTheme="minorHAnsi" w:cstheme="minorBidi"/>
          <w:b w:val="0"/>
          <w:bCs w:val="0"/>
          <w:caps w:val="0"/>
          <w:sz w:val="22"/>
          <w:szCs w:val="22"/>
          <w:lang w:eastAsia="zh-CN"/>
        </w:rPr>
      </w:pPr>
      <w:del w:id="560" w:author="Microsoft Office User" w:date="2017-08-26T15:33:00Z">
        <w:r w:rsidRPr="0088676B" w:rsidDel="005E1FA1">
          <w:rPr>
            <w:rFonts w:ascii=".萍方-简" w:eastAsiaTheme="minorEastAsia" w:hAnsi=".萍方-简"/>
            <w:lang w:eastAsia="zh-CN"/>
            <w:rPrChange w:id="561" w:author="Microsoft Office User" w:date="2017-08-26T15:42:00Z">
              <w:rPr>
                <w:rFonts w:ascii=".萍方-简" w:eastAsia=".萍方-简" w:hAnsi=".萍方-简"/>
                <w:lang w:eastAsia="zh-CN"/>
              </w:rPr>
            </w:rPrChange>
          </w:rPr>
          <w:delText>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562" w:author="Microsoft Office User" w:date="2017-08-26T15:42:00Z">
              <w:rPr>
                <w:rFonts w:ascii=".萍方-简" w:eastAsia=".萍方-简" w:hAnsi=".萍方-简" w:hint="eastAsia"/>
                <w:lang w:eastAsia="zh-CN"/>
              </w:rPr>
            </w:rPrChange>
          </w:rPr>
          <w:delText>互助链区块链浏览器与钱包</w:delText>
        </w:r>
        <w:r w:rsidRPr="0088676B" w:rsidDel="005E1FA1">
          <w:rPr>
            <w:rFonts w:eastAsiaTheme="minorEastAsia"/>
            <w:lang w:eastAsia="zh-CN"/>
            <w:rPrChange w:id="563" w:author="Microsoft Office User" w:date="2017-08-26T15:42:00Z">
              <w:rPr>
                <w:lang w:eastAsia="zh-CN"/>
              </w:rPr>
            </w:rPrChange>
          </w:rPr>
          <w:tab/>
        </w:r>
        <w:r w:rsidRPr="0088676B" w:rsidDel="005E1FA1">
          <w:rPr>
            <w:rFonts w:eastAsiaTheme="minorEastAsia"/>
            <w:rPrChange w:id="564" w:author="Microsoft Office User" w:date="2017-08-26T15:42:00Z">
              <w:rPr/>
            </w:rPrChange>
          </w:rPr>
          <w:fldChar w:fldCharType="begin"/>
        </w:r>
        <w:r w:rsidRPr="0088676B" w:rsidDel="005E1FA1">
          <w:rPr>
            <w:rFonts w:eastAsiaTheme="minorEastAsia"/>
            <w:lang w:eastAsia="zh-CN"/>
            <w:rPrChange w:id="565" w:author="Microsoft Office User" w:date="2017-08-26T15:42:00Z">
              <w:rPr>
                <w:lang w:eastAsia="zh-CN"/>
              </w:rPr>
            </w:rPrChange>
          </w:rPr>
          <w:delInstrText xml:space="preserve"> PAGEREF _Toc489971203 \h </w:delInstrText>
        </w:r>
        <w:r w:rsidRPr="0088676B" w:rsidDel="005E1FA1">
          <w:rPr>
            <w:rFonts w:eastAsiaTheme="minorEastAsia"/>
            <w:rPrChange w:id="566" w:author="Microsoft Office User" w:date="2017-08-26T15:42:00Z">
              <w:rPr>
                <w:rFonts w:eastAsiaTheme="minorEastAsia"/>
              </w:rPr>
            </w:rPrChange>
          </w:rPr>
        </w:r>
        <w:r w:rsidRPr="0088676B" w:rsidDel="005E1FA1">
          <w:rPr>
            <w:rFonts w:eastAsiaTheme="minorEastAsia"/>
            <w:rPrChange w:id="567" w:author="Microsoft Office User" w:date="2017-08-26T15:42:00Z">
              <w:rPr/>
            </w:rPrChange>
          </w:rPr>
          <w:fldChar w:fldCharType="separate"/>
        </w:r>
        <w:r w:rsidR="00C7301F" w:rsidRPr="0088676B" w:rsidDel="005E1FA1">
          <w:rPr>
            <w:rFonts w:eastAsiaTheme="minorEastAsia"/>
            <w:lang w:eastAsia="zh-CN"/>
            <w:rPrChange w:id="568" w:author="Microsoft Office User" w:date="2017-08-26T15:42:00Z">
              <w:rPr>
                <w:lang w:eastAsia="zh-CN"/>
              </w:rPr>
            </w:rPrChange>
          </w:rPr>
          <w:delText>19</w:delText>
        </w:r>
        <w:r w:rsidRPr="0088676B" w:rsidDel="005E1FA1">
          <w:rPr>
            <w:rFonts w:eastAsiaTheme="minorEastAsia"/>
            <w:rPrChange w:id="569" w:author="Microsoft Office User" w:date="2017-08-26T15:42:00Z">
              <w:rPr/>
            </w:rPrChange>
          </w:rPr>
          <w:fldChar w:fldCharType="end"/>
        </w:r>
      </w:del>
    </w:p>
    <w:p w14:paraId="0974D93D" w14:textId="3A724151" w:rsidR="007E0FCC" w:rsidRPr="0088676B" w:rsidDel="005E1FA1" w:rsidRDefault="007E0FCC">
      <w:pPr>
        <w:pStyle w:val="11"/>
        <w:rPr>
          <w:del w:id="570" w:author="Microsoft Office User" w:date="2017-08-26T15:33:00Z"/>
          <w:rFonts w:asciiTheme="minorHAnsi" w:eastAsiaTheme="minorEastAsia" w:hAnsiTheme="minorHAnsi" w:cstheme="minorBidi"/>
          <w:b w:val="0"/>
          <w:bCs w:val="0"/>
          <w:caps w:val="0"/>
          <w:sz w:val="22"/>
          <w:szCs w:val="22"/>
          <w:lang w:eastAsia="zh-CN"/>
        </w:rPr>
      </w:pPr>
      <w:del w:id="571" w:author="Microsoft Office User" w:date="2017-08-26T15:33:00Z">
        <w:r w:rsidRPr="0088676B" w:rsidDel="005E1FA1">
          <w:rPr>
            <w:rFonts w:ascii=".萍方-简" w:eastAsiaTheme="minorEastAsia" w:hAnsi=".萍方-简"/>
            <w:lang w:eastAsia="zh-CN"/>
            <w:rPrChange w:id="572" w:author="Microsoft Office User" w:date="2017-08-26T15:42:00Z">
              <w:rPr>
                <w:rFonts w:ascii=".萍方-简" w:eastAsia=".萍方-简" w:hAnsi=".萍方-简"/>
                <w:lang w:eastAsia="zh-CN"/>
              </w:rPr>
            </w:rPrChange>
          </w:rPr>
          <w:delText>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573" w:author="Microsoft Office User" w:date="2017-08-26T15:42:00Z">
              <w:rPr>
                <w:rFonts w:ascii=".萍方-简" w:eastAsia=".萍方-简" w:hAnsi=".萍方-简" w:hint="eastAsia"/>
                <w:lang w:eastAsia="zh-CN"/>
              </w:rPr>
            </w:rPrChange>
          </w:rPr>
          <w:delText>互助链区块链中间件构架</w:delText>
        </w:r>
        <w:r w:rsidRPr="0088676B" w:rsidDel="005E1FA1">
          <w:rPr>
            <w:rFonts w:eastAsiaTheme="minorEastAsia"/>
            <w:lang w:eastAsia="zh-CN"/>
            <w:rPrChange w:id="574" w:author="Microsoft Office User" w:date="2017-08-26T15:42:00Z">
              <w:rPr>
                <w:lang w:eastAsia="zh-CN"/>
              </w:rPr>
            </w:rPrChange>
          </w:rPr>
          <w:tab/>
        </w:r>
        <w:r w:rsidRPr="0088676B" w:rsidDel="005E1FA1">
          <w:rPr>
            <w:rFonts w:eastAsiaTheme="minorEastAsia"/>
            <w:rPrChange w:id="575" w:author="Microsoft Office User" w:date="2017-08-26T15:42:00Z">
              <w:rPr/>
            </w:rPrChange>
          </w:rPr>
          <w:fldChar w:fldCharType="begin"/>
        </w:r>
        <w:r w:rsidRPr="0088676B" w:rsidDel="005E1FA1">
          <w:rPr>
            <w:rFonts w:eastAsiaTheme="minorEastAsia"/>
            <w:lang w:eastAsia="zh-CN"/>
            <w:rPrChange w:id="576" w:author="Microsoft Office User" w:date="2017-08-26T15:42:00Z">
              <w:rPr>
                <w:lang w:eastAsia="zh-CN"/>
              </w:rPr>
            </w:rPrChange>
          </w:rPr>
          <w:delInstrText xml:space="preserve"> PAGEREF _Toc489971204 \h </w:delInstrText>
        </w:r>
        <w:r w:rsidRPr="0088676B" w:rsidDel="005E1FA1">
          <w:rPr>
            <w:rFonts w:eastAsiaTheme="minorEastAsia"/>
            <w:rPrChange w:id="577" w:author="Microsoft Office User" w:date="2017-08-26T15:42:00Z">
              <w:rPr>
                <w:rFonts w:eastAsiaTheme="minorEastAsia"/>
              </w:rPr>
            </w:rPrChange>
          </w:rPr>
        </w:r>
        <w:r w:rsidRPr="0088676B" w:rsidDel="005E1FA1">
          <w:rPr>
            <w:rFonts w:eastAsiaTheme="minorEastAsia"/>
            <w:rPrChange w:id="578" w:author="Microsoft Office User" w:date="2017-08-26T15:42:00Z">
              <w:rPr/>
            </w:rPrChange>
          </w:rPr>
          <w:fldChar w:fldCharType="separate"/>
        </w:r>
        <w:r w:rsidR="00C7301F" w:rsidRPr="0088676B" w:rsidDel="005E1FA1">
          <w:rPr>
            <w:rFonts w:eastAsiaTheme="minorEastAsia"/>
            <w:lang w:eastAsia="zh-CN"/>
            <w:rPrChange w:id="579" w:author="Microsoft Office User" w:date="2017-08-26T15:42:00Z">
              <w:rPr>
                <w:lang w:eastAsia="zh-CN"/>
              </w:rPr>
            </w:rPrChange>
          </w:rPr>
          <w:delText>20</w:delText>
        </w:r>
        <w:r w:rsidRPr="0088676B" w:rsidDel="005E1FA1">
          <w:rPr>
            <w:rFonts w:eastAsiaTheme="minorEastAsia"/>
            <w:rPrChange w:id="580" w:author="Microsoft Office User" w:date="2017-08-26T15:42:00Z">
              <w:rPr/>
            </w:rPrChange>
          </w:rPr>
          <w:fldChar w:fldCharType="end"/>
        </w:r>
      </w:del>
    </w:p>
    <w:p w14:paraId="62BEB793" w14:textId="4065194B" w:rsidR="007E0FCC" w:rsidRPr="0088676B" w:rsidDel="005E1FA1" w:rsidRDefault="007E0FCC">
      <w:pPr>
        <w:pStyle w:val="21"/>
        <w:rPr>
          <w:del w:id="581" w:author="Microsoft Office User" w:date="2017-08-26T15:33:00Z"/>
          <w:rFonts w:asciiTheme="minorHAnsi" w:eastAsiaTheme="minorEastAsia" w:hAnsiTheme="minorHAnsi" w:cstheme="minorBidi"/>
          <w:bCs w:val="0"/>
          <w:sz w:val="22"/>
          <w:szCs w:val="22"/>
          <w:lang w:eastAsia="zh-CN"/>
        </w:rPr>
      </w:pPr>
      <w:del w:id="582" w:author="Microsoft Office User" w:date="2017-08-26T15:33:00Z">
        <w:r w:rsidRPr="0088676B" w:rsidDel="005E1FA1">
          <w:rPr>
            <w:rFonts w:eastAsiaTheme="minorEastAsia"/>
            <w:lang w:eastAsia="zh-CN"/>
            <w:rPrChange w:id="583" w:author="Microsoft Office User" w:date="2017-08-26T15:42:00Z">
              <w:rPr>
                <w:rFonts w:eastAsia=".萍方-简"/>
                <w:lang w:eastAsia="zh-CN"/>
              </w:rPr>
            </w:rPrChange>
          </w:rPr>
          <w:delText>5.1</w:delText>
        </w:r>
        <w:r w:rsidRPr="0088676B" w:rsidDel="005E1FA1">
          <w:rPr>
            <w:rFonts w:asciiTheme="minorHAnsi" w:eastAsiaTheme="minorEastAsia" w:hAnsiTheme="minorHAnsi" w:cstheme="minorBidi"/>
            <w:lang w:eastAsia="zh-CN"/>
          </w:rPr>
          <w:tab/>
        </w:r>
        <w:r w:rsidRPr="0088676B" w:rsidDel="005E1FA1">
          <w:rPr>
            <w:rFonts w:eastAsiaTheme="minorEastAsia" w:hint="eastAsia"/>
            <w:lang w:eastAsia="zh-CN"/>
            <w:rPrChange w:id="584" w:author="Microsoft Office User" w:date="2017-08-26T15:42:00Z">
              <w:rPr>
                <w:rFonts w:eastAsia=".萍方-简" w:hint="eastAsia"/>
                <w:lang w:eastAsia="zh-CN"/>
              </w:rPr>
            </w:rPrChange>
          </w:rPr>
          <w:delText>互助链跨链价值网关</w:delText>
        </w:r>
        <w:r w:rsidRPr="0088676B" w:rsidDel="005E1FA1">
          <w:rPr>
            <w:rFonts w:eastAsiaTheme="minorEastAsia"/>
            <w:lang w:eastAsia="zh-CN"/>
            <w:rPrChange w:id="585" w:author="Microsoft Office User" w:date="2017-08-26T15:42:00Z">
              <w:rPr>
                <w:lang w:eastAsia="zh-CN"/>
              </w:rPr>
            </w:rPrChange>
          </w:rPr>
          <w:tab/>
        </w:r>
        <w:r w:rsidRPr="0088676B" w:rsidDel="005E1FA1">
          <w:rPr>
            <w:rFonts w:eastAsiaTheme="minorEastAsia"/>
            <w:rPrChange w:id="586" w:author="Microsoft Office User" w:date="2017-08-26T15:42:00Z">
              <w:rPr/>
            </w:rPrChange>
          </w:rPr>
          <w:fldChar w:fldCharType="begin"/>
        </w:r>
        <w:r w:rsidRPr="0088676B" w:rsidDel="005E1FA1">
          <w:rPr>
            <w:rFonts w:eastAsiaTheme="minorEastAsia"/>
            <w:lang w:eastAsia="zh-CN"/>
            <w:rPrChange w:id="587" w:author="Microsoft Office User" w:date="2017-08-26T15:42:00Z">
              <w:rPr>
                <w:lang w:eastAsia="zh-CN"/>
              </w:rPr>
            </w:rPrChange>
          </w:rPr>
          <w:delInstrText xml:space="preserve"> PAGEREF _Toc489971205 \h </w:delInstrText>
        </w:r>
        <w:r w:rsidRPr="0088676B" w:rsidDel="005E1FA1">
          <w:rPr>
            <w:rFonts w:eastAsiaTheme="minorEastAsia"/>
            <w:rPrChange w:id="588" w:author="Microsoft Office User" w:date="2017-08-26T15:42:00Z">
              <w:rPr>
                <w:rFonts w:eastAsiaTheme="minorEastAsia"/>
              </w:rPr>
            </w:rPrChange>
          </w:rPr>
        </w:r>
        <w:r w:rsidRPr="0088676B" w:rsidDel="005E1FA1">
          <w:rPr>
            <w:rFonts w:eastAsiaTheme="minorEastAsia"/>
            <w:rPrChange w:id="589" w:author="Microsoft Office User" w:date="2017-08-26T15:42:00Z">
              <w:rPr/>
            </w:rPrChange>
          </w:rPr>
          <w:fldChar w:fldCharType="separate"/>
        </w:r>
        <w:r w:rsidR="00C7301F" w:rsidRPr="0088676B" w:rsidDel="005E1FA1">
          <w:rPr>
            <w:rFonts w:eastAsiaTheme="minorEastAsia"/>
            <w:lang w:eastAsia="zh-CN"/>
            <w:rPrChange w:id="590" w:author="Microsoft Office User" w:date="2017-08-26T15:42:00Z">
              <w:rPr>
                <w:lang w:eastAsia="zh-CN"/>
              </w:rPr>
            </w:rPrChange>
          </w:rPr>
          <w:delText>21</w:delText>
        </w:r>
        <w:r w:rsidRPr="0088676B" w:rsidDel="005E1FA1">
          <w:rPr>
            <w:rFonts w:eastAsiaTheme="minorEastAsia"/>
            <w:rPrChange w:id="591" w:author="Microsoft Office User" w:date="2017-08-26T15:42:00Z">
              <w:rPr/>
            </w:rPrChange>
          </w:rPr>
          <w:fldChar w:fldCharType="end"/>
        </w:r>
      </w:del>
    </w:p>
    <w:p w14:paraId="49956801" w14:textId="73F54758" w:rsidR="007E0FCC" w:rsidRPr="0088676B" w:rsidDel="005E1FA1" w:rsidRDefault="007E0FCC">
      <w:pPr>
        <w:pStyle w:val="21"/>
        <w:rPr>
          <w:del w:id="592" w:author="Microsoft Office User" w:date="2017-08-26T15:33:00Z"/>
          <w:rFonts w:asciiTheme="minorHAnsi" w:eastAsiaTheme="minorEastAsia" w:hAnsiTheme="minorHAnsi" w:cstheme="minorBidi"/>
          <w:bCs w:val="0"/>
          <w:sz w:val="22"/>
          <w:szCs w:val="22"/>
          <w:lang w:eastAsia="zh-CN"/>
        </w:rPr>
      </w:pPr>
      <w:del w:id="593" w:author="Microsoft Office User" w:date="2017-08-26T15:33:00Z">
        <w:r w:rsidRPr="0088676B" w:rsidDel="005E1FA1">
          <w:rPr>
            <w:rFonts w:eastAsiaTheme="minorEastAsia"/>
            <w:lang w:eastAsia="zh-CN"/>
            <w:rPrChange w:id="594" w:author="Microsoft Office User" w:date="2017-08-26T15:42:00Z">
              <w:rPr>
                <w:rFonts w:eastAsia=".萍方-简"/>
                <w:lang w:eastAsia="zh-CN"/>
              </w:rPr>
            </w:rPrChange>
          </w:rPr>
          <w:delText>5.2</w:delText>
        </w:r>
        <w:r w:rsidRPr="0088676B" w:rsidDel="005E1FA1">
          <w:rPr>
            <w:rFonts w:asciiTheme="minorHAnsi" w:eastAsiaTheme="minorEastAsia" w:hAnsiTheme="minorHAnsi" w:cstheme="minorBidi"/>
            <w:lang w:eastAsia="zh-CN"/>
          </w:rPr>
          <w:tab/>
        </w:r>
        <w:r w:rsidRPr="0088676B" w:rsidDel="005E1FA1">
          <w:rPr>
            <w:rFonts w:eastAsiaTheme="minorEastAsia" w:hint="eastAsia"/>
            <w:lang w:eastAsia="zh-CN"/>
            <w:rPrChange w:id="595" w:author="Microsoft Office User" w:date="2017-08-26T15:42:00Z">
              <w:rPr>
                <w:rFonts w:eastAsia=".萍方-简" w:hint="eastAsia"/>
                <w:lang w:eastAsia="zh-CN"/>
              </w:rPr>
            </w:rPrChange>
          </w:rPr>
          <w:delText>互助链</w:delText>
        </w:r>
        <w:r w:rsidRPr="0088676B" w:rsidDel="005E1FA1">
          <w:rPr>
            <w:rFonts w:eastAsiaTheme="minorEastAsia"/>
            <w:lang w:eastAsia="zh-CN"/>
            <w:rPrChange w:id="596" w:author="Microsoft Office User" w:date="2017-08-26T15:42:00Z">
              <w:rPr>
                <w:rFonts w:eastAsia=".萍方-简"/>
                <w:lang w:eastAsia="zh-CN"/>
              </w:rPr>
            </w:rPrChange>
          </w:rPr>
          <w:delText>Fintech</w:delText>
        </w:r>
        <w:r w:rsidRPr="0088676B" w:rsidDel="005E1FA1">
          <w:rPr>
            <w:rFonts w:eastAsiaTheme="minorEastAsia" w:hint="eastAsia"/>
            <w:lang w:eastAsia="zh-CN"/>
            <w:rPrChange w:id="597" w:author="Microsoft Office User" w:date="2017-08-26T15:42:00Z">
              <w:rPr>
                <w:rFonts w:eastAsia=".萍方-简" w:hint="eastAsia"/>
                <w:lang w:eastAsia="zh-CN"/>
              </w:rPr>
            </w:rPrChange>
          </w:rPr>
          <w:delText>引擎</w:delText>
        </w:r>
        <w:r w:rsidRPr="0088676B" w:rsidDel="005E1FA1">
          <w:rPr>
            <w:rFonts w:eastAsiaTheme="minorEastAsia"/>
            <w:lang w:eastAsia="zh-CN"/>
            <w:rPrChange w:id="598" w:author="Microsoft Office User" w:date="2017-08-26T15:42:00Z">
              <w:rPr>
                <w:lang w:eastAsia="zh-CN"/>
              </w:rPr>
            </w:rPrChange>
          </w:rPr>
          <w:tab/>
        </w:r>
        <w:r w:rsidRPr="0088676B" w:rsidDel="005E1FA1">
          <w:rPr>
            <w:rFonts w:eastAsiaTheme="minorEastAsia"/>
            <w:rPrChange w:id="599" w:author="Microsoft Office User" w:date="2017-08-26T15:42:00Z">
              <w:rPr/>
            </w:rPrChange>
          </w:rPr>
          <w:fldChar w:fldCharType="begin"/>
        </w:r>
        <w:r w:rsidRPr="0088676B" w:rsidDel="005E1FA1">
          <w:rPr>
            <w:rFonts w:eastAsiaTheme="minorEastAsia"/>
            <w:lang w:eastAsia="zh-CN"/>
            <w:rPrChange w:id="600" w:author="Microsoft Office User" w:date="2017-08-26T15:42:00Z">
              <w:rPr>
                <w:lang w:eastAsia="zh-CN"/>
              </w:rPr>
            </w:rPrChange>
          </w:rPr>
          <w:delInstrText xml:space="preserve"> PAGEREF _Toc489971206 \h </w:delInstrText>
        </w:r>
        <w:r w:rsidRPr="0088676B" w:rsidDel="005E1FA1">
          <w:rPr>
            <w:rFonts w:eastAsiaTheme="minorEastAsia"/>
            <w:rPrChange w:id="601" w:author="Microsoft Office User" w:date="2017-08-26T15:42:00Z">
              <w:rPr>
                <w:rFonts w:eastAsiaTheme="minorEastAsia"/>
              </w:rPr>
            </w:rPrChange>
          </w:rPr>
        </w:r>
        <w:r w:rsidRPr="0088676B" w:rsidDel="005E1FA1">
          <w:rPr>
            <w:rFonts w:eastAsiaTheme="minorEastAsia"/>
            <w:rPrChange w:id="602" w:author="Microsoft Office User" w:date="2017-08-26T15:42:00Z">
              <w:rPr/>
            </w:rPrChange>
          </w:rPr>
          <w:fldChar w:fldCharType="separate"/>
        </w:r>
        <w:r w:rsidR="00C7301F" w:rsidRPr="0088676B" w:rsidDel="005E1FA1">
          <w:rPr>
            <w:rFonts w:eastAsiaTheme="minorEastAsia"/>
            <w:lang w:eastAsia="zh-CN"/>
            <w:rPrChange w:id="603" w:author="Microsoft Office User" w:date="2017-08-26T15:42:00Z">
              <w:rPr>
                <w:lang w:eastAsia="zh-CN"/>
              </w:rPr>
            </w:rPrChange>
          </w:rPr>
          <w:delText>21</w:delText>
        </w:r>
        <w:r w:rsidRPr="0088676B" w:rsidDel="005E1FA1">
          <w:rPr>
            <w:rFonts w:eastAsiaTheme="minorEastAsia"/>
            <w:rPrChange w:id="604" w:author="Microsoft Office User" w:date="2017-08-26T15:42:00Z">
              <w:rPr/>
            </w:rPrChange>
          </w:rPr>
          <w:fldChar w:fldCharType="end"/>
        </w:r>
      </w:del>
    </w:p>
    <w:p w14:paraId="03C3D3E5" w14:textId="4D0464BA" w:rsidR="007E0FCC" w:rsidRPr="0088676B" w:rsidDel="005E1FA1" w:rsidRDefault="007E0FCC">
      <w:pPr>
        <w:pStyle w:val="11"/>
        <w:rPr>
          <w:del w:id="605" w:author="Microsoft Office User" w:date="2017-08-26T15:33:00Z"/>
          <w:rFonts w:asciiTheme="minorHAnsi" w:eastAsiaTheme="minorEastAsia" w:hAnsiTheme="minorHAnsi" w:cstheme="minorBidi"/>
          <w:b w:val="0"/>
          <w:bCs w:val="0"/>
          <w:caps w:val="0"/>
          <w:sz w:val="22"/>
          <w:szCs w:val="22"/>
          <w:lang w:eastAsia="zh-CN"/>
        </w:rPr>
      </w:pPr>
      <w:del w:id="606" w:author="Microsoft Office User" w:date="2017-08-26T15:33:00Z">
        <w:r w:rsidRPr="0088676B" w:rsidDel="005E1FA1">
          <w:rPr>
            <w:rFonts w:ascii=".萍方-简" w:eastAsiaTheme="minorEastAsia" w:hAnsi=".萍方-简"/>
            <w:lang w:eastAsia="zh-CN"/>
            <w:rPrChange w:id="607" w:author="Microsoft Office User" w:date="2017-08-26T15:42:00Z">
              <w:rPr>
                <w:rFonts w:ascii=".萍方-简" w:eastAsia=".萍方-简" w:hAnsi=".萍方-简"/>
                <w:lang w:eastAsia="zh-CN"/>
              </w:rPr>
            </w:rPrChange>
          </w:rPr>
          <w:delText>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08" w:author="Microsoft Office User" w:date="2017-08-26T15:42:00Z">
              <w:rPr>
                <w:rFonts w:ascii=".萍方-简" w:eastAsia=".萍方-简" w:hAnsi=".萍方-简" w:hint="eastAsia"/>
                <w:lang w:eastAsia="zh-CN"/>
              </w:rPr>
            </w:rPrChange>
          </w:rPr>
          <w:delText>互助链智能合约逻辑</w:delText>
        </w:r>
        <w:r w:rsidRPr="0088676B" w:rsidDel="005E1FA1">
          <w:rPr>
            <w:rFonts w:eastAsiaTheme="minorEastAsia"/>
            <w:lang w:eastAsia="zh-CN"/>
            <w:rPrChange w:id="609" w:author="Microsoft Office User" w:date="2017-08-26T15:42:00Z">
              <w:rPr>
                <w:lang w:eastAsia="zh-CN"/>
              </w:rPr>
            </w:rPrChange>
          </w:rPr>
          <w:tab/>
        </w:r>
        <w:r w:rsidRPr="0088676B" w:rsidDel="005E1FA1">
          <w:rPr>
            <w:rFonts w:eastAsiaTheme="minorEastAsia"/>
            <w:rPrChange w:id="610" w:author="Microsoft Office User" w:date="2017-08-26T15:42:00Z">
              <w:rPr/>
            </w:rPrChange>
          </w:rPr>
          <w:fldChar w:fldCharType="begin"/>
        </w:r>
        <w:r w:rsidRPr="0088676B" w:rsidDel="005E1FA1">
          <w:rPr>
            <w:rFonts w:eastAsiaTheme="minorEastAsia"/>
            <w:lang w:eastAsia="zh-CN"/>
            <w:rPrChange w:id="611" w:author="Microsoft Office User" w:date="2017-08-26T15:42:00Z">
              <w:rPr>
                <w:lang w:eastAsia="zh-CN"/>
              </w:rPr>
            </w:rPrChange>
          </w:rPr>
          <w:delInstrText xml:space="preserve"> PAGEREF _Toc489971207 \h </w:delInstrText>
        </w:r>
        <w:r w:rsidRPr="0088676B" w:rsidDel="005E1FA1">
          <w:rPr>
            <w:rFonts w:eastAsiaTheme="minorEastAsia"/>
            <w:rPrChange w:id="612" w:author="Microsoft Office User" w:date="2017-08-26T15:42:00Z">
              <w:rPr>
                <w:rFonts w:eastAsiaTheme="minorEastAsia"/>
              </w:rPr>
            </w:rPrChange>
          </w:rPr>
        </w:r>
        <w:r w:rsidRPr="0088676B" w:rsidDel="005E1FA1">
          <w:rPr>
            <w:rFonts w:eastAsiaTheme="minorEastAsia"/>
            <w:rPrChange w:id="613" w:author="Microsoft Office User" w:date="2017-08-26T15:42:00Z">
              <w:rPr/>
            </w:rPrChange>
          </w:rPr>
          <w:fldChar w:fldCharType="separate"/>
        </w:r>
        <w:r w:rsidR="00C7301F" w:rsidRPr="0088676B" w:rsidDel="005E1FA1">
          <w:rPr>
            <w:rFonts w:eastAsiaTheme="minorEastAsia"/>
            <w:lang w:eastAsia="zh-CN"/>
            <w:rPrChange w:id="614" w:author="Microsoft Office User" w:date="2017-08-26T15:42:00Z">
              <w:rPr>
                <w:lang w:eastAsia="zh-CN"/>
              </w:rPr>
            </w:rPrChange>
          </w:rPr>
          <w:delText>21</w:delText>
        </w:r>
        <w:r w:rsidRPr="0088676B" w:rsidDel="005E1FA1">
          <w:rPr>
            <w:rFonts w:eastAsiaTheme="minorEastAsia"/>
            <w:rPrChange w:id="615" w:author="Microsoft Office User" w:date="2017-08-26T15:42:00Z">
              <w:rPr/>
            </w:rPrChange>
          </w:rPr>
          <w:fldChar w:fldCharType="end"/>
        </w:r>
      </w:del>
    </w:p>
    <w:p w14:paraId="0AA4B064" w14:textId="3E1368F4" w:rsidR="007E0FCC" w:rsidRPr="0088676B" w:rsidDel="005E1FA1" w:rsidRDefault="007E0FCC">
      <w:pPr>
        <w:pStyle w:val="11"/>
        <w:rPr>
          <w:del w:id="616" w:author="Microsoft Office User" w:date="2017-08-26T15:33:00Z"/>
          <w:rFonts w:asciiTheme="minorHAnsi" w:eastAsiaTheme="minorEastAsia" w:hAnsiTheme="minorHAnsi" w:cstheme="minorBidi"/>
          <w:b w:val="0"/>
          <w:bCs w:val="0"/>
          <w:caps w:val="0"/>
          <w:sz w:val="22"/>
          <w:szCs w:val="22"/>
          <w:lang w:eastAsia="zh-CN"/>
        </w:rPr>
      </w:pPr>
      <w:del w:id="617" w:author="Microsoft Office User" w:date="2017-08-26T15:33:00Z">
        <w:r w:rsidRPr="0088676B" w:rsidDel="005E1FA1">
          <w:rPr>
            <w:rFonts w:ascii=".萍方-简" w:eastAsiaTheme="minorEastAsia" w:hAnsi=".萍方-简"/>
            <w:lang w:eastAsia="zh-CN"/>
            <w:rPrChange w:id="618" w:author="Microsoft Office User" w:date="2017-08-26T15:42:00Z">
              <w:rPr>
                <w:rFonts w:ascii=".萍方-简" w:eastAsia=".萍方-简" w:hAnsi=".萍方-简"/>
                <w:lang w:eastAsia="zh-CN"/>
              </w:rPr>
            </w:rPrChange>
          </w:rPr>
          <w:delText>7</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19" w:author="Microsoft Office User" w:date="2017-08-26T15:42:00Z">
              <w:rPr>
                <w:rFonts w:ascii=".萍方-简" w:eastAsia=".萍方-简" w:hAnsi=".萍方-简" w:hint="eastAsia"/>
                <w:lang w:eastAsia="zh-CN"/>
              </w:rPr>
            </w:rPrChange>
          </w:rPr>
          <w:delText>互助链数字资产与交易</w:delText>
        </w:r>
        <w:r w:rsidRPr="0088676B" w:rsidDel="005E1FA1">
          <w:rPr>
            <w:rFonts w:eastAsiaTheme="minorEastAsia"/>
            <w:lang w:eastAsia="zh-CN"/>
            <w:rPrChange w:id="620" w:author="Microsoft Office User" w:date="2017-08-26T15:42:00Z">
              <w:rPr>
                <w:lang w:eastAsia="zh-CN"/>
              </w:rPr>
            </w:rPrChange>
          </w:rPr>
          <w:tab/>
        </w:r>
        <w:r w:rsidRPr="0088676B" w:rsidDel="005E1FA1">
          <w:rPr>
            <w:rFonts w:eastAsiaTheme="minorEastAsia"/>
            <w:rPrChange w:id="621" w:author="Microsoft Office User" w:date="2017-08-26T15:42:00Z">
              <w:rPr/>
            </w:rPrChange>
          </w:rPr>
          <w:fldChar w:fldCharType="begin"/>
        </w:r>
        <w:r w:rsidRPr="0088676B" w:rsidDel="005E1FA1">
          <w:rPr>
            <w:rFonts w:eastAsiaTheme="minorEastAsia"/>
            <w:lang w:eastAsia="zh-CN"/>
            <w:rPrChange w:id="622" w:author="Microsoft Office User" w:date="2017-08-26T15:42:00Z">
              <w:rPr>
                <w:lang w:eastAsia="zh-CN"/>
              </w:rPr>
            </w:rPrChange>
          </w:rPr>
          <w:delInstrText xml:space="preserve"> PAGEREF _Toc489971208 \h </w:delInstrText>
        </w:r>
        <w:r w:rsidRPr="0088676B" w:rsidDel="005E1FA1">
          <w:rPr>
            <w:rFonts w:eastAsiaTheme="minorEastAsia"/>
            <w:rPrChange w:id="623" w:author="Microsoft Office User" w:date="2017-08-26T15:42:00Z">
              <w:rPr>
                <w:rFonts w:eastAsiaTheme="minorEastAsia"/>
              </w:rPr>
            </w:rPrChange>
          </w:rPr>
        </w:r>
        <w:r w:rsidRPr="0088676B" w:rsidDel="005E1FA1">
          <w:rPr>
            <w:rFonts w:eastAsiaTheme="minorEastAsia"/>
            <w:rPrChange w:id="624" w:author="Microsoft Office User" w:date="2017-08-26T15:42:00Z">
              <w:rPr/>
            </w:rPrChange>
          </w:rPr>
          <w:fldChar w:fldCharType="separate"/>
        </w:r>
        <w:r w:rsidR="00C7301F" w:rsidRPr="0088676B" w:rsidDel="005E1FA1">
          <w:rPr>
            <w:rFonts w:eastAsiaTheme="minorEastAsia"/>
            <w:lang w:eastAsia="zh-CN"/>
            <w:rPrChange w:id="625" w:author="Microsoft Office User" w:date="2017-08-26T15:42:00Z">
              <w:rPr>
                <w:lang w:eastAsia="zh-CN"/>
              </w:rPr>
            </w:rPrChange>
          </w:rPr>
          <w:delText>21</w:delText>
        </w:r>
        <w:r w:rsidRPr="0088676B" w:rsidDel="005E1FA1">
          <w:rPr>
            <w:rFonts w:eastAsiaTheme="minorEastAsia"/>
            <w:rPrChange w:id="626" w:author="Microsoft Office User" w:date="2017-08-26T15:42:00Z">
              <w:rPr/>
            </w:rPrChange>
          </w:rPr>
          <w:fldChar w:fldCharType="end"/>
        </w:r>
      </w:del>
    </w:p>
    <w:p w14:paraId="6B0FA8A5" w14:textId="7AD2D3D4" w:rsidR="007E0FCC" w:rsidRPr="0088676B" w:rsidDel="005E1FA1" w:rsidRDefault="007E0FCC">
      <w:pPr>
        <w:pStyle w:val="11"/>
        <w:rPr>
          <w:del w:id="627" w:author="Microsoft Office User" w:date="2017-08-26T15:33:00Z"/>
          <w:rFonts w:asciiTheme="minorHAnsi" w:eastAsiaTheme="minorEastAsia" w:hAnsiTheme="minorHAnsi" w:cstheme="minorBidi"/>
          <w:b w:val="0"/>
          <w:bCs w:val="0"/>
          <w:caps w:val="0"/>
          <w:sz w:val="22"/>
          <w:szCs w:val="22"/>
          <w:lang w:eastAsia="zh-CN"/>
        </w:rPr>
      </w:pPr>
      <w:del w:id="628" w:author="Microsoft Office User" w:date="2017-08-26T15:33:00Z">
        <w:r w:rsidRPr="0088676B" w:rsidDel="005E1FA1">
          <w:rPr>
            <w:rFonts w:ascii=".萍方-简" w:eastAsiaTheme="minorEastAsia" w:hAnsi=".萍方-简"/>
            <w:lang w:eastAsia="zh-CN"/>
            <w:rPrChange w:id="629" w:author="Microsoft Office User" w:date="2017-08-26T15:42:00Z">
              <w:rPr>
                <w:rFonts w:ascii=".萍方-简" w:eastAsia=".萍方-简" w:hAnsi=".萍方-简"/>
                <w:lang w:eastAsia="zh-CN"/>
              </w:rPr>
            </w:rPrChange>
          </w:rPr>
          <w:delText>8</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30" w:author="Microsoft Office User" w:date="2017-08-26T15:42:00Z">
              <w:rPr>
                <w:rFonts w:ascii=".萍方-简" w:eastAsia=".萍方-简" w:hAnsi=".萍方-简" w:hint="eastAsia"/>
                <w:lang w:eastAsia="zh-CN"/>
              </w:rPr>
            </w:rPrChange>
          </w:rPr>
          <w:delText>互助保险系统</w:delText>
        </w:r>
        <w:r w:rsidRPr="0088676B" w:rsidDel="005E1FA1">
          <w:rPr>
            <w:rFonts w:eastAsiaTheme="minorEastAsia"/>
            <w:lang w:eastAsia="zh-CN"/>
            <w:rPrChange w:id="631" w:author="Microsoft Office User" w:date="2017-08-26T15:42:00Z">
              <w:rPr>
                <w:lang w:eastAsia="zh-CN"/>
              </w:rPr>
            </w:rPrChange>
          </w:rPr>
          <w:tab/>
        </w:r>
        <w:r w:rsidRPr="0088676B" w:rsidDel="005E1FA1">
          <w:rPr>
            <w:rFonts w:eastAsiaTheme="minorEastAsia"/>
            <w:rPrChange w:id="632" w:author="Microsoft Office User" w:date="2017-08-26T15:42:00Z">
              <w:rPr/>
            </w:rPrChange>
          </w:rPr>
          <w:fldChar w:fldCharType="begin"/>
        </w:r>
        <w:r w:rsidRPr="0088676B" w:rsidDel="005E1FA1">
          <w:rPr>
            <w:rFonts w:eastAsiaTheme="minorEastAsia"/>
            <w:lang w:eastAsia="zh-CN"/>
            <w:rPrChange w:id="633" w:author="Microsoft Office User" w:date="2017-08-26T15:42:00Z">
              <w:rPr>
                <w:lang w:eastAsia="zh-CN"/>
              </w:rPr>
            </w:rPrChange>
          </w:rPr>
          <w:delInstrText xml:space="preserve"> PAGEREF _Toc489971209 \h </w:delInstrText>
        </w:r>
        <w:r w:rsidRPr="0088676B" w:rsidDel="005E1FA1">
          <w:rPr>
            <w:rFonts w:eastAsiaTheme="minorEastAsia"/>
            <w:rPrChange w:id="634" w:author="Microsoft Office User" w:date="2017-08-26T15:42:00Z">
              <w:rPr>
                <w:rFonts w:eastAsiaTheme="minorEastAsia"/>
              </w:rPr>
            </w:rPrChange>
          </w:rPr>
        </w:r>
        <w:r w:rsidRPr="0088676B" w:rsidDel="005E1FA1">
          <w:rPr>
            <w:rFonts w:eastAsiaTheme="minorEastAsia"/>
            <w:rPrChange w:id="635" w:author="Microsoft Office User" w:date="2017-08-26T15:42:00Z">
              <w:rPr/>
            </w:rPrChange>
          </w:rPr>
          <w:fldChar w:fldCharType="separate"/>
        </w:r>
        <w:r w:rsidR="00C7301F" w:rsidRPr="0088676B" w:rsidDel="005E1FA1">
          <w:rPr>
            <w:rFonts w:eastAsiaTheme="minorEastAsia"/>
            <w:lang w:eastAsia="zh-CN"/>
            <w:rPrChange w:id="636" w:author="Microsoft Office User" w:date="2017-08-26T15:42:00Z">
              <w:rPr>
                <w:lang w:eastAsia="zh-CN"/>
              </w:rPr>
            </w:rPrChange>
          </w:rPr>
          <w:delText>24</w:delText>
        </w:r>
        <w:r w:rsidRPr="0088676B" w:rsidDel="005E1FA1">
          <w:rPr>
            <w:rFonts w:eastAsiaTheme="minorEastAsia"/>
            <w:rPrChange w:id="637" w:author="Microsoft Office User" w:date="2017-08-26T15:42:00Z">
              <w:rPr/>
            </w:rPrChange>
          </w:rPr>
          <w:fldChar w:fldCharType="end"/>
        </w:r>
      </w:del>
    </w:p>
    <w:p w14:paraId="52C5A43F" w14:textId="18554CF4" w:rsidR="007E0FCC" w:rsidRPr="0088676B" w:rsidDel="005E1FA1" w:rsidRDefault="007E0FCC">
      <w:pPr>
        <w:pStyle w:val="21"/>
        <w:rPr>
          <w:del w:id="638" w:author="Microsoft Office User" w:date="2017-08-26T15:33:00Z"/>
          <w:rFonts w:asciiTheme="minorHAnsi" w:eastAsiaTheme="minorEastAsia" w:hAnsiTheme="minorHAnsi" w:cstheme="minorBidi"/>
          <w:bCs w:val="0"/>
          <w:sz w:val="22"/>
          <w:szCs w:val="22"/>
          <w:lang w:eastAsia="zh-CN"/>
        </w:rPr>
      </w:pPr>
      <w:del w:id="639" w:author="Microsoft Office User" w:date="2017-08-26T15:33:00Z">
        <w:r w:rsidRPr="0088676B" w:rsidDel="005E1FA1">
          <w:rPr>
            <w:rFonts w:eastAsiaTheme="minorEastAsia"/>
            <w:bCs w:val="0"/>
            <w:lang w:eastAsia="zh-CN"/>
          </w:rPr>
          <w:delText>8.1</w:delText>
        </w:r>
        <w:r w:rsidRPr="0088676B" w:rsidDel="005E1FA1">
          <w:rPr>
            <w:rFonts w:asciiTheme="minorHAnsi" w:eastAsiaTheme="minorEastAsia" w:hAnsiTheme="minorHAnsi" w:cstheme="minorBidi"/>
            <w:lang w:eastAsia="zh-CN"/>
          </w:rPr>
          <w:tab/>
        </w:r>
        <w:r w:rsidRPr="0088676B" w:rsidDel="005E1FA1">
          <w:rPr>
            <w:rFonts w:eastAsiaTheme="minorEastAsia" w:hint="eastAsia"/>
            <w:lang w:eastAsia="zh-CN"/>
            <w:rPrChange w:id="640" w:author="Microsoft Office User" w:date="2017-08-26T15:42:00Z">
              <w:rPr>
                <w:rFonts w:eastAsia=".萍方-简" w:hint="eastAsia"/>
                <w:lang w:eastAsia="zh-CN"/>
              </w:rPr>
            </w:rPrChange>
          </w:rPr>
          <w:delText>为什么选择以太坊</w:delText>
        </w:r>
        <w:r w:rsidRPr="0088676B" w:rsidDel="005E1FA1">
          <w:rPr>
            <w:rFonts w:eastAsiaTheme="minorEastAsia"/>
            <w:lang w:eastAsia="zh-CN"/>
            <w:rPrChange w:id="641" w:author="Microsoft Office User" w:date="2017-08-26T15:42:00Z">
              <w:rPr>
                <w:lang w:eastAsia="zh-CN"/>
              </w:rPr>
            </w:rPrChange>
          </w:rPr>
          <w:tab/>
        </w:r>
        <w:r w:rsidRPr="0088676B" w:rsidDel="005E1FA1">
          <w:rPr>
            <w:rFonts w:eastAsiaTheme="minorEastAsia"/>
            <w:rPrChange w:id="642" w:author="Microsoft Office User" w:date="2017-08-26T15:42:00Z">
              <w:rPr/>
            </w:rPrChange>
          </w:rPr>
          <w:fldChar w:fldCharType="begin"/>
        </w:r>
        <w:r w:rsidRPr="0088676B" w:rsidDel="005E1FA1">
          <w:rPr>
            <w:rFonts w:eastAsiaTheme="minorEastAsia"/>
            <w:lang w:eastAsia="zh-CN"/>
            <w:rPrChange w:id="643" w:author="Microsoft Office User" w:date="2017-08-26T15:42:00Z">
              <w:rPr>
                <w:lang w:eastAsia="zh-CN"/>
              </w:rPr>
            </w:rPrChange>
          </w:rPr>
          <w:delInstrText xml:space="preserve"> PAGEREF _Toc489971210 \h </w:delInstrText>
        </w:r>
        <w:r w:rsidRPr="0088676B" w:rsidDel="005E1FA1">
          <w:rPr>
            <w:rFonts w:eastAsiaTheme="minorEastAsia"/>
            <w:rPrChange w:id="644" w:author="Microsoft Office User" w:date="2017-08-26T15:42:00Z">
              <w:rPr>
                <w:rFonts w:eastAsiaTheme="minorEastAsia"/>
              </w:rPr>
            </w:rPrChange>
          </w:rPr>
        </w:r>
        <w:r w:rsidRPr="0088676B" w:rsidDel="005E1FA1">
          <w:rPr>
            <w:rFonts w:eastAsiaTheme="minorEastAsia"/>
            <w:rPrChange w:id="645" w:author="Microsoft Office User" w:date="2017-08-26T15:42:00Z">
              <w:rPr/>
            </w:rPrChange>
          </w:rPr>
          <w:fldChar w:fldCharType="separate"/>
        </w:r>
        <w:r w:rsidR="00C7301F" w:rsidRPr="0088676B" w:rsidDel="005E1FA1">
          <w:rPr>
            <w:rFonts w:eastAsiaTheme="minorEastAsia"/>
            <w:lang w:eastAsia="zh-CN"/>
            <w:rPrChange w:id="646" w:author="Microsoft Office User" w:date="2017-08-26T15:42:00Z">
              <w:rPr>
                <w:lang w:eastAsia="zh-CN"/>
              </w:rPr>
            </w:rPrChange>
          </w:rPr>
          <w:delText>24</w:delText>
        </w:r>
        <w:r w:rsidRPr="0088676B" w:rsidDel="005E1FA1">
          <w:rPr>
            <w:rFonts w:eastAsiaTheme="minorEastAsia"/>
            <w:rPrChange w:id="647" w:author="Microsoft Office User" w:date="2017-08-26T15:42:00Z">
              <w:rPr/>
            </w:rPrChange>
          </w:rPr>
          <w:fldChar w:fldCharType="end"/>
        </w:r>
      </w:del>
    </w:p>
    <w:p w14:paraId="033AEAB8" w14:textId="103BEA80" w:rsidR="007E0FCC" w:rsidRPr="0088676B" w:rsidDel="005E1FA1" w:rsidRDefault="007E0FCC">
      <w:pPr>
        <w:pStyle w:val="21"/>
        <w:rPr>
          <w:del w:id="648" w:author="Microsoft Office User" w:date="2017-08-26T15:33:00Z"/>
          <w:rFonts w:asciiTheme="minorHAnsi" w:eastAsiaTheme="minorEastAsia" w:hAnsiTheme="minorHAnsi" w:cstheme="minorBidi"/>
          <w:bCs w:val="0"/>
          <w:sz w:val="22"/>
          <w:szCs w:val="22"/>
          <w:lang w:eastAsia="zh-CN"/>
        </w:rPr>
      </w:pPr>
      <w:del w:id="649" w:author="Microsoft Office User" w:date="2017-08-26T15:33:00Z">
        <w:r w:rsidRPr="0088676B" w:rsidDel="005E1FA1">
          <w:rPr>
            <w:rFonts w:eastAsiaTheme="minorEastAsia"/>
            <w:bCs w:val="0"/>
            <w:lang w:eastAsia="zh-CN"/>
          </w:rPr>
          <w:delText>8.2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50" w:author="Microsoft Office User" w:date="2017-08-26T15:42:00Z">
              <w:rPr>
                <w:rFonts w:ascii=".萍方-简" w:eastAsia=".萍方-简" w:hAnsi=".萍方-简" w:hint="eastAsia"/>
                <w:lang w:eastAsia="zh-CN"/>
              </w:rPr>
            </w:rPrChange>
          </w:rPr>
          <w:delText>智能合约平台</w:delText>
        </w:r>
        <w:r w:rsidRPr="0088676B" w:rsidDel="005E1FA1">
          <w:rPr>
            <w:rFonts w:eastAsiaTheme="minorEastAsia"/>
            <w:lang w:eastAsia="zh-CN"/>
            <w:rPrChange w:id="651" w:author="Microsoft Office User" w:date="2017-08-26T15:42:00Z">
              <w:rPr>
                <w:lang w:eastAsia="zh-CN"/>
              </w:rPr>
            </w:rPrChange>
          </w:rPr>
          <w:tab/>
        </w:r>
        <w:r w:rsidRPr="0088676B" w:rsidDel="005E1FA1">
          <w:rPr>
            <w:rFonts w:eastAsiaTheme="minorEastAsia"/>
            <w:rPrChange w:id="652" w:author="Microsoft Office User" w:date="2017-08-26T15:42:00Z">
              <w:rPr/>
            </w:rPrChange>
          </w:rPr>
          <w:fldChar w:fldCharType="begin"/>
        </w:r>
        <w:r w:rsidRPr="0088676B" w:rsidDel="005E1FA1">
          <w:rPr>
            <w:rFonts w:eastAsiaTheme="minorEastAsia"/>
            <w:lang w:eastAsia="zh-CN"/>
            <w:rPrChange w:id="653" w:author="Microsoft Office User" w:date="2017-08-26T15:42:00Z">
              <w:rPr>
                <w:lang w:eastAsia="zh-CN"/>
              </w:rPr>
            </w:rPrChange>
          </w:rPr>
          <w:delInstrText xml:space="preserve"> PAGEREF _Toc489971211 \h </w:delInstrText>
        </w:r>
        <w:r w:rsidRPr="0088676B" w:rsidDel="005E1FA1">
          <w:rPr>
            <w:rFonts w:eastAsiaTheme="minorEastAsia"/>
            <w:rPrChange w:id="654" w:author="Microsoft Office User" w:date="2017-08-26T15:42:00Z">
              <w:rPr>
                <w:rFonts w:eastAsiaTheme="minorEastAsia"/>
              </w:rPr>
            </w:rPrChange>
          </w:rPr>
        </w:r>
        <w:r w:rsidRPr="0088676B" w:rsidDel="005E1FA1">
          <w:rPr>
            <w:rFonts w:eastAsiaTheme="minorEastAsia"/>
            <w:rPrChange w:id="655" w:author="Microsoft Office User" w:date="2017-08-26T15:42:00Z">
              <w:rPr/>
            </w:rPrChange>
          </w:rPr>
          <w:fldChar w:fldCharType="separate"/>
        </w:r>
        <w:r w:rsidR="00C7301F" w:rsidRPr="0088676B" w:rsidDel="005E1FA1">
          <w:rPr>
            <w:rFonts w:eastAsiaTheme="minorEastAsia"/>
            <w:lang w:eastAsia="zh-CN"/>
            <w:rPrChange w:id="656" w:author="Microsoft Office User" w:date="2017-08-26T15:42:00Z">
              <w:rPr>
                <w:lang w:eastAsia="zh-CN"/>
              </w:rPr>
            </w:rPrChange>
          </w:rPr>
          <w:delText>24</w:delText>
        </w:r>
        <w:r w:rsidRPr="0088676B" w:rsidDel="005E1FA1">
          <w:rPr>
            <w:rFonts w:eastAsiaTheme="minorEastAsia"/>
            <w:rPrChange w:id="657" w:author="Microsoft Office User" w:date="2017-08-26T15:42:00Z">
              <w:rPr/>
            </w:rPrChange>
          </w:rPr>
          <w:fldChar w:fldCharType="end"/>
        </w:r>
      </w:del>
    </w:p>
    <w:p w14:paraId="064B428E" w14:textId="15DA828F" w:rsidR="007E0FCC" w:rsidRPr="0088676B" w:rsidDel="005E1FA1" w:rsidRDefault="007E0FCC">
      <w:pPr>
        <w:pStyle w:val="21"/>
        <w:rPr>
          <w:del w:id="658" w:author="Microsoft Office User" w:date="2017-08-26T15:33:00Z"/>
          <w:rFonts w:asciiTheme="minorHAnsi" w:eastAsiaTheme="minorEastAsia" w:hAnsiTheme="minorHAnsi" w:cstheme="minorBidi"/>
          <w:bCs w:val="0"/>
          <w:sz w:val="22"/>
          <w:szCs w:val="22"/>
          <w:lang w:eastAsia="zh-CN"/>
        </w:rPr>
      </w:pPr>
      <w:del w:id="659" w:author="Microsoft Office User" w:date="2017-08-26T15:33:00Z">
        <w:r w:rsidRPr="0088676B" w:rsidDel="005E1FA1">
          <w:rPr>
            <w:rFonts w:ascii=".萍方-简" w:eastAsiaTheme="minorEastAsia" w:hAnsi=".萍方-简"/>
            <w:lang w:eastAsia="zh-CN"/>
            <w:rPrChange w:id="660" w:author="Microsoft Office User" w:date="2017-08-26T15:42:00Z">
              <w:rPr>
                <w:rFonts w:ascii=".萍方-简" w:eastAsia=".萍方-简" w:hAnsi=".萍方-简"/>
                <w:lang w:eastAsia="zh-CN"/>
              </w:rPr>
            </w:rPrChange>
          </w:rPr>
          <w:delText>8.3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61" w:author="Microsoft Office User" w:date="2017-08-26T15:42:00Z">
              <w:rPr>
                <w:rFonts w:ascii=".萍方-简" w:eastAsia=".萍方-简" w:hAnsi=".萍方-简" w:hint="eastAsia"/>
                <w:lang w:eastAsia="zh-CN"/>
              </w:rPr>
            </w:rPrChange>
          </w:rPr>
          <w:delText>系统框架</w:delText>
        </w:r>
        <w:r w:rsidRPr="0088676B" w:rsidDel="005E1FA1">
          <w:rPr>
            <w:rFonts w:eastAsiaTheme="minorEastAsia"/>
            <w:lang w:eastAsia="zh-CN"/>
            <w:rPrChange w:id="662" w:author="Microsoft Office User" w:date="2017-08-26T15:42:00Z">
              <w:rPr>
                <w:lang w:eastAsia="zh-CN"/>
              </w:rPr>
            </w:rPrChange>
          </w:rPr>
          <w:tab/>
        </w:r>
        <w:r w:rsidRPr="0088676B" w:rsidDel="005E1FA1">
          <w:rPr>
            <w:rFonts w:eastAsiaTheme="minorEastAsia"/>
            <w:rPrChange w:id="663" w:author="Microsoft Office User" w:date="2017-08-26T15:42:00Z">
              <w:rPr/>
            </w:rPrChange>
          </w:rPr>
          <w:fldChar w:fldCharType="begin"/>
        </w:r>
        <w:r w:rsidRPr="0088676B" w:rsidDel="005E1FA1">
          <w:rPr>
            <w:rFonts w:eastAsiaTheme="minorEastAsia"/>
            <w:lang w:eastAsia="zh-CN"/>
            <w:rPrChange w:id="664" w:author="Microsoft Office User" w:date="2017-08-26T15:42:00Z">
              <w:rPr>
                <w:lang w:eastAsia="zh-CN"/>
              </w:rPr>
            </w:rPrChange>
          </w:rPr>
          <w:delInstrText xml:space="preserve"> PAGEREF _Toc489971212 \h </w:delInstrText>
        </w:r>
        <w:r w:rsidRPr="0088676B" w:rsidDel="005E1FA1">
          <w:rPr>
            <w:rFonts w:eastAsiaTheme="minorEastAsia"/>
            <w:rPrChange w:id="665" w:author="Microsoft Office User" w:date="2017-08-26T15:42:00Z">
              <w:rPr>
                <w:rFonts w:eastAsiaTheme="minorEastAsia"/>
              </w:rPr>
            </w:rPrChange>
          </w:rPr>
        </w:r>
        <w:r w:rsidRPr="0088676B" w:rsidDel="005E1FA1">
          <w:rPr>
            <w:rFonts w:eastAsiaTheme="minorEastAsia"/>
            <w:rPrChange w:id="666" w:author="Microsoft Office User" w:date="2017-08-26T15:42:00Z">
              <w:rPr/>
            </w:rPrChange>
          </w:rPr>
          <w:fldChar w:fldCharType="separate"/>
        </w:r>
        <w:r w:rsidR="00C7301F" w:rsidRPr="0088676B" w:rsidDel="005E1FA1">
          <w:rPr>
            <w:rFonts w:eastAsiaTheme="minorEastAsia"/>
            <w:lang w:eastAsia="zh-CN"/>
            <w:rPrChange w:id="667" w:author="Microsoft Office User" w:date="2017-08-26T15:42:00Z">
              <w:rPr>
                <w:lang w:eastAsia="zh-CN"/>
              </w:rPr>
            </w:rPrChange>
          </w:rPr>
          <w:delText>25</w:delText>
        </w:r>
        <w:r w:rsidRPr="0088676B" w:rsidDel="005E1FA1">
          <w:rPr>
            <w:rFonts w:eastAsiaTheme="minorEastAsia"/>
            <w:rPrChange w:id="668" w:author="Microsoft Office User" w:date="2017-08-26T15:42:00Z">
              <w:rPr/>
            </w:rPrChange>
          </w:rPr>
          <w:fldChar w:fldCharType="end"/>
        </w:r>
      </w:del>
    </w:p>
    <w:p w14:paraId="1044ED6D" w14:textId="4CC36D1E" w:rsidR="007E0FCC" w:rsidRPr="0088676B" w:rsidDel="005E1FA1" w:rsidRDefault="007E0FCC">
      <w:pPr>
        <w:pStyle w:val="21"/>
        <w:rPr>
          <w:del w:id="669" w:author="Microsoft Office User" w:date="2017-08-26T15:33:00Z"/>
          <w:rFonts w:asciiTheme="minorHAnsi" w:eastAsiaTheme="minorEastAsia" w:hAnsiTheme="minorHAnsi" w:cstheme="minorBidi"/>
          <w:bCs w:val="0"/>
          <w:sz w:val="22"/>
          <w:szCs w:val="22"/>
          <w:lang w:eastAsia="zh-CN"/>
        </w:rPr>
      </w:pPr>
      <w:del w:id="670" w:author="Microsoft Office User" w:date="2017-08-26T15:33:00Z">
        <w:r w:rsidRPr="0088676B" w:rsidDel="005E1FA1">
          <w:rPr>
            <w:rFonts w:ascii=".萍方-简" w:eastAsiaTheme="minorEastAsia" w:hAnsi=".萍方-简"/>
            <w:lang w:eastAsia="zh-CN"/>
            <w:rPrChange w:id="671" w:author="Microsoft Office User" w:date="2017-08-26T15:42:00Z">
              <w:rPr>
                <w:rFonts w:ascii=".萍方-简" w:eastAsia=".萍方-简" w:hAnsi=".萍方-简"/>
                <w:lang w:eastAsia="zh-CN"/>
              </w:rPr>
            </w:rPrChange>
          </w:rPr>
          <w:delText>8.4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72" w:author="Microsoft Office User" w:date="2017-08-26T15:42:00Z">
              <w:rPr>
                <w:rFonts w:ascii=".萍方-简" w:eastAsia=".萍方-简" w:hAnsi=".萍方-简" w:hint="eastAsia"/>
                <w:lang w:eastAsia="zh-CN"/>
              </w:rPr>
            </w:rPrChange>
          </w:rPr>
          <w:delText>互助币</w:delText>
        </w:r>
        <w:r w:rsidRPr="0088676B" w:rsidDel="005E1FA1">
          <w:rPr>
            <w:rFonts w:eastAsiaTheme="minorEastAsia"/>
            <w:lang w:eastAsia="zh-CN"/>
            <w:rPrChange w:id="673" w:author="Microsoft Office User" w:date="2017-08-26T15:42:00Z">
              <w:rPr>
                <w:lang w:eastAsia="zh-CN"/>
              </w:rPr>
            </w:rPrChange>
          </w:rPr>
          <w:tab/>
        </w:r>
        <w:r w:rsidRPr="0088676B" w:rsidDel="005E1FA1">
          <w:rPr>
            <w:rFonts w:eastAsiaTheme="minorEastAsia"/>
            <w:rPrChange w:id="674" w:author="Microsoft Office User" w:date="2017-08-26T15:42:00Z">
              <w:rPr/>
            </w:rPrChange>
          </w:rPr>
          <w:fldChar w:fldCharType="begin"/>
        </w:r>
        <w:r w:rsidRPr="0088676B" w:rsidDel="005E1FA1">
          <w:rPr>
            <w:rFonts w:eastAsiaTheme="minorEastAsia"/>
            <w:lang w:eastAsia="zh-CN"/>
            <w:rPrChange w:id="675" w:author="Microsoft Office User" w:date="2017-08-26T15:42:00Z">
              <w:rPr>
                <w:lang w:eastAsia="zh-CN"/>
              </w:rPr>
            </w:rPrChange>
          </w:rPr>
          <w:delInstrText xml:space="preserve"> PAGEREF _Toc489971213 \h </w:delInstrText>
        </w:r>
        <w:r w:rsidRPr="0088676B" w:rsidDel="005E1FA1">
          <w:rPr>
            <w:rFonts w:eastAsiaTheme="minorEastAsia"/>
            <w:rPrChange w:id="676" w:author="Microsoft Office User" w:date="2017-08-26T15:42:00Z">
              <w:rPr>
                <w:rFonts w:eastAsiaTheme="minorEastAsia"/>
              </w:rPr>
            </w:rPrChange>
          </w:rPr>
        </w:r>
        <w:r w:rsidRPr="0088676B" w:rsidDel="005E1FA1">
          <w:rPr>
            <w:rFonts w:eastAsiaTheme="minorEastAsia"/>
            <w:rPrChange w:id="677" w:author="Microsoft Office User" w:date="2017-08-26T15:42:00Z">
              <w:rPr/>
            </w:rPrChange>
          </w:rPr>
          <w:fldChar w:fldCharType="separate"/>
        </w:r>
        <w:r w:rsidR="00C7301F" w:rsidRPr="0088676B" w:rsidDel="005E1FA1">
          <w:rPr>
            <w:rFonts w:eastAsiaTheme="minorEastAsia"/>
            <w:lang w:eastAsia="zh-CN"/>
            <w:rPrChange w:id="678" w:author="Microsoft Office User" w:date="2017-08-26T15:42:00Z">
              <w:rPr>
                <w:lang w:eastAsia="zh-CN"/>
              </w:rPr>
            </w:rPrChange>
          </w:rPr>
          <w:delText>25</w:delText>
        </w:r>
        <w:r w:rsidRPr="0088676B" w:rsidDel="005E1FA1">
          <w:rPr>
            <w:rFonts w:eastAsiaTheme="minorEastAsia"/>
            <w:rPrChange w:id="679" w:author="Microsoft Office User" w:date="2017-08-26T15:42:00Z">
              <w:rPr/>
            </w:rPrChange>
          </w:rPr>
          <w:fldChar w:fldCharType="end"/>
        </w:r>
      </w:del>
    </w:p>
    <w:p w14:paraId="3F551CAB" w14:textId="5311E375" w:rsidR="007E0FCC" w:rsidRPr="0088676B" w:rsidDel="005E1FA1" w:rsidRDefault="007E0FCC">
      <w:pPr>
        <w:pStyle w:val="21"/>
        <w:rPr>
          <w:del w:id="680" w:author="Microsoft Office User" w:date="2017-08-26T15:33:00Z"/>
          <w:rFonts w:asciiTheme="minorHAnsi" w:eastAsiaTheme="minorEastAsia" w:hAnsiTheme="minorHAnsi" w:cstheme="minorBidi"/>
          <w:bCs w:val="0"/>
          <w:sz w:val="22"/>
          <w:szCs w:val="22"/>
          <w:lang w:eastAsia="zh-CN"/>
        </w:rPr>
      </w:pPr>
      <w:del w:id="681" w:author="Microsoft Office User" w:date="2017-08-26T15:33:00Z">
        <w:r w:rsidRPr="0088676B" w:rsidDel="005E1FA1">
          <w:rPr>
            <w:rFonts w:eastAsiaTheme="minorEastAsia"/>
            <w:bCs w:val="0"/>
            <w:lang w:eastAsia="zh-CN"/>
          </w:rPr>
          <w:delText>8.5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82" w:author="Microsoft Office User" w:date="2017-08-26T15:42:00Z">
              <w:rPr>
                <w:rFonts w:ascii=".萍方-简" w:eastAsia=".萍方-简" w:hAnsi=".萍方-简" w:hint="eastAsia"/>
                <w:lang w:eastAsia="zh-CN"/>
              </w:rPr>
            </w:rPrChange>
          </w:rPr>
          <w:delText>人工智能模块</w:delText>
        </w:r>
        <w:r w:rsidRPr="0088676B" w:rsidDel="005E1FA1">
          <w:rPr>
            <w:rFonts w:eastAsiaTheme="minorEastAsia"/>
            <w:lang w:eastAsia="zh-CN"/>
            <w:rPrChange w:id="683" w:author="Microsoft Office User" w:date="2017-08-26T15:42:00Z">
              <w:rPr>
                <w:lang w:eastAsia="zh-CN"/>
              </w:rPr>
            </w:rPrChange>
          </w:rPr>
          <w:tab/>
        </w:r>
        <w:r w:rsidRPr="0088676B" w:rsidDel="005E1FA1">
          <w:rPr>
            <w:rFonts w:eastAsiaTheme="minorEastAsia"/>
            <w:rPrChange w:id="684" w:author="Microsoft Office User" w:date="2017-08-26T15:42:00Z">
              <w:rPr/>
            </w:rPrChange>
          </w:rPr>
          <w:fldChar w:fldCharType="begin"/>
        </w:r>
        <w:r w:rsidRPr="0088676B" w:rsidDel="005E1FA1">
          <w:rPr>
            <w:rFonts w:eastAsiaTheme="minorEastAsia"/>
            <w:lang w:eastAsia="zh-CN"/>
            <w:rPrChange w:id="685" w:author="Microsoft Office User" w:date="2017-08-26T15:42:00Z">
              <w:rPr>
                <w:lang w:eastAsia="zh-CN"/>
              </w:rPr>
            </w:rPrChange>
          </w:rPr>
          <w:delInstrText xml:space="preserve"> PAGEREF _Toc489971214 \h </w:delInstrText>
        </w:r>
        <w:r w:rsidRPr="0088676B" w:rsidDel="005E1FA1">
          <w:rPr>
            <w:rFonts w:eastAsiaTheme="minorEastAsia"/>
            <w:rPrChange w:id="686" w:author="Microsoft Office User" w:date="2017-08-26T15:42:00Z">
              <w:rPr>
                <w:rFonts w:eastAsiaTheme="minorEastAsia"/>
              </w:rPr>
            </w:rPrChange>
          </w:rPr>
        </w:r>
        <w:r w:rsidRPr="0088676B" w:rsidDel="005E1FA1">
          <w:rPr>
            <w:rFonts w:eastAsiaTheme="minorEastAsia"/>
            <w:rPrChange w:id="687" w:author="Microsoft Office User" w:date="2017-08-26T15:42:00Z">
              <w:rPr/>
            </w:rPrChange>
          </w:rPr>
          <w:fldChar w:fldCharType="separate"/>
        </w:r>
        <w:r w:rsidR="00C7301F" w:rsidRPr="0088676B" w:rsidDel="005E1FA1">
          <w:rPr>
            <w:rFonts w:eastAsiaTheme="minorEastAsia"/>
            <w:lang w:eastAsia="zh-CN"/>
            <w:rPrChange w:id="688" w:author="Microsoft Office User" w:date="2017-08-26T15:42:00Z">
              <w:rPr>
                <w:lang w:eastAsia="zh-CN"/>
              </w:rPr>
            </w:rPrChange>
          </w:rPr>
          <w:delText>26</w:delText>
        </w:r>
        <w:r w:rsidRPr="0088676B" w:rsidDel="005E1FA1">
          <w:rPr>
            <w:rFonts w:eastAsiaTheme="minorEastAsia"/>
            <w:rPrChange w:id="689" w:author="Microsoft Office User" w:date="2017-08-26T15:42:00Z">
              <w:rPr/>
            </w:rPrChange>
          </w:rPr>
          <w:fldChar w:fldCharType="end"/>
        </w:r>
      </w:del>
    </w:p>
    <w:p w14:paraId="3F39B1E9" w14:textId="37B064AD" w:rsidR="007E0FCC" w:rsidRPr="0088676B" w:rsidDel="005E1FA1" w:rsidRDefault="007E0FCC">
      <w:pPr>
        <w:pStyle w:val="21"/>
        <w:rPr>
          <w:del w:id="690" w:author="Microsoft Office User" w:date="2017-08-26T15:33:00Z"/>
          <w:rFonts w:asciiTheme="minorHAnsi" w:eastAsiaTheme="minorEastAsia" w:hAnsiTheme="minorHAnsi" w:cstheme="minorBidi"/>
          <w:bCs w:val="0"/>
          <w:sz w:val="22"/>
          <w:szCs w:val="22"/>
          <w:lang w:eastAsia="zh-CN"/>
        </w:rPr>
      </w:pPr>
      <w:del w:id="691" w:author="Microsoft Office User" w:date="2017-08-26T15:33:00Z">
        <w:r w:rsidRPr="0088676B" w:rsidDel="005E1FA1">
          <w:rPr>
            <w:rFonts w:eastAsiaTheme="minorEastAsia"/>
            <w:bCs w:val="0"/>
            <w:lang w:eastAsia="zh-CN"/>
          </w:rPr>
          <w:delText>8.6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92" w:author="Microsoft Office User" w:date="2017-08-26T15:42:00Z">
              <w:rPr>
                <w:rFonts w:ascii=".萍方-简" w:eastAsia=".萍方-简" w:hAnsi=".萍方-简" w:hint="eastAsia"/>
                <w:lang w:eastAsia="zh-CN"/>
              </w:rPr>
            </w:rPrChange>
          </w:rPr>
          <w:delText>风险防范</w:delText>
        </w:r>
        <w:r w:rsidRPr="0088676B" w:rsidDel="005E1FA1">
          <w:rPr>
            <w:rFonts w:eastAsiaTheme="minorEastAsia"/>
            <w:lang w:eastAsia="zh-CN"/>
            <w:rPrChange w:id="693" w:author="Microsoft Office User" w:date="2017-08-26T15:42:00Z">
              <w:rPr>
                <w:lang w:eastAsia="zh-CN"/>
              </w:rPr>
            </w:rPrChange>
          </w:rPr>
          <w:tab/>
        </w:r>
        <w:r w:rsidRPr="0088676B" w:rsidDel="005E1FA1">
          <w:rPr>
            <w:rFonts w:eastAsiaTheme="minorEastAsia"/>
            <w:rPrChange w:id="694" w:author="Microsoft Office User" w:date="2017-08-26T15:42:00Z">
              <w:rPr/>
            </w:rPrChange>
          </w:rPr>
          <w:fldChar w:fldCharType="begin"/>
        </w:r>
        <w:r w:rsidRPr="0088676B" w:rsidDel="005E1FA1">
          <w:rPr>
            <w:rFonts w:eastAsiaTheme="minorEastAsia"/>
            <w:lang w:eastAsia="zh-CN"/>
            <w:rPrChange w:id="695" w:author="Microsoft Office User" w:date="2017-08-26T15:42:00Z">
              <w:rPr>
                <w:lang w:eastAsia="zh-CN"/>
              </w:rPr>
            </w:rPrChange>
          </w:rPr>
          <w:delInstrText xml:space="preserve"> PAGEREF _Toc489971215 \h </w:delInstrText>
        </w:r>
        <w:r w:rsidRPr="0088676B" w:rsidDel="005E1FA1">
          <w:rPr>
            <w:rFonts w:eastAsiaTheme="minorEastAsia"/>
            <w:rPrChange w:id="696" w:author="Microsoft Office User" w:date="2017-08-26T15:42:00Z">
              <w:rPr>
                <w:rFonts w:eastAsiaTheme="minorEastAsia"/>
              </w:rPr>
            </w:rPrChange>
          </w:rPr>
        </w:r>
        <w:r w:rsidRPr="0088676B" w:rsidDel="005E1FA1">
          <w:rPr>
            <w:rFonts w:eastAsiaTheme="minorEastAsia"/>
            <w:rPrChange w:id="697" w:author="Microsoft Office User" w:date="2017-08-26T15:42:00Z">
              <w:rPr/>
            </w:rPrChange>
          </w:rPr>
          <w:fldChar w:fldCharType="separate"/>
        </w:r>
        <w:r w:rsidR="00C7301F" w:rsidRPr="0088676B" w:rsidDel="005E1FA1">
          <w:rPr>
            <w:rFonts w:eastAsiaTheme="minorEastAsia"/>
            <w:lang w:eastAsia="zh-CN"/>
            <w:rPrChange w:id="698" w:author="Microsoft Office User" w:date="2017-08-26T15:42:00Z">
              <w:rPr>
                <w:lang w:eastAsia="zh-CN"/>
              </w:rPr>
            </w:rPrChange>
          </w:rPr>
          <w:delText>26</w:delText>
        </w:r>
        <w:r w:rsidRPr="0088676B" w:rsidDel="005E1FA1">
          <w:rPr>
            <w:rFonts w:eastAsiaTheme="minorEastAsia"/>
            <w:rPrChange w:id="699" w:author="Microsoft Office User" w:date="2017-08-26T15:42:00Z">
              <w:rPr/>
            </w:rPrChange>
          </w:rPr>
          <w:fldChar w:fldCharType="end"/>
        </w:r>
      </w:del>
    </w:p>
    <w:p w14:paraId="236B1B73" w14:textId="4EE58AFE" w:rsidR="007E0FCC" w:rsidRPr="0088676B" w:rsidDel="005E1FA1" w:rsidRDefault="007E0FCC">
      <w:pPr>
        <w:pStyle w:val="11"/>
        <w:rPr>
          <w:del w:id="700" w:author="Microsoft Office User" w:date="2017-08-26T15:33:00Z"/>
          <w:rFonts w:asciiTheme="minorHAnsi" w:eastAsiaTheme="minorEastAsia" w:hAnsiTheme="minorHAnsi" w:cstheme="minorBidi"/>
          <w:b w:val="0"/>
          <w:bCs w:val="0"/>
          <w:caps w:val="0"/>
          <w:sz w:val="22"/>
          <w:szCs w:val="22"/>
          <w:lang w:eastAsia="zh-CN"/>
        </w:rPr>
      </w:pPr>
      <w:del w:id="701" w:author="Microsoft Office User" w:date="2017-08-26T15:33:00Z">
        <w:r w:rsidRPr="0088676B" w:rsidDel="005E1FA1">
          <w:rPr>
            <w:rFonts w:ascii=".萍方-简" w:eastAsiaTheme="minorEastAsia" w:hAnsi=".萍方-简"/>
            <w:lang w:eastAsia="zh-CN"/>
            <w:rPrChange w:id="702" w:author="Microsoft Office User" w:date="2017-08-26T15:42:00Z">
              <w:rPr>
                <w:rFonts w:ascii=".萍方-简" w:eastAsia=".萍方-简" w:hAnsi=".萍方-简"/>
                <w:lang w:eastAsia="zh-CN"/>
              </w:rPr>
            </w:rPrChange>
          </w:rPr>
          <w:delText>9</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03" w:author="Microsoft Office User" w:date="2017-08-26T15:42:00Z">
              <w:rPr>
                <w:rFonts w:ascii=".萍方-简" w:eastAsia=".萍方-简" w:hAnsi=".萍方-简" w:hint="eastAsia"/>
                <w:lang w:eastAsia="zh-CN"/>
              </w:rPr>
            </w:rPrChange>
          </w:rPr>
          <w:delText>互助链应用实例：一个互助保险的说明</w:delText>
        </w:r>
        <w:r w:rsidRPr="0088676B" w:rsidDel="005E1FA1">
          <w:rPr>
            <w:rFonts w:eastAsiaTheme="minorEastAsia"/>
            <w:lang w:eastAsia="zh-CN"/>
            <w:rPrChange w:id="704" w:author="Microsoft Office User" w:date="2017-08-26T15:42:00Z">
              <w:rPr>
                <w:lang w:eastAsia="zh-CN"/>
              </w:rPr>
            </w:rPrChange>
          </w:rPr>
          <w:tab/>
        </w:r>
        <w:r w:rsidRPr="0088676B" w:rsidDel="005E1FA1">
          <w:rPr>
            <w:rFonts w:eastAsiaTheme="minorEastAsia"/>
            <w:rPrChange w:id="705" w:author="Microsoft Office User" w:date="2017-08-26T15:42:00Z">
              <w:rPr/>
            </w:rPrChange>
          </w:rPr>
          <w:fldChar w:fldCharType="begin"/>
        </w:r>
        <w:r w:rsidRPr="0088676B" w:rsidDel="005E1FA1">
          <w:rPr>
            <w:rFonts w:eastAsiaTheme="minorEastAsia"/>
            <w:lang w:eastAsia="zh-CN"/>
            <w:rPrChange w:id="706" w:author="Microsoft Office User" w:date="2017-08-26T15:42:00Z">
              <w:rPr>
                <w:lang w:eastAsia="zh-CN"/>
              </w:rPr>
            </w:rPrChange>
          </w:rPr>
          <w:delInstrText xml:space="preserve"> PAGEREF _Toc489971216 \h </w:delInstrText>
        </w:r>
        <w:r w:rsidRPr="0088676B" w:rsidDel="005E1FA1">
          <w:rPr>
            <w:rFonts w:eastAsiaTheme="minorEastAsia"/>
            <w:rPrChange w:id="707" w:author="Microsoft Office User" w:date="2017-08-26T15:42:00Z">
              <w:rPr>
                <w:rFonts w:eastAsiaTheme="minorEastAsia"/>
              </w:rPr>
            </w:rPrChange>
          </w:rPr>
        </w:r>
        <w:r w:rsidRPr="0088676B" w:rsidDel="005E1FA1">
          <w:rPr>
            <w:rFonts w:eastAsiaTheme="minorEastAsia"/>
            <w:rPrChange w:id="708" w:author="Microsoft Office User" w:date="2017-08-26T15:42:00Z">
              <w:rPr/>
            </w:rPrChange>
          </w:rPr>
          <w:fldChar w:fldCharType="separate"/>
        </w:r>
        <w:r w:rsidR="00C7301F" w:rsidRPr="0088676B" w:rsidDel="005E1FA1">
          <w:rPr>
            <w:rFonts w:eastAsiaTheme="minorEastAsia"/>
            <w:lang w:eastAsia="zh-CN"/>
            <w:rPrChange w:id="709" w:author="Microsoft Office User" w:date="2017-08-26T15:42:00Z">
              <w:rPr>
                <w:lang w:eastAsia="zh-CN"/>
              </w:rPr>
            </w:rPrChange>
          </w:rPr>
          <w:delText>29</w:delText>
        </w:r>
        <w:r w:rsidRPr="0088676B" w:rsidDel="005E1FA1">
          <w:rPr>
            <w:rFonts w:eastAsiaTheme="minorEastAsia"/>
            <w:rPrChange w:id="710" w:author="Microsoft Office User" w:date="2017-08-26T15:42:00Z">
              <w:rPr/>
            </w:rPrChange>
          </w:rPr>
          <w:fldChar w:fldCharType="end"/>
        </w:r>
      </w:del>
    </w:p>
    <w:p w14:paraId="5F08E284" w14:textId="51DCAC16" w:rsidR="007E0FCC" w:rsidRPr="0088676B" w:rsidDel="005E1FA1" w:rsidRDefault="007E0FCC">
      <w:pPr>
        <w:pStyle w:val="11"/>
        <w:rPr>
          <w:del w:id="711" w:author="Microsoft Office User" w:date="2017-08-26T15:33:00Z"/>
          <w:rFonts w:asciiTheme="minorHAnsi" w:eastAsiaTheme="minorEastAsia" w:hAnsiTheme="minorHAnsi" w:cstheme="minorBidi"/>
          <w:b w:val="0"/>
          <w:bCs w:val="0"/>
          <w:caps w:val="0"/>
          <w:sz w:val="22"/>
          <w:szCs w:val="22"/>
          <w:lang w:eastAsia="zh-CN"/>
        </w:rPr>
      </w:pPr>
      <w:del w:id="712" w:author="Microsoft Office User" w:date="2017-08-26T15:33:00Z">
        <w:r w:rsidRPr="0088676B" w:rsidDel="005E1FA1">
          <w:rPr>
            <w:rFonts w:ascii=".萍方-简" w:eastAsiaTheme="minorEastAsia" w:hAnsi=".萍方-简"/>
            <w:lang w:eastAsia="zh-CN"/>
            <w:rPrChange w:id="713" w:author="Microsoft Office User" w:date="2017-08-26T15:42:00Z">
              <w:rPr>
                <w:rFonts w:ascii=".萍方-简" w:eastAsia=".萍方-简" w:hAnsi=".萍方-简"/>
                <w:lang w:eastAsia="zh-CN"/>
              </w:rPr>
            </w:rPrChange>
          </w:rPr>
          <w:delText>10</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14" w:author="Microsoft Office User" w:date="2017-08-26T15:42:00Z">
              <w:rPr>
                <w:rFonts w:ascii=".萍方-简" w:eastAsia=".萍方-简" w:hAnsi=".萍方-简" w:hint="eastAsia"/>
                <w:lang w:eastAsia="zh-CN"/>
              </w:rPr>
            </w:rPrChange>
          </w:rPr>
          <w:delText>互助链</w:delText>
        </w:r>
        <w:r w:rsidRPr="0088676B" w:rsidDel="005E1FA1">
          <w:rPr>
            <w:rFonts w:ascii=".萍方-简" w:eastAsiaTheme="minorEastAsia" w:hAnsi=".萍方-简"/>
            <w:lang w:eastAsia="zh-CN"/>
            <w:rPrChange w:id="715" w:author="Microsoft Office User" w:date="2017-08-26T15:42:00Z">
              <w:rPr>
                <w:rFonts w:ascii=".萍方-简" w:eastAsia=".萍方-简" w:hAnsi=".萍方-简"/>
                <w:lang w:eastAsia="zh-CN"/>
              </w:rPr>
            </w:rPrChange>
          </w:rPr>
          <w:delText>Muton</w:delText>
        </w:r>
        <w:r w:rsidRPr="0088676B" w:rsidDel="005E1FA1">
          <w:rPr>
            <w:rFonts w:ascii=".萍方-简" w:eastAsiaTheme="minorEastAsia" w:hAnsi=".萍方-简" w:hint="eastAsia"/>
            <w:lang w:eastAsia="zh-CN"/>
            <w:rPrChange w:id="716" w:author="Microsoft Office User" w:date="2017-08-26T15:42:00Z">
              <w:rPr>
                <w:rFonts w:ascii=".萍方-简" w:eastAsia=".萍方-简" w:hAnsi=".萍方-简" w:hint="eastAsia"/>
                <w:lang w:eastAsia="zh-CN"/>
              </w:rPr>
            </w:rPrChange>
          </w:rPr>
          <w:delText>币</w:delText>
        </w:r>
        <w:r w:rsidRPr="0088676B" w:rsidDel="005E1FA1">
          <w:rPr>
            <w:rFonts w:ascii=".萍方-简" w:eastAsiaTheme="minorEastAsia" w:hAnsi=".萍方-简"/>
            <w:lang w:eastAsia="zh-CN"/>
            <w:rPrChange w:id="717" w:author="Microsoft Office User" w:date="2017-08-26T15:42:00Z">
              <w:rPr>
                <w:rFonts w:ascii=".萍方-简" w:eastAsia=".萍方-简" w:hAnsi=".萍方-简"/>
                <w:lang w:eastAsia="zh-CN"/>
              </w:rPr>
            </w:rPrChange>
          </w:rPr>
          <w:delText>ICO</w:delText>
        </w:r>
        <w:r w:rsidRPr="0088676B" w:rsidDel="005E1FA1">
          <w:rPr>
            <w:rFonts w:ascii=".萍方-简" w:eastAsiaTheme="minorEastAsia" w:hAnsi=".萍方-简" w:hint="eastAsia"/>
            <w:lang w:eastAsia="zh-CN"/>
            <w:rPrChange w:id="718" w:author="Microsoft Office User" w:date="2017-08-26T15:42:00Z">
              <w:rPr>
                <w:rFonts w:ascii=".萍方-简" w:eastAsia=".萍方-简" w:hAnsi=".萍方-简" w:hint="eastAsia"/>
                <w:lang w:eastAsia="zh-CN"/>
              </w:rPr>
            </w:rPrChange>
          </w:rPr>
          <w:delText>及</w:delText>
        </w:r>
        <w:r w:rsidRPr="0088676B" w:rsidDel="005E1FA1">
          <w:rPr>
            <w:rFonts w:ascii=".萍方-简" w:eastAsiaTheme="minorEastAsia" w:hAnsi=".萍方-简"/>
            <w:lang w:eastAsia="zh-CN"/>
            <w:rPrChange w:id="719" w:author="Microsoft Office User" w:date="2017-08-26T15:42:00Z">
              <w:rPr>
                <w:rFonts w:ascii=".萍方-简" w:eastAsia=".萍方-简" w:hAnsi=".萍方-简"/>
                <w:lang w:eastAsia="zh-CN"/>
              </w:rPr>
            </w:rPrChange>
          </w:rPr>
          <w:delText>ICO</w:delText>
        </w:r>
        <w:r w:rsidRPr="0088676B" w:rsidDel="005E1FA1">
          <w:rPr>
            <w:rFonts w:ascii=".萍方-简" w:eastAsiaTheme="minorEastAsia" w:hAnsi=".萍方-简" w:hint="eastAsia"/>
            <w:lang w:eastAsia="zh-CN"/>
            <w:rPrChange w:id="720" w:author="Microsoft Office User" w:date="2017-08-26T15:42:00Z">
              <w:rPr>
                <w:rFonts w:ascii=".萍方-简" w:eastAsia=".萍方-简" w:hAnsi=".萍方-简" w:hint="eastAsia"/>
                <w:lang w:eastAsia="zh-CN"/>
              </w:rPr>
            </w:rPrChange>
          </w:rPr>
          <w:delText>之后的项目情况</w:delText>
        </w:r>
        <w:r w:rsidRPr="0088676B" w:rsidDel="005E1FA1">
          <w:rPr>
            <w:rFonts w:eastAsiaTheme="minorEastAsia"/>
            <w:lang w:eastAsia="zh-CN"/>
            <w:rPrChange w:id="721" w:author="Microsoft Office User" w:date="2017-08-26T15:42:00Z">
              <w:rPr>
                <w:lang w:eastAsia="zh-CN"/>
              </w:rPr>
            </w:rPrChange>
          </w:rPr>
          <w:tab/>
        </w:r>
        <w:r w:rsidRPr="0088676B" w:rsidDel="005E1FA1">
          <w:rPr>
            <w:rFonts w:eastAsiaTheme="minorEastAsia"/>
            <w:rPrChange w:id="722" w:author="Microsoft Office User" w:date="2017-08-26T15:42:00Z">
              <w:rPr/>
            </w:rPrChange>
          </w:rPr>
          <w:fldChar w:fldCharType="begin"/>
        </w:r>
        <w:r w:rsidRPr="0088676B" w:rsidDel="005E1FA1">
          <w:rPr>
            <w:rFonts w:eastAsiaTheme="minorEastAsia"/>
            <w:lang w:eastAsia="zh-CN"/>
            <w:rPrChange w:id="723" w:author="Microsoft Office User" w:date="2017-08-26T15:42:00Z">
              <w:rPr>
                <w:lang w:eastAsia="zh-CN"/>
              </w:rPr>
            </w:rPrChange>
          </w:rPr>
          <w:delInstrText xml:space="preserve"> PAGEREF _Toc489971217 \h </w:delInstrText>
        </w:r>
        <w:r w:rsidRPr="0088676B" w:rsidDel="005E1FA1">
          <w:rPr>
            <w:rFonts w:eastAsiaTheme="minorEastAsia"/>
            <w:rPrChange w:id="724" w:author="Microsoft Office User" w:date="2017-08-26T15:42:00Z">
              <w:rPr>
                <w:rFonts w:eastAsiaTheme="minorEastAsia"/>
              </w:rPr>
            </w:rPrChange>
          </w:rPr>
        </w:r>
        <w:r w:rsidRPr="0088676B" w:rsidDel="005E1FA1">
          <w:rPr>
            <w:rFonts w:eastAsiaTheme="minorEastAsia"/>
            <w:rPrChange w:id="725" w:author="Microsoft Office User" w:date="2017-08-26T15:42:00Z">
              <w:rPr/>
            </w:rPrChange>
          </w:rPr>
          <w:fldChar w:fldCharType="separate"/>
        </w:r>
        <w:r w:rsidR="00C7301F" w:rsidRPr="0088676B" w:rsidDel="005E1FA1">
          <w:rPr>
            <w:rFonts w:eastAsiaTheme="minorEastAsia"/>
            <w:lang w:eastAsia="zh-CN"/>
            <w:rPrChange w:id="726" w:author="Microsoft Office User" w:date="2017-08-26T15:42:00Z">
              <w:rPr>
                <w:lang w:eastAsia="zh-CN"/>
              </w:rPr>
            </w:rPrChange>
          </w:rPr>
          <w:delText>31</w:delText>
        </w:r>
        <w:r w:rsidRPr="0088676B" w:rsidDel="005E1FA1">
          <w:rPr>
            <w:rFonts w:eastAsiaTheme="minorEastAsia"/>
            <w:rPrChange w:id="727" w:author="Microsoft Office User" w:date="2017-08-26T15:42:00Z">
              <w:rPr/>
            </w:rPrChange>
          </w:rPr>
          <w:fldChar w:fldCharType="end"/>
        </w:r>
      </w:del>
    </w:p>
    <w:p w14:paraId="72E6D6B0" w14:textId="7757BA4C" w:rsidR="007E0FCC" w:rsidRPr="0088676B" w:rsidDel="005E1FA1" w:rsidRDefault="007E0FCC">
      <w:pPr>
        <w:pStyle w:val="21"/>
        <w:rPr>
          <w:del w:id="728" w:author="Microsoft Office User" w:date="2017-08-26T15:33:00Z"/>
          <w:rFonts w:asciiTheme="minorHAnsi" w:eastAsiaTheme="minorEastAsia" w:hAnsiTheme="minorHAnsi" w:cstheme="minorBidi"/>
          <w:bCs w:val="0"/>
          <w:sz w:val="22"/>
          <w:szCs w:val="22"/>
          <w:lang w:eastAsia="zh-CN"/>
        </w:rPr>
      </w:pPr>
      <w:del w:id="729" w:author="Microsoft Office User" w:date="2017-08-26T15:33:00Z">
        <w:r w:rsidRPr="0088676B" w:rsidDel="005E1FA1">
          <w:rPr>
            <w:rFonts w:ascii=".萍方-简" w:eastAsiaTheme="minorEastAsia" w:hAnsi=".萍方-简"/>
            <w:lang w:eastAsia="zh-CN"/>
            <w:rPrChange w:id="730" w:author="Microsoft Office User" w:date="2017-08-26T15:42:00Z">
              <w:rPr>
                <w:rFonts w:ascii=".萍方-简" w:eastAsia=".萍方-简" w:hAnsi=".萍方-简"/>
                <w:lang w:eastAsia="zh-CN"/>
              </w:rPr>
            </w:rPrChange>
          </w:rPr>
          <w:delText>10.1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31" w:author="Microsoft Office User" w:date="2017-08-26T15:42:00Z">
              <w:rPr>
                <w:rFonts w:ascii=".萍方-简" w:eastAsia=".萍方-简" w:hAnsi=".萍方-简" w:hint="eastAsia"/>
                <w:lang w:eastAsia="zh-CN"/>
              </w:rPr>
            </w:rPrChange>
          </w:rPr>
          <w:delText>互助币</w:delText>
        </w:r>
        <w:r w:rsidRPr="0088676B" w:rsidDel="005E1FA1">
          <w:rPr>
            <w:rFonts w:ascii=".萍方-简" w:eastAsiaTheme="minorEastAsia" w:hAnsi=".萍方-简"/>
            <w:lang w:eastAsia="zh-CN"/>
            <w:rPrChange w:id="732" w:author="Microsoft Office User" w:date="2017-08-26T15:42:00Z">
              <w:rPr>
                <w:rFonts w:ascii=".萍方-简" w:eastAsia=".萍方-简" w:hAnsi=".萍方-简"/>
                <w:lang w:eastAsia="zh-CN"/>
              </w:rPr>
            </w:rPrChange>
          </w:rPr>
          <w:delText>Muton</w:delText>
        </w:r>
        <w:r w:rsidRPr="0088676B" w:rsidDel="005E1FA1">
          <w:rPr>
            <w:rFonts w:ascii=".萍方-简" w:eastAsiaTheme="minorEastAsia" w:hAnsi=".萍方-简" w:hint="eastAsia"/>
            <w:lang w:eastAsia="zh-CN"/>
            <w:rPrChange w:id="733" w:author="Microsoft Office User" w:date="2017-08-26T15:42:00Z">
              <w:rPr>
                <w:rFonts w:ascii=".萍方-简" w:eastAsia=".萍方-简" w:hAnsi=".萍方-简" w:hint="eastAsia"/>
                <w:lang w:eastAsia="zh-CN"/>
              </w:rPr>
            </w:rPrChange>
          </w:rPr>
          <w:delText>（代币符号</w:delText>
        </w:r>
        <w:r w:rsidRPr="0088676B" w:rsidDel="005E1FA1">
          <w:rPr>
            <w:rFonts w:ascii=".萍方-简" w:eastAsiaTheme="minorEastAsia" w:hAnsi=".萍方-简"/>
            <w:lang w:eastAsia="zh-CN"/>
            <w:rPrChange w:id="734" w:author="Microsoft Office User" w:date="2017-08-26T15:42:00Z">
              <w:rPr>
                <w:rFonts w:ascii=".萍方-简" w:eastAsia=".萍方-简" w:hAnsi=".萍方-简"/>
                <w:lang w:eastAsia="zh-CN"/>
              </w:rPr>
            </w:rPrChange>
          </w:rPr>
          <w:delText>:MUC</w:delText>
        </w:r>
        <w:r w:rsidRPr="0088676B" w:rsidDel="005E1FA1">
          <w:rPr>
            <w:rFonts w:ascii=".萍方-简" w:eastAsiaTheme="minorEastAsia" w:hAnsi=".萍方-简" w:hint="eastAsia"/>
            <w:lang w:eastAsia="zh-CN"/>
            <w:rPrChange w:id="735" w:author="Microsoft Office User" w:date="2017-08-26T15:42:00Z">
              <w:rPr>
                <w:rFonts w:ascii=".萍方-简" w:eastAsia=".萍方-简" w:hAnsi=".萍方-简" w:hint="eastAsia"/>
                <w:lang w:eastAsia="zh-CN"/>
              </w:rPr>
            </w:rPrChange>
          </w:rPr>
          <w:delText>）的发售</w:delText>
        </w:r>
        <w:r w:rsidRPr="0088676B" w:rsidDel="005E1FA1">
          <w:rPr>
            <w:rFonts w:eastAsiaTheme="minorEastAsia"/>
            <w:lang w:eastAsia="zh-CN"/>
            <w:rPrChange w:id="736" w:author="Microsoft Office User" w:date="2017-08-26T15:42:00Z">
              <w:rPr>
                <w:lang w:eastAsia="zh-CN"/>
              </w:rPr>
            </w:rPrChange>
          </w:rPr>
          <w:tab/>
        </w:r>
        <w:r w:rsidRPr="0088676B" w:rsidDel="005E1FA1">
          <w:rPr>
            <w:rFonts w:eastAsiaTheme="minorEastAsia"/>
            <w:rPrChange w:id="737" w:author="Microsoft Office User" w:date="2017-08-26T15:42:00Z">
              <w:rPr/>
            </w:rPrChange>
          </w:rPr>
          <w:fldChar w:fldCharType="begin"/>
        </w:r>
        <w:r w:rsidRPr="0088676B" w:rsidDel="005E1FA1">
          <w:rPr>
            <w:rFonts w:eastAsiaTheme="minorEastAsia"/>
            <w:lang w:eastAsia="zh-CN"/>
            <w:rPrChange w:id="738" w:author="Microsoft Office User" w:date="2017-08-26T15:42:00Z">
              <w:rPr>
                <w:lang w:eastAsia="zh-CN"/>
              </w:rPr>
            </w:rPrChange>
          </w:rPr>
          <w:delInstrText xml:space="preserve"> PAGEREF _Toc489971218 \h </w:delInstrText>
        </w:r>
        <w:r w:rsidRPr="0088676B" w:rsidDel="005E1FA1">
          <w:rPr>
            <w:rFonts w:eastAsiaTheme="minorEastAsia"/>
            <w:rPrChange w:id="739" w:author="Microsoft Office User" w:date="2017-08-26T15:42:00Z">
              <w:rPr>
                <w:rFonts w:eastAsiaTheme="minorEastAsia"/>
              </w:rPr>
            </w:rPrChange>
          </w:rPr>
        </w:r>
        <w:r w:rsidRPr="0088676B" w:rsidDel="005E1FA1">
          <w:rPr>
            <w:rFonts w:eastAsiaTheme="minorEastAsia"/>
            <w:rPrChange w:id="740" w:author="Microsoft Office User" w:date="2017-08-26T15:42:00Z">
              <w:rPr/>
            </w:rPrChange>
          </w:rPr>
          <w:fldChar w:fldCharType="separate"/>
        </w:r>
        <w:r w:rsidR="00C7301F" w:rsidRPr="0088676B" w:rsidDel="005E1FA1">
          <w:rPr>
            <w:rFonts w:eastAsiaTheme="minorEastAsia"/>
            <w:lang w:eastAsia="zh-CN"/>
            <w:rPrChange w:id="741" w:author="Microsoft Office User" w:date="2017-08-26T15:42:00Z">
              <w:rPr>
                <w:lang w:eastAsia="zh-CN"/>
              </w:rPr>
            </w:rPrChange>
          </w:rPr>
          <w:delText>31</w:delText>
        </w:r>
        <w:r w:rsidRPr="0088676B" w:rsidDel="005E1FA1">
          <w:rPr>
            <w:rFonts w:eastAsiaTheme="minorEastAsia"/>
            <w:rPrChange w:id="742" w:author="Microsoft Office User" w:date="2017-08-26T15:42:00Z">
              <w:rPr/>
            </w:rPrChange>
          </w:rPr>
          <w:fldChar w:fldCharType="end"/>
        </w:r>
      </w:del>
    </w:p>
    <w:p w14:paraId="1CC71DFE" w14:textId="0D1660B9" w:rsidR="007E0FCC" w:rsidRPr="0088676B" w:rsidDel="005E1FA1" w:rsidRDefault="007E0FCC">
      <w:pPr>
        <w:pStyle w:val="21"/>
        <w:rPr>
          <w:del w:id="743" w:author="Microsoft Office User" w:date="2017-08-26T15:33:00Z"/>
          <w:rFonts w:asciiTheme="minorHAnsi" w:eastAsiaTheme="minorEastAsia" w:hAnsiTheme="minorHAnsi" w:cstheme="minorBidi"/>
          <w:bCs w:val="0"/>
          <w:sz w:val="22"/>
          <w:szCs w:val="22"/>
          <w:lang w:eastAsia="zh-CN"/>
        </w:rPr>
      </w:pPr>
      <w:del w:id="744" w:author="Microsoft Office User" w:date="2017-08-26T15:33:00Z">
        <w:r w:rsidRPr="0088676B" w:rsidDel="005E1FA1">
          <w:rPr>
            <w:rFonts w:ascii=".萍方-简" w:eastAsiaTheme="minorEastAsia" w:hAnsi=".萍方-简"/>
            <w:lang w:eastAsia="zh-CN"/>
            <w:rPrChange w:id="745" w:author="Microsoft Office User" w:date="2017-08-26T15:42:00Z">
              <w:rPr>
                <w:rFonts w:ascii=".萍方-简" w:eastAsia=".萍方-简" w:hAnsi=".萍方-简"/>
                <w:lang w:eastAsia="zh-CN"/>
              </w:rPr>
            </w:rPrChange>
          </w:rPr>
          <w:delText>10.2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46" w:author="Microsoft Office User" w:date="2017-08-26T15:42:00Z">
              <w:rPr>
                <w:rFonts w:ascii=".萍方-简" w:eastAsia=".萍方-简" w:hAnsi=".萍方-简" w:hint="eastAsia"/>
                <w:lang w:eastAsia="zh-CN"/>
              </w:rPr>
            </w:rPrChange>
          </w:rPr>
          <w:delText>互助币的锁定机制</w:delText>
        </w:r>
        <w:r w:rsidRPr="0088676B" w:rsidDel="005E1FA1">
          <w:rPr>
            <w:rFonts w:eastAsiaTheme="minorEastAsia"/>
            <w:lang w:eastAsia="zh-CN"/>
            <w:rPrChange w:id="747" w:author="Microsoft Office User" w:date="2017-08-26T15:42:00Z">
              <w:rPr>
                <w:lang w:eastAsia="zh-CN"/>
              </w:rPr>
            </w:rPrChange>
          </w:rPr>
          <w:tab/>
        </w:r>
        <w:r w:rsidRPr="0088676B" w:rsidDel="005E1FA1">
          <w:rPr>
            <w:rFonts w:eastAsiaTheme="minorEastAsia"/>
            <w:rPrChange w:id="748" w:author="Microsoft Office User" w:date="2017-08-26T15:42:00Z">
              <w:rPr/>
            </w:rPrChange>
          </w:rPr>
          <w:fldChar w:fldCharType="begin"/>
        </w:r>
        <w:r w:rsidRPr="0088676B" w:rsidDel="005E1FA1">
          <w:rPr>
            <w:rFonts w:eastAsiaTheme="minorEastAsia"/>
            <w:lang w:eastAsia="zh-CN"/>
            <w:rPrChange w:id="749" w:author="Microsoft Office User" w:date="2017-08-26T15:42:00Z">
              <w:rPr>
                <w:lang w:eastAsia="zh-CN"/>
              </w:rPr>
            </w:rPrChange>
          </w:rPr>
          <w:delInstrText xml:space="preserve"> PAGEREF _Toc489971219 \h </w:delInstrText>
        </w:r>
        <w:r w:rsidRPr="0088676B" w:rsidDel="005E1FA1">
          <w:rPr>
            <w:rFonts w:eastAsiaTheme="minorEastAsia"/>
            <w:rPrChange w:id="750" w:author="Microsoft Office User" w:date="2017-08-26T15:42:00Z">
              <w:rPr>
                <w:rFonts w:eastAsiaTheme="minorEastAsia"/>
              </w:rPr>
            </w:rPrChange>
          </w:rPr>
        </w:r>
        <w:r w:rsidRPr="0088676B" w:rsidDel="005E1FA1">
          <w:rPr>
            <w:rFonts w:eastAsiaTheme="minorEastAsia"/>
            <w:rPrChange w:id="751" w:author="Microsoft Office User" w:date="2017-08-26T15:42:00Z">
              <w:rPr/>
            </w:rPrChange>
          </w:rPr>
          <w:fldChar w:fldCharType="separate"/>
        </w:r>
        <w:r w:rsidR="00C7301F" w:rsidRPr="0088676B" w:rsidDel="005E1FA1">
          <w:rPr>
            <w:rFonts w:eastAsiaTheme="minorEastAsia"/>
            <w:lang w:eastAsia="zh-CN"/>
            <w:rPrChange w:id="752" w:author="Microsoft Office User" w:date="2017-08-26T15:42:00Z">
              <w:rPr>
                <w:lang w:eastAsia="zh-CN"/>
              </w:rPr>
            </w:rPrChange>
          </w:rPr>
          <w:delText>31</w:delText>
        </w:r>
        <w:r w:rsidRPr="0088676B" w:rsidDel="005E1FA1">
          <w:rPr>
            <w:rFonts w:eastAsiaTheme="minorEastAsia"/>
            <w:rPrChange w:id="753" w:author="Microsoft Office User" w:date="2017-08-26T15:42:00Z">
              <w:rPr/>
            </w:rPrChange>
          </w:rPr>
          <w:fldChar w:fldCharType="end"/>
        </w:r>
      </w:del>
    </w:p>
    <w:p w14:paraId="1DD65D16" w14:textId="2A2E54F9" w:rsidR="007E0FCC" w:rsidRPr="0088676B" w:rsidDel="005E1FA1" w:rsidRDefault="007E0FCC">
      <w:pPr>
        <w:pStyle w:val="21"/>
        <w:rPr>
          <w:del w:id="754" w:author="Microsoft Office User" w:date="2017-08-26T15:33:00Z"/>
          <w:rFonts w:asciiTheme="minorHAnsi" w:eastAsiaTheme="minorEastAsia" w:hAnsiTheme="minorHAnsi" w:cstheme="minorBidi"/>
          <w:bCs w:val="0"/>
          <w:sz w:val="22"/>
          <w:szCs w:val="22"/>
          <w:lang w:eastAsia="zh-CN"/>
        </w:rPr>
      </w:pPr>
      <w:del w:id="755" w:author="Microsoft Office User" w:date="2017-08-26T15:33:00Z">
        <w:r w:rsidRPr="0088676B" w:rsidDel="005E1FA1">
          <w:rPr>
            <w:rFonts w:ascii=".萍方-简" w:eastAsiaTheme="minorEastAsia" w:hAnsi=".萍方-简"/>
            <w:lang w:eastAsia="zh-CN"/>
            <w:rPrChange w:id="756" w:author="Microsoft Office User" w:date="2017-08-26T15:42:00Z">
              <w:rPr>
                <w:rFonts w:ascii=".萍方-简" w:eastAsia=".萍方-简" w:hAnsi=".萍方-简"/>
                <w:lang w:eastAsia="zh-CN"/>
              </w:rPr>
            </w:rPrChange>
          </w:rPr>
          <w:delText>10.3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57" w:author="Microsoft Office User" w:date="2017-08-26T15:42:00Z">
              <w:rPr>
                <w:rFonts w:ascii=".萍方-简" w:eastAsia=".萍方-简" w:hAnsi=".萍方-简" w:hint="eastAsia"/>
                <w:lang w:eastAsia="zh-CN"/>
              </w:rPr>
            </w:rPrChange>
          </w:rPr>
          <w:delText>互助币最低筹集资金和资金使用情况</w:delText>
        </w:r>
        <w:r w:rsidRPr="0088676B" w:rsidDel="005E1FA1">
          <w:rPr>
            <w:rFonts w:eastAsiaTheme="minorEastAsia"/>
            <w:lang w:eastAsia="zh-CN"/>
            <w:rPrChange w:id="758" w:author="Microsoft Office User" w:date="2017-08-26T15:42:00Z">
              <w:rPr>
                <w:lang w:eastAsia="zh-CN"/>
              </w:rPr>
            </w:rPrChange>
          </w:rPr>
          <w:tab/>
        </w:r>
        <w:r w:rsidRPr="0088676B" w:rsidDel="005E1FA1">
          <w:rPr>
            <w:rFonts w:eastAsiaTheme="minorEastAsia"/>
            <w:rPrChange w:id="759" w:author="Microsoft Office User" w:date="2017-08-26T15:42:00Z">
              <w:rPr/>
            </w:rPrChange>
          </w:rPr>
          <w:fldChar w:fldCharType="begin"/>
        </w:r>
        <w:r w:rsidRPr="0088676B" w:rsidDel="005E1FA1">
          <w:rPr>
            <w:rFonts w:eastAsiaTheme="minorEastAsia"/>
            <w:lang w:eastAsia="zh-CN"/>
            <w:rPrChange w:id="760" w:author="Microsoft Office User" w:date="2017-08-26T15:42:00Z">
              <w:rPr>
                <w:lang w:eastAsia="zh-CN"/>
              </w:rPr>
            </w:rPrChange>
          </w:rPr>
          <w:delInstrText xml:space="preserve"> PAGEREF _Toc489971220 \h </w:delInstrText>
        </w:r>
        <w:r w:rsidRPr="0088676B" w:rsidDel="005E1FA1">
          <w:rPr>
            <w:rFonts w:eastAsiaTheme="minorEastAsia"/>
            <w:rPrChange w:id="761" w:author="Microsoft Office User" w:date="2017-08-26T15:42:00Z">
              <w:rPr>
                <w:rFonts w:eastAsiaTheme="minorEastAsia"/>
              </w:rPr>
            </w:rPrChange>
          </w:rPr>
        </w:r>
        <w:r w:rsidRPr="0088676B" w:rsidDel="005E1FA1">
          <w:rPr>
            <w:rFonts w:eastAsiaTheme="minorEastAsia"/>
            <w:rPrChange w:id="762" w:author="Microsoft Office User" w:date="2017-08-26T15:42:00Z">
              <w:rPr/>
            </w:rPrChange>
          </w:rPr>
          <w:fldChar w:fldCharType="separate"/>
        </w:r>
        <w:r w:rsidR="00C7301F" w:rsidRPr="0088676B" w:rsidDel="005E1FA1">
          <w:rPr>
            <w:rFonts w:eastAsiaTheme="minorEastAsia"/>
            <w:lang w:eastAsia="zh-CN"/>
            <w:rPrChange w:id="763" w:author="Microsoft Office User" w:date="2017-08-26T15:42:00Z">
              <w:rPr>
                <w:lang w:eastAsia="zh-CN"/>
              </w:rPr>
            </w:rPrChange>
          </w:rPr>
          <w:delText>31</w:delText>
        </w:r>
        <w:r w:rsidRPr="0088676B" w:rsidDel="005E1FA1">
          <w:rPr>
            <w:rFonts w:eastAsiaTheme="minorEastAsia"/>
            <w:rPrChange w:id="764" w:author="Microsoft Office User" w:date="2017-08-26T15:42:00Z">
              <w:rPr/>
            </w:rPrChange>
          </w:rPr>
          <w:fldChar w:fldCharType="end"/>
        </w:r>
      </w:del>
    </w:p>
    <w:p w14:paraId="43BDD73B" w14:textId="1CDACA1C" w:rsidR="007E0FCC" w:rsidRPr="0088676B" w:rsidDel="005E1FA1" w:rsidRDefault="007E0FCC">
      <w:pPr>
        <w:pStyle w:val="11"/>
        <w:rPr>
          <w:del w:id="765" w:author="Microsoft Office User" w:date="2017-08-26T15:33:00Z"/>
          <w:rFonts w:asciiTheme="minorHAnsi" w:eastAsiaTheme="minorEastAsia" w:hAnsiTheme="minorHAnsi" w:cstheme="minorBidi"/>
          <w:b w:val="0"/>
          <w:bCs w:val="0"/>
          <w:caps w:val="0"/>
          <w:sz w:val="22"/>
          <w:szCs w:val="22"/>
          <w:lang w:eastAsia="zh-CN"/>
        </w:rPr>
      </w:pPr>
      <w:del w:id="766" w:author="Microsoft Office User" w:date="2017-08-26T15:33:00Z">
        <w:r w:rsidRPr="0088676B" w:rsidDel="005E1FA1">
          <w:rPr>
            <w:rFonts w:ascii=".萍方-简" w:eastAsiaTheme="minorEastAsia" w:hAnsi=".萍方-简"/>
            <w:lang w:eastAsia="zh-CN"/>
            <w:rPrChange w:id="767" w:author="Microsoft Office User" w:date="2017-08-26T15:42:00Z">
              <w:rPr>
                <w:rFonts w:ascii=".萍方-简" w:eastAsia=".萍方-简" w:hAnsi=".萍方-简"/>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68" w:author="Microsoft Office User" w:date="2017-08-26T15:42:00Z">
              <w:rPr>
                <w:rFonts w:ascii=".萍方-简" w:eastAsia=".萍方-简" w:hAnsi=".萍方-简" w:hint="eastAsia"/>
                <w:lang w:eastAsia="zh-CN"/>
              </w:rPr>
            </w:rPrChange>
          </w:rPr>
          <w:delText>互助链开发计划与预算</w:delText>
        </w:r>
        <w:r w:rsidRPr="0088676B" w:rsidDel="005E1FA1">
          <w:rPr>
            <w:rFonts w:eastAsiaTheme="minorEastAsia"/>
            <w:lang w:eastAsia="zh-CN"/>
            <w:rPrChange w:id="769" w:author="Microsoft Office User" w:date="2017-08-26T15:42:00Z">
              <w:rPr>
                <w:lang w:eastAsia="zh-CN"/>
              </w:rPr>
            </w:rPrChange>
          </w:rPr>
          <w:tab/>
        </w:r>
        <w:r w:rsidRPr="0088676B" w:rsidDel="005E1FA1">
          <w:rPr>
            <w:rFonts w:eastAsiaTheme="minorEastAsia"/>
            <w:rPrChange w:id="770" w:author="Microsoft Office User" w:date="2017-08-26T15:42:00Z">
              <w:rPr/>
            </w:rPrChange>
          </w:rPr>
          <w:fldChar w:fldCharType="begin"/>
        </w:r>
        <w:r w:rsidRPr="0088676B" w:rsidDel="005E1FA1">
          <w:rPr>
            <w:rFonts w:eastAsiaTheme="minorEastAsia"/>
            <w:lang w:eastAsia="zh-CN"/>
            <w:rPrChange w:id="771" w:author="Microsoft Office User" w:date="2017-08-26T15:42:00Z">
              <w:rPr>
                <w:lang w:eastAsia="zh-CN"/>
              </w:rPr>
            </w:rPrChange>
          </w:rPr>
          <w:delInstrText xml:space="preserve"> PAGEREF _Toc489971221 \h </w:delInstrText>
        </w:r>
        <w:r w:rsidRPr="0088676B" w:rsidDel="005E1FA1">
          <w:rPr>
            <w:rFonts w:eastAsiaTheme="minorEastAsia"/>
            <w:rPrChange w:id="772" w:author="Microsoft Office User" w:date="2017-08-26T15:42:00Z">
              <w:rPr>
                <w:rFonts w:eastAsiaTheme="minorEastAsia"/>
              </w:rPr>
            </w:rPrChange>
          </w:rPr>
        </w:r>
        <w:r w:rsidRPr="0088676B" w:rsidDel="005E1FA1">
          <w:rPr>
            <w:rFonts w:eastAsiaTheme="minorEastAsia"/>
            <w:rPrChange w:id="773" w:author="Microsoft Office User" w:date="2017-08-26T15:42:00Z">
              <w:rPr/>
            </w:rPrChange>
          </w:rPr>
          <w:fldChar w:fldCharType="separate"/>
        </w:r>
        <w:r w:rsidR="00C7301F" w:rsidRPr="0088676B" w:rsidDel="005E1FA1">
          <w:rPr>
            <w:rFonts w:eastAsiaTheme="minorEastAsia"/>
            <w:lang w:eastAsia="zh-CN"/>
            <w:rPrChange w:id="774" w:author="Microsoft Office User" w:date="2017-08-26T15:42:00Z">
              <w:rPr>
                <w:lang w:eastAsia="zh-CN"/>
              </w:rPr>
            </w:rPrChange>
          </w:rPr>
          <w:delText>31</w:delText>
        </w:r>
        <w:r w:rsidRPr="0088676B" w:rsidDel="005E1FA1">
          <w:rPr>
            <w:rFonts w:eastAsiaTheme="minorEastAsia"/>
            <w:rPrChange w:id="775" w:author="Microsoft Office User" w:date="2017-08-26T15:42:00Z">
              <w:rPr/>
            </w:rPrChange>
          </w:rPr>
          <w:fldChar w:fldCharType="end"/>
        </w:r>
      </w:del>
    </w:p>
    <w:p w14:paraId="64F6BBC9" w14:textId="5AD72FE3" w:rsidR="007E0FCC" w:rsidRPr="0088676B" w:rsidDel="005E1FA1" w:rsidRDefault="007E0FCC">
      <w:pPr>
        <w:pStyle w:val="11"/>
        <w:rPr>
          <w:del w:id="776" w:author="Microsoft Office User" w:date="2017-08-26T15:33:00Z"/>
          <w:rFonts w:asciiTheme="minorHAnsi" w:eastAsiaTheme="minorEastAsia" w:hAnsiTheme="minorHAnsi" w:cstheme="minorBidi"/>
          <w:b w:val="0"/>
          <w:bCs w:val="0"/>
          <w:caps w:val="0"/>
          <w:sz w:val="22"/>
          <w:szCs w:val="22"/>
          <w:lang w:eastAsia="zh-CN"/>
        </w:rPr>
      </w:pPr>
      <w:del w:id="777" w:author="Microsoft Office User" w:date="2017-08-26T15:33:00Z">
        <w:r w:rsidRPr="0088676B" w:rsidDel="005E1FA1">
          <w:rPr>
            <w:rFonts w:ascii=".萍方-简" w:eastAsiaTheme="minorEastAsia" w:hAnsi=".萍方-简"/>
            <w:lang w:eastAsia="zh-CN"/>
            <w:rPrChange w:id="778" w:author="Microsoft Office User" w:date="2017-08-26T15:42:00Z">
              <w:rPr>
                <w:rFonts w:ascii=".萍方-简" w:eastAsia=".萍方-简" w:hAnsi=".萍方-简"/>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79" w:author="Microsoft Office User" w:date="2017-08-26T15:42:00Z">
              <w:rPr>
                <w:rFonts w:ascii=".萍方-简" w:eastAsia=".萍方-简" w:hAnsi=".萍方-简" w:hint="eastAsia"/>
                <w:lang w:eastAsia="zh-CN"/>
              </w:rPr>
            </w:rPrChange>
          </w:rPr>
          <w:delText>互助链团队</w:delText>
        </w:r>
        <w:r w:rsidRPr="0088676B" w:rsidDel="005E1FA1">
          <w:rPr>
            <w:rFonts w:eastAsiaTheme="minorEastAsia"/>
            <w:lang w:eastAsia="zh-CN"/>
            <w:rPrChange w:id="780" w:author="Microsoft Office User" w:date="2017-08-26T15:42:00Z">
              <w:rPr>
                <w:lang w:eastAsia="zh-CN"/>
              </w:rPr>
            </w:rPrChange>
          </w:rPr>
          <w:tab/>
        </w:r>
        <w:r w:rsidRPr="0088676B" w:rsidDel="005E1FA1">
          <w:rPr>
            <w:rFonts w:eastAsiaTheme="minorEastAsia"/>
            <w:rPrChange w:id="781" w:author="Microsoft Office User" w:date="2017-08-26T15:42:00Z">
              <w:rPr/>
            </w:rPrChange>
          </w:rPr>
          <w:fldChar w:fldCharType="begin"/>
        </w:r>
        <w:r w:rsidRPr="0088676B" w:rsidDel="005E1FA1">
          <w:rPr>
            <w:rFonts w:eastAsiaTheme="minorEastAsia"/>
            <w:lang w:eastAsia="zh-CN"/>
            <w:rPrChange w:id="782" w:author="Microsoft Office User" w:date="2017-08-26T15:42:00Z">
              <w:rPr>
                <w:lang w:eastAsia="zh-CN"/>
              </w:rPr>
            </w:rPrChange>
          </w:rPr>
          <w:delInstrText xml:space="preserve"> PAGEREF _Toc489971222 \h </w:delInstrText>
        </w:r>
        <w:r w:rsidRPr="0088676B" w:rsidDel="005E1FA1">
          <w:rPr>
            <w:rFonts w:eastAsiaTheme="minorEastAsia"/>
            <w:rPrChange w:id="783" w:author="Microsoft Office User" w:date="2017-08-26T15:42:00Z">
              <w:rPr>
                <w:rFonts w:eastAsiaTheme="minorEastAsia"/>
              </w:rPr>
            </w:rPrChange>
          </w:rPr>
        </w:r>
        <w:r w:rsidRPr="0088676B" w:rsidDel="005E1FA1">
          <w:rPr>
            <w:rFonts w:eastAsiaTheme="minorEastAsia"/>
            <w:rPrChange w:id="784" w:author="Microsoft Office User" w:date="2017-08-26T15:42:00Z">
              <w:rPr/>
            </w:rPrChange>
          </w:rPr>
          <w:fldChar w:fldCharType="separate"/>
        </w:r>
        <w:r w:rsidR="00C7301F" w:rsidRPr="0088676B" w:rsidDel="005E1FA1">
          <w:rPr>
            <w:rFonts w:eastAsiaTheme="minorEastAsia"/>
            <w:lang w:eastAsia="zh-CN"/>
            <w:rPrChange w:id="785" w:author="Microsoft Office User" w:date="2017-08-26T15:42:00Z">
              <w:rPr>
                <w:lang w:eastAsia="zh-CN"/>
              </w:rPr>
            </w:rPrChange>
          </w:rPr>
          <w:delText>31</w:delText>
        </w:r>
        <w:r w:rsidRPr="0088676B" w:rsidDel="005E1FA1">
          <w:rPr>
            <w:rFonts w:eastAsiaTheme="minorEastAsia"/>
            <w:rPrChange w:id="786" w:author="Microsoft Office User" w:date="2017-08-26T15:42:00Z">
              <w:rPr/>
            </w:rPrChange>
          </w:rPr>
          <w:fldChar w:fldCharType="end"/>
        </w:r>
      </w:del>
    </w:p>
    <w:p w14:paraId="688F078D" w14:textId="3A6BA5D5" w:rsidR="007E0FCC" w:rsidRPr="0088676B" w:rsidDel="005E1FA1" w:rsidRDefault="007E0FCC">
      <w:pPr>
        <w:pStyle w:val="11"/>
        <w:rPr>
          <w:del w:id="787" w:author="Microsoft Office User" w:date="2017-08-26T15:33:00Z"/>
          <w:rFonts w:asciiTheme="minorHAnsi" w:eastAsiaTheme="minorEastAsia" w:hAnsiTheme="minorHAnsi" w:cstheme="minorBidi"/>
          <w:b w:val="0"/>
          <w:bCs w:val="0"/>
          <w:caps w:val="0"/>
          <w:sz w:val="22"/>
          <w:szCs w:val="22"/>
          <w:lang w:eastAsia="zh-CN"/>
        </w:rPr>
      </w:pPr>
      <w:del w:id="788" w:author="Microsoft Office User" w:date="2017-08-26T15:33:00Z">
        <w:r w:rsidRPr="0088676B" w:rsidDel="005E1FA1">
          <w:rPr>
            <w:rFonts w:ascii=".萍方-简" w:eastAsiaTheme="minorEastAsia" w:hAnsi=".萍方-简"/>
            <w:lang w:eastAsia="zh-CN"/>
            <w:rPrChange w:id="789" w:author="Microsoft Office User" w:date="2017-08-26T15:42:00Z">
              <w:rPr>
                <w:rFonts w:ascii=".萍方-简" w:eastAsia=".萍方-简" w:hAnsi=".萍方-简"/>
                <w:lang w:eastAsia="zh-CN"/>
              </w:rPr>
            </w:rPrChange>
          </w:rPr>
          <w:delText>13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90" w:author="Microsoft Office User" w:date="2017-08-26T15:42:00Z">
              <w:rPr>
                <w:rFonts w:ascii=".萍方-简" w:eastAsia=".萍方-简" w:hAnsi=".萍方-简" w:hint="eastAsia"/>
                <w:lang w:eastAsia="zh-CN"/>
              </w:rPr>
            </w:rPrChange>
          </w:rPr>
          <w:delText>附录</w:delText>
        </w:r>
        <w:r w:rsidRPr="0088676B" w:rsidDel="005E1FA1">
          <w:rPr>
            <w:rFonts w:eastAsiaTheme="minorEastAsia"/>
            <w:lang w:eastAsia="zh-CN"/>
            <w:rPrChange w:id="791" w:author="Microsoft Office User" w:date="2017-08-26T15:42:00Z">
              <w:rPr>
                <w:lang w:eastAsia="zh-CN"/>
              </w:rPr>
            </w:rPrChange>
          </w:rPr>
          <w:tab/>
        </w:r>
        <w:r w:rsidRPr="0088676B" w:rsidDel="005E1FA1">
          <w:rPr>
            <w:rFonts w:eastAsiaTheme="minorEastAsia"/>
            <w:rPrChange w:id="792" w:author="Microsoft Office User" w:date="2017-08-26T15:42:00Z">
              <w:rPr/>
            </w:rPrChange>
          </w:rPr>
          <w:fldChar w:fldCharType="begin"/>
        </w:r>
        <w:r w:rsidRPr="0088676B" w:rsidDel="005E1FA1">
          <w:rPr>
            <w:rFonts w:eastAsiaTheme="minorEastAsia"/>
            <w:lang w:eastAsia="zh-CN"/>
            <w:rPrChange w:id="793" w:author="Microsoft Office User" w:date="2017-08-26T15:42:00Z">
              <w:rPr>
                <w:lang w:eastAsia="zh-CN"/>
              </w:rPr>
            </w:rPrChange>
          </w:rPr>
          <w:delInstrText xml:space="preserve"> PAGEREF _Toc489971223 \h </w:delInstrText>
        </w:r>
        <w:r w:rsidRPr="0088676B" w:rsidDel="005E1FA1">
          <w:rPr>
            <w:rFonts w:eastAsiaTheme="minorEastAsia"/>
            <w:rPrChange w:id="794" w:author="Microsoft Office User" w:date="2017-08-26T15:42:00Z">
              <w:rPr>
                <w:rFonts w:eastAsiaTheme="minorEastAsia"/>
              </w:rPr>
            </w:rPrChange>
          </w:rPr>
        </w:r>
        <w:r w:rsidRPr="0088676B" w:rsidDel="005E1FA1">
          <w:rPr>
            <w:rFonts w:eastAsiaTheme="minorEastAsia"/>
            <w:rPrChange w:id="795" w:author="Microsoft Office User" w:date="2017-08-26T15:42:00Z">
              <w:rPr/>
            </w:rPrChange>
          </w:rPr>
          <w:fldChar w:fldCharType="separate"/>
        </w:r>
        <w:r w:rsidR="00C7301F" w:rsidRPr="0088676B" w:rsidDel="005E1FA1">
          <w:rPr>
            <w:rFonts w:eastAsiaTheme="minorEastAsia"/>
            <w:lang w:eastAsia="zh-CN"/>
            <w:rPrChange w:id="796" w:author="Microsoft Office User" w:date="2017-08-26T15:42:00Z">
              <w:rPr>
                <w:lang w:eastAsia="zh-CN"/>
              </w:rPr>
            </w:rPrChange>
          </w:rPr>
          <w:delText>31</w:delText>
        </w:r>
        <w:r w:rsidRPr="0088676B" w:rsidDel="005E1FA1">
          <w:rPr>
            <w:rFonts w:eastAsiaTheme="minorEastAsia"/>
            <w:rPrChange w:id="797" w:author="Microsoft Office User" w:date="2017-08-26T15:42:00Z">
              <w:rPr/>
            </w:rPrChange>
          </w:rPr>
          <w:fldChar w:fldCharType="end"/>
        </w:r>
      </w:del>
    </w:p>
    <w:p w14:paraId="52219DE3" w14:textId="4AAA1835" w:rsidR="007E0FCC" w:rsidRPr="0088676B" w:rsidDel="005E1FA1" w:rsidRDefault="007E0FCC">
      <w:pPr>
        <w:pStyle w:val="21"/>
        <w:rPr>
          <w:del w:id="798" w:author="Microsoft Office User" w:date="2017-08-26T15:33:00Z"/>
          <w:rFonts w:asciiTheme="minorHAnsi" w:eastAsiaTheme="minorEastAsia" w:hAnsiTheme="minorHAnsi" w:cstheme="minorBidi"/>
          <w:bCs w:val="0"/>
          <w:sz w:val="22"/>
          <w:szCs w:val="22"/>
          <w:lang w:eastAsia="zh-CN"/>
        </w:rPr>
      </w:pPr>
      <w:del w:id="799" w:author="Microsoft Office User" w:date="2017-08-26T15:33:00Z">
        <w:r w:rsidRPr="0088676B" w:rsidDel="005E1FA1">
          <w:rPr>
            <w:rFonts w:ascii=".萍方-简" w:eastAsiaTheme="minorEastAsia" w:hAnsi=".萍方-简"/>
            <w:lang w:val="en-CA" w:eastAsia="zh-CN"/>
            <w:rPrChange w:id="800" w:author="Microsoft Office User" w:date="2017-08-26T15:42:00Z">
              <w:rPr>
                <w:rFonts w:ascii=".萍方-简" w:eastAsia=".萍方-简" w:hAnsi=".萍方-简"/>
                <w:lang w:val="en-CA" w:eastAsia="zh-CN"/>
              </w:rPr>
            </w:rPrChange>
          </w:rPr>
          <w:delText>13.1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val="en-CA" w:eastAsia="zh-CN"/>
            <w:rPrChange w:id="801" w:author="Microsoft Office User" w:date="2017-08-26T15:42:00Z">
              <w:rPr>
                <w:rFonts w:ascii=".萍方-简" w:eastAsia=".萍方-简" w:hAnsi=".萍方-简" w:hint="eastAsia"/>
                <w:lang w:val="en-CA" w:eastAsia="zh-CN"/>
              </w:rPr>
            </w:rPrChange>
          </w:rPr>
          <w:delText>其他应用场景详述</w:delText>
        </w:r>
        <w:r w:rsidRPr="0088676B" w:rsidDel="005E1FA1">
          <w:rPr>
            <w:rFonts w:eastAsiaTheme="minorEastAsia"/>
            <w:lang w:eastAsia="zh-CN"/>
            <w:rPrChange w:id="802" w:author="Microsoft Office User" w:date="2017-08-26T15:42:00Z">
              <w:rPr>
                <w:lang w:eastAsia="zh-CN"/>
              </w:rPr>
            </w:rPrChange>
          </w:rPr>
          <w:tab/>
        </w:r>
        <w:r w:rsidRPr="0088676B" w:rsidDel="005E1FA1">
          <w:rPr>
            <w:rFonts w:eastAsiaTheme="minorEastAsia"/>
            <w:rPrChange w:id="803" w:author="Microsoft Office User" w:date="2017-08-26T15:42:00Z">
              <w:rPr/>
            </w:rPrChange>
          </w:rPr>
          <w:fldChar w:fldCharType="begin"/>
        </w:r>
        <w:r w:rsidRPr="0088676B" w:rsidDel="005E1FA1">
          <w:rPr>
            <w:rFonts w:eastAsiaTheme="minorEastAsia"/>
            <w:lang w:eastAsia="zh-CN"/>
            <w:rPrChange w:id="804" w:author="Microsoft Office User" w:date="2017-08-26T15:42:00Z">
              <w:rPr>
                <w:lang w:eastAsia="zh-CN"/>
              </w:rPr>
            </w:rPrChange>
          </w:rPr>
          <w:delInstrText xml:space="preserve"> PAGEREF _Toc489971224 \h </w:delInstrText>
        </w:r>
        <w:r w:rsidRPr="0088676B" w:rsidDel="005E1FA1">
          <w:rPr>
            <w:rFonts w:eastAsiaTheme="minorEastAsia"/>
            <w:rPrChange w:id="805" w:author="Microsoft Office User" w:date="2017-08-26T15:42:00Z">
              <w:rPr>
                <w:rFonts w:eastAsiaTheme="minorEastAsia"/>
              </w:rPr>
            </w:rPrChange>
          </w:rPr>
        </w:r>
        <w:r w:rsidRPr="0088676B" w:rsidDel="005E1FA1">
          <w:rPr>
            <w:rFonts w:eastAsiaTheme="minorEastAsia"/>
            <w:rPrChange w:id="806" w:author="Microsoft Office User" w:date="2017-08-26T15:42:00Z">
              <w:rPr/>
            </w:rPrChange>
          </w:rPr>
          <w:fldChar w:fldCharType="separate"/>
        </w:r>
        <w:r w:rsidR="00C7301F" w:rsidRPr="0088676B" w:rsidDel="005E1FA1">
          <w:rPr>
            <w:rFonts w:eastAsiaTheme="minorEastAsia"/>
            <w:lang w:eastAsia="zh-CN"/>
            <w:rPrChange w:id="807" w:author="Microsoft Office User" w:date="2017-08-26T15:42:00Z">
              <w:rPr>
                <w:lang w:eastAsia="zh-CN"/>
              </w:rPr>
            </w:rPrChange>
          </w:rPr>
          <w:delText>31</w:delText>
        </w:r>
        <w:r w:rsidRPr="0088676B" w:rsidDel="005E1FA1">
          <w:rPr>
            <w:rFonts w:eastAsiaTheme="minorEastAsia"/>
            <w:rPrChange w:id="808" w:author="Microsoft Office User" w:date="2017-08-26T15:42:00Z">
              <w:rPr/>
            </w:rPrChange>
          </w:rPr>
          <w:fldChar w:fldCharType="end"/>
        </w:r>
      </w:del>
    </w:p>
    <w:p w14:paraId="6EB2FC5B" w14:textId="4C861EE9" w:rsidR="007E0FCC" w:rsidRPr="0088676B" w:rsidDel="005E1FA1" w:rsidRDefault="007E0FCC">
      <w:pPr>
        <w:pStyle w:val="31"/>
        <w:rPr>
          <w:del w:id="809" w:author="Microsoft Office User" w:date="2017-08-26T15:33:00Z"/>
          <w:rFonts w:asciiTheme="minorHAnsi" w:eastAsiaTheme="minorEastAsia" w:hAnsiTheme="minorHAnsi" w:cstheme="minorBidi"/>
          <w:noProof/>
          <w:lang w:eastAsia="zh-CN"/>
        </w:rPr>
      </w:pPr>
      <w:del w:id="810" w:author="Microsoft Office User" w:date="2017-08-26T15:33:00Z">
        <w:r w:rsidRPr="0088676B" w:rsidDel="005E1FA1">
          <w:rPr>
            <w:rFonts w:eastAsiaTheme="minorEastAsia"/>
            <w:noProof/>
            <w:lang w:eastAsia="zh-CN"/>
            <w:rPrChange w:id="811" w:author="Microsoft Office User" w:date="2017-08-26T15:42:00Z">
              <w:rPr>
                <w:rFonts w:eastAsia=".萍方-简"/>
                <w:noProof/>
                <w:lang w:eastAsia="zh-CN"/>
              </w:rPr>
            </w:rPrChange>
          </w:rPr>
          <w:delText>13.1.1</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12" w:author="Microsoft Office User" w:date="2017-08-26T15:42:00Z">
              <w:rPr>
                <w:rFonts w:eastAsia=".萍方-简" w:hint="eastAsia"/>
                <w:noProof/>
                <w:lang w:eastAsia="zh-CN"/>
              </w:rPr>
            </w:rPrChange>
          </w:rPr>
          <w:delText>互助链架构应用于保险流程的优化</w:delText>
        </w:r>
        <w:r w:rsidRPr="0088676B" w:rsidDel="005E1FA1">
          <w:rPr>
            <w:rFonts w:eastAsiaTheme="minorEastAsia"/>
            <w:noProof/>
            <w:lang w:eastAsia="zh-CN"/>
            <w:rPrChange w:id="813" w:author="Microsoft Office User" w:date="2017-08-26T15:42:00Z">
              <w:rPr>
                <w:noProof/>
                <w:lang w:eastAsia="zh-CN"/>
              </w:rPr>
            </w:rPrChange>
          </w:rPr>
          <w:tab/>
        </w:r>
        <w:r w:rsidRPr="0088676B" w:rsidDel="005E1FA1">
          <w:rPr>
            <w:rFonts w:eastAsiaTheme="minorEastAsia"/>
            <w:noProof/>
            <w:rPrChange w:id="814" w:author="Microsoft Office User" w:date="2017-08-26T15:42:00Z">
              <w:rPr>
                <w:noProof/>
              </w:rPr>
            </w:rPrChange>
          </w:rPr>
          <w:fldChar w:fldCharType="begin"/>
        </w:r>
        <w:r w:rsidRPr="0088676B" w:rsidDel="005E1FA1">
          <w:rPr>
            <w:rFonts w:eastAsiaTheme="minorEastAsia"/>
            <w:noProof/>
            <w:lang w:eastAsia="zh-CN"/>
            <w:rPrChange w:id="815" w:author="Microsoft Office User" w:date="2017-08-26T15:42:00Z">
              <w:rPr>
                <w:noProof/>
                <w:lang w:eastAsia="zh-CN"/>
              </w:rPr>
            </w:rPrChange>
          </w:rPr>
          <w:delInstrText xml:space="preserve"> PAGEREF _Toc489971225 \h </w:delInstrText>
        </w:r>
        <w:r w:rsidRPr="0088676B" w:rsidDel="005E1FA1">
          <w:rPr>
            <w:rFonts w:eastAsiaTheme="minorEastAsia"/>
            <w:noProof/>
            <w:rPrChange w:id="816" w:author="Microsoft Office User" w:date="2017-08-26T15:42:00Z">
              <w:rPr>
                <w:rFonts w:eastAsiaTheme="minorEastAsia"/>
                <w:noProof/>
              </w:rPr>
            </w:rPrChange>
          </w:rPr>
        </w:r>
        <w:r w:rsidRPr="0088676B" w:rsidDel="005E1FA1">
          <w:rPr>
            <w:rFonts w:eastAsiaTheme="minorEastAsia"/>
            <w:noProof/>
            <w:rPrChange w:id="817" w:author="Microsoft Office User" w:date="2017-08-26T15:42:00Z">
              <w:rPr>
                <w:noProof/>
              </w:rPr>
            </w:rPrChange>
          </w:rPr>
          <w:fldChar w:fldCharType="separate"/>
        </w:r>
        <w:r w:rsidR="00C7301F" w:rsidRPr="0088676B" w:rsidDel="005E1FA1">
          <w:rPr>
            <w:rFonts w:eastAsiaTheme="minorEastAsia"/>
            <w:noProof/>
            <w:lang w:eastAsia="zh-CN"/>
            <w:rPrChange w:id="818" w:author="Microsoft Office User" w:date="2017-08-26T15:42:00Z">
              <w:rPr>
                <w:noProof/>
                <w:lang w:eastAsia="zh-CN"/>
              </w:rPr>
            </w:rPrChange>
          </w:rPr>
          <w:delText>31</w:delText>
        </w:r>
        <w:r w:rsidRPr="0088676B" w:rsidDel="005E1FA1">
          <w:rPr>
            <w:rFonts w:eastAsiaTheme="minorEastAsia"/>
            <w:noProof/>
            <w:rPrChange w:id="819" w:author="Microsoft Office User" w:date="2017-08-26T15:42:00Z">
              <w:rPr>
                <w:noProof/>
              </w:rPr>
            </w:rPrChange>
          </w:rPr>
          <w:fldChar w:fldCharType="end"/>
        </w:r>
      </w:del>
    </w:p>
    <w:p w14:paraId="638828AA" w14:textId="1B8CC659" w:rsidR="007E0FCC" w:rsidRPr="0088676B" w:rsidDel="005E1FA1" w:rsidRDefault="007E0FCC">
      <w:pPr>
        <w:pStyle w:val="31"/>
        <w:rPr>
          <w:del w:id="820" w:author="Microsoft Office User" w:date="2017-08-26T15:33:00Z"/>
          <w:rFonts w:asciiTheme="minorHAnsi" w:eastAsiaTheme="minorEastAsia" w:hAnsiTheme="minorHAnsi" w:cstheme="minorBidi"/>
          <w:noProof/>
          <w:lang w:eastAsia="zh-CN"/>
        </w:rPr>
      </w:pPr>
      <w:del w:id="821" w:author="Microsoft Office User" w:date="2017-08-26T15:33:00Z">
        <w:r w:rsidRPr="0088676B" w:rsidDel="005E1FA1">
          <w:rPr>
            <w:rFonts w:eastAsiaTheme="minorEastAsia"/>
            <w:noProof/>
            <w:lang w:eastAsia="zh-CN"/>
            <w:rPrChange w:id="822" w:author="Microsoft Office User" w:date="2017-08-26T15:42:00Z">
              <w:rPr>
                <w:rFonts w:eastAsia=".萍方-简"/>
                <w:noProof/>
                <w:lang w:eastAsia="zh-CN"/>
              </w:rPr>
            </w:rPrChange>
          </w:rPr>
          <w:delText>13.1.2</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23" w:author="Microsoft Office User" w:date="2017-08-26T15:42:00Z">
              <w:rPr>
                <w:rFonts w:eastAsia=".萍方-简" w:hint="eastAsia"/>
                <w:noProof/>
                <w:lang w:eastAsia="zh-CN"/>
              </w:rPr>
            </w:rPrChange>
          </w:rPr>
          <w:delText>互助链架构应用于房屋贷款审批及投资平台</w:delText>
        </w:r>
        <w:r w:rsidRPr="0088676B" w:rsidDel="005E1FA1">
          <w:rPr>
            <w:rFonts w:eastAsiaTheme="minorEastAsia"/>
            <w:noProof/>
            <w:lang w:eastAsia="zh-CN"/>
            <w:rPrChange w:id="824" w:author="Microsoft Office User" w:date="2017-08-26T15:42:00Z">
              <w:rPr>
                <w:noProof/>
                <w:lang w:eastAsia="zh-CN"/>
              </w:rPr>
            </w:rPrChange>
          </w:rPr>
          <w:tab/>
        </w:r>
        <w:r w:rsidRPr="0088676B" w:rsidDel="005E1FA1">
          <w:rPr>
            <w:rFonts w:eastAsiaTheme="minorEastAsia"/>
            <w:noProof/>
            <w:rPrChange w:id="825" w:author="Microsoft Office User" w:date="2017-08-26T15:42:00Z">
              <w:rPr>
                <w:noProof/>
              </w:rPr>
            </w:rPrChange>
          </w:rPr>
          <w:fldChar w:fldCharType="begin"/>
        </w:r>
        <w:r w:rsidRPr="0088676B" w:rsidDel="005E1FA1">
          <w:rPr>
            <w:rFonts w:eastAsiaTheme="minorEastAsia"/>
            <w:noProof/>
            <w:lang w:eastAsia="zh-CN"/>
            <w:rPrChange w:id="826" w:author="Microsoft Office User" w:date="2017-08-26T15:42:00Z">
              <w:rPr>
                <w:noProof/>
                <w:lang w:eastAsia="zh-CN"/>
              </w:rPr>
            </w:rPrChange>
          </w:rPr>
          <w:delInstrText xml:space="preserve"> PAGEREF _Toc489971227 \h </w:delInstrText>
        </w:r>
        <w:r w:rsidRPr="0088676B" w:rsidDel="005E1FA1">
          <w:rPr>
            <w:rFonts w:eastAsiaTheme="minorEastAsia"/>
            <w:noProof/>
            <w:rPrChange w:id="827" w:author="Microsoft Office User" w:date="2017-08-26T15:42:00Z">
              <w:rPr>
                <w:rFonts w:eastAsiaTheme="minorEastAsia"/>
                <w:noProof/>
              </w:rPr>
            </w:rPrChange>
          </w:rPr>
        </w:r>
        <w:r w:rsidRPr="0088676B" w:rsidDel="005E1FA1">
          <w:rPr>
            <w:rFonts w:eastAsiaTheme="minorEastAsia"/>
            <w:noProof/>
            <w:rPrChange w:id="828" w:author="Microsoft Office User" w:date="2017-08-26T15:42:00Z">
              <w:rPr>
                <w:noProof/>
              </w:rPr>
            </w:rPrChange>
          </w:rPr>
          <w:fldChar w:fldCharType="separate"/>
        </w:r>
        <w:r w:rsidR="00C7301F" w:rsidRPr="0088676B" w:rsidDel="005E1FA1">
          <w:rPr>
            <w:rFonts w:eastAsiaTheme="minorEastAsia"/>
            <w:noProof/>
            <w:lang w:eastAsia="zh-CN"/>
            <w:rPrChange w:id="829" w:author="Microsoft Office User" w:date="2017-08-26T15:42:00Z">
              <w:rPr>
                <w:noProof/>
                <w:lang w:eastAsia="zh-CN"/>
              </w:rPr>
            </w:rPrChange>
          </w:rPr>
          <w:delText>36</w:delText>
        </w:r>
        <w:r w:rsidRPr="0088676B" w:rsidDel="005E1FA1">
          <w:rPr>
            <w:rFonts w:eastAsiaTheme="minorEastAsia"/>
            <w:noProof/>
            <w:rPrChange w:id="830" w:author="Microsoft Office User" w:date="2017-08-26T15:42:00Z">
              <w:rPr>
                <w:noProof/>
              </w:rPr>
            </w:rPrChange>
          </w:rPr>
          <w:fldChar w:fldCharType="end"/>
        </w:r>
      </w:del>
    </w:p>
    <w:p w14:paraId="307198F9" w14:textId="16D8E7B0" w:rsidR="007E0FCC" w:rsidRPr="0088676B" w:rsidDel="005E1FA1" w:rsidRDefault="007E0FCC">
      <w:pPr>
        <w:pStyle w:val="21"/>
        <w:rPr>
          <w:del w:id="831" w:author="Microsoft Office User" w:date="2017-08-26T15:33:00Z"/>
          <w:rFonts w:asciiTheme="minorHAnsi" w:eastAsiaTheme="minorEastAsia" w:hAnsiTheme="minorHAnsi" w:cstheme="minorBidi"/>
          <w:bCs w:val="0"/>
          <w:sz w:val="22"/>
          <w:szCs w:val="22"/>
          <w:lang w:eastAsia="zh-CN"/>
        </w:rPr>
      </w:pPr>
      <w:del w:id="832" w:author="Microsoft Office User" w:date="2017-08-26T15:33:00Z">
        <w:r w:rsidRPr="0088676B" w:rsidDel="005E1FA1">
          <w:rPr>
            <w:rFonts w:ascii=".萍方-简" w:eastAsiaTheme="minorEastAsia" w:hAnsi=".萍方-简"/>
            <w:lang w:eastAsia="zh-CN"/>
            <w:rPrChange w:id="833" w:author="Microsoft Office User" w:date="2017-08-26T15:42:00Z">
              <w:rPr>
                <w:rFonts w:ascii=".萍方-简" w:eastAsia=".萍方-简" w:hAnsi=".萍方-简"/>
                <w:lang w:eastAsia="zh-CN"/>
              </w:rPr>
            </w:rPrChange>
          </w:rPr>
          <w:delText>13.2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834" w:author="Microsoft Office User" w:date="2017-08-26T15:42:00Z">
              <w:rPr>
                <w:rFonts w:ascii=".萍方-简" w:eastAsia=".萍方-简" w:hAnsi=".萍方-简" w:hint="eastAsia"/>
                <w:lang w:eastAsia="zh-CN"/>
              </w:rPr>
            </w:rPrChange>
          </w:rPr>
          <w:delText>项目组织结构</w:delText>
        </w:r>
        <w:r w:rsidRPr="0088676B" w:rsidDel="005E1FA1">
          <w:rPr>
            <w:rFonts w:eastAsiaTheme="minorEastAsia"/>
            <w:lang w:eastAsia="zh-CN"/>
            <w:rPrChange w:id="835" w:author="Microsoft Office User" w:date="2017-08-26T15:42:00Z">
              <w:rPr>
                <w:lang w:eastAsia="zh-CN"/>
              </w:rPr>
            </w:rPrChange>
          </w:rPr>
          <w:tab/>
        </w:r>
        <w:r w:rsidRPr="0088676B" w:rsidDel="005E1FA1">
          <w:rPr>
            <w:rFonts w:eastAsiaTheme="minorEastAsia"/>
            <w:rPrChange w:id="836" w:author="Microsoft Office User" w:date="2017-08-26T15:42:00Z">
              <w:rPr/>
            </w:rPrChange>
          </w:rPr>
          <w:fldChar w:fldCharType="begin"/>
        </w:r>
        <w:r w:rsidRPr="0088676B" w:rsidDel="005E1FA1">
          <w:rPr>
            <w:rFonts w:eastAsiaTheme="minorEastAsia"/>
            <w:lang w:eastAsia="zh-CN"/>
            <w:rPrChange w:id="837" w:author="Microsoft Office User" w:date="2017-08-26T15:42:00Z">
              <w:rPr>
                <w:lang w:eastAsia="zh-CN"/>
              </w:rPr>
            </w:rPrChange>
          </w:rPr>
          <w:delInstrText xml:space="preserve"> PAGEREF _Toc489971229 \h </w:delInstrText>
        </w:r>
        <w:r w:rsidRPr="0088676B" w:rsidDel="005E1FA1">
          <w:rPr>
            <w:rFonts w:eastAsiaTheme="minorEastAsia"/>
            <w:rPrChange w:id="838" w:author="Microsoft Office User" w:date="2017-08-26T15:42:00Z">
              <w:rPr>
                <w:rFonts w:eastAsiaTheme="minorEastAsia"/>
              </w:rPr>
            </w:rPrChange>
          </w:rPr>
        </w:r>
        <w:r w:rsidRPr="0088676B" w:rsidDel="005E1FA1">
          <w:rPr>
            <w:rFonts w:eastAsiaTheme="minorEastAsia"/>
            <w:rPrChange w:id="839" w:author="Microsoft Office User" w:date="2017-08-26T15:42:00Z">
              <w:rPr/>
            </w:rPrChange>
          </w:rPr>
          <w:fldChar w:fldCharType="separate"/>
        </w:r>
        <w:r w:rsidR="00C7301F" w:rsidRPr="0088676B" w:rsidDel="005E1FA1">
          <w:rPr>
            <w:rFonts w:eastAsiaTheme="minorEastAsia"/>
            <w:lang w:eastAsia="zh-CN"/>
            <w:rPrChange w:id="840" w:author="Microsoft Office User" w:date="2017-08-26T15:42:00Z">
              <w:rPr>
                <w:lang w:eastAsia="zh-CN"/>
              </w:rPr>
            </w:rPrChange>
          </w:rPr>
          <w:delText>37</w:delText>
        </w:r>
        <w:r w:rsidRPr="0088676B" w:rsidDel="005E1FA1">
          <w:rPr>
            <w:rFonts w:eastAsiaTheme="minorEastAsia"/>
            <w:rPrChange w:id="841" w:author="Microsoft Office User" w:date="2017-08-26T15:42:00Z">
              <w:rPr/>
            </w:rPrChange>
          </w:rPr>
          <w:fldChar w:fldCharType="end"/>
        </w:r>
      </w:del>
    </w:p>
    <w:p w14:paraId="1106581C" w14:textId="5D694763" w:rsidR="007E0FCC" w:rsidRPr="0088676B" w:rsidDel="005E1FA1" w:rsidRDefault="007E0FCC">
      <w:pPr>
        <w:pStyle w:val="31"/>
        <w:rPr>
          <w:del w:id="842" w:author="Microsoft Office User" w:date="2017-08-26T15:33:00Z"/>
          <w:rFonts w:asciiTheme="minorHAnsi" w:eastAsiaTheme="minorEastAsia" w:hAnsiTheme="minorHAnsi" w:cstheme="minorBidi"/>
          <w:noProof/>
          <w:lang w:eastAsia="zh-CN"/>
        </w:rPr>
      </w:pPr>
      <w:del w:id="843" w:author="Microsoft Office User" w:date="2017-08-26T15:33:00Z">
        <w:r w:rsidRPr="0088676B" w:rsidDel="005E1FA1">
          <w:rPr>
            <w:rFonts w:ascii=".萍方-简" w:eastAsiaTheme="minorEastAsia" w:hAnsi=".萍方-简"/>
            <w:noProof/>
            <w:lang w:eastAsia="zh-CN"/>
            <w:rPrChange w:id="844" w:author="Microsoft Office User" w:date="2017-08-26T15:42:00Z">
              <w:rPr>
                <w:rFonts w:ascii=".萍方-简" w:eastAsia=".萍方-简" w:hAnsi=".萍方-简"/>
                <w:noProof/>
                <w:lang w:eastAsia="zh-CN"/>
              </w:rPr>
            </w:rPrChange>
          </w:rPr>
          <w:delText>13.2.1</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45" w:author="Microsoft Office User" w:date="2017-08-26T15:42:00Z">
              <w:rPr>
                <w:rFonts w:ascii=".萍方-简" w:eastAsia=".萍方-简" w:hAnsi=".萍方-简" w:hint="eastAsia"/>
                <w:noProof/>
                <w:lang w:eastAsia="zh-CN"/>
              </w:rPr>
            </w:rPrChange>
          </w:rPr>
          <w:delText>核心团队</w:delText>
        </w:r>
        <w:r w:rsidRPr="0088676B" w:rsidDel="005E1FA1">
          <w:rPr>
            <w:rFonts w:eastAsiaTheme="minorEastAsia"/>
            <w:noProof/>
            <w:lang w:eastAsia="zh-CN"/>
            <w:rPrChange w:id="846" w:author="Microsoft Office User" w:date="2017-08-26T15:42:00Z">
              <w:rPr>
                <w:noProof/>
                <w:lang w:eastAsia="zh-CN"/>
              </w:rPr>
            </w:rPrChange>
          </w:rPr>
          <w:tab/>
        </w:r>
        <w:r w:rsidRPr="0088676B" w:rsidDel="005E1FA1">
          <w:rPr>
            <w:rFonts w:eastAsiaTheme="minorEastAsia"/>
            <w:noProof/>
            <w:rPrChange w:id="847" w:author="Microsoft Office User" w:date="2017-08-26T15:42:00Z">
              <w:rPr>
                <w:noProof/>
              </w:rPr>
            </w:rPrChange>
          </w:rPr>
          <w:fldChar w:fldCharType="begin"/>
        </w:r>
        <w:r w:rsidRPr="0088676B" w:rsidDel="005E1FA1">
          <w:rPr>
            <w:rFonts w:eastAsiaTheme="minorEastAsia"/>
            <w:noProof/>
            <w:lang w:eastAsia="zh-CN"/>
            <w:rPrChange w:id="848" w:author="Microsoft Office User" w:date="2017-08-26T15:42:00Z">
              <w:rPr>
                <w:noProof/>
                <w:lang w:eastAsia="zh-CN"/>
              </w:rPr>
            </w:rPrChange>
          </w:rPr>
          <w:delInstrText xml:space="preserve"> PAGEREF _Toc489971230 \h </w:delInstrText>
        </w:r>
        <w:r w:rsidRPr="0088676B" w:rsidDel="005E1FA1">
          <w:rPr>
            <w:rFonts w:eastAsiaTheme="minorEastAsia"/>
            <w:noProof/>
            <w:rPrChange w:id="849" w:author="Microsoft Office User" w:date="2017-08-26T15:42:00Z">
              <w:rPr>
                <w:rFonts w:eastAsiaTheme="minorEastAsia"/>
                <w:noProof/>
              </w:rPr>
            </w:rPrChange>
          </w:rPr>
        </w:r>
        <w:r w:rsidRPr="0088676B" w:rsidDel="005E1FA1">
          <w:rPr>
            <w:rFonts w:eastAsiaTheme="minorEastAsia"/>
            <w:noProof/>
            <w:rPrChange w:id="850" w:author="Microsoft Office User" w:date="2017-08-26T15:42:00Z">
              <w:rPr>
                <w:noProof/>
              </w:rPr>
            </w:rPrChange>
          </w:rPr>
          <w:fldChar w:fldCharType="separate"/>
        </w:r>
        <w:r w:rsidR="00C7301F" w:rsidRPr="0088676B" w:rsidDel="005E1FA1">
          <w:rPr>
            <w:rFonts w:eastAsiaTheme="minorEastAsia"/>
            <w:noProof/>
            <w:lang w:eastAsia="zh-CN"/>
            <w:rPrChange w:id="851" w:author="Microsoft Office User" w:date="2017-08-26T15:42:00Z">
              <w:rPr>
                <w:noProof/>
                <w:lang w:eastAsia="zh-CN"/>
              </w:rPr>
            </w:rPrChange>
          </w:rPr>
          <w:delText>37</w:delText>
        </w:r>
        <w:r w:rsidRPr="0088676B" w:rsidDel="005E1FA1">
          <w:rPr>
            <w:rFonts w:eastAsiaTheme="minorEastAsia"/>
            <w:noProof/>
            <w:rPrChange w:id="852" w:author="Microsoft Office User" w:date="2017-08-26T15:42:00Z">
              <w:rPr>
                <w:noProof/>
              </w:rPr>
            </w:rPrChange>
          </w:rPr>
          <w:fldChar w:fldCharType="end"/>
        </w:r>
      </w:del>
    </w:p>
    <w:p w14:paraId="3B6EE0DF" w14:textId="7D7D7EFE" w:rsidR="007E0FCC" w:rsidRPr="0088676B" w:rsidDel="005E1FA1" w:rsidRDefault="007E0FCC">
      <w:pPr>
        <w:pStyle w:val="31"/>
        <w:rPr>
          <w:del w:id="853" w:author="Microsoft Office User" w:date="2017-08-26T15:33:00Z"/>
          <w:rFonts w:asciiTheme="minorHAnsi" w:eastAsiaTheme="minorEastAsia" w:hAnsiTheme="minorHAnsi" w:cstheme="minorBidi"/>
          <w:noProof/>
          <w:lang w:eastAsia="zh-CN"/>
        </w:rPr>
      </w:pPr>
      <w:del w:id="854" w:author="Microsoft Office User" w:date="2017-08-26T15:33:00Z">
        <w:r w:rsidRPr="0088676B" w:rsidDel="005E1FA1">
          <w:rPr>
            <w:rFonts w:ascii=".萍方-简" w:eastAsiaTheme="minorEastAsia" w:hAnsi=".萍方-简"/>
            <w:noProof/>
            <w:lang w:eastAsia="zh-CN"/>
            <w:rPrChange w:id="855" w:author="Microsoft Office User" w:date="2017-08-26T15:42:00Z">
              <w:rPr>
                <w:rFonts w:ascii=".萍方-简" w:eastAsia=".萍方-简" w:hAnsi=".萍方-简"/>
                <w:noProof/>
                <w:lang w:eastAsia="zh-CN"/>
              </w:rPr>
            </w:rPrChange>
          </w:rPr>
          <w:delText>13.2.2</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56" w:author="Microsoft Office User" w:date="2017-08-26T15:42:00Z">
              <w:rPr>
                <w:rFonts w:ascii=".萍方-简" w:eastAsia=".萍方-简" w:hAnsi=".萍方-简" w:hint="eastAsia"/>
                <w:noProof/>
                <w:lang w:eastAsia="zh-CN"/>
              </w:rPr>
            </w:rPrChange>
          </w:rPr>
          <w:delText>角色与责任</w:delText>
        </w:r>
        <w:r w:rsidRPr="0088676B" w:rsidDel="005E1FA1">
          <w:rPr>
            <w:rFonts w:eastAsiaTheme="minorEastAsia"/>
            <w:noProof/>
            <w:lang w:eastAsia="zh-CN"/>
            <w:rPrChange w:id="857" w:author="Microsoft Office User" w:date="2017-08-26T15:42:00Z">
              <w:rPr>
                <w:noProof/>
              </w:rPr>
            </w:rPrChange>
          </w:rPr>
          <w:tab/>
        </w:r>
        <w:r w:rsidRPr="0088676B" w:rsidDel="005E1FA1">
          <w:rPr>
            <w:rFonts w:eastAsiaTheme="minorEastAsia"/>
            <w:noProof/>
            <w:rPrChange w:id="858" w:author="Microsoft Office User" w:date="2017-08-26T15:42:00Z">
              <w:rPr>
                <w:noProof/>
              </w:rPr>
            </w:rPrChange>
          </w:rPr>
          <w:fldChar w:fldCharType="begin"/>
        </w:r>
        <w:r w:rsidRPr="0088676B" w:rsidDel="005E1FA1">
          <w:rPr>
            <w:rFonts w:eastAsiaTheme="minorEastAsia"/>
            <w:noProof/>
            <w:lang w:eastAsia="zh-CN"/>
            <w:rPrChange w:id="859" w:author="Microsoft Office User" w:date="2017-08-26T15:42:00Z">
              <w:rPr>
                <w:noProof/>
              </w:rPr>
            </w:rPrChange>
          </w:rPr>
          <w:delInstrText xml:space="preserve"> PAGEREF _Toc489971231 \h </w:delInstrText>
        </w:r>
        <w:r w:rsidRPr="0088676B" w:rsidDel="005E1FA1">
          <w:rPr>
            <w:rFonts w:eastAsiaTheme="minorEastAsia"/>
            <w:noProof/>
            <w:rPrChange w:id="860" w:author="Microsoft Office User" w:date="2017-08-26T15:42:00Z">
              <w:rPr>
                <w:rFonts w:eastAsiaTheme="minorEastAsia"/>
                <w:noProof/>
              </w:rPr>
            </w:rPrChange>
          </w:rPr>
        </w:r>
        <w:r w:rsidRPr="0088676B" w:rsidDel="005E1FA1">
          <w:rPr>
            <w:rFonts w:eastAsiaTheme="minorEastAsia"/>
            <w:noProof/>
            <w:rPrChange w:id="861" w:author="Microsoft Office User" w:date="2017-08-26T15:42:00Z">
              <w:rPr>
                <w:noProof/>
              </w:rPr>
            </w:rPrChange>
          </w:rPr>
          <w:fldChar w:fldCharType="separate"/>
        </w:r>
        <w:r w:rsidR="00C7301F" w:rsidRPr="0088676B" w:rsidDel="005E1FA1">
          <w:rPr>
            <w:rFonts w:eastAsiaTheme="minorEastAsia"/>
            <w:noProof/>
            <w:lang w:eastAsia="zh-CN"/>
            <w:rPrChange w:id="862" w:author="Microsoft Office User" w:date="2017-08-26T15:42:00Z">
              <w:rPr>
                <w:noProof/>
              </w:rPr>
            </w:rPrChange>
          </w:rPr>
          <w:delText>38</w:delText>
        </w:r>
        <w:r w:rsidRPr="0088676B" w:rsidDel="005E1FA1">
          <w:rPr>
            <w:rFonts w:eastAsiaTheme="minorEastAsia"/>
            <w:noProof/>
            <w:rPrChange w:id="863" w:author="Microsoft Office User" w:date="2017-08-26T15:42:00Z">
              <w:rPr>
                <w:noProof/>
              </w:rPr>
            </w:rPrChange>
          </w:rPr>
          <w:fldChar w:fldCharType="end"/>
        </w:r>
      </w:del>
    </w:p>
    <w:p w14:paraId="27B5956B" w14:textId="159A49CD" w:rsidR="007E0FCC" w:rsidRPr="0088676B" w:rsidDel="005E1FA1" w:rsidRDefault="007E0FCC">
      <w:pPr>
        <w:pStyle w:val="21"/>
        <w:rPr>
          <w:del w:id="864" w:author="Microsoft Office User" w:date="2017-08-26T15:33:00Z"/>
          <w:rFonts w:asciiTheme="minorHAnsi" w:eastAsiaTheme="minorEastAsia" w:hAnsiTheme="minorHAnsi" w:cstheme="minorBidi"/>
          <w:bCs w:val="0"/>
          <w:sz w:val="22"/>
          <w:szCs w:val="22"/>
          <w:lang w:eastAsia="zh-CN"/>
        </w:rPr>
      </w:pPr>
      <w:del w:id="865" w:author="Microsoft Office User" w:date="2017-08-26T15:33:00Z">
        <w:r w:rsidRPr="0088676B" w:rsidDel="005E1FA1">
          <w:rPr>
            <w:rFonts w:ascii=".萍方-简" w:eastAsiaTheme="minorEastAsia" w:hAnsi=".萍方-简"/>
            <w:lang w:eastAsia="zh-CN"/>
            <w:rPrChange w:id="866" w:author="Microsoft Office User" w:date="2017-08-26T15:42:00Z">
              <w:rPr>
                <w:rFonts w:ascii=".萍方-简" w:eastAsia=".萍方-简" w:hAnsi=".萍方-简"/>
                <w:lang w:eastAsia="zh-CN"/>
              </w:rPr>
            </w:rPrChange>
          </w:rPr>
          <w:delText>13.3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867" w:author="Microsoft Office User" w:date="2017-08-26T15:42:00Z">
              <w:rPr>
                <w:rFonts w:ascii=".萍方-简" w:eastAsia=".萍方-简" w:hAnsi=".萍方-简" w:hint="eastAsia"/>
                <w:lang w:eastAsia="zh-CN"/>
              </w:rPr>
            </w:rPrChange>
          </w:rPr>
          <w:delText>主要里程碑</w:delText>
        </w:r>
        <w:r w:rsidRPr="0088676B" w:rsidDel="005E1FA1">
          <w:rPr>
            <w:rFonts w:ascii=".萍方-简" w:eastAsiaTheme="minorEastAsia" w:hAnsi=".萍方-简"/>
            <w:lang w:eastAsia="zh-CN"/>
            <w:rPrChange w:id="868" w:author="Microsoft Office User" w:date="2017-08-26T15:42:00Z">
              <w:rPr>
                <w:rFonts w:ascii=".萍方-简" w:eastAsia=".萍方-简" w:hAnsi=".萍方-简"/>
                <w:lang w:eastAsia="zh-CN"/>
              </w:rPr>
            </w:rPrChange>
          </w:rPr>
          <w:delText>Key Milestone</w:delText>
        </w:r>
        <w:r w:rsidRPr="0088676B" w:rsidDel="005E1FA1">
          <w:rPr>
            <w:rFonts w:eastAsiaTheme="minorEastAsia"/>
            <w:lang w:eastAsia="zh-CN"/>
            <w:rPrChange w:id="869" w:author="Microsoft Office User" w:date="2017-08-26T15:42:00Z">
              <w:rPr/>
            </w:rPrChange>
          </w:rPr>
          <w:tab/>
        </w:r>
        <w:r w:rsidRPr="0088676B" w:rsidDel="005E1FA1">
          <w:rPr>
            <w:rFonts w:eastAsiaTheme="minorEastAsia"/>
            <w:rPrChange w:id="870" w:author="Microsoft Office User" w:date="2017-08-26T15:42:00Z">
              <w:rPr/>
            </w:rPrChange>
          </w:rPr>
          <w:fldChar w:fldCharType="begin"/>
        </w:r>
        <w:r w:rsidRPr="0088676B" w:rsidDel="005E1FA1">
          <w:rPr>
            <w:rFonts w:eastAsiaTheme="minorEastAsia"/>
            <w:lang w:eastAsia="zh-CN"/>
            <w:rPrChange w:id="871" w:author="Microsoft Office User" w:date="2017-08-26T15:42:00Z">
              <w:rPr/>
            </w:rPrChange>
          </w:rPr>
          <w:delInstrText xml:space="preserve"> PAGEREF _Toc489971232 \h </w:delInstrText>
        </w:r>
        <w:r w:rsidRPr="0088676B" w:rsidDel="005E1FA1">
          <w:rPr>
            <w:rFonts w:eastAsiaTheme="minorEastAsia"/>
            <w:rPrChange w:id="872" w:author="Microsoft Office User" w:date="2017-08-26T15:42:00Z">
              <w:rPr>
                <w:rFonts w:eastAsiaTheme="minorEastAsia"/>
              </w:rPr>
            </w:rPrChange>
          </w:rPr>
        </w:r>
        <w:r w:rsidRPr="0088676B" w:rsidDel="005E1FA1">
          <w:rPr>
            <w:rFonts w:eastAsiaTheme="minorEastAsia"/>
            <w:rPrChange w:id="873" w:author="Microsoft Office User" w:date="2017-08-26T15:42:00Z">
              <w:rPr/>
            </w:rPrChange>
          </w:rPr>
          <w:fldChar w:fldCharType="separate"/>
        </w:r>
        <w:r w:rsidR="00C7301F" w:rsidRPr="0088676B" w:rsidDel="005E1FA1">
          <w:rPr>
            <w:rFonts w:eastAsiaTheme="minorEastAsia"/>
            <w:lang w:eastAsia="zh-CN"/>
            <w:rPrChange w:id="874" w:author="Microsoft Office User" w:date="2017-08-26T15:42:00Z">
              <w:rPr/>
            </w:rPrChange>
          </w:rPr>
          <w:delText>38</w:delText>
        </w:r>
        <w:r w:rsidRPr="0088676B" w:rsidDel="005E1FA1">
          <w:rPr>
            <w:rFonts w:eastAsiaTheme="minorEastAsia"/>
            <w:rPrChange w:id="875" w:author="Microsoft Office User" w:date="2017-08-26T15:42:00Z">
              <w:rPr/>
            </w:rPrChange>
          </w:rPr>
          <w:fldChar w:fldCharType="end"/>
        </w:r>
      </w:del>
    </w:p>
    <w:p w14:paraId="1C13FF6B" w14:textId="401B14DF" w:rsidR="001105B9" w:rsidRPr="0088676B" w:rsidDel="005E1FA1" w:rsidRDefault="0001467E" w:rsidP="00855F64">
      <w:pPr>
        <w:rPr>
          <w:del w:id="876" w:author="Microsoft Office User" w:date="2017-08-26T15:33:00Z"/>
          <w:rFonts w:ascii="Arial" w:eastAsiaTheme="minorEastAsia" w:hAnsi="Arial" w:cs="Arial"/>
          <w:b/>
          <w:bCs/>
          <w:caps/>
          <w:sz w:val="20"/>
          <w:szCs w:val="20"/>
          <w:u w:val="single"/>
          <w:lang w:eastAsia="zh-CN"/>
          <w:rPrChange w:id="877" w:author="Microsoft Office User" w:date="2017-08-26T15:42:00Z">
            <w:rPr>
              <w:del w:id="878" w:author="Microsoft Office User" w:date="2017-08-26T15:33:00Z"/>
              <w:rFonts w:ascii="Arial" w:hAnsi="Arial" w:cs="Arial"/>
              <w:b/>
              <w:bCs/>
              <w:caps/>
              <w:sz w:val="20"/>
              <w:szCs w:val="20"/>
              <w:u w:val="single"/>
            </w:rPr>
          </w:rPrChange>
        </w:rPr>
      </w:pPr>
      <w:del w:id="879" w:author="Microsoft Office User" w:date="2017-08-26T15:33:00Z">
        <w:r w:rsidRPr="0088676B" w:rsidDel="005E1FA1">
          <w:rPr>
            <w:rFonts w:ascii="Arial" w:eastAsiaTheme="minorEastAsia" w:hAnsi="Arial" w:cs="Arial"/>
            <w:b/>
            <w:bCs/>
            <w:caps/>
            <w:sz w:val="20"/>
            <w:szCs w:val="20"/>
            <w:u w:val="single"/>
            <w:rPrChange w:id="880" w:author="Microsoft Office User" w:date="2017-08-26T15:42:00Z">
              <w:rPr>
                <w:rFonts w:ascii="Arial" w:hAnsi="Arial" w:cs="Arial"/>
                <w:b/>
                <w:bCs/>
                <w:caps/>
                <w:sz w:val="20"/>
                <w:szCs w:val="20"/>
                <w:u w:val="single"/>
              </w:rPr>
            </w:rPrChange>
          </w:rPr>
          <w:fldChar w:fldCharType="end"/>
        </w:r>
      </w:del>
    </w:p>
    <w:p w14:paraId="463A6BC9" w14:textId="1A682A5C" w:rsidR="001105B9" w:rsidRPr="0088676B" w:rsidDel="005E1FA1" w:rsidRDefault="001105B9" w:rsidP="009F0864">
      <w:pPr>
        <w:pStyle w:val="ad"/>
        <w:numPr>
          <w:ilvl w:val="0"/>
          <w:numId w:val="3"/>
        </w:numPr>
        <w:rPr>
          <w:del w:id="881" w:author="Microsoft Office User" w:date="2017-08-26T15:33:00Z"/>
          <w:rFonts w:ascii="Arial" w:eastAsiaTheme="minorEastAsia" w:hAnsi="Arial" w:cs="Arial"/>
          <w:b/>
          <w:bCs/>
          <w:caps/>
          <w:sz w:val="20"/>
          <w:szCs w:val="20"/>
          <w:u w:val="single"/>
          <w:lang w:eastAsia="zh-CN"/>
          <w:rPrChange w:id="882" w:author="Microsoft Office User" w:date="2017-08-26T15:42:00Z">
            <w:rPr>
              <w:del w:id="883" w:author="Microsoft Office User" w:date="2017-08-26T15:33:00Z"/>
              <w:rFonts w:ascii="Arial" w:hAnsi="Arial" w:cs="Arial"/>
              <w:b/>
              <w:bCs/>
              <w:caps/>
              <w:sz w:val="20"/>
              <w:szCs w:val="20"/>
              <w:u w:val="single"/>
            </w:rPr>
          </w:rPrChange>
        </w:rPr>
      </w:pPr>
      <w:del w:id="884" w:author="Microsoft Office User" w:date="2017-08-26T15:33:00Z">
        <w:r w:rsidRPr="0088676B" w:rsidDel="005E1FA1">
          <w:rPr>
            <w:rFonts w:ascii="Arial" w:eastAsiaTheme="minorEastAsia" w:hAnsi="Arial" w:cs="Arial"/>
            <w:b/>
            <w:bCs/>
            <w:caps/>
            <w:sz w:val="20"/>
            <w:szCs w:val="20"/>
            <w:u w:val="single"/>
            <w:lang w:eastAsia="zh-CN"/>
            <w:rPrChange w:id="885" w:author="Microsoft Office User" w:date="2017-08-26T15:42:00Z">
              <w:rPr>
                <w:rFonts w:ascii="Arial" w:hAnsi="Arial" w:cs="Arial"/>
                <w:b/>
                <w:bCs/>
                <w:caps/>
                <w:sz w:val="20"/>
                <w:szCs w:val="20"/>
                <w:u w:val="single"/>
              </w:rPr>
            </w:rPrChange>
          </w:rPr>
          <w:br w:type="page"/>
        </w:r>
      </w:del>
    </w:p>
    <w:p w14:paraId="4A45D589" w14:textId="292DBDA0" w:rsidR="00855F64" w:rsidRPr="0088676B" w:rsidDel="005E1FA1" w:rsidRDefault="00855F64">
      <w:pPr>
        <w:rPr>
          <w:del w:id="886" w:author="Microsoft Office User" w:date="2017-08-26T15:33:00Z"/>
          <w:rFonts w:eastAsiaTheme="minorEastAsia" w:cs="Arial"/>
          <w:caps/>
          <w:u w:val="single"/>
          <w:lang w:eastAsia="zh-CN"/>
          <w:rPrChange w:id="887" w:author="Microsoft Office User" w:date="2017-08-26T15:42:00Z">
            <w:rPr>
              <w:del w:id="888" w:author="Microsoft Office User" w:date="2017-08-26T15:33:00Z"/>
              <w:rFonts w:cs="Arial"/>
              <w:caps/>
              <w:u w:val="single"/>
            </w:rPr>
          </w:rPrChange>
        </w:rPr>
      </w:pPr>
    </w:p>
    <w:p w14:paraId="5AD0716C" w14:textId="77777777" w:rsidR="005E1FA1" w:rsidRPr="0088676B" w:rsidRDefault="005E1FA1" w:rsidP="00855F64">
      <w:pPr>
        <w:rPr>
          <w:ins w:id="889" w:author="Microsoft Office User" w:date="2017-08-26T15:33:00Z"/>
          <w:rFonts w:eastAsiaTheme="minorEastAsia" w:cs="Arial"/>
          <w:caps/>
          <w:u w:val="single"/>
          <w:lang w:eastAsia="zh-CN"/>
          <w:rPrChange w:id="890" w:author="Microsoft Office User" w:date="2017-08-26T15:42:00Z">
            <w:rPr>
              <w:ins w:id="891" w:author="Microsoft Office User" w:date="2017-08-26T15:33:00Z"/>
              <w:rFonts w:cs="Arial"/>
              <w:caps/>
              <w:u w:val="single"/>
            </w:rPr>
          </w:rPrChange>
        </w:rPr>
      </w:pPr>
    </w:p>
    <w:p w14:paraId="158D6534" w14:textId="77777777" w:rsidR="005E1FA1" w:rsidRPr="0088676B" w:rsidRDefault="005E1FA1" w:rsidP="00855F64">
      <w:pPr>
        <w:rPr>
          <w:ins w:id="892" w:author="Microsoft Office User" w:date="2017-08-26T15:33:00Z"/>
          <w:rFonts w:eastAsiaTheme="minorEastAsia" w:cs="Arial"/>
          <w:caps/>
          <w:u w:val="single"/>
          <w:lang w:eastAsia="zh-CN"/>
          <w:rPrChange w:id="893" w:author="Microsoft Office User" w:date="2017-08-26T15:42:00Z">
            <w:rPr>
              <w:ins w:id="894" w:author="Microsoft Office User" w:date="2017-08-26T15:33:00Z"/>
              <w:rFonts w:cs="Arial"/>
              <w:caps/>
              <w:u w:val="single"/>
            </w:rPr>
          </w:rPrChange>
        </w:rPr>
      </w:pPr>
    </w:p>
    <w:p w14:paraId="6C702686" w14:textId="77777777" w:rsidR="005E1FA1" w:rsidRPr="0088676B" w:rsidRDefault="005E1FA1" w:rsidP="00855F64">
      <w:pPr>
        <w:rPr>
          <w:ins w:id="895" w:author="Microsoft Office User" w:date="2017-08-26T15:33:00Z"/>
          <w:rFonts w:eastAsiaTheme="minorEastAsia" w:cs="Arial"/>
          <w:caps/>
          <w:u w:val="single"/>
          <w:lang w:eastAsia="zh-CN"/>
          <w:rPrChange w:id="896" w:author="Microsoft Office User" w:date="2017-08-26T15:42:00Z">
            <w:rPr>
              <w:ins w:id="897" w:author="Microsoft Office User" w:date="2017-08-26T15:33:00Z"/>
              <w:rFonts w:cs="Arial"/>
              <w:caps/>
              <w:u w:val="single"/>
            </w:rPr>
          </w:rPrChange>
        </w:rPr>
      </w:pPr>
    </w:p>
    <w:p w14:paraId="2582CA15" w14:textId="77777777" w:rsidR="005E1FA1" w:rsidRPr="0088676B" w:rsidRDefault="005E1FA1" w:rsidP="00855F64">
      <w:pPr>
        <w:rPr>
          <w:ins w:id="898" w:author="Microsoft Office User" w:date="2017-08-26T15:33:00Z"/>
          <w:rFonts w:eastAsiaTheme="minorEastAsia" w:cs="Arial"/>
          <w:caps/>
          <w:u w:val="single"/>
          <w:lang w:eastAsia="zh-CN"/>
          <w:rPrChange w:id="899" w:author="Microsoft Office User" w:date="2017-08-26T15:42:00Z">
            <w:rPr>
              <w:ins w:id="900" w:author="Microsoft Office User" w:date="2017-08-26T15:33:00Z"/>
              <w:rFonts w:cs="Arial"/>
              <w:caps/>
              <w:u w:val="single"/>
            </w:rPr>
          </w:rPrChange>
        </w:rPr>
      </w:pPr>
    </w:p>
    <w:p w14:paraId="258F5495" w14:textId="77777777" w:rsidR="005E1FA1" w:rsidRPr="0088676B" w:rsidRDefault="005E1FA1" w:rsidP="00855F64">
      <w:pPr>
        <w:rPr>
          <w:ins w:id="901" w:author="Microsoft Office User" w:date="2017-08-26T15:33:00Z"/>
          <w:rFonts w:eastAsiaTheme="minorEastAsia" w:cs="Arial"/>
          <w:caps/>
          <w:u w:val="single"/>
          <w:lang w:eastAsia="zh-CN"/>
          <w:rPrChange w:id="902" w:author="Microsoft Office User" w:date="2017-08-26T15:42:00Z">
            <w:rPr>
              <w:ins w:id="903" w:author="Microsoft Office User" w:date="2017-08-26T15:33:00Z"/>
              <w:rFonts w:cs="Arial"/>
              <w:caps/>
              <w:u w:val="single"/>
            </w:rPr>
          </w:rPrChange>
        </w:rPr>
      </w:pPr>
    </w:p>
    <w:p w14:paraId="06ACA083" w14:textId="77777777" w:rsidR="005E1FA1" w:rsidRPr="0088676B" w:rsidRDefault="005E1FA1" w:rsidP="00855F64">
      <w:pPr>
        <w:rPr>
          <w:ins w:id="904" w:author="Microsoft Office User" w:date="2017-08-26T15:33:00Z"/>
          <w:rFonts w:eastAsiaTheme="minorEastAsia" w:cs="Arial"/>
          <w:caps/>
          <w:u w:val="single"/>
          <w:lang w:eastAsia="zh-CN"/>
          <w:rPrChange w:id="905" w:author="Microsoft Office User" w:date="2017-08-26T15:42:00Z">
            <w:rPr>
              <w:ins w:id="906" w:author="Microsoft Office User" w:date="2017-08-26T15:33:00Z"/>
              <w:rFonts w:cs="Arial"/>
              <w:caps/>
              <w:u w:val="single"/>
            </w:rPr>
          </w:rPrChange>
        </w:rPr>
      </w:pPr>
    </w:p>
    <w:p w14:paraId="279686E6" w14:textId="77777777" w:rsidR="005E1FA1" w:rsidRPr="0088676B" w:rsidRDefault="005E1FA1" w:rsidP="00855F64">
      <w:pPr>
        <w:rPr>
          <w:ins w:id="907" w:author="Microsoft Office User" w:date="2017-08-26T15:33:00Z"/>
          <w:rFonts w:eastAsiaTheme="minorEastAsia" w:cs="Arial"/>
          <w:caps/>
          <w:u w:val="single"/>
          <w:lang w:eastAsia="zh-CN"/>
          <w:rPrChange w:id="908" w:author="Microsoft Office User" w:date="2017-08-26T15:42:00Z">
            <w:rPr>
              <w:ins w:id="909" w:author="Microsoft Office User" w:date="2017-08-26T15:33:00Z"/>
              <w:rFonts w:cs="Arial"/>
              <w:caps/>
              <w:u w:val="single"/>
            </w:rPr>
          </w:rPrChange>
        </w:rPr>
      </w:pPr>
    </w:p>
    <w:p w14:paraId="54C20011" w14:textId="77777777" w:rsidR="005E1FA1" w:rsidRPr="0088676B" w:rsidRDefault="005E1FA1" w:rsidP="00855F64">
      <w:pPr>
        <w:rPr>
          <w:ins w:id="910" w:author="Microsoft Office User" w:date="2017-08-26T15:33:00Z"/>
          <w:rFonts w:eastAsiaTheme="minorEastAsia" w:cs="Arial"/>
          <w:caps/>
          <w:u w:val="single"/>
          <w:lang w:eastAsia="zh-CN"/>
          <w:rPrChange w:id="911" w:author="Microsoft Office User" w:date="2017-08-26T15:42:00Z">
            <w:rPr>
              <w:ins w:id="912" w:author="Microsoft Office User" w:date="2017-08-26T15:33:00Z"/>
              <w:rFonts w:cs="Arial"/>
              <w:caps/>
              <w:u w:val="single"/>
            </w:rPr>
          </w:rPrChange>
        </w:rPr>
      </w:pPr>
    </w:p>
    <w:p w14:paraId="31897633" w14:textId="77777777" w:rsidR="005E1FA1" w:rsidRPr="0088676B" w:rsidRDefault="005E1FA1">
      <w:pPr>
        <w:pStyle w:val="af5"/>
        <w:rPr>
          <w:ins w:id="913" w:author="Microsoft Office User" w:date="2017-08-26T15:33:00Z"/>
          <w:rFonts w:eastAsiaTheme="minorEastAsia"/>
          <w:lang w:eastAsia="zh-CN"/>
          <w:rPrChange w:id="914" w:author="Microsoft Office User" w:date="2017-08-26T15:42:00Z">
            <w:rPr>
              <w:ins w:id="915" w:author="Microsoft Office User" w:date="2017-08-26T15:33:00Z"/>
            </w:rPr>
          </w:rPrChange>
        </w:rPr>
        <w:pPrChange w:id="916" w:author="Microsoft Office User" w:date="2017-08-26T15:33:00Z">
          <w:pPr/>
        </w:pPrChange>
      </w:pPr>
    </w:p>
    <w:p w14:paraId="741DC89A" w14:textId="77777777" w:rsidR="00855F64" w:rsidRPr="0088676B" w:rsidRDefault="00855F64">
      <w:pPr>
        <w:rPr>
          <w:rFonts w:eastAsiaTheme="minorEastAsia" w:cs="Arial"/>
          <w:caps/>
          <w:u w:val="single"/>
          <w:lang w:eastAsia="zh-CN"/>
          <w:rPrChange w:id="917" w:author="Microsoft Office User" w:date="2017-08-26T15:42:00Z">
            <w:rPr>
              <w:rFonts w:cs="Arial"/>
              <w:caps/>
              <w:u w:val="single"/>
            </w:rPr>
          </w:rPrChange>
        </w:rPr>
      </w:pPr>
    </w:p>
    <w:p w14:paraId="35A5A200" w14:textId="1597A2F4" w:rsidR="00063DB2" w:rsidRPr="0088676B" w:rsidRDefault="00645797" w:rsidP="00063DB2">
      <w:pPr>
        <w:pStyle w:val="1"/>
        <w:rPr>
          <w:rFonts w:ascii=".萍方-简" w:eastAsiaTheme="minorEastAsia" w:hAnsi=".萍方-简"/>
          <w:lang w:eastAsia="zh-CN"/>
          <w:rPrChange w:id="918" w:author="Microsoft Office User" w:date="2017-08-26T15:42:00Z">
            <w:rPr>
              <w:rFonts w:ascii=".萍方-简" w:eastAsia=".萍方-简" w:hAnsi=".萍方-简"/>
              <w:lang w:eastAsia="zh-CN"/>
            </w:rPr>
          </w:rPrChange>
        </w:rPr>
      </w:pPr>
      <w:bookmarkStart w:id="919" w:name="_Toc489971191"/>
      <w:r w:rsidRPr="006400C7">
        <w:rPr>
          <w:rFonts w:ascii=".萍方-简" w:eastAsia=".萍方-简" w:hAnsi=".萍方-简" w:hint="eastAsia"/>
          <w:lang w:eastAsia="zh-CN"/>
        </w:rPr>
        <w:t>概述</w:t>
      </w:r>
      <w:r w:rsidRPr="006400C7">
        <w:rPr>
          <w:rFonts w:ascii=".萍方-简" w:eastAsia=".萍方-简" w:hAnsi=".萍方-简"/>
          <w:lang w:eastAsia="zh-CN"/>
        </w:rPr>
        <w:t>–</w:t>
      </w:r>
      <w:r w:rsidRPr="006400C7">
        <w:rPr>
          <w:rFonts w:ascii=".萍方-简" w:eastAsia=".萍方-简" w:hAnsi=".萍方-简" w:hint="eastAsia"/>
          <w:lang w:eastAsia="zh-CN"/>
        </w:rPr>
        <w:t xml:space="preserve"> 基于</w:t>
      </w:r>
      <w:r>
        <w:rPr>
          <w:rFonts w:ascii=".萍方-简" w:eastAsia=".萍方-简" w:hAnsi=".萍方-简" w:hint="eastAsia"/>
          <w:lang w:eastAsia="zh-CN"/>
        </w:rPr>
        <w:t>区块链技术的相互</w:t>
      </w:r>
      <w:r w:rsidRPr="006400C7">
        <w:rPr>
          <w:rFonts w:ascii=".萍方-简" w:eastAsia=".萍方-简" w:hAnsi=".萍方-简" w:hint="eastAsia"/>
          <w:lang w:eastAsia="zh-CN"/>
        </w:rPr>
        <w:t>金融解决方案</w:t>
      </w:r>
      <w:bookmarkEnd w:id="919"/>
    </w:p>
    <w:p w14:paraId="64F09B26" w14:textId="598E5831" w:rsidR="00CF1D69" w:rsidRDefault="00CF1D69" w:rsidP="00CF1D69">
      <w:pPr>
        <w:jc w:val="both"/>
        <w:rPr>
          <w:ins w:id="920" w:author="Jie Lan" w:date="2017-08-19T20:09:00Z"/>
          <w:rFonts w:ascii=".萍方-简" w:eastAsia=".萍方-简" w:hAnsi=".萍方-简"/>
          <w:lang w:eastAsia="zh-CN"/>
        </w:rPr>
        <w:pPrChange w:id="921" w:author="Jie Lan" w:date="2017-08-19T20:30:00Z">
          <w:pPr/>
        </w:pPrChange>
      </w:pPr>
      <w:r>
        <w:rPr>
          <w:rFonts w:ascii=".萍方-简" w:eastAsia=".萍方-简" w:hAnsi=".萍方-简" w:hint="eastAsia"/>
          <w:lang w:eastAsia="zh-CN"/>
        </w:rPr>
        <w:t>相互</w:t>
      </w:r>
      <w:r w:rsidRPr="006400C7">
        <w:rPr>
          <w:rFonts w:ascii=".萍方-简" w:eastAsia=".萍方-简" w:hAnsi=".萍方-简" w:hint="eastAsia"/>
          <w:lang w:eastAsia="zh-CN"/>
        </w:rPr>
        <w:t>链（</w:t>
      </w:r>
      <w:r w:rsidRPr="006400C7">
        <w:rPr>
          <w:rFonts w:ascii=".萍方-简" w:eastAsia=".萍方-简" w:hAnsi=".萍方-简"/>
          <w:lang w:eastAsia="zh-CN"/>
        </w:rPr>
        <w:t>Mutual Chain</w:t>
      </w:r>
      <w:r w:rsidRPr="006400C7">
        <w:rPr>
          <w:rFonts w:ascii=".萍方-简" w:eastAsia=".萍方-简" w:hAnsi=".萍方-简" w:hint="eastAsia"/>
          <w:lang w:eastAsia="zh-CN"/>
        </w:rPr>
        <w:t>）是一个基于</w:t>
      </w:r>
      <w:r>
        <w:rPr>
          <w:rFonts w:ascii=".萍方-简" w:eastAsia=".萍方-简" w:hAnsi=".萍方-简" w:hint="eastAsia"/>
          <w:lang w:eastAsia="zh-CN"/>
        </w:rPr>
        <w:t>区块链技术</w:t>
      </w:r>
      <w:r w:rsidRPr="006400C7">
        <w:rPr>
          <w:rFonts w:ascii=".萍方-简" w:eastAsia=".萍方-简" w:hAnsi=".萍方-简" w:hint="eastAsia"/>
          <w:lang w:eastAsia="zh-CN"/>
        </w:rPr>
        <w:t>的</w:t>
      </w:r>
      <w:r>
        <w:rPr>
          <w:rFonts w:ascii=".萍方-简" w:eastAsia=".萍方-简" w:hAnsi=".萍方-简" w:hint="eastAsia"/>
          <w:lang w:eastAsia="zh-CN"/>
        </w:rPr>
        <w:t>相互</w:t>
      </w:r>
      <w:r w:rsidRPr="006400C7">
        <w:rPr>
          <w:rFonts w:ascii=".萍方-简" w:eastAsia=".萍方-简" w:hAnsi=".萍方-简" w:hint="eastAsia"/>
          <w:lang w:eastAsia="zh-CN"/>
        </w:rPr>
        <w:t>金融技术构架和完整的（金融）产品及服务解决方案， 是全球独创</w:t>
      </w:r>
      <w:r>
        <w:rPr>
          <w:rFonts w:ascii=".萍方-简" w:eastAsia=".萍方-简" w:hAnsi=".萍方-简" w:hint="eastAsia"/>
          <w:lang w:eastAsia="zh-CN"/>
        </w:rPr>
        <w:t>的</w:t>
      </w:r>
      <w:r w:rsidRPr="006400C7">
        <w:rPr>
          <w:rFonts w:ascii=".萍方-简" w:eastAsia=".萍方-简" w:hAnsi=".萍方-简" w:hint="eastAsia"/>
          <w:lang w:eastAsia="zh-CN"/>
        </w:rPr>
        <w:t>作为分布式数据存储、点对点传输、共识机制、加密算法等技术的集成金融应用，旨在打造一个全球化分布式网络</w:t>
      </w:r>
      <w:r>
        <w:rPr>
          <w:rFonts w:ascii=".萍方-简" w:eastAsia=".萍方-简" w:hAnsi=".萍方-简" w:hint="eastAsia"/>
          <w:lang w:eastAsia="zh-CN"/>
        </w:rPr>
        <w:t>，探索</w:t>
      </w:r>
      <w:r w:rsidRPr="006400C7">
        <w:rPr>
          <w:rFonts w:ascii=".萍方-简" w:eastAsia=".萍方-简" w:hAnsi=".萍方-简" w:hint="eastAsia"/>
          <w:lang w:eastAsia="zh-CN"/>
        </w:rPr>
        <w:t>自主，共赢，共享的社会化运转机制。虽然区块链技术还处于发展的初期，但其更加透明、开放的理念和机制已</w:t>
      </w:r>
      <w:r>
        <w:rPr>
          <w:rFonts w:ascii=".萍方-简" w:eastAsia=".萍方-简" w:hAnsi=".萍方-简" w:hint="eastAsia"/>
          <w:lang w:eastAsia="zh-CN"/>
        </w:rPr>
        <w:t>经展现出无比的生命力，同时以比特币、以太坊为代表的数字货币</w:t>
      </w:r>
      <w:r w:rsidRPr="006400C7">
        <w:rPr>
          <w:rFonts w:ascii=".萍方-简" w:eastAsia=".萍方-简" w:hAnsi=".萍方-简" w:hint="eastAsia"/>
          <w:lang w:eastAsia="zh-CN"/>
        </w:rPr>
        <w:t>正在以燎原之势震动着传统的货币体系和金融体系。</w:t>
      </w:r>
      <w:r>
        <w:rPr>
          <w:rFonts w:ascii=".萍方-简" w:eastAsia=".萍方-简" w:hAnsi=".萍方-简" w:hint="eastAsia"/>
          <w:lang w:eastAsia="zh-CN"/>
        </w:rPr>
        <w:t>相互链</w:t>
      </w:r>
      <w:r w:rsidRPr="006400C7">
        <w:rPr>
          <w:rFonts w:ascii=".萍方-简" w:eastAsia=".萍方-简" w:hAnsi=".萍方-简" w:hint="eastAsia"/>
          <w:lang w:eastAsia="zh-CN"/>
        </w:rPr>
        <w:t>正是</w:t>
      </w:r>
      <w:r>
        <w:rPr>
          <w:rFonts w:ascii=".萍方-简" w:eastAsia=".萍方-简" w:hAnsi=".萍方-简" w:hint="eastAsia"/>
          <w:lang w:eastAsia="zh-CN"/>
        </w:rPr>
        <w:t>在</w:t>
      </w:r>
      <w:r w:rsidRPr="006400C7">
        <w:rPr>
          <w:rFonts w:ascii=".萍方-简" w:eastAsia=".萍方-简" w:hAnsi=".萍方-简" w:hint="eastAsia"/>
          <w:lang w:eastAsia="zh-CN"/>
        </w:rPr>
        <w:t>这一</w:t>
      </w:r>
      <w:r>
        <w:rPr>
          <w:rFonts w:ascii=".萍方-简" w:eastAsia=".萍方-简" w:hAnsi=".萍方-简" w:hint="eastAsia"/>
          <w:lang w:eastAsia="zh-CN"/>
        </w:rPr>
        <w:t>全新价值网络体系的</w:t>
      </w:r>
      <w:r w:rsidRPr="006400C7">
        <w:rPr>
          <w:rFonts w:ascii=".萍方-简" w:eastAsia=".萍方-简" w:hAnsi=".萍方-简" w:hint="eastAsia"/>
          <w:lang w:eastAsia="zh-CN"/>
        </w:rPr>
        <w:t>基础上，建立一个</w:t>
      </w:r>
      <w:r w:rsidR="00707567">
        <w:rPr>
          <w:rFonts w:ascii=".萍方-简" w:eastAsia=".萍方-简" w:hAnsi=".萍方-简" w:hint="eastAsia"/>
          <w:lang w:eastAsia="zh-CN"/>
        </w:rPr>
        <w:t>点对点的</w:t>
      </w:r>
      <w:r w:rsidRPr="006400C7">
        <w:rPr>
          <w:rFonts w:ascii=".萍方-简" w:eastAsia=".萍方-简" w:hAnsi=".萍方-简" w:hint="eastAsia"/>
          <w:lang w:eastAsia="zh-CN"/>
        </w:rPr>
        <w:t>分布式</w:t>
      </w:r>
      <w:r w:rsidR="00707567">
        <w:rPr>
          <w:rFonts w:ascii=".萍方-简" w:eastAsia=".萍方-简" w:hAnsi=".萍方-简" w:hint="eastAsia"/>
          <w:lang w:eastAsia="zh-CN"/>
        </w:rPr>
        <w:t>相互</w:t>
      </w:r>
      <w:r w:rsidR="00886DD5">
        <w:rPr>
          <w:rFonts w:ascii=".萍方-简" w:eastAsia=".萍方-简" w:hAnsi=".萍方-简" w:hint="eastAsia"/>
          <w:lang w:eastAsia="zh-CN"/>
        </w:rPr>
        <w:t>保险网络</w:t>
      </w:r>
      <w:r w:rsidRPr="006400C7">
        <w:rPr>
          <w:rFonts w:ascii=".萍方-简" w:eastAsia=".萍方-简" w:hAnsi=".萍方-简" w:hint="eastAsia"/>
          <w:lang w:eastAsia="zh-CN"/>
        </w:rPr>
        <w:t>，同时逐步发展成为一个</w:t>
      </w:r>
      <w:r w:rsidR="00FF4578">
        <w:rPr>
          <w:rFonts w:ascii=".萍方-简" w:eastAsia=".萍方-简" w:hAnsi=".萍方-简" w:hint="eastAsia"/>
          <w:lang w:eastAsia="zh-CN"/>
        </w:rPr>
        <w:t>由相互链为基础设施的数字资产金融价值</w:t>
      </w:r>
      <w:r w:rsidR="004C5A09">
        <w:rPr>
          <w:rFonts w:ascii=".萍方-简" w:eastAsia=".萍方-简" w:hAnsi=".萍方-简" w:hint="eastAsia"/>
          <w:lang w:eastAsia="zh-CN"/>
        </w:rPr>
        <w:t>体系</w:t>
      </w:r>
      <w:r w:rsidRPr="006400C7">
        <w:rPr>
          <w:rFonts w:ascii=".萍方-简" w:eastAsia=".萍方-简" w:hAnsi=".萍方-简" w:hint="eastAsia"/>
          <w:lang w:eastAsia="zh-CN"/>
        </w:rPr>
        <w:t>。</w:t>
      </w:r>
    </w:p>
    <w:p w14:paraId="163D155C" w14:textId="77777777" w:rsidR="00983311" w:rsidRPr="0088676B" w:rsidRDefault="00983311" w:rsidP="005D5AAA">
      <w:pPr>
        <w:spacing w:after="120" w:line="240" w:lineRule="auto"/>
        <w:rPr>
          <w:rFonts w:ascii="Arial" w:eastAsiaTheme="minorEastAsia" w:hAnsi="Arial" w:cs="Arial"/>
          <w:sz w:val="20"/>
          <w:szCs w:val="20"/>
          <w:lang w:eastAsia="zh-CN"/>
          <w:rPrChange w:id="922" w:author="Microsoft Office User" w:date="2017-08-26T15:42:00Z">
            <w:rPr>
              <w:rFonts w:ascii="Arial" w:hAnsi="Arial" w:cs="Arial"/>
              <w:sz w:val="20"/>
              <w:szCs w:val="20"/>
              <w:lang w:eastAsia="zh-CN"/>
            </w:rPr>
          </w:rPrChange>
        </w:rPr>
      </w:pPr>
    </w:p>
    <w:p w14:paraId="40693859" w14:textId="75006BA6" w:rsidR="00063DB2" w:rsidRPr="0088676B" w:rsidRDefault="006524CC" w:rsidP="006400C7">
      <w:pPr>
        <w:pStyle w:val="2"/>
        <w:ind w:left="720" w:hanging="720"/>
        <w:rPr>
          <w:rFonts w:ascii=".萍方-简" w:eastAsiaTheme="minorEastAsia" w:hAnsi=".萍方-简"/>
          <w:lang w:eastAsia="zh-CN"/>
          <w:rPrChange w:id="923" w:author="Microsoft Office User" w:date="2017-08-26T15:42:00Z">
            <w:rPr>
              <w:rFonts w:ascii=".萍方-简" w:eastAsia=".萍方-简" w:hAnsi=".萍方-简"/>
              <w:lang w:eastAsia="zh-CN"/>
            </w:rPr>
          </w:rPrChange>
        </w:rPr>
      </w:pPr>
      <w:bookmarkStart w:id="924" w:name="_Toc489971192"/>
      <w:r w:rsidRPr="0088676B">
        <w:rPr>
          <w:rFonts w:ascii=".萍方-简" w:eastAsiaTheme="minorEastAsia" w:hAnsi=".萍方-简" w:hint="eastAsia"/>
          <w:lang w:eastAsia="zh-CN"/>
          <w:rPrChange w:id="925" w:author="Microsoft Office User" w:date="2017-08-26T15:42:00Z">
            <w:rPr>
              <w:rFonts w:ascii=".萍方-简" w:eastAsia=".萍方-简" w:hAnsi=".萍方-简" w:hint="eastAsia"/>
              <w:lang w:eastAsia="zh-CN"/>
            </w:rPr>
          </w:rPrChange>
        </w:rPr>
        <w:t>背景介绍</w:t>
      </w:r>
      <w:r w:rsidR="00A251DC" w:rsidRPr="0088676B">
        <w:rPr>
          <w:rFonts w:ascii=".萍方-简" w:eastAsiaTheme="minorEastAsia" w:hAnsi=".萍方-简" w:hint="eastAsia"/>
          <w:lang w:eastAsia="zh-CN"/>
          <w:rPrChange w:id="926" w:author="Microsoft Office User" w:date="2017-08-26T15:42:00Z">
            <w:rPr>
              <w:rFonts w:ascii=".萍方-简" w:eastAsia=".萍方-简" w:hAnsi=".萍方-简" w:hint="eastAsia"/>
              <w:lang w:eastAsia="zh-CN"/>
            </w:rPr>
          </w:rPrChange>
        </w:rPr>
        <w:t>和</w:t>
      </w:r>
      <w:r w:rsidR="002B215F">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27" w:author="Microsoft Office User" w:date="2017-08-26T15:42:00Z">
            <w:rPr>
              <w:rFonts w:ascii=".萍方-简" w:eastAsia=".萍方-简" w:hAnsi=".萍方-简" w:hint="eastAsia"/>
              <w:lang w:eastAsia="zh-CN"/>
            </w:rPr>
          </w:rPrChange>
        </w:rPr>
        <w:t>的使命</w:t>
      </w:r>
      <w:bookmarkEnd w:id="924"/>
    </w:p>
    <w:p w14:paraId="1FA38494" w14:textId="14B843AA" w:rsidR="00A251DC" w:rsidRPr="0088676B" w:rsidRDefault="002B215F" w:rsidP="00BD1BDA">
      <w:pPr>
        <w:rPr>
          <w:rFonts w:ascii=".萍方-简" w:eastAsiaTheme="minorEastAsia" w:hAnsi=".萍方-简"/>
          <w:lang w:eastAsia="zh-CN"/>
          <w:rPrChange w:id="928"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29"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30" w:author="Microsoft Office User" w:date="2017-08-26T15:42:00Z">
            <w:rPr>
              <w:rFonts w:ascii=".萍方-简" w:eastAsia=".萍方-简" w:hAnsi=".萍方-简"/>
              <w:lang w:eastAsia="zh-CN"/>
            </w:rPr>
          </w:rPrChange>
        </w:rPr>
        <w:t>Mutual Chain</w:t>
      </w:r>
      <w:r w:rsidR="00652FA3" w:rsidRPr="0088676B">
        <w:rPr>
          <w:rFonts w:ascii=".萍方-简" w:eastAsiaTheme="minorEastAsia" w:hAnsi=".萍方-简" w:hint="eastAsia"/>
          <w:lang w:eastAsia="zh-CN"/>
          <w:rPrChange w:id="931" w:author="Microsoft Office User" w:date="2017-08-26T15:42:00Z">
            <w:rPr>
              <w:rFonts w:ascii=".萍方-简" w:eastAsia=".萍方-简" w:hAnsi=".萍方-简" w:hint="eastAsia"/>
              <w:lang w:eastAsia="zh-CN"/>
            </w:rPr>
          </w:rPrChange>
        </w:rPr>
        <w:t>）的使命是使</w:t>
      </w:r>
      <w:r w:rsidR="00A251DC" w:rsidRPr="0088676B">
        <w:rPr>
          <w:rFonts w:ascii=".萍方-简" w:eastAsiaTheme="minorEastAsia" w:hAnsi=".萍方-简" w:hint="eastAsia"/>
          <w:lang w:eastAsia="zh-CN"/>
          <w:rPrChange w:id="932" w:author="Microsoft Office User" w:date="2017-08-26T15:42:00Z">
            <w:rPr>
              <w:rFonts w:ascii=".萍方-简" w:eastAsia=".萍方-简" w:hAnsi=".萍方-简" w:hint="eastAsia"/>
              <w:lang w:eastAsia="zh-CN"/>
            </w:rPr>
          </w:rPrChange>
        </w:rPr>
        <w:t>每一个人都能轻松的启动和支持创建基于数字货币的</w:t>
      </w:r>
      <w:r w:rsidR="004B55FE">
        <w:rPr>
          <w:rFonts w:ascii=".萍方-简" w:eastAsiaTheme="minorEastAsia" w:hAnsi=".萍方-简" w:hint="eastAsia"/>
          <w:lang w:eastAsia="zh-CN"/>
        </w:rPr>
        <w:t>相互</w:t>
      </w:r>
      <w:r w:rsidR="00A251DC" w:rsidRPr="0088676B">
        <w:rPr>
          <w:rFonts w:ascii=".萍方-简" w:eastAsiaTheme="minorEastAsia" w:hAnsi=".萍方-简" w:hint="eastAsia"/>
          <w:lang w:eastAsia="zh-CN"/>
          <w:rPrChange w:id="933" w:author="Microsoft Office User" w:date="2017-08-26T15:42:00Z">
            <w:rPr>
              <w:rFonts w:ascii=".萍方-简" w:eastAsia=".萍方-简" w:hAnsi=".萍方-简" w:hint="eastAsia"/>
              <w:lang w:eastAsia="zh-CN"/>
            </w:rPr>
          </w:rPrChange>
        </w:rPr>
        <w:t>金融</w:t>
      </w:r>
      <w:r w:rsidR="004B55FE">
        <w:rPr>
          <w:rFonts w:ascii=".萍方-简" w:eastAsiaTheme="minorEastAsia" w:hAnsi=".萍方-简" w:hint="eastAsia"/>
          <w:lang w:eastAsia="zh-CN"/>
        </w:rPr>
        <w:t>产品和服务</w:t>
      </w:r>
      <w:r w:rsidR="00A251DC" w:rsidRPr="0088676B">
        <w:rPr>
          <w:rFonts w:ascii=".萍方-简" w:eastAsiaTheme="minorEastAsia" w:hAnsi=".萍方-简" w:hint="eastAsia"/>
          <w:lang w:eastAsia="zh-CN"/>
          <w:rPrChange w:id="934" w:author="Microsoft Office User" w:date="2017-08-26T15:42:00Z">
            <w:rPr>
              <w:rFonts w:ascii=".萍方-简" w:eastAsia=".萍方-简" w:hAnsi=".萍方-简" w:hint="eastAsia"/>
              <w:lang w:eastAsia="zh-CN"/>
            </w:rPr>
          </w:rPrChange>
        </w:rPr>
        <w:t>。</w:t>
      </w:r>
      <w:r w:rsidR="00BD1BDA" w:rsidRPr="0088676B">
        <w:rPr>
          <w:rFonts w:ascii=".萍方-简" w:eastAsiaTheme="minorEastAsia" w:hAnsi=".萍方-简" w:hint="eastAsia"/>
          <w:lang w:eastAsia="zh-CN"/>
          <w:rPrChange w:id="935" w:author="Microsoft Office User" w:date="2017-08-26T15:42:00Z">
            <w:rPr>
              <w:rFonts w:ascii=".萍方-简" w:eastAsia=".萍方-简" w:hAnsi=".萍方-简" w:hint="eastAsia"/>
              <w:lang w:eastAsia="zh-CN"/>
            </w:rPr>
          </w:rPrChange>
        </w:rPr>
        <w:t>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6" w:author="Microsoft Office User" w:date="2017-08-26T15:42:00Z">
            <w:rPr>
              <w:rFonts w:ascii=".萍方-简" w:eastAsia=".萍方-简" w:hAnsi=".萍方-简" w:hint="eastAsia"/>
              <w:lang w:eastAsia="zh-CN"/>
            </w:rPr>
          </w:rPrChange>
        </w:rPr>
        <w:t>，任何机构和个人，都可以在未来</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7" w:author="Microsoft Office User" w:date="2017-08-26T15:42:00Z">
            <w:rPr>
              <w:rFonts w:ascii=".萍方-简" w:eastAsia=".萍方-简" w:hAnsi=".萍方-简" w:hint="eastAsia"/>
              <w:lang w:eastAsia="zh-CN"/>
            </w:rPr>
          </w:rPrChange>
        </w:rPr>
        <w:t>中开设自己的业务窗口，拥有自己的数字钱包和自己的</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8" w:author="Microsoft Office User" w:date="2017-08-26T15:42:00Z">
            <w:rPr>
              <w:rFonts w:ascii=".萍方-简" w:eastAsia=".萍方-简" w:hAnsi=".萍方-简" w:hint="eastAsia"/>
              <w:lang w:eastAsia="zh-CN"/>
            </w:rPr>
          </w:rPrChange>
        </w:rPr>
        <w:t>信用体系，同时</w:t>
      </w:r>
      <w:r>
        <w:rPr>
          <w:rFonts w:ascii=".萍方-简" w:eastAsiaTheme="minorEastAsia" w:hAnsi=".萍方-简" w:hint="eastAsia"/>
          <w:lang w:eastAsia="zh-CN"/>
        </w:rPr>
        <w:t>相互链</w:t>
      </w:r>
      <w:r w:rsidR="00755492">
        <w:rPr>
          <w:rFonts w:ascii=".萍方-简" w:eastAsiaTheme="minorEastAsia" w:hAnsi=".萍方-简" w:hint="eastAsia"/>
          <w:lang w:eastAsia="zh-CN"/>
        </w:rPr>
        <w:t>通过智能合约体系</w:t>
      </w:r>
      <w:r w:rsidR="00BD1BDA" w:rsidRPr="0088676B">
        <w:rPr>
          <w:rFonts w:ascii=".萍方-简" w:eastAsiaTheme="minorEastAsia" w:hAnsi=".萍方-简" w:hint="eastAsia"/>
          <w:lang w:eastAsia="zh-CN"/>
          <w:rPrChange w:id="939" w:author="Microsoft Office User" w:date="2017-08-26T15:42:00Z">
            <w:rPr>
              <w:rFonts w:ascii=".萍方-简" w:eastAsia=".萍方-简" w:hAnsi=".萍方-简" w:hint="eastAsia"/>
              <w:lang w:eastAsia="zh-CN"/>
            </w:rPr>
          </w:rPrChange>
        </w:rPr>
        <w:t>提供特有的仲裁机制，一旦产生争议，仲裁机制将对交易内容和历史进行分析，提供仲裁依据和帮助。通过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40" w:author="Microsoft Office User" w:date="2017-08-26T15:42:00Z">
            <w:rPr>
              <w:rFonts w:ascii=".萍方-简" w:eastAsia=".萍方-简" w:hAnsi=".萍方-简" w:hint="eastAsia"/>
              <w:lang w:eastAsia="zh-CN"/>
            </w:rPr>
          </w:rPrChange>
        </w:rPr>
        <w:t>提供的基于区块链</w:t>
      </w:r>
      <w:r w:rsidR="008B6590">
        <w:rPr>
          <w:rFonts w:ascii=".萍方-简" w:eastAsiaTheme="minorEastAsia" w:hAnsi=".萍方-简" w:hint="eastAsia"/>
          <w:lang w:eastAsia="zh-CN"/>
        </w:rPr>
        <w:t>技术</w:t>
      </w:r>
      <w:r w:rsidR="00BD1BDA" w:rsidRPr="0088676B">
        <w:rPr>
          <w:rFonts w:ascii=".萍方-简" w:eastAsiaTheme="minorEastAsia" w:hAnsi=".萍方-简" w:hint="eastAsia"/>
          <w:lang w:eastAsia="zh-CN"/>
          <w:rPrChange w:id="941" w:author="Microsoft Office User" w:date="2017-08-26T15:42:00Z">
            <w:rPr>
              <w:rFonts w:ascii=".萍方-简" w:eastAsia=".萍方-简" w:hAnsi=".萍方-简" w:hint="eastAsia"/>
              <w:lang w:eastAsia="zh-CN"/>
            </w:rPr>
          </w:rPrChange>
        </w:rPr>
        <w:t>的商业</w:t>
      </w:r>
      <w:r w:rsidR="008B6590">
        <w:rPr>
          <w:rFonts w:ascii=".萍方-简" w:eastAsiaTheme="minorEastAsia" w:hAnsi=".萍方-简" w:hint="eastAsia"/>
          <w:lang w:eastAsia="zh-CN"/>
        </w:rPr>
        <w:t>逻辑引擎及相关</w:t>
      </w:r>
      <w:r w:rsidR="00BD1BDA" w:rsidRPr="0088676B">
        <w:rPr>
          <w:rFonts w:ascii=".萍方-简" w:eastAsiaTheme="minorEastAsia" w:hAnsi=".萍方-简" w:hint="eastAsia"/>
          <w:lang w:eastAsia="zh-CN"/>
          <w:rPrChange w:id="942" w:author="Microsoft Office User" w:date="2017-08-26T15:42:00Z">
            <w:rPr>
              <w:rFonts w:ascii=".萍方-简" w:eastAsia=".萍方-简" w:hAnsi=".萍方-简" w:hint="eastAsia"/>
              <w:lang w:eastAsia="zh-CN"/>
            </w:rPr>
          </w:rPrChange>
        </w:rPr>
        <w:t>工具，现代社会中的商业模式和金融服务可以</w:t>
      </w:r>
      <w:r w:rsidR="002D3E19" w:rsidRPr="0088676B">
        <w:rPr>
          <w:rFonts w:ascii=".萍方-简" w:eastAsiaTheme="minorEastAsia" w:hAnsi=".萍方-简" w:hint="eastAsia"/>
          <w:lang w:eastAsia="zh-CN"/>
          <w:rPrChange w:id="943" w:author="Microsoft Office User" w:date="2017-08-26T15:42:00Z">
            <w:rPr>
              <w:rFonts w:ascii=".萍方-简" w:eastAsia=".萍方-简" w:hAnsi=".萍方-简" w:hint="eastAsia"/>
              <w:lang w:eastAsia="zh-CN"/>
            </w:rPr>
          </w:rPrChange>
        </w:rPr>
        <w:t>更加快捷高效的融入</w:t>
      </w:r>
      <w:r>
        <w:rPr>
          <w:rFonts w:ascii=".萍方-简" w:eastAsiaTheme="minorEastAsia" w:hAnsi=".萍方-简" w:hint="eastAsia"/>
          <w:lang w:eastAsia="zh-CN"/>
        </w:rPr>
        <w:t>相互链</w:t>
      </w:r>
      <w:r w:rsidR="002D3E19" w:rsidRPr="0088676B">
        <w:rPr>
          <w:rFonts w:ascii=".萍方-简" w:eastAsiaTheme="minorEastAsia" w:hAnsi=".萍方-简" w:hint="eastAsia"/>
          <w:lang w:eastAsia="zh-CN"/>
          <w:rPrChange w:id="944" w:author="Microsoft Office User" w:date="2017-08-26T15:42:00Z">
            <w:rPr>
              <w:rFonts w:ascii=".萍方-简" w:eastAsia=".萍方-简" w:hAnsi=".萍方-简" w:hint="eastAsia"/>
              <w:lang w:eastAsia="zh-CN"/>
            </w:rPr>
          </w:rPrChange>
        </w:rPr>
        <w:t>引擎中，并且建立各自的金融服务区，使得</w:t>
      </w:r>
      <w:r w:rsidR="00BD1BDA" w:rsidRPr="0088676B">
        <w:rPr>
          <w:rFonts w:ascii=".萍方-简" w:eastAsiaTheme="minorEastAsia" w:hAnsi=".萍方-简" w:hint="eastAsia"/>
          <w:lang w:eastAsia="zh-CN"/>
          <w:rPrChange w:id="945" w:author="Microsoft Office User" w:date="2017-08-26T15:42:00Z">
            <w:rPr>
              <w:rFonts w:ascii=".萍方-简" w:eastAsia=".萍方-简" w:hAnsi=".萍方-简" w:hint="eastAsia"/>
              <w:lang w:eastAsia="zh-CN"/>
            </w:rPr>
          </w:rPrChange>
        </w:rPr>
        <w:t>更多人能够</w:t>
      </w:r>
      <w:r w:rsidR="002D3E19" w:rsidRPr="0088676B">
        <w:rPr>
          <w:rFonts w:ascii=".萍方-简" w:eastAsiaTheme="minorEastAsia" w:hAnsi=".萍方-简" w:hint="eastAsia"/>
          <w:lang w:eastAsia="zh-CN"/>
          <w:rPrChange w:id="946" w:author="Microsoft Office User" w:date="2017-08-26T15:42:00Z">
            <w:rPr>
              <w:rFonts w:ascii=".萍方-简" w:eastAsia=".萍方-简" w:hAnsi=".萍方-简" w:hint="eastAsia"/>
              <w:lang w:eastAsia="zh-CN"/>
            </w:rPr>
          </w:rPrChange>
        </w:rPr>
        <w:t>享受更加丰富的基于数字资产的金融服务，比如</w:t>
      </w:r>
      <w:r w:rsidR="0077722A">
        <w:rPr>
          <w:rFonts w:ascii=".萍方-简" w:eastAsiaTheme="minorEastAsia" w:hAnsi=".萍方-简" w:hint="eastAsia"/>
          <w:lang w:eastAsia="zh-CN"/>
        </w:rPr>
        <w:t>相互</w:t>
      </w:r>
      <w:r w:rsidR="002D3E19" w:rsidRPr="0088676B">
        <w:rPr>
          <w:rFonts w:ascii=".萍方-简" w:eastAsiaTheme="minorEastAsia" w:hAnsi=".萍方-简" w:hint="eastAsia"/>
          <w:lang w:eastAsia="zh-CN"/>
          <w:rPrChange w:id="947" w:author="Microsoft Office User" w:date="2017-08-26T15:42:00Z">
            <w:rPr>
              <w:rFonts w:ascii=".萍方-简" w:eastAsia=".萍方-简" w:hAnsi=".萍方-简" w:hint="eastAsia"/>
              <w:lang w:eastAsia="zh-CN"/>
            </w:rPr>
          </w:rPrChange>
        </w:rPr>
        <w:t>保险，</w:t>
      </w:r>
      <w:r w:rsidR="0077722A">
        <w:rPr>
          <w:rFonts w:ascii=".萍方-简" w:eastAsiaTheme="minorEastAsia" w:hAnsi=".萍方-简" w:hint="eastAsia"/>
          <w:lang w:eastAsia="zh-CN"/>
        </w:rPr>
        <w:t>点对点</w:t>
      </w:r>
      <w:r w:rsidR="002D3E19" w:rsidRPr="0088676B">
        <w:rPr>
          <w:rFonts w:ascii=".萍方-简" w:eastAsiaTheme="minorEastAsia" w:hAnsi=".萍方-简" w:hint="eastAsia"/>
          <w:lang w:eastAsia="zh-CN"/>
          <w:rPrChange w:id="948" w:author="Microsoft Office User" w:date="2017-08-26T15:42:00Z">
            <w:rPr>
              <w:rFonts w:ascii=".萍方-简" w:eastAsia=".萍方-简" w:hAnsi=".萍方-简" w:hint="eastAsia"/>
              <w:lang w:eastAsia="zh-CN"/>
            </w:rPr>
          </w:rPrChange>
        </w:rPr>
        <w:t>信贷等等。</w:t>
      </w:r>
    </w:p>
    <w:p w14:paraId="5F21D7DD" w14:textId="77777777" w:rsidR="00EF00E3" w:rsidRPr="0088676B" w:rsidRDefault="00EF00E3" w:rsidP="00BD1BDA">
      <w:pPr>
        <w:rPr>
          <w:rFonts w:ascii=".萍方-简" w:eastAsiaTheme="minorEastAsia" w:hAnsi=".萍方-简"/>
          <w:lang w:eastAsia="zh-CN"/>
          <w:rPrChange w:id="949" w:author="Microsoft Office User" w:date="2017-08-26T15:42:00Z">
            <w:rPr>
              <w:rFonts w:ascii=".萍方-简" w:eastAsia=".萍方-简" w:hAnsi=".萍方-简"/>
              <w:lang w:eastAsia="zh-CN"/>
            </w:rPr>
          </w:rPrChange>
        </w:rPr>
      </w:pPr>
    </w:p>
    <w:p w14:paraId="306318AC" w14:textId="065713EB" w:rsidR="00063DB2" w:rsidRPr="0088676B" w:rsidRDefault="008118CA" w:rsidP="006400C7">
      <w:pPr>
        <w:pStyle w:val="2"/>
        <w:ind w:left="720" w:hanging="720"/>
        <w:rPr>
          <w:rFonts w:ascii=".萍方-简" w:eastAsiaTheme="minorEastAsia" w:hAnsi=".萍方-简"/>
          <w:lang w:eastAsia="zh-CN"/>
          <w:rPrChange w:id="950" w:author="Microsoft Office User" w:date="2017-08-26T15:42:00Z">
            <w:rPr>
              <w:rFonts w:ascii=".萍方-简" w:eastAsia=".萍方-简" w:hAnsi=".萍方-简"/>
              <w:lang w:eastAsia="zh-CN"/>
            </w:rPr>
          </w:rPrChange>
        </w:rPr>
      </w:pPr>
      <w:bookmarkStart w:id="951" w:name="_Toc489971193"/>
      <w:r w:rsidRPr="0088676B">
        <w:rPr>
          <w:rFonts w:ascii=".萍方-简" w:eastAsiaTheme="minorEastAsia" w:hAnsi=".萍方-简" w:hint="eastAsia"/>
          <w:lang w:eastAsia="zh-CN"/>
          <w:rPrChange w:id="952" w:author="Microsoft Office User" w:date="2017-08-26T15:42:00Z">
            <w:rPr>
              <w:rFonts w:ascii=".萍方-简" w:eastAsia=".萍方-简" w:hAnsi=".萍方-简" w:hint="eastAsia"/>
              <w:lang w:eastAsia="zh-CN"/>
            </w:rPr>
          </w:rPrChange>
        </w:rPr>
        <w:t>互助链的</w:t>
      </w:r>
      <w:r w:rsidR="00AC1B9F" w:rsidRPr="0088676B">
        <w:rPr>
          <w:rFonts w:ascii=".萍方-简" w:eastAsiaTheme="minorEastAsia" w:hAnsi=".萍方-简" w:hint="eastAsia"/>
          <w:lang w:eastAsia="zh-CN"/>
          <w:rPrChange w:id="953" w:author="Microsoft Office User" w:date="2017-08-26T15:42:00Z">
            <w:rPr>
              <w:rFonts w:ascii=".萍方-简" w:eastAsia=".萍方-简" w:hAnsi=".萍方-简" w:hint="eastAsia"/>
              <w:lang w:eastAsia="zh-CN"/>
            </w:rPr>
          </w:rPrChange>
        </w:rPr>
        <w:t>构成与</w:t>
      </w:r>
      <w:r w:rsidRPr="0088676B">
        <w:rPr>
          <w:rFonts w:ascii=".萍方-简" w:eastAsiaTheme="minorEastAsia" w:hAnsi=".萍方-简" w:hint="eastAsia"/>
          <w:lang w:eastAsia="zh-CN"/>
          <w:rPrChange w:id="954" w:author="Microsoft Office User" w:date="2017-08-26T15:42:00Z">
            <w:rPr>
              <w:rFonts w:ascii=".萍方-简" w:eastAsia=".萍方-简" w:hAnsi=".萍方-简" w:hint="eastAsia"/>
              <w:lang w:eastAsia="zh-CN"/>
            </w:rPr>
          </w:rPrChange>
        </w:rPr>
        <w:t>特征</w:t>
      </w:r>
      <w:bookmarkEnd w:id="951"/>
    </w:p>
    <w:p w14:paraId="64B63ABA" w14:textId="093FDDF1" w:rsidR="00C6325E" w:rsidRPr="0088676B" w:rsidRDefault="002B215F" w:rsidP="00A251DC">
      <w:pPr>
        <w:rPr>
          <w:rFonts w:ascii=".萍方-简" w:eastAsiaTheme="minorEastAsia" w:hAnsi=".萍方-简"/>
          <w:lang w:eastAsia="zh-CN"/>
          <w:rPrChange w:id="955"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56"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57" w:author="Microsoft Office User" w:date="2017-08-26T15:42:00Z">
            <w:rPr>
              <w:rFonts w:ascii=".萍方-简" w:eastAsia=".萍方-简" w:hAnsi=".萍方-简"/>
              <w:lang w:eastAsia="zh-CN"/>
            </w:rPr>
          </w:rPrChange>
        </w:rPr>
        <w:t>Mutual Chain</w:t>
      </w:r>
      <w:r w:rsidR="00A251DC" w:rsidRPr="0088676B">
        <w:rPr>
          <w:rFonts w:ascii=".萍方-简" w:eastAsiaTheme="minorEastAsia" w:hAnsi=".萍方-简" w:hint="eastAsia"/>
          <w:lang w:eastAsia="zh-CN"/>
          <w:rPrChange w:id="958" w:author="Microsoft Office User" w:date="2017-08-26T15:42:00Z">
            <w:rPr>
              <w:rFonts w:ascii=".萍方-简" w:eastAsia=".萍方-简" w:hAnsi=".萍方-简" w:hint="eastAsia"/>
              <w:lang w:eastAsia="zh-CN"/>
            </w:rPr>
          </w:rPrChange>
        </w:rPr>
        <w:t>）</w:t>
      </w:r>
      <w:r w:rsidR="00C6325E" w:rsidRPr="0088676B">
        <w:rPr>
          <w:rFonts w:ascii=".萍方-简" w:eastAsiaTheme="minorEastAsia" w:hAnsi=".萍方-简" w:hint="eastAsia"/>
          <w:lang w:eastAsia="zh-CN"/>
          <w:rPrChange w:id="959" w:author="Microsoft Office User" w:date="2017-08-26T15:42:00Z">
            <w:rPr>
              <w:rFonts w:ascii=".萍方-简" w:eastAsia=".萍方-简" w:hAnsi=".萍方-简" w:hint="eastAsia"/>
              <w:lang w:eastAsia="zh-CN"/>
            </w:rPr>
          </w:rPrChange>
        </w:rPr>
        <w:t>由</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60" w:author="Microsoft Office User" w:date="2017-08-26T15:42:00Z">
            <w:rPr>
              <w:rFonts w:ascii=".萍方-简" w:eastAsia=".萍方-简" w:hAnsi=".萍方-简" w:hint="eastAsia"/>
              <w:lang w:eastAsia="zh-CN"/>
            </w:rPr>
          </w:rPrChange>
        </w:rPr>
        <w:t>价值协议与</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61" w:author="Microsoft Office User" w:date="2017-08-26T15:42:00Z">
            <w:rPr>
              <w:rFonts w:ascii=".萍方-简" w:eastAsia=".萍方-简" w:hAnsi=".萍方-简" w:hint="eastAsia"/>
              <w:lang w:eastAsia="zh-CN"/>
            </w:rPr>
          </w:rPrChange>
        </w:rPr>
        <w:t>价值网络组成</w:t>
      </w:r>
      <w:r w:rsidR="006400C7" w:rsidRPr="0088676B">
        <w:rPr>
          <w:rFonts w:ascii=".萍方-简" w:eastAsiaTheme="minorEastAsia" w:hAnsi=".萍方-简" w:hint="eastAsia"/>
          <w:lang w:eastAsia="zh-CN"/>
          <w:rPrChange w:id="962" w:author="Microsoft Office User" w:date="2017-08-26T15:42:00Z">
            <w:rPr>
              <w:rFonts w:ascii=".萍方-简" w:eastAsia=".萍方-简" w:hAnsi=".萍方-简" w:hint="eastAsia"/>
              <w:lang w:eastAsia="zh-CN"/>
            </w:rPr>
          </w:rPrChange>
        </w:rPr>
        <w:t>。</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3" w:author="Microsoft Office User" w:date="2017-08-26T15:42:00Z">
            <w:rPr>
              <w:rFonts w:ascii=".萍方-简" w:eastAsia=".萍方-简" w:hAnsi=".萍方-简" w:hint="eastAsia"/>
              <w:lang w:eastAsia="zh-CN"/>
            </w:rPr>
          </w:rPrChange>
        </w:rPr>
        <w:t>价值协议包括钱包，信用度和仲裁机制。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4" w:author="Microsoft Office User" w:date="2017-08-26T15:42:00Z">
            <w:rPr>
              <w:rFonts w:ascii=".萍方-简" w:eastAsia=".萍方-简" w:hAnsi=".萍方-简" w:hint="eastAsia"/>
              <w:lang w:eastAsia="zh-CN"/>
            </w:rPr>
          </w:rPrChange>
        </w:rPr>
        <w:t>钱包提供给个人或者机构存贷、兑换、支付、结算等服务，使得</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5" w:author="Microsoft Office User" w:date="2017-08-26T15:42:00Z">
            <w:rPr>
              <w:rFonts w:ascii=".萍方-简" w:eastAsia=".萍方-简" w:hAnsi=".萍方-简" w:hint="eastAsia"/>
              <w:lang w:eastAsia="zh-CN"/>
            </w:rPr>
          </w:rPrChange>
        </w:rPr>
        <w:t>中的金融产品可以通过钱包进行交易和服务。</w:t>
      </w:r>
      <w:r w:rsidR="00C6325E" w:rsidRPr="0088676B">
        <w:rPr>
          <w:rFonts w:ascii=".萍方-简" w:eastAsiaTheme="minorEastAsia" w:hAnsi=".萍方-简"/>
          <w:lang w:eastAsia="zh-CN"/>
          <w:rPrChange w:id="966" w:author="Microsoft Office User" w:date="2017-08-26T15:42:00Z">
            <w:rPr>
              <w:rFonts w:ascii=".萍方-简" w:eastAsia=".萍方-简" w:hAnsi=".萍方-简"/>
              <w:lang w:eastAsia="zh-CN"/>
            </w:rPr>
          </w:rPrChange>
        </w:rPr>
        <w:t xml:space="preserve"> </w:t>
      </w:r>
      <w:r w:rsidR="00C6325E" w:rsidRPr="0088676B">
        <w:rPr>
          <w:rFonts w:ascii=".萍方-简" w:eastAsiaTheme="minorEastAsia" w:hAnsi=".萍方-简" w:hint="eastAsia"/>
          <w:lang w:eastAsia="zh-CN"/>
          <w:rPrChange w:id="967" w:author="Microsoft Office User" w:date="2017-08-26T15:42:00Z">
            <w:rPr>
              <w:rFonts w:ascii=".萍方-简" w:eastAsia=".萍方-简" w:hAnsi=".萍方-简" w:hint="eastAsia"/>
              <w:lang w:eastAsia="zh-CN"/>
            </w:rPr>
          </w:rPrChange>
        </w:rPr>
        <w:t>同时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8" w:author="Microsoft Office User" w:date="2017-08-26T15:42:00Z">
            <w:rPr>
              <w:rFonts w:ascii=".萍方-简" w:eastAsia=".萍方-简" w:hAnsi=".萍方-简" w:hint="eastAsia"/>
              <w:lang w:eastAsia="zh-CN"/>
            </w:rPr>
          </w:rPrChange>
        </w:rPr>
        <w:t>信用度通过交易</w:t>
      </w:r>
      <w:r w:rsidR="00DE4B69">
        <w:rPr>
          <w:rFonts w:ascii=".萍方-简" w:eastAsiaTheme="minorEastAsia" w:hAnsi=".萍方-简" w:hint="eastAsia"/>
          <w:lang w:eastAsia="zh-CN"/>
        </w:rPr>
        <w:t>，流转，理赔，</w:t>
      </w:r>
      <w:r w:rsidR="00940026">
        <w:rPr>
          <w:rFonts w:ascii=".萍方-简" w:eastAsiaTheme="minorEastAsia" w:hAnsi=".萍方-简" w:hint="eastAsia"/>
          <w:lang w:eastAsia="zh-CN"/>
        </w:rPr>
        <w:t>授信</w:t>
      </w:r>
      <w:r w:rsidR="00DE4B69">
        <w:rPr>
          <w:rFonts w:ascii=".萍方-简" w:eastAsiaTheme="minorEastAsia" w:hAnsi=".萍方-简" w:hint="eastAsia"/>
          <w:lang w:eastAsia="zh-CN"/>
        </w:rPr>
        <w:lastRenderedPageBreak/>
        <w:t>等</w:t>
      </w:r>
      <w:r w:rsidR="00C6325E" w:rsidRPr="0088676B">
        <w:rPr>
          <w:rFonts w:ascii=".萍方-简" w:eastAsiaTheme="minorEastAsia" w:hAnsi=".萍方-简" w:hint="eastAsia"/>
          <w:lang w:eastAsia="zh-CN"/>
          <w:rPrChange w:id="969" w:author="Microsoft Office User" w:date="2017-08-26T15:42:00Z">
            <w:rPr>
              <w:rFonts w:ascii=".萍方-简" w:eastAsia=".萍方-简" w:hAnsi=".萍方-简" w:hint="eastAsia"/>
              <w:lang w:eastAsia="zh-CN"/>
            </w:rPr>
          </w:rPrChange>
        </w:rPr>
        <w:t>链中行为积累，维持整个</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70" w:author="Microsoft Office User" w:date="2017-08-26T15:42:00Z">
            <w:rPr>
              <w:rFonts w:ascii=".萍方-简" w:eastAsia=".萍方-简" w:hAnsi=".萍方-简" w:hint="eastAsia"/>
              <w:lang w:eastAsia="zh-CN"/>
            </w:rPr>
          </w:rPrChange>
        </w:rPr>
        <w:t>交易信用体系。仲裁机制监督所有交易和执行，</w:t>
      </w:r>
      <w:r w:rsidR="00061202">
        <w:rPr>
          <w:rFonts w:ascii=".萍方-简" w:eastAsiaTheme="minorEastAsia" w:hAnsi=".萍方-简" w:hint="eastAsia"/>
          <w:lang w:eastAsia="zh-CN"/>
        </w:rPr>
        <w:t>并对交易历史和数据进行分析，产生仲裁结果</w:t>
      </w:r>
      <w:r w:rsidR="001A03A8" w:rsidRPr="0088676B">
        <w:rPr>
          <w:rFonts w:ascii=".萍方-简" w:eastAsiaTheme="minorEastAsia" w:hAnsi=".萍方-简" w:hint="eastAsia"/>
          <w:lang w:eastAsia="zh-CN"/>
          <w:rPrChange w:id="971" w:author="Microsoft Office User" w:date="2017-08-26T15:42:00Z">
            <w:rPr>
              <w:rFonts w:ascii=".萍方-简" w:eastAsia=".萍方-简" w:hAnsi=".萍方-简" w:hint="eastAsia"/>
              <w:lang w:eastAsia="zh-CN"/>
            </w:rPr>
          </w:rPrChange>
        </w:rPr>
        <w:t>。</w:t>
      </w:r>
    </w:p>
    <w:p w14:paraId="667CCA3A" w14:textId="353D223F" w:rsidR="00AC1B9F" w:rsidRPr="0088676B" w:rsidRDefault="00552F4F" w:rsidP="00552F4F">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Pr="0088676B" w:rsidRDefault="009753CC" w:rsidP="00552F4F">
      <w:pPr>
        <w:jc w:val="center"/>
        <w:rPr>
          <w:rFonts w:asciiTheme="minorEastAsia" w:eastAsiaTheme="minorEastAsia" w:hAnsiTheme="minorEastAsia"/>
          <w:lang w:eastAsia="zh-CN"/>
        </w:rPr>
      </w:pPr>
    </w:p>
    <w:p w14:paraId="5C670D21" w14:textId="4E3B098B" w:rsidR="00AC1B9F" w:rsidRPr="0088676B" w:rsidRDefault="0026193E" w:rsidP="0051162C">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Pr="0088676B" w:rsidRDefault="00A7234D" w:rsidP="00A251DC">
      <w:pPr>
        <w:rPr>
          <w:rFonts w:asciiTheme="minorEastAsia" w:eastAsiaTheme="minorEastAsia" w:hAnsiTheme="minorEastAsia"/>
          <w:lang w:eastAsia="zh-CN"/>
        </w:rPr>
      </w:pPr>
    </w:p>
    <w:p w14:paraId="68A971CC" w14:textId="77777777" w:rsidR="00E6056D" w:rsidRPr="0088676B" w:rsidRDefault="00E6056D" w:rsidP="00A251DC">
      <w:pPr>
        <w:rPr>
          <w:rFonts w:asciiTheme="minorEastAsia" w:eastAsiaTheme="minorEastAsia" w:hAnsiTheme="minorEastAsia"/>
          <w:lang w:eastAsia="zh-CN"/>
        </w:rPr>
      </w:pPr>
    </w:p>
    <w:p w14:paraId="477F9B6A" w14:textId="67B07394" w:rsidR="00E6056D" w:rsidRPr="0088676B" w:rsidRDefault="002B215F" w:rsidP="00E6056D">
      <w:pPr>
        <w:rPr>
          <w:rFonts w:ascii=".萍方-简" w:eastAsiaTheme="minorEastAsia" w:hAnsi=".萍方-简"/>
          <w:lang w:eastAsia="zh-CN"/>
          <w:rPrChange w:id="972"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61202">
        <w:rPr>
          <w:rFonts w:ascii=".萍方-简" w:eastAsiaTheme="minorEastAsia" w:hAnsi=".萍方-简" w:hint="eastAsia"/>
          <w:lang w:eastAsia="zh-CN"/>
        </w:rPr>
        <w:t>价值网络由金融服务</w:t>
      </w:r>
      <w:r w:rsidR="00E6056D" w:rsidRPr="0088676B">
        <w:rPr>
          <w:rFonts w:ascii=".萍方-简" w:eastAsiaTheme="minorEastAsia" w:hAnsi=".萍方-简" w:hint="eastAsia"/>
          <w:lang w:eastAsia="zh-CN"/>
          <w:rPrChange w:id="973" w:author="Microsoft Office User" w:date="2017-08-26T15:42:00Z">
            <w:rPr>
              <w:rFonts w:ascii=".萍方-简" w:eastAsia=".萍方-简" w:hAnsi=".萍方-简" w:hint="eastAsia"/>
              <w:lang w:eastAsia="zh-CN"/>
            </w:rPr>
          </w:rPrChange>
        </w:rPr>
        <w:t>和商业逻辑组成，通过区块链底层协议将</w:t>
      </w:r>
      <w:r>
        <w:rPr>
          <w:rFonts w:ascii=".萍方-简" w:eastAsiaTheme="minorEastAsia" w:hAnsi=".萍方-简" w:hint="eastAsia"/>
          <w:lang w:eastAsia="zh-CN"/>
        </w:rPr>
        <w:t>相互链</w:t>
      </w:r>
      <w:r w:rsidR="00E6056D" w:rsidRPr="0088676B">
        <w:rPr>
          <w:rFonts w:ascii=".萍方-简" w:eastAsiaTheme="minorEastAsia" w:hAnsi=".萍方-简" w:hint="eastAsia"/>
          <w:lang w:eastAsia="zh-CN"/>
          <w:rPrChange w:id="974" w:author="Microsoft Office User" w:date="2017-08-26T15:42:00Z">
            <w:rPr>
              <w:rFonts w:ascii=".萍方-简" w:eastAsia=".萍方-简" w:hAnsi=".萍方-简" w:hint="eastAsia"/>
              <w:lang w:eastAsia="zh-CN"/>
            </w:rPr>
          </w:rPrChange>
        </w:rPr>
        <w:t>参与的一切交易数据</w:t>
      </w:r>
      <w:r w:rsidR="00061202">
        <w:rPr>
          <w:rFonts w:ascii=".萍方-简" w:eastAsiaTheme="minorEastAsia" w:hAnsi=".萍方-简" w:hint="eastAsia"/>
          <w:lang w:eastAsia="zh-CN"/>
        </w:rPr>
        <w:t>，</w:t>
      </w:r>
      <w:r w:rsidR="00E6056D" w:rsidRPr="0088676B">
        <w:rPr>
          <w:rFonts w:ascii=".萍方-简" w:eastAsiaTheme="minorEastAsia" w:hAnsi=".萍方-简" w:hint="eastAsia"/>
          <w:lang w:eastAsia="zh-CN"/>
          <w:rPrChange w:id="975" w:author="Microsoft Office User" w:date="2017-08-26T15:42:00Z">
            <w:rPr>
              <w:rFonts w:ascii=".萍方-简" w:eastAsia=".萍方-简" w:hAnsi=".萍方-简" w:hint="eastAsia"/>
              <w:lang w:eastAsia="zh-CN"/>
            </w:rPr>
          </w:rPrChange>
        </w:rPr>
        <w:t>通过验证数据分享的开源机制写入到各个节点中</w:t>
      </w:r>
      <w:r w:rsidR="00E6056D" w:rsidRPr="0088676B">
        <w:rPr>
          <w:rFonts w:ascii=".萍方-简" w:eastAsiaTheme="minorEastAsia" w:hAnsi=".萍方-简"/>
          <w:lang w:eastAsia="zh-CN"/>
          <w:rPrChange w:id="976" w:author="Microsoft Office User" w:date="2017-08-26T15:42:00Z">
            <w:rPr>
              <w:rFonts w:ascii=".萍方-简" w:eastAsia=".萍方-简" w:hAnsi=".萍方-简"/>
              <w:lang w:eastAsia="zh-CN"/>
            </w:rPr>
          </w:rPrChange>
        </w:rPr>
        <w:t>,</w:t>
      </w:r>
      <w:r w:rsidR="00E6056D" w:rsidRPr="0088676B">
        <w:rPr>
          <w:rFonts w:ascii=".萍方-简" w:eastAsiaTheme="minorEastAsia" w:hAnsi=".萍方-简" w:hint="eastAsia"/>
          <w:lang w:eastAsia="zh-CN"/>
          <w:rPrChange w:id="977" w:author="Microsoft Office User" w:date="2017-08-26T15:42:00Z">
            <w:rPr>
              <w:rFonts w:ascii=".萍方-简" w:eastAsia=".萍方-简" w:hAnsi=".萍方-简" w:hint="eastAsia"/>
              <w:lang w:eastAsia="zh-CN"/>
            </w:rPr>
          </w:rPrChange>
        </w:rPr>
        <w:t>让</w:t>
      </w:r>
      <w:r w:rsidR="00061202">
        <w:rPr>
          <w:rFonts w:ascii=".萍方-简" w:eastAsiaTheme="minorEastAsia" w:hAnsi=".萍方-简" w:hint="eastAsia"/>
          <w:lang w:eastAsia="zh-CN"/>
        </w:rPr>
        <w:t>数据通过智能合约变得更加简单</w:t>
      </w:r>
      <w:r w:rsidR="00495547" w:rsidRPr="0088676B">
        <w:rPr>
          <w:rFonts w:ascii=".萍方-简" w:eastAsiaTheme="minorEastAsia" w:hAnsi=".萍方-简" w:hint="eastAsia"/>
          <w:lang w:eastAsia="zh-CN"/>
          <w:rPrChange w:id="978" w:author="Microsoft Office User" w:date="2017-08-26T15:42:00Z">
            <w:rPr>
              <w:rFonts w:ascii=".萍方-简" w:eastAsia=".萍方-简" w:hAnsi=".萍方-简" w:hint="eastAsia"/>
              <w:lang w:eastAsia="zh-CN"/>
            </w:rPr>
          </w:rPrChange>
        </w:rPr>
        <w:t>可靠</w:t>
      </w:r>
      <w:r w:rsidR="00495547" w:rsidRPr="0088676B">
        <w:rPr>
          <w:rFonts w:ascii=".萍方-简" w:eastAsiaTheme="minorEastAsia" w:hAnsi=".萍方-简"/>
          <w:lang w:eastAsia="zh-CN"/>
          <w:rPrChange w:id="979"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80" w:author="Microsoft Office User" w:date="2017-08-26T15:42:00Z">
            <w:rPr>
              <w:rFonts w:ascii=".萍方-简" w:eastAsia=".萍方-简" w:hAnsi=".萍方-简" w:hint="eastAsia"/>
              <w:lang w:eastAsia="zh-CN"/>
            </w:rPr>
          </w:rPrChange>
        </w:rPr>
        <w:t>让每个人在商业活动中都能成为自己的智能合约执行者和数据分享者</w:t>
      </w:r>
      <w:r w:rsidR="00495547" w:rsidRPr="0088676B">
        <w:rPr>
          <w:rFonts w:ascii=".萍方-简" w:eastAsiaTheme="minorEastAsia" w:hAnsi=".萍方-简"/>
          <w:lang w:eastAsia="zh-CN"/>
          <w:rPrChange w:id="981" w:author="Microsoft Office User" w:date="2017-08-26T15:42:00Z">
            <w:rPr>
              <w:rFonts w:ascii=".萍方-简" w:eastAsia=".萍方-简" w:hAnsi=".萍方-简"/>
              <w:lang w:eastAsia="zh-CN"/>
            </w:rPr>
          </w:rPrChange>
        </w:rPr>
        <w:t>,</w:t>
      </w:r>
      <w:r w:rsidR="00061202">
        <w:rPr>
          <w:rFonts w:ascii=".萍方-简" w:eastAsiaTheme="minorEastAsia" w:hAnsi=".萍方-简" w:hint="eastAsia"/>
          <w:lang w:eastAsia="zh-CN"/>
        </w:rPr>
        <w:t>并通过共同数据验证机制保证交易的安全可靠</w:t>
      </w:r>
      <w:r w:rsidR="00495547" w:rsidRPr="0088676B">
        <w:rPr>
          <w:rFonts w:ascii=".萍方-简" w:eastAsiaTheme="minorEastAsia" w:hAnsi=".萍方-简"/>
          <w:lang w:eastAsia="zh-CN"/>
          <w:rPrChange w:id="982" w:author="Microsoft Office User" w:date="2017-08-26T15:42:00Z">
            <w:rPr>
              <w:rFonts w:ascii=".萍方-简" w:eastAsia=".萍方-简" w:hAnsi=".萍方-简"/>
              <w:lang w:eastAsia="zh-CN"/>
            </w:rPr>
          </w:rPrChange>
        </w:rPr>
        <w:t xml:space="preserve">, </w:t>
      </w:r>
      <w:r w:rsidR="00495547" w:rsidRPr="0088676B">
        <w:rPr>
          <w:rFonts w:ascii=".萍方-简" w:eastAsiaTheme="minorEastAsia" w:hAnsi=".萍方-简" w:hint="eastAsia"/>
          <w:lang w:eastAsia="zh-CN"/>
          <w:rPrChange w:id="983" w:author="Microsoft Office User" w:date="2017-08-26T15:42:00Z">
            <w:rPr>
              <w:rFonts w:ascii=".萍方-简" w:eastAsia=".萍方-简" w:hAnsi=".萍方-简" w:hint="eastAsia"/>
              <w:lang w:eastAsia="zh-CN"/>
            </w:rPr>
          </w:rPrChange>
        </w:rPr>
        <w:t>通过区块链的共享和写入机制</w:t>
      </w:r>
      <w:r w:rsidR="00495547" w:rsidRPr="0088676B">
        <w:rPr>
          <w:rFonts w:ascii=".萍方-简" w:eastAsiaTheme="minorEastAsia" w:hAnsi=".萍方-简"/>
          <w:lang w:eastAsia="zh-CN"/>
          <w:rPrChange w:id="984"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85" w:author="Microsoft Office User" w:date="2017-08-26T15:42:00Z">
            <w:rPr>
              <w:rFonts w:ascii=".萍方-简" w:eastAsia=".萍方-简" w:hAnsi=".萍方-简" w:hint="eastAsia"/>
              <w:lang w:eastAsia="zh-CN"/>
            </w:rPr>
          </w:rPrChange>
        </w:rPr>
        <w:t>形成一个平行于现实世界的可调用</w:t>
      </w:r>
      <w:r w:rsidR="00061202">
        <w:rPr>
          <w:rFonts w:ascii=".萍方-简" w:eastAsiaTheme="minorEastAsia" w:hAnsi=".萍方-简" w:hint="eastAsia"/>
          <w:lang w:eastAsia="zh-CN"/>
        </w:rPr>
        <w:t>，可验证的</w:t>
      </w:r>
      <w:r w:rsidR="00495547" w:rsidRPr="0088676B">
        <w:rPr>
          <w:rFonts w:ascii=".萍方-简" w:eastAsiaTheme="minorEastAsia" w:hAnsi=".萍方-简" w:hint="eastAsia"/>
          <w:lang w:eastAsia="zh-CN"/>
          <w:rPrChange w:id="986" w:author="Microsoft Office User" w:date="2017-08-26T15:42:00Z">
            <w:rPr>
              <w:rFonts w:ascii=".萍方-简" w:eastAsia=".萍方-简" w:hAnsi=".萍方-简" w:hint="eastAsia"/>
              <w:lang w:eastAsia="zh-CN"/>
            </w:rPr>
          </w:rPrChange>
        </w:rPr>
        <w:t>区块链金融网络</w:t>
      </w:r>
      <w:r w:rsidR="00061202">
        <w:rPr>
          <w:rFonts w:ascii=".萍方-简" w:eastAsiaTheme="minorEastAsia" w:hAnsi=".萍方-简" w:hint="eastAsia"/>
          <w:lang w:eastAsia="zh-CN"/>
        </w:rPr>
        <w:t>。</w:t>
      </w:r>
    </w:p>
    <w:p w14:paraId="057A1877" w14:textId="77777777" w:rsidR="00E6056D" w:rsidRPr="0088676B" w:rsidRDefault="00E6056D" w:rsidP="00A251DC">
      <w:pPr>
        <w:rPr>
          <w:rFonts w:asciiTheme="minorEastAsia" w:eastAsiaTheme="minorEastAsia" w:hAnsiTheme="minorEastAsia"/>
          <w:lang w:eastAsia="zh-CN"/>
        </w:rPr>
      </w:pPr>
    </w:p>
    <w:p w14:paraId="3809305F" w14:textId="77777777" w:rsidR="00552F4F" w:rsidRPr="0088676B" w:rsidRDefault="00552F4F" w:rsidP="00A251DC">
      <w:pP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Pr="0088676B" w:rsidRDefault="00AC1B9F" w:rsidP="00A251DC">
      <w:pPr>
        <w:rPr>
          <w:rFonts w:asciiTheme="minorEastAsia" w:eastAsiaTheme="minorEastAsia" w:hAnsiTheme="minorEastAsia"/>
          <w:lang w:eastAsia="zh-CN"/>
        </w:rPr>
      </w:pPr>
    </w:p>
    <w:p w14:paraId="1B747499" w14:textId="77777777" w:rsidR="00A60611" w:rsidRPr="00A60611" w:rsidRDefault="00A60611" w:rsidP="00FB29CC">
      <w:pPr>
        <w:rPr>
          <w:rFonts w:ascii=".萍方-简" w:eastAsiaTheme="minorEastAsia" w:hAnsi=".萍方-简"/>
          <w:color w:val="FF0000"/>
          <w:lang w:eastAsia="zh-CN"/>
        </w:rPr>
      </w:pPr>
      <w:r w:rsidRPr="00A60611">
        <w:rPr>
          <w:rFonts w:ascii=".萍方-简" w:eastAsiaTheme="minorEastAsia" w:hAnsi=".萍方-简" w:hint="eastAsia"/>
          <w:color w:val="FF0000"/>
          <w:lang w:eastAsia="zh-CN"/>
        </w:rPr>
        <w:t>（把区块链的特征改成相互链的特征）</w:t>
      </w:r>
    </w:p>
    <w:p w14:paraId="11F2CFD3" w14:textId="1FB5C5DD" w:rsidR="00FB29CC" w:rsidRPr="0088676B" w:rsidRDefault="00FB29CC" w:rsidP="00FB29CC">
      <w:pPr>
        <w:rPr>
          <w:rFonts w:ascii=".萍方-简" w:eastAsiaTheme="minorEastAsia" w:hAnsi=".萍方-简"/>
          <w:lang w:eastAsia="zh-CN"/>
          <w:rPrChange w:id="98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88" w:author="Microsoft Office User" w:date="2017-08-26T15:42:00Z">
            <w:rPr>
              <w:rFonts w:ascii=".萍方-简" w:eastAsia=".萍方-简" w:hAnsi=".萍方-简" w:hint="eastAsia"/>
              <w:lang w:eastAsia="zh-CN"/>
            </w:rPr>
          </w:rPrChange>
        </w:rPr>
        <w:t>在技术实现上，区块链的底层协议将保证数据的公正，安全和可靠。狭义来讲</w:t>
      </w:r>
      <w:r w:rsidRPr="0088676B">
        <w:rPr>
          <w:rFonts w:ascii=".萍方-简" w:eastAsiaTheme="minorEastAsia" w:hAnsi=".萍方-简"/>
          <w:lang w:eastAsia="zh-CN"/>
          <w:rPrChange w:id="98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90" w:author="Microsoft Office User" w:date="2017-08-26T15:42:00Z">
            <w:rPr>
              <w:rFonts w:ascii=".萍方-简" w:eastAsia=".萍方-简" w:hAnsi=".萍方-简" w:hint="eastAsia"/>
              <w:lang w:eastAsia="zh-CN"/>
            </w:rPr>
          </w:rPrChange>
        </w:rPr>
        <w:t>区块链是一种按照时间顺序将数据区块以</w:t>
      </w:r>
      <w:r w:rsidR="0008088A">
        <w:rPr>
          <w:rFonts w:ascii=".萍方-简" w:eastAsiaTheme="minorEastAsia" w:hAnsi=".萍方-简" w:hint="eastAsia"/>
          <w:lang w:eastAsia="zh-CN"/>
        </w:rPr>
        <w:t>用哈希地址算法树结构</w:t>
      </w:r>
      <w:r w:rsidRPr="0088676B">
        <w:rPr>
          <w:rFonts w:ascii=".萍方-简" w:eastAsiaTheme="minorEastAsia" w:hAnsi=".萍方-简" w:hint="eastAsia"/>
          <w:lang w:eastAsia="zh-CN"/>
          <w:rPrChange w:id="991" w:author="Microsoft Office User" w:date="2017-08-26T15:42:00Z">
            <w:rPr>
              <w:rFonts w:ascii=".萍方-简" w:eastAsia=".萍方-简" w:hAnsi=".萍方-简" w:hint="eastAsia"/>
              <w:lang w:eastAsia="zh-CN"/>
            </w:rPr>
          </w:rPrChange>
        </w:rPr>
        <w:t>相连的方式组合成的一种链式数据结构</w:t>
      </w:r>
      <w:r w:rsidRPr="0088676B">
        <w:rPr>
          <w:rFonts w:ascii=".萍方-简" w:eastAsiaTheme="minorEastAsia" w:hAnsi=".萍方-简"/>
          <w:lang w:eastAsia="zh-CN"/>
          <w:rPrChange w:id="99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93" w:author="Microsoft Office User" w:date="2017-08-26T15:42:00Z">
            <w:rPr>
              <w:rFonts w:ascii=".萍方-简" w:eastAsia=".萍方-简" w:hAnsi=".萍方-简" w:hint="eastAsia"/>
              <w:lang w:eastAsia="zh-CN"/>
            </w:rPr>
          </w:rPrChange>
        </w:rPr>
        <w:t>并以密码学方式保证的不可篡改和不可伪造的分布式账本。广义来讲，区块链技术是利用块链式数据结构来验证与存储数据、用分布式节点共识算法来生成和更新数据</w:t>
      </w:r>
      <w:r w:rsidR="0089443E">
        <w:rPr>
          <w:rFonts w:ascii=".萍方-简" w:eastAsiaTheme="minorEastAsia" w:hAnsi=".萍方-简" w:hint="eastAsia"/>
          <w:lang w:eastAsia="zh-CN"/>
        </w:rPr>
        <w:t>、利用密码学的方式保证数据传输和</w:t>
      </w:r>
      <w:r w:rsidR="0089443E">
        <w:rPr>
          <w:rFonts w:ascii=".萍方-简" w:eastAsiaTheme="minorEastAsia" w:hAnsi=".萍方-简" w:hint="eastAsia"/>
          <w:lang w:eastAsia="zh-CN"/>
        </w:rPr>
        <w:lastRenderedPageBreak/>
        <w:t>访问的安全、利用</w:t>
      </w:r>
      <w:r w:rsidRPr="0088676B">
        <w:rPr>
          <w:rFonts w:ascii=".萍方-简" w:eastAsiaTheme="minorEastAsia" w:hAnsi=".萍方-简" w:hint="eastAsia"/>
          <w:lang w:eastAsia="zh-CN"/>
          <w:rPrChange w:id="994" w:author="Microsoft Office User" w:date="2017-08-26T15:42:00Z">
            <w:rPr>
              <w:rFonts w:ascii=".萍方-简" w:eastAsia=".萍方-简" w:hAnsi=".萍方-简" w:hint="eastAsia"/>
              <w:lang w:eastAsia="zh-CN"/>
            </w:rPr>
          </w:rPrChange>
        </w:rPr>
        <w:t>自动化脚本代码组成的智能合约来编程</w:t>
      </w:r>
      <w:r w:rsidR="00576517">
        <w:rPr>
          <w:rFonts w:ascii=".萍方-简" w:eastAsiaTheme="minorEastAsia" w:hAnsi=".萍方-简" w:hint="eastAsia"/>
          <w:lang w:eastAsia="zh-CN"/>
        </w:rPr>
        <w:t>和操作数据的一种全新的分布式基础架构与计算范式。它具有以下特性：</w:t>
      </w:r>
    </w:p>
    <w:p w14:paraId="2B1B9AEF" w14:textId="7047519F" w:rsidR="00FB29CC" w:rsidRPr="0088676B" w:rsidRDefault="00652FA3" w:rsidP="009F0864">
      <w:pPr>
        <w:pStyle w:val="ad"/>
        <w:numPr>
          <w:ilvl w:val="0"/>
          <w:numId w:val="24"/>
        </w:numPr>
        <w:rPr>
          <w:rFonts w:ascii=".萍方-简" w:eastAsiaTheme="minorEastAsia" w:hAnsi=".萍方-简"/>
          <w:lang w:eastAsia="zh-CN"/>
          <w:rPrChange w:id="99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96" w:author="Microsoft Office User" w:date="2017-08-26T15:42:00Z">
            <w:rPr>
              <w:rFonts w:ascii=".萍方-简" w:eastAsia=".萍方-简" w:hAnsi=".萍方-简" w:hint="eastAsia"/>
              <w:lang w:eastAsia="zh-CN"/>
            </w:rPr>
          </w:rPrChange>
        </w:rPr>
        <w:t>区块链网广播</w:t>
      </w:r>
      <w:r w:rsidRPr="0088676B">
        <w:rPr>
          <w:rFonts w:ascii=".萍方-简" w:eastAsiaTheme="minorEastAsia" w:hAnsi=".萍方-简"/>
          <w:lang w:eastAsia="zh-CN"/>
          <w:rPrChange w:id="997" w:author="Microsoft Office User" w:date="2017-08-26T15:42:00Z">
            <w:rPr>
              <w:rFonts w:ascii=".萍方-简" w:eastAsia=".萍方-简" w:hAnsi=".萍方-简"/>
              <w:lang w:eastAsia="zh-CN"/>
            </w:rPr>
          </w:rPrChange>
        </w:rPr>
        <w:t xml:space="preserve"> ( </w:t>
      </w:r>
      <w:r w:rsidR="00FB29CC" w:rsidRPr="0088676B">
        <w:rPr>
          <w:rFonts w:ascii=".萍方-简" w:eastAsiaTheme="minorEastAsia" w:hAnsi=".萍方-简"/>
          <w:lang w:eastAsia="zh-CN"/>
          <w:rPrChange w:id="998" w:author="Microsoft Office User" w:date="2017-08-26T15:42:00Z">
            <w:rPr>
              <w:rFonts w:ascii=".萍方-简" w:eastAsia=".萍方-简" w:hAnsi=".萍方-简"/>
              <w:lang w:eastAsia="zh-CN"/>
            </w:rPr>
          </w:rPrChange>
        </w:rPr>
        <w:t>Broadcast</w:t>
      </w:r>
      <w:r w:rsidRPr="0088676B">
        <w:rPr>
          <w:rFonts w:ascii=".萍方-简" w:eastAsiaTheme="minorEastAsia" w:hAnsi=".萍方-简"/>
          <w:lang w:eastAsia="zh-CN"/>
          <w:rPrChange w:id="999" w:author="Microsoft Office User" w:date="2017-08-26T15:42:00Z">
            <w:rPr>
              <w:rFonts w:ascii=".萍方-简" w:eastAsia=".萍方-简" w:hAnsi=".萍方-简"/>
              <w:lang w:eastAsia="zh-CN"/>
            </w:rPr>
          </w:rPrChange>
        </w:rPr>
        <w:t xml:space="preserve"> )</w:t>
      </w:r>
      <w:r w:rsidR="00FB29CC" w:rsidRPr="0088676B">
        <w:rPr>
          <w:rFonts w:ascii=".萍方-简" w:eastAsiaTheme="minorEastAsia" w:hAnsi=".萍方-简" w:hint="eastAsia"/>
          <w:lang w:eastAsia="zh-CN"/>
          <w:rPrChange w:id="1000" w:author="Microsoft Office User" w:date="2017-08-26T15:42:00Z">
            <w:rPr>
              <w:rFonts w:ascii=".萍方-简" w:eastAsia=".萍方-简" w:hAnsi=".萍方-简" w:hint="eastAsia"/>
              <w:lang w:eastAsia="zh-CN"/>
            </w:rPr>
          </w:rPrChange>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88676B" w:rsidRDefault="00652FA3" w:rsidP="009F0864">
      <w:pPr>
        <w:pStyle w:val="ad"/>
        <w:numPr>
          <w:ilvl w:val="0"/>
          <w:numId w:val="24"/>
        </w:numPr>
        <w:rPr>
          <w:rFonts w:ascii=".萍方-简" w:eastAsiaTheme="minorEastAsia" w:hAnsi=".萍方-简"/>
          <w:lang w:eastAsia="zh-CN"/>
          <w:rPrChange w:id="100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2" w:author="Microsoft Office User" w:date="2017-08-26T15:42:00Z">
            <w:rPr>
              <w:rFonts w:ascii=".萍方-简" w:eastAsia=".萍方-简" w:hAnsi=".萍方-简" w:hint="eastAsia"/>
              <w:lang w:eastAsia="zh-CN"/>
            </w:rPr>
          </w:rPrChange>
        </w:rPr>
        <w:t>全网共享账本（</w:t>
      </w:r>
      <w:r w:rsidRPr="0088676B">
        <w:rPr>
          <w:rFonts w:ascii=".萍方-简" w:eastAsiaTheme="minorEastAsia" w:hAnsi=".萍方-简"/>
          <w:lang w:eastAsia="zh-CN"/>
          <w:rPrChange w:id="1003" w:author="Microsoft Office User" w:date="2017-08-26T15:42:00Z">
            <w:rPr>
              <w:rFonts w:ascii=".萍方-简" w:eastAsia=".萍方-简" w:hAnsi=".萍方-简"/>
              <w:lang w:eastAsia="zh-CN"/>
            </w:rPr>
          </w:rPrChange>
        </w:rPr>
        <w:t>SharedLedger</w:t>
      </w:r>
      <w:r w:rsidRPr="0088676B">
        <w:rPr>
          <w:rFonts w:ascii=".萍方-简" w:eastAsiaTheme="minorEastAsia" w:hAnsi=".萍方-简" w:hint="eastAsia"/>
          <w:lang w:eastAsia="zh-CN"/>
          <w:rPrChange w:id="1004" w:author="Microsoft Office User" w:date="2017-08-26T15:42:00Z">
            <w:rPr>
              <w:rFonts w:ascii=".萍方-简" w:eastAsia=".萍方-简" w:hAnsi=".萍方-简" w:hint="eastAsia"/>
              <w:lang w:eastAsia="zh-CN"/>
            </w:rPr>
          </w:rPrChange>
        </w:rPr>
        <w:t>）</w:t>
      </w:r>
      <w:r w:rsidR="0075564A" w:rsidRPr="0088676B">
        <w:rPr>
          <w:rFonts w:ascii=".萍方-简" w:eastAsiaTheme="minorEastAsia" w:hAnsi=".萍方-简" w:hint="eastAsia"/>
          <w:lang w:eastAsia="zh-CN"/>
          <w:rPrChange w:id="1005" w:author="Microsoft Office User" w:date="2017-08-26T15:42:00Z">
            <w:rPr>
              <w:rFonts w:ascii=".萍方-简" w:eastAsia=".萍方-简" w:hAnsi=".萍方-简" w:hint="eastAsia"/>
              <w:lang w:eastAsia="zh-CN"/>
            </w:rPr>
          </w:rPrChange>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88676B" w:rsidRDefault="0075564A" w:rsidP="009F0864">
      <w:pPr>
        <w:pStyle w:val="ad"/>
        <w:numPr>
          <w:ilvl w:val="0"/>
          <w:numId w:val="24"/>
        </w:numPr>
        <w:rPr>
          <w:rFonts w:ascii=".萍方-简" w:eastAsiaTheme="minorEastAsia" w:hAnsi=".萍方-简"/>
          <w:lang w:eastAsia="zh-CN"/>
          <w:rPrChange w:id="100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7" w:author="Microsoft Office User" w:date="2017-08-26T15:42:00Z">
            <w:rPr>
              <w:rFonts w:ascii=".萍方-简" w:eastAsia=".萍方-简" w:hAnsi=".萍方-简" w:hint="eastAsia"/>
              <w:lang w:eastAsia="zh-CN"/>
            </w:rPr>
          </w:rPrChange>
        </w:rPr>
        <w:t>源代码开源：区块链网络中设定的共识机制、规则等都可以通过一致的、</w:t>
      </w:r>
      <w:commentRangeStart w:id="1008"/>
      <w:r w:rsidRPr="0088676B">
        <w:rPr>
          <w:rFonts w:ascii=".萍方-简" w:eastAsiaTheme="minorEastAsia" w:hAnsi=".萍方-简" w:hint="eastAsia"/>
          <w:lang w:eastAsia="zh-CN"/>
          <w:rPrChange w:id="1009" w:author="Microsoft Office User" w:date="2017-08-26T15:42:00Z">
            <w:rPr>
              <w:rFonts w:ascii=".萍方-简" w:eastAsia=".萍方-简" w:hAnsi=".萍方-简" w:hint="eastAsia"/>
              <w:lang w:eastAsia="zh-CN"/>
            </w:rPr>
          </w:rPrChange>
        </w:rPr>
        <w:t>开源的源代码进行验证</w:t>
      </w:r>
      <w:commentRangeEnd w:id="1008"/>
      <w:r w:rsidR="006400C7" w:rsidRPr="0088676B">
        <w:rPr>
          <w:rStyle w:val="af"/>
          <w:rFonts w:eastAsiaTheme="minorEastAsia"/>
          <w:rPrChange w:id="1010" w:author="Microsoft Office User" w:date="2017-08-26T15:42:00Z">
            <w:rPr>
              <w:rStyle w:val="af"/>
            </w:rPr>
          </w:rPrChange>
        </w:rPr>
        <w:commentReference w:id="1008"/>
      </w:r>
      <w:r w:rsidRPr="0088676B">
        <w:rPr>
          <w:rFonts w:ascii=".萍方-简" w:eastAsiaTheme="minorEastAsia" w:hAnsi=".萍方-简" w:hint="eastAsia"/>
          <w:lang w:eastAsia="zh-CN"/>
          <w:rPrChange w:id="1011" w:author="Microsoft Office User" w:date="2017-08-26T15:42:00Z">
            <w:rPr>
              <w:rFonts w:ascii=".萍方-简" w:eastAsia=".萍方-简" w:hAnsi=".萍方-简" w:hint="eastAsia"/>
              <w:lang w:eastAsia="zh-CN"/>
            </w:rPr>
          </w:rPrChange>
        </w:rPr>
        <w:t>。</w:t>
      </w:r>
    </w:p>
    <w:p w14:paraId="33AAC840" w14:textId="77777777" w:rsidR="0075564A" w:rsidRPr="0088676B" w:rsidRDefault="0075564A" w:rsidP="009F0864">
      <w:pPr>
        <w:pStyle w:val="ad"/>
        <w:numPr>
          <w:ilvl w:val="0"/>
          <w:numId w:val="24"/>
        </w:numPr>
        <w:rPr>
          <w:rFonts w:ascii=".萍方-简" w:eastAsiaTheme="minorEastAsia" w:hAnsi=".萍方-简"/>
          <w:lang w:eastAsia="zh-CN"/>
          <w:rPrChange w:id="101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3" w:author="Microsoft Office User" w:date="2017-08-26T15:42:00Z">
            <w:rPr>
              <w:rFonts w:ascii=".萍方-简" w:eastAsia=".萍方-简" w:hAnsi=".萍方-简" w:hint="eastAsia"/>
              <w:lang w:eastAsia="zh-CN"/>
            </w:rPr>
          </w:rPrChange>
        </w:rPr>
        <w:t>非对称加密：典型的区块链网络中，账户体系由非对称加密算法下的公钥和私钥组成，若没有私钥则无法使用对应公钥中的资产。</w:t>
      </w:r>
    </w:p>
    <w:p w14:paraId="39D11605" w14:textId="77777777" w:rsidR="0075564A" w:rsidRPr="0088676B" w:rsidRDefault="0075564A" w:rsidP="009F0864">
      <w:pPr>
        <w:pStyle w:val="ad"/>
        <w:numPr>
          <w:ilvl w:val="0"/>
          <w:numId w:val="24"/>
        </w:numPr>
        <w:rPr>
          <w:rFonts w:ascii=".萍方-简" w:eastAsiaTheme="minorEastAsia" w:hAnsi=".萍方-简"/>
          <w:lang w:eastAsia="zh-CN"/>
          <w:rPrChange w:id="101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5" w:author="Microsoft Office User" w:date="2017-08-26T15:42:00Z">
            <w:rPr>
              <w:rFonts w:ascii=".萍方-简" w:eastAsia=".萍方-简" w:hAnsi=".萍方-简" w:hint="eastAsia"/>
              <w:lang w:eastAsia="zh-CN"/>
            </w:rPr>
          </w:rPrChange>
        </w:rPr>
        <w:t>智能合约</w:t>
      </w:r>
      <w:r w:rsidRPr="0088676B">
        <w:rPr>
          <w:rFonts w:ascii=".萍方-简" w:eastAsiaTheme="minorEastAsia" w:hAnsi=".萍方-简"/>
          <w:lang w:eastAsia="zh-CN"/>
          <w:rPrChange w:id="101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17"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018" w:author="Microsoft Office User" w:date="2017-08-26T15:42:00Z">
            <w:rPr>
              <w:rFonts w:ascii=".萍方-简" w:eastAsia=".萍方-简" w:hAnsi=".萍方-简"/>
              <w:lang w:eastAsia="zh-CN"/>
            </w:rPr>
          </w:rPrChange>
        </w:rPr>
        <w:t>SmartContract</w:t>
      </w:r>
      <w:r w:rsidRPr="0088676B">
        <w:rPr>
          <w:rFonts w:ascii=".萍方-简" w:eastAsiaTheme="minorEastAsia" w:hAnsi=".萍方-简" w:hint="eastAsia"/>
          <w:lang w:eastAsia="zh-CN"/>
          <w:rPrChange w:id="1019" w:author="Microsoft Office User" w:date="2017-08-26T15:42:00Z">
            <w:rPr>
              <w:rFonts w:ascii=".萍方-简" w:eastAsia=".萍方-简" w:hAnsi=".萍方-简" w:hint="eastAsia"/>
              <w:lang w:eastAsia="zh-CN"/>
            </w:rPr>
          </w:rPrChange>
        </w:rPr>
        <w:t>）：区块链系统中的应用，是已编码的、可自动运行的业务逻辑，通常有自己的代币和专用开发语言。</w:t>
      </w:r>
    </w:p>
    <w:p w14:paraId="25467E55" w14:textId="4CE87390" w:rsidR="0075564A" w:rsidRPr="0088676B" w:rsidRDefault="0075564A" w:rsidP="009F0864">
      <w:pPr>
        <w:pStyle w:val="ad"/>
        <w:numPr>
          <w:ilvl w:val="0"/>
          <w:numId w:val="24"/>
        </w:numPr>
        <w:rPr>
          <w:rFonts w:ascii=".萍方-简" w:eastAsiaTheme="minorEastAsia" w:hAnsi=".萍方-简"/>
          <w:lang w:eastAsia="zh-CN"/>
          <w:rPrChange w:id="1020"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21" w:author="Microsoft Office User" w:date="2017-08-26T15:42:00Z">
            <w:rPr>
              <w:rFonts w:ascii=".萍方-简" w:eastAsia=".萍方-简" w:hAnsi=".萍方-简"/>
              <w:lang w:eastAsia="zh-CN"/>
            </w:rPr>
          </w:rPrChange>
        </w:rPr>
        <w:t>DAPP</w:t>
      </w:r>
      <w:r w:rsidRPr="0088676B">
        <w:rPr>
          <w:rFonts w:ascii=".萍方-简" w:eastAsiaTheme="minorEastAsia" w:hAnsi=".萍方-简" w:hint="eastAsia"/>
          <w:lang w:eastAsia="zh-CN"/>
          <w:rPrChange w:id="1022" w:author="Microsoft Office User" w:date="2017-08-26T15:42:00Z">
            <w:rPr>
              <w:rFonts w:ascii=".萍方-简" w:eastAsia=".萍方-简" w:hAnsi=".萍方-简" w:hint="eastAsia"/>
              <w:lang w:eastAsia="zh-CN"/>
            </w:rPr>
          </w:rPrChange>
        </w:rPr>
        <w:t>：包含用户界面的应用，包括但不限于各种加密货币，如以太坊钱包。</w:t>
      </w:r>
      <w:r w:rsidR="002B215F">
        <w:rPr>
          <w:rFonts w:ascii=".萍方-简" w:eastAsiaTheme="minorEastAsia" w:hAnsi=".萍方-简" w:hint="eastAsia"/>
          <w:lang w:eastAsia="zh-CN"/>
        </w:rPr>
        <w:t>相互链</w:t>
      </w:r>
      <w:r w:rsidR="00902931" w:rsidRPr="0088676B">
        <w:rPr>
          <w:rFonts w:ascii=".萍方-简" w:eastAsiaTheme="minorEastAsia" w:hAnsi=".萍方-简" w:hint="eastAsia"/>
          <w:lang w:eastAsia="zh-CN"/>
          <w:rPrChange w:id="1023" w:author="Microsoft Office User" w:date="2017-08-26T15:42:00Z">
            <w:rPr>
              <w:rFonts w:ascii=".萍方-简" w:eastAsia=".萍方-简" w:hAnsi=".萍方-简" w:hint="eastAsia"/>
              <w:lang w:eastAsia="zh-CN"/>
            </w:rPr>
          </w:rPrChange>
        </w:rPr>
        <w:t>将发行自己的代币用于链中的金融交易。</w:t>
      </w:r>
    </w:p>
    <w:p w14:paraId="1C69456B" w14:textId="77777777" w:rsidR="0075564A" w:rsidRPr="0088676B" w:rsidRDefault="0075564A" w:rsidP="009F0864">
      <w:pPr>
        <w:pStyle w:val="ad"/>
        <w:numPr>
          <w:ilvl w:val="0"/>
          <w:numId w:val="24"/>
        </w:numPr>
        <w:rPr>
          <w:rFonts w:ascii=".萍方-简" w:eastAsiaTheme="minorEastAsia" w:hAnsi=".萍方-简"/>
          <w:lang w:eastAsia="zh-CN"/>
          <w:rPrChange w:id="102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25" w:author="Microsoft Office User" w:date="2017-08-26T15:42:00Z">
            <w:rPr>
              <w:rFonts w:ascii=".萍方-简" w:eastAsia=".萍方-简" w:hAnsi=".萍方-简" w:hint="eastAsia"/>
              <w:lang w:eastAsia="zh-CN"/>
            </w:rPr>
          </w:rPrChange>
        </w:rPr>
        <w:t>虚拟机：用于执行智能合约编译后的代码。虚拟机是图灵完备的。</w:t>
      </w:r>
    </w:p>
    <w:p w14:paraId="0D98D8BD" w14:textId="77777777" w:rsidR="00AC1B9F" w:rsidRPr="0088676B" w:rsidRDefault="00AC1B9F" w:rsidP="00A251DC">
      <w:pPr>
        <w:rPr>
          <w:rFonts w:asciiTheme="minorEastAsia" w:eastAsiaTheme="minorEastAsia" w:hAnsiTheme="minorEastAsia"/>
          <w:lang w:eastAsia="zh-CN"/>
        </w:rPr>
      </w:pPr>
    </w:p>
    <w:p w14:paraId="3BBF8D59" w14:textId="77777777" w:rsidR="00DA406F" w:rsidRPr="0088676B" w:rsidRDefault="00DA406F" w:rsidP="00A251DC">
      <w:pPr>
        <w:rPr>
          <w:rFonts w:asciiTheme="minorEastAsia" w:eastAsiaTheme="minorEastAsia" w:hAnsiTheme="minorEastAsia"/>
          <w:lang w:eastAsia="zh-CN"/>
        </w:rPr>
      </w:pPr>
    </w:p>
    <w:p w14:paraId="3E9E5C22" w14:textId="77777777" w:rsidR="003F7455" w:rsidRPr="0088676B" w:rsidRDefault="003F7455" w:rsidP="003F7455">
      <w:pPr>
        <w:rPr>
          <w:rFonts w:asciiTheme="minorEastAsia" w:eastAsiaTheme="minorEastAsia" w:hAnsiTheme="minorEastAsia"/>
          <w:lang w:eastAsia="zh-CN"/>
        </w:rPr>
      </w:pPr>
    </w:p>
    <w:p w14:paraId="5C416528" w14:textId="77777777" w:rsidR="003F7455" w:rsidRPr="0088676B" w:rsidRDefault="003F7455" w:rsidP="003F7455">
      <w:pPr>
        <w:rPr>
          <w:rFonts w:asciiTheme="minorEastAsia" w:eastAsiaTheme="minorEastAsia" w:hAnsiTheme="minorEastAsia"/>
          <w:lang w:eastAsia="zh-CN"/>
        </w:rPr>
      </w:pPr>
    </w:p>
    <w:p w14:paraId="53D2A372" w14:textId="77777777" w:rsidR="003F7455" w:rsidRPr="0088676B" w:rsidRDefault="003F7455" w:rsidP="00A251DC">
      <w:pPr>
        <w:rPr>
          <w:rFonts w:asciiTheme="minorEastAsia" w:eastAsiaTheme="minorEastAsia" w:hAnsiTheme="minorEastAsia"/>
          <w:lang w:eastAsia="zh-CN"/>
        </w:rPr>
      </w:pPr>
    </w:p>
    <w:p w14:paraId="52D5262D" w14:textId="77777777" w:rsidR="000F3D7F" w:rsidRPr="0088676B" w:rsidRDefault="000F3D7F" w:rsidP="000F3D7F">
      <w:pPr>
        <w:pStyle w:val="UsageNotes"/>
        <w:spacing w:after="120" w:line="240" w:lineRule="auto"/>
        <w:ind w:left="780"/>
        <w:rPr>
          <w:rFonts w:ascii="Arial" w:eastAsiaTheme="minorEastAsia" w:hAnsi="Arial" w:cs="Arial"/>
          <w:i w:val="0"/>
          <w:color w:val="auto"/>
          <w:sz w:val="20"/>
          <w:szCs w:val="20"/>
          <w:lang w:eastAsia="zh-CN"/>
          <w:rPrChange w:id="1026" w:author="Microsoft Office User" w:date="2017-08-26T15:42:00Z">
            <w:rPr>
              <w:rFonts w:ascii="Arial" w:hAnsi="Arial" w:cs="Arial"/>
              <w:i w:val="0"/>
              <w:color w:val="auto"/>
              <w:sz w:val="20"/>
              <w:szCs w:val="20"/>
              <w:lang w:eastAsia="zh-CN"/>
            </w:rPr>
          </w:rPrChange>
        </w:rPr>
      </w:pPr>
    </w:p>
    <w:p w14:paraId="56267D6A" w14:textId="77777777" w:rsidR="00312BF3" w:rsidRPr="0088676B" w:rsidRDefault="00312BF3">
      <w:pPr>
        <w:rPr>
          <w:rFonts w:ascii="Arial" w:eastAsiaTheme="minorEastAsia" w:hAnsi="Arial" w:cs="Arial"/>
          <w:sz w:val="20"/>
          <w:szCs w:val="20"/>
          <w:lang w:eastAsia="zh-CN"/>
          <w:rPrChange w:id="1027" w:author="Microsoft Office User" w:date="2017-08-26T15:42:00Z">
            <w:rPr>
              <w:rFonts w:ascii="Arial" w:hAnsi="Arial" w:cs="Arial"/>
              <w:sz w:val="20"/>
              <w:szCs w:val="20"/>
              <w:lang w:eastAsia="zh-CN"/>
            </w:rPr>
          </w:rPrChange>
        </w:rPr>
      </w:pPr>
      <w:r w:rsidRPr="0088676B">
        <w:rPr>
          <w:rFonts w:ascii="Arial" w:eastAsiaTheme="minorEastAsia" w:hAnsi="Arial" w:cs="Arial"/>
          <w:sz w:val="20"/>
          <w:szCs w:val="20"/>
          <w:lang w:eastAsia="zh-CN"/>
          <w:rPrChange w:id="1028" w:author="Microsoft Office User" w:date="2017-08-26T15:42:00Z">
            <w:rPr>
              <w:rFonts w:ascii="Arial" w:hAnsi="Arial" w:cs="Arial"/>
              <w:sz w:val="20"/>
              <w:szCs w:val="20"/>
              <w:lang w:eastAsia="zh-CN"/>
            </w:rPr>
          </w:rPrChange>
        </w:rPr>
        <w:br w:type="page"/>
      </w:r>
    </w:p>
    <w:p w14:paraId="1DA62905" w14:textId="77777777" w:rsidR="006B1E27" w:rsidRPr="0088676B" w:rsidRDefault="006B1E27" w:rsidP="00063DB2">
      <w:pPr>
        <w:spacing w:after="120" w:line="240" w:lineRule="auto"/>
        <w:rPr>
          <w:rFonts w:ascii="Arial" w:eastAsiaTheme="minorEastAsia" w:hAnsi="Arial" w:cs="Arial"/>
          <w:sz w:val="20"/>
          <w:szCs w:val="20"/>
          <w:lang w:eastAsia="zh-CN"/>
          <w:rPrChange w:id="1029" w:author="Microsoft Office User" w:date="2017-08-26T15:42:00Z">
            <w:rPr>
              <w:rFonts w:ascii="Arial" w:hAnsi="Arial" w:cs="Arial"/>
              <w:sz w:val="20"/>
              <w:szCs w:val="20"/>
              <w:lang w:eastAsia="zh-CN"/>
            </w:rPr>
          </w:rPrChange>
        </w:rPr>
      </w:pPr>
    </w:p>
    <w:p w14:paraId="0A8072AC" w14:textId="77777777" w:rsidR="006B1E27" w:rsidRPr="0088676B" w:rsidRDefault="009744F7" w:rsidP="009744F7">
      <w:pPr>
        <w:pStyle w:val="1"/>
        <w:rPr>
          <w:rFonts w:ascii=".萍方-简" w:eastAsiaTheme="minorEastAsia" w:hAnsi=".萍方-简"/>
          <w:lang w:eastAsia="zh-CN"/>
          <w:rPrChange w:id="1030" w:author="Microsoft Office User" w:date="2017-08-26T15:42:00Z">
            <w:rPr>
              <w:rFonts w:ascii=".萍方-简" w:eastAsia=".萍方-简" w:hAnsi=".萍方-简"/>
              <w:lang w:eastAsia="zh-CN"/>
            </w:rPr>
          </w:rPrChange>
        </w:rPr>
      </w:pPr>
      <w:bookmarkStart w:id="1031" w:name="_Toc489971194"/>
      <w:r w:rsidRPr="0088676B">
        <w:rPr>
          <w:rFonts w:ascii=".萍方-简" w:eastAsiaTheme="minorEastAsia" w:hAnsi=".萍方-简"/>
          <w:lang w:eastAsia="zh-CN"/>
          <w:rPrChange w:id="1032"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33" w:author="Microsoft Office User" w:date="2017-08-26T15:42:00Z">
            <w:rPr>
              <w:rFonts w:ascii=".萍方-简" w:eastAsia=".萍方-简" w:hAnsi=".萍方-简" w:hint="eastAsia"/>
              <w:lang w:eastAsia="zh-CN"/>
            </w:rPr>
          </w:rPrChange>
        </w:rPr>
        <w:t>系统构架</w:t>
      </w:r>
      <w:bookmarkStart w:id="1034" w:name="_Toc405660669"/>
      <w:bookmarkStart w:id="1035" w:name="_Toc405660863"/>
      <w:bookmarkEnd w:id="1031"/>
    </w:p>
    <w:p w14:paraId="7CBBD964" w14:textId="0CFFD4CB" w:rsidR="00FF1A86" w:rsidRPr="0088676B" w:rsidRDefault="00FF1A86" w:rsidP="006400C7">
      <w:pPr>
        <w:pStyle w:val="2"/>
        <w:ind w:left="720" w:hanging="720"/>
        <w:rPr>
          <w:rFonts w:ascii=".萍方-简" w:eastAsiaTheme="minorEastAsia" w:hAnsi=".萍方-简"/>
          <w:lang w:eastAsia="zh-CN"/>
          <w:rPrChange w:id="1036" w:author="Microsoft Office User" w:date="2017-08-26T15:42:00Z">
            <w:rPr>
              <w:rFonts w:ascii=".萍方-简" w:eastAsia=".萍方-简" w:hAnsi=".萍方-简"/>
              <w:lang w:eastAsia="zh-CN"/>
            </w:rPr>
          </w:rPrChange>
        </w:rPr>
      </w:pPr>
      <w:bookmarkStart w:id="1037" w:name="_Toc489971195"/>
      <w:r w:rsidRPr="0088676B">
        <w:rPr>
          <w:rFonts w:ascii=".萍方-简" w:eastAsiaTheme="minorEastAsia" w:hAnsi=".萍方-简"/>
          <w:lang w:eastAsia="zh-CN"/>
          <w:rPrChange w:id="1038"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39" w:author="Microsoft Office User" w:date="2017-08-26T15:42:00Z">
            <w:rPr>
              <w:rFonts w:ascii=".萍方-简" w:eastAsia=".萍方-简" w:hAnsi=".萍方-简" w:hint="eastAsia"/>
              <w:lang w:eastAsia="zh-CN"/>
            </w:rPr>
          </w:rPrChange>
        </w:rPr>
        <w:t>的商业</w:t>
      </w:r>
      <w:bookmarkEnd w:id="1037"/>
      <w:r w:rsidR="00A61290" w:rsidRPr="0088676B">
        <w:rPr>
          <w:rFonts w:ascii=".萍方-简" w:eastAsiaTheme="minorEastAsia" w:hAnsi=".萍方-简" w:hint="eastAsia"/>
          <w:lang w:eastAsia="zh-CN"/>
          <w:rPrChange w:id="1040" w:author="Microsoft Office User" w:date="2017-08-26T15:42:00Z">
            <w:rPr>
              <w:rFonts w:ascii=".萍方-简" w:eastAsia=".萍方-简" w:hAnsi=".萍方-简" w:hint="eastAsia"/>
              <w:lang w:eastAsia="zh-CN"/>
            </w:rPr>
          </w:rPrChange>
        </w:rPr>
        <w:t>逻辑引擎</w:t>
      </w:r>
    </w:p>
    <w:p w14:paraId="172A0FFC" w14:textId="4EA2E2D5" w:rsidR="00A60611" w:rsidRPr="00A60611" w:rsidRDefault="00A60611" w:rsidP="002C559F">
      <w:pPr>
        <w:rPr>
          <w:rFonts w:ascii=".萍方-简" w:eastAsiaTheme="minorEastAsia" w:hAnsi=".萍方-简"/>
          <w:color w:val="FF0000"/>
          <w:lang w:eastAsia="zh-CN"/>
        </w:rPr>
      </w:pPr>
      <w:r w:rsidRPr="00A60611">
        <w:rPr>
          <w:rFonts w:ascii=".萍方-简" w:eastAsiaTheme="minorEastAsia" w:hAnsi=".萍方-简" w:hint="eastAsia"/>
          <w:color w:val="FF0000"/>
          <w:lang w:eastAsia="zh-CN"/>
        </w:rPr>
        <w:t>(2.</w:t>
      </w:r>
      <w:r w:rsidRPr="00A60611">
        <w:rPr>
          <w:rFonts w:ascii=".萍方-简" w:eastAsiaTheme="minorEastAsia" w:hAnsi=".萍方-简"/>
          <w:color w:val="FF0000"/>
          <w:lang w:eastAsia="zh-CN"/>
        </w:rPr>
        <w:t xml:space="preserve">1 </w:t>
      </w:r>
      <w:r w:rsidRPr="00A60611">
        <w:rPr>
          <w:rFonts w:ascii=".萍方-简" w:eastAsiaTheme="minorEastAsia" w:hAnsi=".萍方-简" w:hint="eastAsia"/>
          <w:color w:val="FF0000"/>
          <w:lang w:eastAsia="zh-CN"/>
        </w:rPr>
        <w:t>补充</w:t>
      </w:r>
      <w:r>
        <w:rPr>
          <w:rFonts w:ascii=".萍方-简" w:eastAsiaTheme="minorEastAsia" w:hAnsi=".萍方-简" w:hint="eastAsia"/>
          <w:color w:val="FF0000"/>
          <w:lang w:eastAsia="zh-CN"/>
        </w:rPr>
        <w:t>更</w:t>
      </w:r>
      <w:r w:rsidRPr="00A60611">
        <w:rPr>
          <w:rFonts w:ascii=".萍方-简" w:eastAsiaTheme="minorEastAsia" w:hAnsi=".萍方-简" w:hint="eastAsia"/>
          <w:color w:val="FF0000"/>
          <w:lang w:eastAsia="zh-CN"/>
        </w:rPr>
        <w:t>多的内容</w:t>
      </w:r>
      <w:r>
        <w:rPr>
          <w:rFonts w:ascii=".萍方-简" w:eastAsiaTheme="minorEastAsia" w:hAnsi=".萍方-简" w:hint="eastAsia"/>
          <w:color w:val="FF0000"/>
          <w:lang w:eastAsia="zh-CN"/>
        </w:rPr>
        <w:t>，和各个平台工具的详细阐述</w:t>
      </w:r>
      <w:r w:rsidRPr="00A60611">
        <w:rPr>
          <w:rFonts w:ascii=".萍方-简" w:eastAsiaTheme="minorEastAsia" w:hAnsi=".萍方-简" w:hint="eastAsia"/>
          <w:color w:val="FF0000"/>
          <w:lang w:eastAsia="zh-CN"/>
        </w:rPr>
        <w:t>)</w:t>
      </w:r>
    </w:p>
    <w:p w14:paraId="4D8FD846" w14:textId="1B2FE327" w:rsidR="002C559F" w:rsidRPr="0088676B" w:rsidRDefault="00A60611" w:rsidP="002C559F">
      <w:pPr>
        <w:rPr>
          <w:rFonts w:ascii=".萍方-简" w:eastAsiaTheme="minorEastAsia" w:hAnsi=".萍方-简"/>
          <w:lang w:eastAsia="zh-CN"/>
          <w:rPrChange w:id="1041" w:author="Microsoft Office User" w:date="2017-08-26T15:42:00Z">
            <w:rPr>
              <w:rFonts w:ascii=".萍方-简" w:eastAsia=".萍方-简" w:hAnsi=".萍方-简"/>
              <w:lang w:eastAsia="zh-CN"/>
            </w:rPr>
          </w:rPrChange>
        </w:rPr>
      </w:pPr>
      <w:r>
        <w:rPr>
          <w:rFonts w:ascii=".萍方-简" w:eastAsiaTheme="minorEastAsia" w:hAnsi=".萍方-简" w:hint="eastAsia"/>
          <w:lang w:eastAsia="zh-CN"/>
        </w:rPr>
        <w:t>平台将以互助和对等方式，让用户可以建立自己的金融产品和服务。发起人</w:t>
      </w:r>
      <w:r w:rsidR="002C559F" w:rsidRPr="0088676B">
        <w:rPr>
          <w:rFonts w:ascii=".萍方-简" w:eastAsiaTheme="minorEastAsia" w:hAnsi=".萍方-简" w:hint="eastAsia"/>
          <w:lang w:eastAsia="zh-CN"/>
          <w:rPrChange w:id="1042" w:author="Microsoft Office User" w:date="2017-08-26T15:42:00Z">
            <w:rPr>
              <w:rFonts w:ascii=".萍方-简" w:eastAsia=".萍方-简" w:hAnsi=".萍方-简" w:hint="eastAsia"/>
              <w:lang w:eastAsia="zh-CN"/>
            </w:rPr>
          </w:rPrChange>
        </w:rPr>
        <w:t>通过平台提供的模板</w:t>
      </w:r>
      <w:r>
        <w:rPr>
          <w:rFonts w:ascii=".萍方-简" w:eastAsiaTheme="minorEastAsia" w:hAnsi=".萍方-简" w:hint="eastAsia"/>
          <w:lang w:eastAsia="zh-CN"/>
        </w:rPr>
        <w:t>，快捷的建立可流通的金融协议，例如保险产品，信贷协议，期权</w:t>
      </w:r>
      <w:r w:rsidR="002C559F" w:rsidRPr="0088676B">
        <w:rPr>
          <w:rFonts w:ascii=".萍方-简" w:eastAsiaTheme="minorEastAsia" w:hAnsi=".萍方-简" w:hint="eastAsia"/>
          <w:lang w:eastAsia="zh-CN"/>
          <w:rPrChange w:id="1043" w:author="Microsoft Office User" w:date="2017-08-26T15:42:00Z">
            <w:rPr>
              <w:rFonts w:ascii=".萍方-简" w:eastAsia=".萍方-简" w:hAnsi=".萍方-简" w:hint="eastAsia"/>
              <w:lang w:eastAsia="zh-CN"/>
            </w:rPr>
          </w:rPrChange>
        </w:rPr>
        <w:t>等。发起人可以指定参与方或者公众发售。同时发起人定义协议的执行方式，以保证参与各方的利益。</w:t>
      </w:r>
      <w:r w:rsidR="002C559F" w:rsidRPr="0088676B">
        <w:rPr>
          <w:rFonts w:ascii=".萍方-简" w:eastAsiaTheme="minorEastAsia" w:hAnsi=".萍方-简"/>
          <w:lang w:eastAsia="zh-CN"/>
          <w:rPrChange w:id="1044" w:author="Microsoft Office User" w:date="2017-08-26T15:42:00Z">
            <w:rPr>
              <w:rFonts w:ascii=".萍方-简" w:eastAsia=".萍方-简" w:hAnsi=".萍方-简"/>
              <w:lang w:eastAsia="zh-CN"/>
            </w:rPr>
          </w:rPrChange>
        </w:rPr>
        <w:t xml:space="preserve"> </w:t>
      </w:r>
      <w:r w:rsidR="002C559F" w:rsidRPr="0088676B">
        <w:rPr>
          <w:rFonts w:ascii=".萍方-简" w:eastAsiaTheme="minorEastAsia" w:hAnsi=".萍方-简" w:hint="eastAsia"/>
          <w:lang w:eastAsia="zh-CN"/>
          <w:rPrChange w:id="1045" w:author="Microsoft Office User" w:date="2017-08-26T15:42:00Z">
            <w:rPr>
              <w:rFonts w:ascii=".萍方-简" w:eastAsia=".萍方-简" w:hAnsi=".萍方-简" w:hint="eastAsia"/>
              <w:lang w:eastAsia="zh-CN"/>
            </w:rPr>
          </w:rPrChange>
        </w:rPr>
        <w:t>一旦完成，这款协议可以作为金融产品应用到</w:t>
      </w:r>
      <w:r w:rsidR="002B215F">
        <w:rPr>
          <w:rFonts w:ascii=".萍方-简" w:eastAsiaTheme="minorEastAsia" w:hAnsi=".萍方-简" w:hint="eastAsia"/>
          <w:lang w:eastAsia="zh-CN"/>
        </w:rPr>
        <w:t>相互链</w:t>
      </w:r>
      <w:r w:rsidR="002C559F" w:rsidRPr="0088676B">
        <w:rPr>
          <w:rFonts w:ascii=".萍方-简" w:eastAsiaTheme="minorEastAsia" w:hAnsi=".萍方-简" w:hint="eastAsia"/>
          <w:lang w:eastAsia="zh-CN"/>
          <w:rPrChange w:id="1046" w:author="Microsoft Office User" w:date="2017-08-26T15:42:00Z">
            <w:rPr>
              <w:rFonts w:ascii=".萍方-简" w:eastAsia=".萍方-简" w:hAnsi=".萍方-简" w:hint="eastAsia"/>
              <w:lang w:eastAsia="zh-CN"/>
            </w:rPr>
          </w:rPrChange>
        </w:rPr>
        <w:t>中，并通过</w:t>
      </w:r>
      <w:r w:rsidR="002B215F">
        <w:rPr>
          <w:rFonts w:ascii=".萍方-简" w:eastAsiaTheme="minorEastAsia" w:hAnsi=".萍方-简" w:hint="eastAsia"/>
          <w:lang w:eastAsia="zh-CN"/>
        </w:rPr>
        <w:t>相互链</w:t>
      </w:r>
      <w:r w:rsidR="002C559F" w:rsidRPr="0088676B">
        <w:rPr>
          <w:rFonts w:ascii=".萍方-简" w:eastAsiaTheme="minorEastAsia" w:hAnsi=".萍方-简" w:hint="eastAsia"/>
          <w:lang w:eastAsia="zh-CN"/>
          <w:rPrChange w:id="1047" w:author="Microsoft Office User" w:date="2017-08-26T15:42:00Z">
            <w:rPr>
              <w:rFonts w:ascii=".萍方-简" w:eastAsia=".萍方-简" w:hAnsi=".萍方-简" w:hint="eastAsia"/>
              <w:lang w:eastAsia="zh-CN"/>
            </w:rPr>
          </w:rPrChange>
        </w:rPr>
        <w:t>公告板发送给公众或者指定方。如果有用户参与，金融协议即刻</w:t>
      </w:r>
      <w:r w:rsidR="002C559F" w:rsidRPr="0088676B">
        <w:rPr>
          <w:rFonts w:ascii=".萍方-简" w:eastAsiaTheme="minorEastAsia" w:hAnsi=".萍方-简"/>
          <w:lang w:eastAsia="zh-CN"/>
          <w:rPrChange w:id="1048" w:author="Microsoft Office User" w:date="2017-08-26T15:42:00Z">
            <w:rPr>
              <w:rFonts w:ascii=".萍方-简" w:eastAsia=".萍方-简" w:hAnsi=".萍方-简"/>
              <w:lang w:eastAsia="zh-CN"/>
            </w:rPr>
          </w:rPrChange>
        </w:rPr>
        <w:t xml:space="preserve"> </w:t>
      </w:r>
      <w:r w:rsidR="002C559F" w:rsidRPr="0088676B">
        <w:rPr>
          <w:rFonts w:ascii=".萍方-简" w:eastAsiaTheme="minorEastAsia" w:hAnsi=".萍方-简" w:hint="eastAsia"/>
          <w:lang w:eastAsia="zh-CN"/>
          <w:rPrChange w:id="1049" w:author="Microsoft Office User" w:date="2017-08-26T15:42:00Z">
            <w:rPr>
              <w:rFonts w:ascii=".萍方-简" w:eastAsia=".萍方-简" w:hAnsi=".萍方-简" w:hint="eastAsia"/>
              <w:lang w:eastAsia="zh-CN"/>
            </w:rPr>
          </w:rPrChange>
        </w:rPr>
        <w:t>绑定参与者以智能合约形式进行流通和执行。平台工具包括：</w:t>
      </w:r>
    </w:p>
    <w:p w14:paraId="2268D484" w14:textId="53B1CD8B" w:rsidR="002C559F" w:rsidRPr="0088676B" w:rsidRDefault="002C559F" w:rsidP="002C559F">
      <w:pPr>
        <w:pStyle w:val="ad"/>
        <w:numPr>
          <w:ilvl w:val="0"/>
          <w:numId w:val="29"/>
        </w:numPr>
        <w:rPr>
          <w:rFonts w:ascii=".萍方-简" w:eastAsiaTheme="minorEastAsia" w:hAnsi=".萍方-简"/>
          <w:lang w:eastAsia="zh-CN"/>
          <w:rPrChange w:id="1050" w:author="Microsoft Office User" w:date="2017-08-26T15:42:00Z">
            <w:rPr>
              <w:rFonts w:ascii=".萍方-简" w:eastAsia=".萍方-简" w:hAnsi=".萍方-简"/>
              <w:lang w:eastAsia="zh-CN"/>
            </w:rPr>
          </w:rPrChange>
        </w:rPr>
      </w:pPr>
      <w:bookmarkStart w:id="1051" w:name="_GoBack"/>
      <w:bookmarkEnd w:id="1051"/>
      <w:r w:rsidRPr="0088676B">
        <w:rPr>
          <w:rFonts w:ascii=".萍方-简" w:eastAsiaTheme="minorEastAsia" w:hAnsi=".萍方-简" w:hint="eastAsia"/>
          <w:lang w:eastAsia="zh-CN"/>
          <w:rPrChange w:id="1052" w:author="Microsoft Office User" w:date="2017-08-26T15:42:00Z">
            <w:rPr>
              <w:rFonts w:ascii=".萍方-简" w:eastAsia=".萍方-简" w:hAnsi=".萍方-简" w:hint="eastAsia"/>
              <w:lang w:eastAsia="zh-CN"/>
            </w:rPr>
          </w:rPrChange>
        </w:rPr>
        <w:t>资产定义</w:t>
      </w:r>
      <w:r w:rsidRPr="0088676B">
        <w:rPr>
          <w:rFonts w:ascii=".萍方-简" w:eastAsiaTheme="minorEastAsia" w:hAnsi=".萍方-简"/>
          <w:lang w:eastAsia="zh-CN"/>
          <w:rPrChange w:id="1053" w:author="Microsoft Office User" w:date="2017-08-26T15:42:00Z">
            <w:rPr>
              <w:rFonts w:ascii=".萍方-简" w:eastAsia=".萍方-简" w:hAnsi=".萍方-简"/>
              <w:lang w:eastAsia="zh-CN"/>
            </w:rPr>
          </w:rPrChange>
        </w:rPr>
        <w:t>(Asset Definition)</w:t>
      </w:r>
      <w:r w:rsidRPr="0088676B">
        <w:rPr>
          <w:rFonts w:ascii=".萍方-简" w:eastAsiaTheme="minorEastAsia" w:hAnsi=".萍方-简" w:hint="eastAsia"/>
          <w:lang w:eastAsia="zh-CN"/>
          <w:rPrChange w:id="1054"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055"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56" w:author="Microsoft Office User" w:date="2017-08-26T15:42:00Z">
            <w:rPr>
              <w:rFonts w:ascii=".萍方-简" w:eastAsia=".萍方-简" w:hAnsi=".萍方-简" w:hint="eastAsia"/>
              <w:lang w:eastAsia="zh-CN"/>
            </w:rPr>
          </w:rPrChange>
        </w:rPr>
        <w:t>发起人可以定义</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57" w:author="Microsoft Office User" w:date="2017-08-26T15:42:00Z">
            <w:rPr>
              <w:rFonts w:ascii=".萍方-简" w:eastAsia=".萍方-简" w:hAnsi=".萍方-简" w:hint="eastAsia"/>
              <w:lang w:eastAsia="zh-CN"/>
            </w:rPr>
          </w:rPrChange>
        </w:rPr>
        <w:t>流通资产和金融协议。对于保险业来说，发起人可以设计一款保险产品的属性和内容作为链中流通资产。</w:t>
      </w:r>
    </w:p>
    <w:p w14:paraId="2AAD92B0" w14:textId="64E0571E" w:rsidR="002C559F" w:rsidRPr="0088676B" w:rsidRDefault="002C559F" w:rsidP="002C559F">
      <w:pPr>
        <w:pStyle w:val="ad"/>
        <w:numPr>
          <w:ilvl w:val="0"/>
          <w:numId w:val="29"/>
        </w:numPr>
        <w:rPr>
          <w:rFonts w:ascii=".萍方-简" w:eastAsiaTheme="minorEastAsia" w:hAnsi=".萍方-简"/>
          <w:lang w:eastAsia="zh-CN"/>
          <w:rPrChange w:id="105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59" w:author="Microsoft Office User" w:date="2017-08-26T15:42:00Z">
            <w:rPr>
              <w:rFonts w:ascii=".萍方-简" w:eastAsia=".萍方-简" w:hAnsi=".萍方-简" w:hint="eastAsia"/>
              <w:lang w:eastAsia="zh-CN"/>
            </w:rPr>
          </w:rPrChange>
        </w:rPr>
        <w:t>参与人定义</w:t>
      </w:r>
      <w:r w:rsidRPr="0088676B">
        <w:rPr>
          <w:rFonts w:ascii=".萍方-简" w:eastAsiaTheme="minorEastAsia" w:hAnsi=".萍方-简"/>
          <w:lang w:eastAsia="zh-CN"/>
          <w:rPrChange w:id="1060" w:author="Microsoft Office User" w:date="2017-08-26T15:42:00Z">
            <w:rPr>
              <w:rFonts w:ascii=".萍方-简" w:eastAsia=".萍方-简" w:hAnsi=".萍方-简"/>
              <w:lang w:eastAsia="zh-CN"/>
            </w:rPr>
          </w:rPrChange>
        </w:rPr>
        <w:t>(Participant Definition)</w:t>
      </w:r>
      <w:r w:rsidRPr="0088676B">
        <w:rPr>
          <w:rFonts w:ascii=".萍方-简" w:eastAsiaTheme="minorEastAsia" w:hAnsi=".萍方-简" w:hint="eastAsia"/>
          <w:lang w:eastAsia="zh-CN"/>
          <w:rPrChange w:id="1061" w:author="Microsoft Office User" w:date="2017-08-26T15:42:00Z">
            <w:rPr>
              <w:rFonts w:ascii=".萍方-简" w:eastAsia=".萍方-简" w:hAnsi=".萍方-简" w:hint="eastAsia"/>
              <w:lang w:eastAsia="zh-CN"/>
            </w:rPr>
          </w:rPrChange>
        </w:rPr>
        <w:t>：发起人定义协议或者产品的参与方，可以是对公众，群体或者</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62" w:author="Microsoft Office User" w:date="2017-08-26T15:42:00Z">
            <w:rPr>
              <w:rFonts w:ascii=".萍方-简" w:eastAsia=".萍方-简" w:hAnsi=".萍方-简" w:hint="eastAsia"/>
              <w:lang w:eastAsia="zh-CN"/>
            </w:rPr>
          </w:rPrChange>
        </w:rPr>
        <w:t>中的个人发售。</w:t>
      </w:r>
    </w:p>
    <w:p w14:paraId="5FE12F65" w14:textId="77777777" w:rsidR="002C559F" w:rsidRPr="0088676B" w:rsidRDefault="002C559F" w:rsidP="002C559F">
      <w:pPr>
        <w:pStyle w:val="ad"/>
        <w:numPr>
          <w:ilvl w:val="0"/>
          <w:numId w:val="29"/>
        </w:numPr>
        <w:rPr>
          <w:rFonts w:ascii=".萍方-简" w:eastAsiaTheme="minorEastAsia" w:hAnsi=".萍方-简"/>
          <w:lang w:eastAsia="zh-CN"/>
          <w:rPrChange w:id="106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64" w:author="Microsoft Office User" w:date="2017-08-26T15:42:00Z">
            <w:rPr>
              <w:rFonts w:ascii=".萍方-简" w:eastAsia=".萍方-简" w:hAnsi=".萍方-简" w:hint="eastAsia"/>
              <w:lang w:eastAsia="zh-CN"/>
            </w:rPr>
          </w:rPrChange>
        </w:rPr>
        <w:t>接入控制</w:t>
      </w:r>
      <w:r w:rsidRPr="0088676B">
        <w:rPr>
          <w:rFonts w:ascii=".萍方-简" w:eastAsiaTheme="minorEastAsia" w:hAnsi=".萍方-简"/>
          <w:lang w:eastAsia="zh-CN"/>
          <w:rPrChange w:id="1065" w:author="Microsoft Office User" w:date="2017-08-26T15:42:00Z">
            <w:rPr>
              <w:rFonts w:ascii=".萍方-简" w:eastAsia=".萍方-简" w:hAnsi=".萍方-简"/>
              <w:lang w:eastAsia="zh-CN"/>
            </w:rPr>
          </w:rPrChange>
        </w:rPr>
        <w:t xml:space="preserve">(Access Control):  </w:t>
      </w:r>
      <w:r w:rsidRPr="0088676B">
        <w:rPr>
          <w:rFonts w:ascii=".萍方-简" w:eastAsiaTheme="minorEastAsia" w:hAnsi=".萍方-简" w:hint="eastAsia"/>
          <w:lang w:eastAsia="zh-CN"/>
          <w:rPrChange w:id="1066" w:author="Microsoft Office User" w:date="2017-08-26T15:42:00Z">
            <w:rPr>
              <w:rFonts w:ascii=".萍方-简" w:eastAsia=".萍方-简" w:hAnsi=".萍方-简" w:hint="eastAsia"/>
              <w:lang w:eastAsia="zh-CN"/>
            </w:rPr>
          </w:rPrChange>
        </w:rPr>
        <w:t>虽然共享账本，发起人可以定义各个参与方的访问权限。</w:t>
      </w:r>
    </w:p>
    <w:p w14:paraId="5CE41E24" w14:textId="44D37E11" w:rsidR="002C559F" w:rsidRPr="0088676B" w:rsidRDefault="002C559F" w:rsidP="002C559F">
      <w:pPr>
        <w:pStyle w:val="ad"/>
        <w:numPr>
          <w:ilvl w:val="0"/>
          <w:numId w:val="29"/>
        </w:numPr>
        <w:rPr>
          <w:rFonts w:ascii=".萍方-简" w:eastAsiaTheme="minorEastAsia" w:hAnsi=".萍方-简"/>
          <w:lang w:eastAsia="zh-CN"/>
          <w:rPrChange w:id="106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68" w:author="Microsoft Office User" w:date="2017-08-26T15:42:00Z">
            <w:rPr>
              <w:rFonts w:ascii=".萍方-简" w:eastAsia=".萍方-简" w:hAnsi=".萍方-简" w:hint="eastAsia"/>
              <w:lang w:eastAsia="zh-CN"/>
            </w:rPr>
          </w:rPrChange>
        </w:rPr>
        <w:t>核心交易</w:t>
      </w:r>
      <w:r w:rsidRPr="0088676B">
        <w:rPr>
          <w:rFonts w:ascii=".萍方-简" w:eastAsiaTheme="minorEastAsia" w:hAnsi=".萍方-简"/>
          <w:lang w:eastAsia="zh-CN"/>
          <w:rPrChange w:id="1069" w:author="Microsoft Office User" w:date="2017-08-26T15:42:00Z">
            <w:rPr>
              <w:rFonts w:ascii=".萍方-简" w:eastAsia=".萍方-简" w:hAnsi=".萍方-简"/>
              <w:lang w:eastAsia="zh-CN"/>
            </w:rPr>
          </w:rPrChange>
        </w:rPr>
        <w:t xml:space="preserve">(Core Transaction):  </w:t>
      </w:r>
      <w:r w:rsidRPr="0088676B">
        <w:rPr>
          <w:rFonts w:ascii=".萍方-简" w:eastAsiaTheme="minorEastAsia" w:hAnsi=".萍方-简" w:hint="eastAsia"/>
          <w:lang w:eastAsia="zh-CN"/>
          <w:rPrChange w:id="1070" w:author="Microsoft Office User" w:date="2017-08-26T15:42:00Z">
            <w:rPr>
              <w:rFonts w:ascii=".萍方-简" w:eastAsia=".萍方-简" w:hAnsi=".萍方-简" w:hint="eastAsia"/>
              <w:lang w:eastAsia="zh-CN"/>
            </w:rPr>
          </w:rPrChange>
        </w:rPr>
        <w:t>金融产品或者协议的执行方式，这是各个金融产品在互助连中的核心交易流程以及保证，以智能合约的形式在</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71" w:author="Microsoft Office User" w:date="2017-08-26T15:42:00Z">
            <w:rPr>
              <w:rFonts w:ascii=".萍方-简" w:eastAsia=".萍方-简" w:hAnsi=".萍方-简" w:hint="eastAsia"/>
              <w:lang w:eastAsia="zh-CN"/>
            </w:rPr>
          </w:rPrChange>
        </w:rPr>
        <w:t>中执行。</w:t>
      </w:r>
    </w:p>
    <w:p w14:paraId="36652CDC" w14:textId="77777777" w:rsidR="002C559F" w:rsidRPr="0088676B" w:rsidRDefault="002C559F" w:rsidP="002C559F">
      <w:pPr>
        <w:pStyle w:val="ad"/>
        <w:numPr>
          <w:ilvl w:val="0"/>
          <w:numId w:val="29"/>
        </w:numPr>
        <w:rPr>
          <w:rFonts w:ascii=".萍方-简" w:eastAsiaTheme="minorEastAsia" w:hAnsi=".萍方-简"/>
          <w:lang w:eastAsia="zh-CN"/>
          <w:rPrChange w:id="107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73" w:author="Microsoft Office User" w:date="2017-08-26T15:42:00Z">
            <w:rPr>
              <w:rFonts w:ascii=".萍方-简" w:eastAsia=".萍方-简" w:hAnsi=".萍方-简" w:hint="eastAsia"/>
              <w:lang w:eastAsia="zh-CN"/>
            </w:rPr>
          </w:rPrChange>
        </w:rPr>
        <w:t>共联</w:t>
      </w:r>
      <w:r w:rsidRPr="0088676B">
        <w:rPr>
          <w:rFonts w:ascii=".萍方-简" w:eastAsiaTheme="minorEastAsia" w:hAnsi=".萍方-简"/>
          <w:lang w:eastAsia="zh-CN"/>
          <w:rPrChange w:id="1074" w:author="Microsoft Office User" w:date="2017-08-26T15:42:00Z">
            <w:rPr>
              <w:rFonts w:ascii=".萍方-简" w:eastAsia=".萍方-简" w:hAnsi=".萍方-简"/>
              <w:lang w:eastAsia="zh-CN"/>
            </w:rPr>
          </w:rPrChange>
        </w:rPr>
        <w:t>(Connector)</w:t>
      </w:r>
      <w:r w:rsidRPr="0088676B">
        <w:rPr>
          <w:rFonts w:ascii=".萍方-简" w:eastAsiaTheme="minorEastAsia" w:hAnsi=".萍方-简" w:hint="eastAsia"/>
          <w:lang w:eastAsia="zh-CN"/>
          <w:rPrChange w:id="1075" w:author="Microsoft Office User" w:date="2017-08-26T15:42:00Z">
            <w:rPr>
              <w:rFonts w:ascii=".萍方-简" w:eastAsia=".萍方-简" w:hAnsi=".萍方-简" w:hint="eastAsia"/>
              <w:lang w:eastAsia="zh-CN"/>
            </w:rPr>
          </w:rPrChange>
        </w:rPr>
        <w:t>：这是各个金融商业区的企业级整合工具，通过共联可以实现链数据和现有中心商业网络的互联和整合，建立一个区块链和中心金融服务区的混合应用。</w:t>
      </w:r>
    </w:p>
    <w:p w14:paraId="6276CF55" w14:textId="77777777" w:rsidR="00156B04" w:rsidRPr="0088676B" w:rsidRDefault="00156B04" w:rsidP="00250CA8">
      <w:pPr>
        <w:pStyle w:val="ad"/>
        <w:rPr>
          <w:rFonts w:eastAsiaTheme="minorEastAsia"/>
          <w:lang w:eastAsia="zh-CN"/>
        </w:rPr>
      </w:pPr>
    </w:p>
    <w:p w14:paraId="02FCE0CD" w14:textId="77777777" w:rsidR="00061922" w:rsidRPr="0088676B" w:rsidRDefault="00061922" w:rsidP="006400C7">
      <w:pPr>
        <w:rPr>
          <w:rFonts w:eastAsiaTheme="minorEastAsia"/>
          <w:lang w:eastAsia="zh-CN"/>
        </w:rPr>
      </w:pPr>
    </w:p>
    <w:p w14:paraId="3A48C1AF" w14:textId="77777777" w:rsidR="00061922" w:rsidRPr="0088676B" w:rsidRDefault="00061922" w:rsidP="006400C7">
      <w:pPr>
        <w:rPr>
          <w:rFonts w:eastAsiaTheme="minorEastAsia"/>
          <w:lang w:eastAsia="zh-CN"/>
        </w:rPr>
      </w:pPr>
    </w:p>
    <w:p w14:paraId="143B2CAC" w14:textId="77777777" w:rsidR="00061922" w:rsidRPr="0088676B" w:rsidRDefault="00061922" w:rsidP="006400C7">
      <w:pPr>
        <w:rPr>
          <w:rFonts w:eastAsiaTheme="minorEastAsia"/>
          <w:lang w:eastAsia="zh-CN"/>
        </w:rPr>
      </w:pPr>
    </w:p>
    <w:p w14:paraId="3D2D81A6" w14:textId="77777777" w:rsidR="00061922" w:rsidRPr="0088676B" w:rsidRDefault="00061922" w:rsidP="006400C7">
      <w:pPr>
        <w:rPr>
          <w:rFonts w:eastAsiaTheme="minorEastAsia"/>
          <w:lang w:eastAsia="zh-CN"/>
        </w:rPr>
      </w:pPr>
    </w:p>
    <w:p w14:paraId="15D39BDE" w14:textId="77777777" w:rsidR="00061922" w:rsidRPr="0088676B" w:rsidRDefault="00061922" w:rsidP="006400C7">
      <w:pPr>
        <w:rPr>
          <w:rFonts w:eastAsiaTheme="minorEastAsia"/>
          <w:lang w:eastAsia="zh-CN"/>
        </w:rPr>
      </w:pPr>
    </w:p>
    <w:p w14:paraId="720F4FF7" w14:textId="77777777" w:rsidR="00061922" w:rsidRPr="0088676B" w:rsidRDefault="00061922" w:rsidP="006400C7">
      <w:pPr>
        <w:rPr>
          <w:rFonts w:eastAsiaTheme="minorEastAsia"/>
          <w:lang w:eastAsia="zh-CN"/>
        </w:rPr>
      </w:pPr>
    </w:p>
    <w:p w14:paraId="507B9909" w14:textId="77777777" w:rsidR="00061922" w:rsidRPr="0088676B" w:rsidRDefault="00061922" w:rsidP="006400C7">
      <w:pPr>
        <w:rPr>
          <w:rFonts w:eastAsiaTheme="minorEastAsia"/>
          <w:lang w:eastAsia="zh-CN"/>
        </w:rPr>
      </w:pPr>
    </w:p>
    <w:p w14:paraId="30AAD419" w14:textId="77777777" w:rsidR="00061922" w:rsidRPr="0088676B" w:rsidRDefault="00061922" w:rsidP="006400C7">
      <w:pPr>
        <w:rPr>
          <w:rFonts w:eastAsiaTheme="minorEastAsia"/>
          <w:lang w:eastAsia="zh-CN"/>
        </w:rPr>
      </w:pPr>
    </w:p>
    <w:p w14:paraId="24979727" w14:textId="77777777" w:rsidR="00061922" w:rsidRPr="0088676B" w:rsidRDefault="00061922" w:rsidP="006400C7">
      <w:pPr>
        <w:rPr>
          <w:rFonts w:eastAsiaTheme="minorEastAsia"/>
          <w:lang w:eastAsia="zh-CN"/>
        </w:rPr>
      </w:pPr>
    </w:p>
    <w:p w14:paraId="668E855D" w14:textId="04A0959E" w:rsidR="00061922" w:rsidRPr="0088676B" w:rsidRDefault="006A6F23" w:rsidP="006400C7">
      <w:pPr>
        <w:rPr>
          <w:rFonts w:eastAsiaTheme="minorEastAsia"/>
          <w:lang w:eastAsia="zh-CN"/>
        </w:rPr>
      </w:pPr>
      <w:r w:rsidRPr="00DE6D50">
        <w:rPr>
          <w:rFonts w:eastAsiaTheme="minorEastAsia"/>
          <w:noProof/>
          <w:lang w:eastAsia="zh-CN"/>
        </w:rPr>
        <w:lastRenderedPageBreak/>
        <w:drawing>
          <wp:inline distT="0" distB="0" distL="0" distR="0" wp14:anchorId="1F987969" wp14:editId="308F5E10">
            <wp:extent cx="5943600" cy="3359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hain_BModel_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049F2498" w14:textId="77777777" w:rsidR="00061922" w:rsidRPr="0088676B" w:rsidRDefault="00061922" w:rsidP="006400C7">
      <w:pPr>
        <w:rPr>
          <w:rFonts w:eastAsiaTheme="minorEastAsia"/>
          <w:lang w:eastAsia="zh-CN"/>
        </w:rPr>
      </w:pPr>
    </w:p>
    <w:p w14:paraId="4E0928F4" w14:textId="28085964" w:rsidR="006A6F23" w:rsidRPr="0088676B" w:rsidRDefault="006A6F23" w:rsidP="006A6F23">
      <w:pPr>
        <w:pStyle w:val="2"/>
        <w:ind w:left="720" w:hanging="720"/>
        <w:rPr>
          <w:rFonts w:ascii=".萍方-简" w:eastAsiaTheme="minorEastAsia" w:hAnsi=".萍方-简"/>
          <w:lang w:eastAsia="zh-CN"/>
          <w:rPrChange w:id="1076"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77"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78" w:author="Microsoft Office User" w:date="2017-08-26T15:42:00Z">
            <w:rPr>
              <w:rFonts w:ascii=".萍方-简" w:eastAsia=".萍方-简" w:hAnsi=".萍方-简" w:hint="eastAsia"/>
              <w:lang w:eastAsia="zh-CN"/>
            </w:rPr>
          </w:rPrChange>
        </w:rPr>
        <w:t>的区块链中间件</w:t>
      </w:r>
    </w:p>
    <w:p w14:paraId="684B8C98" w14:textId="6B1C4D42" w:rsidR="00061922" w:rsidRPr="0088676B" w:rsidRDefault="006A6F23" w:rsidP="006400C7">
      <w:pPr>
        <w:rPr>
          <w:rFonts w:ascii=".萍方-简" w:eastAsiaTheme="minorEastAsia" w:hAnsi=".萍方-简"/>
          <w:lang w:eastAsia="zh-CN"/>
          <w:rPrChange w:id="1079"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80"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81" w:author="Microsoft Office User" w:date="2017-08-26T15:42:00Z">
            <w:rPr>
              <w:rFonts w:ascii=".萍方-简" w:eastAsia=".萍方-简" w:hAnsi=".萍方-简" w:hint="eastAsia"/>
              <w:lang w:eastAsia="zh-CN"/>
            </w:rPr>
          </w:rPrChange>
        </w:rPr>
        <w:t>区块链中间件是帮助企业和商业用户创建，设计，定制，运营自己的</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82" w:author="Microsoft Office User" w:date="2017-08-26T15:42:00Z">
            <w:rPr>
              <w:rFonts w:ascii=".萍方-简" w:eastAsia=".萍方-简" w:hAnsi=".萍方-简" w:hint="eastAsia"/>
              <w:lang w:eastAsia="zh-CN"/>
            </w:rPr>
          </w:rPrChange>
        </w:rPr>
        <w:t>而使用的企业级区块链应用产品。在</w:t>
      </w:r>
      <w:r w:rsidR="00DB6205" w:rsidRPr="0088676B">
        <w:rPr>
          <w:rFonts w:ascii=".萍方-简" w:eastAsiaTheme="minorEastAsia" w:hAnsi=".萍方-简" w:hint="eastAsia"/>
          <w:lang w:eastAsia="zh-CN"/>
          <w:rPrChange w:id="1083" w:author="Microsoft Office User" w:date="2017-08-26T15:42:00Z">
            <w:rPr>
              <w:rFonts w:ascii=".萍方-简" w:eastAsia=".萍方-简" w:hAnsi=".萍方-简" w:hint="eastAsia"/>
              <w:lang w:eastAsia="zh-CN"/>
            </w:rPr>
          </w:rPrChange>
        </w:rPr>
        <w:t>价值网络搭建起来并运营后，当一个完全的去中心化方式的价值网络不一定需要区块链中间件就能自己存在，但是大量的企业用户回因为有区块链中间件而大大的降低研发和运营成本，提高价值网络流转效率。</w:t>
      </w:r>
    </w:p>
    <w:p w14:paraId="355D97F5" w14:textId="7EE5C3EB" w:rsidR="00156B04" w:rsidRPr="00A60611" w:rsidRDefault="00A60611" w:rsidP="006400C7">
      <w:pPr>
        <w:rPr>
          <w:rFonts w:eastAsiaTheme="minorEastAsia" w:hint="eastAsia"/>
          <w:color w:val="FF0000"/>
          <w:lang w:eastAsia="zh-CN"/>
        </w:rPr>
      </w:pPr>
      <w:r w:rsidRPr="00A60611">
        <w:rPr>
          <w:rFonts w:eastAsiaTheme="minorEastAsia" w:hint="eastAsia"/>
          <w:color w:val="FF0000"/>
          <w:lang w:eastAsia="zh-CN"/>
        </w:rPr>
        <w:t>（</w:t>
      </w:r>
      <w:r w:rsidRPr="00A60611">
        <w:rPr>
          <w:rFonts w:eastAsiaTheme="minorEastAsia" w:hint="eastAsia"/>
          <w:color w:val="FF0000"/>
          <w:lang w:eastAsia="zh-CN"/>
        </w:rPr>
        <w:t>2.2</w:t>
      </w:r>
      <w:r w:rsidRPr="00A60611">
        <w:rPr>
          <w:rFonts w:eastAsiaTheme="minorEastAsia"/>
          <w:color w:val="FF0000"/>
          <w:lang w:eastAsia="zh-CN"/>
        </w:rPr>
        <w:t xml:space="preserve"> </w:t>
      </w:r>
      <w:r w:rsidRPr="00A60611">
        <w:rPr>
          <w:rFonts w:eastAsiaTheme="minorEastAsia" w:hint="eastAsia"/>
          <w:color w:val="FF0000"/>
          <w:lang w:eastAsia="zh-CN"/>
        </w:rPr>
        <w:t>把各个模块做延展阐述）</w:t>
      </w:r>
    </w:p>
    <w:p w14:paraId="629B6BB1" w14:textId="77777777" w:rsidR="009744F7" w:rsidRPr="0088676B" w:rsidRDefault="00BD72D7" w:rsidP="006400C7">
      <w:pPr>
        <w:pStyle w:val="2"/>
        <w:ind w:left="720" w:hanging="720"/>
        <w:rPr>
          <w:rFonts w:ascii=".萍方-简" w:eastAsiaTheme="minorEastAsia" w:hAnsi=".萍方-简"/>
          <w:lang w:eastAsia="zh-CN"/>
          <w:rPrChange w:id="1084" w:author="Microsoft Office User" w:date="2017-08-26T15:42:00Z">
            <w:rPr>
              <w:rFonts w:ascii=".萍方-简" w:eastAsia=".萍方-简" w:hAnsi=".萍方-简"/>
              <w:lang w:eastAsia="zh-CN"/>
            </w:rPr>
          </w:rPrChange>
        </w:rPr>
      </w:pPr>
      <w:bookmarkStart w:id="1085" w:name="_Toc489971196"/>
      <w:r w:rsidRPr="0088676B">
        <w:rPr>
          <w:rFonts w:ascii=".萍方-简" w:eastAsiaTheme="minorEastAsia" w:hAnsi=".萍方-简"/>
          <w:lang w:eastAsia="zh-CN"/>
          <w:rPrChange w:id="1086"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87" w:author="Microsoft Office User" w:date="2017-08-26T15:42:00Z">
            <w:rPr>
              <w:rFonts w:ascii=".萍方-简" w:eastAsia=".萍方-简" w:hAnsi=".萍方-简" w:hint="eastAsia"/>
              <w:lang w:eastAsia="zh-CN"/>
            </w:rPr>
          </w:rPrChange>
        </w:rPr>
        <w:t>链式结构</w:t>
      </w:r>
      <w:bookmarkEnd w:id="1085"/>
    </w:p>
    <w:p w14:paraId="7F7F4F65" w14:textId="77777777" w:rsidR="00312BF3" w:rsidRPr="0088676B" w:rsidRDefault="00312BF3" w:rsidP="006400C7">
      <w:pPr>
        <w:rPr>
          <w:rFonts w:ascii=".萍方-简" w:eastAsiaTheme="minorEastAsia" w:hAnsi=".萍方-简"/>
          <w:lang w:eastAsia="zh-CN"/>
          <w:rPrChange w:id="1088"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89"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90" w:author="Microsoft Office User" w:date="2017-08-26T15:42:00Z">
            <w:rPr>
              <w:rFonts w:ascii=".萍方-简" w:eastAsia=".萍方-简" w:hAnsi=".萍方-简" w:hint="eastAsia"/>
              <w:lang w:eastAsia="zh-CN"/>
            </w:rPr>
          </w:rPrChange>
        </w:rPr>
        <w:t>是一个松紧耦合可配置的复杂多级</w:t>
      </w:r>
      <w:r w:rsidR="006400C7" w:rsidRPr="0088676B">
        <w:rPr>
          <w:rFonts w:ascii=".萍方-简" w:eastAsiaTheme="minorEastAsia" w:hAnsi=".萍方-简" w:hint="eastAsia"/>
          <w:lang w:eastAsia="zh-CN"/>
          <w:rPrChange w:id="1091" w:author="Microsoft Office User" w:date="2017-08-26T15:42:00Z">
            <w:rPr>
              <w:rFonts w:ascii=".萍方-简" w:eastAsia=".萍方-简" w:hAnsi=".萍方-简" w:hint="eastAsia"/>
              <w:lang w:eastAsia="zh-CN"/>
            </w:rPr>
          </w:rPrChange>
        </w:rPr>
        <w:t>链式结构</w:t>
      </w:r>
    </w:p>
    <w:p w14:paraId="2BE6767D" w14:textId="77777777" w:rsidR="00312BF3" w:rsidRPr="0088676B" w:rsidRDefault="00061922" w:rsidP="009F0864">
      <w:pPr>
        <w:pStyle w:val="ad"/>
        <w:numPr>
          <w:ilvl w:val="0"/>
          <w:numId w:val="21"/>
        </w:numPr>
        <w:rPr>
          <w:rFonts w:ascii=".萍方-简" w:eastAsiaTheme="minorEastAsia" w:hAnsi=".萍方-简"/>
          <w:lang w:eastAsia="zh-CN"/>
          <w:rPrChange w:id="109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93" w:author="Microsoft Office User" w:date="2017-08-26T15:42:00Z">
            <w:rPr>
              <w:rFonts w:ascii=".萍方-简" w:eastAsia=".萍方-简" w:hAnsi=".萍方-简" w:hint="eastAsia"/>
              <w:lang w:eastAsia="zh-CN"/>
            </w:rPr>
          </w:rPrChange>
        </w:rPr>
        <w:t>用户和系统可根据业务场景需要在部署前</w:t>
      </w:r>
      <w:r w:rsidR="00312BF3" w:rsidRPr="0088676B">
        <w:rPr>
          <w:rFonts w:ascii=".萍方-简" w:eastAsiaTheme="minorEastAsia" w:hAnsi=".萍方-简" w:hint="eastAsia"/>
          <w:lang w:eastAsia="zh-CN"/>
          <w:rPrChange w:id="1094" w:author="Microsoft Office User" w:date="2017-08-26T15:42:00Z">
            <w:rPr>
              <w:rFonts w:ascii=".萍方-简" w:eastAsia=".萍方-简" w:hAnsi=".萍方-简" w:hint="eastAsia"/>
              <w:lang w:eastAsia="zh-CN"/>
            </w:rPr>
          </w:rPrChange>
        </w:rPr>
        <w:t>进行调配</w:t>
      </w:r>
      <w:r w:rsidR="00312BF3" w:rsidRPr="0088676B">
        <w:rPr>
          <w:rFonts w:ascii=".萍方-简" w:eastAsiaTheme="minorEastAsia" w:hAnsi=".萍方-简"/>
          <w:lang w:eastAsia="zh-CN"/>
          <w:rPrChange w:id="1095" w:author="Microsoft Office User" w:date="2017-08-26T15:42:00Z">
            <w:rPr>
              <w:rFonts w:ascii=".萍方-简" w:eastAsia=".萍方-简" w:hAnsi=".萍方-简"/>
              <w:lang w:eastAsia="zh-CN"/>
            </w:rPr>
          </w:rPrChange>
        </w:rPr>
        <w:t>(configurable)</w:t>
      </w:r>
    </w:p>
    <w:p w14:paraId="435C732D" w14:textId="77777777" w:rsidR="00312BF3" w:rsidRPr="0088676B" w:rsidRDefault="00312BF3" w:rsidP="009F0864">
      <w:pPr>
        <w:pStyle w:val="ad"/>
        <w:numPr>
          <w:ilvl w:val="0"/>
          <w:numId w:val="21"/>
        </w:numPr>
        <w:rPr>
          <w:rFonts w:ascii=".萍方-简" w:eastAsiaTheme="minorEastAsia" w:hAnsi=".萍方-简"/>
          <w:lang w:eastAsia="zh-CN"/>
          <w:rPrChange w:id="109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97" w:author="Microsoft Office User" w:date="2017-08-26T15:42:00Z">
            <w:rPr>
              <w:rFonts w:ascii=".萍方-简" w:eastAsia=".萍方-简" w:hAnsi=".萍方-简" w:hint="eastAsia"/>
              <w:lang w:eastAsia="zh-CN"/>
            </w:rPr>
          </w:rPrChange>
        </w:rPr>
        <w:t>多级链式结构间通过跨链引擎来协调与复制</w:t>
      </w:r>
      <w:r w:rsidRPr="0088676B">
        <w:rPr>
          <w:rFonts w:ascii=".萍方-简" w:eastAsiaTheme="minorEastAsia" w:hAnsi=".萍方-简"/>
          <w:lang w:eastAsia="zh-CN"/>
          <w:rPrChange w:id="1098"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099" w:author="Microsoft Office User" w:date="2017-08-26T15:42:00Z">
            <w:rPr>
              <w:rFonts w:ascii=".萍方-简" w:eastAsia=".萍方-简" w:hAnsi=".萍方-简" w:hint="eastAsia"/>
              <w:lang w:eastAsia="zh-CN"/>
            </w:rPr>
          </w:rPrChange>
        </w:rPr>
        <w:t>同步</w:t>
      </w:r>
    </w:p>
    <w:p w14:paraId="4CBB500D" w14:textId="77777777" w:rsidR="00312BF3" w:rsidRPr="0088676B" w:rsidRDefault="00312BF3" w:rsidP="009F0864">
      <w:pPr>
        <w:pStyle w:val="ad"/>
        <w:numPr>
          <w:ilvl w:val="0"/>
          <w:numId w:val="21"/>
        </w:numPr>
        <w:rPr>
          <w:rFonts w:ascii=".萍方-简" w:eastAsiaTheme="minorEastAsia" w:hAnsi=".萍方-简"/>
          <w:lang w:eastAsia="zh-CN"/>
          <w:rPrChange w:id="110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01" w:author="Microsoft Office User" w:date="2017-08-26T15:42:00Z">
            <w:rPr>
              <w:rFonts w:ascii=".萍方-简" w:eastAsia=".萍方-简" w:hAnsi=".萍方-简" w:hint="eastAsia"/>
              <w:lang w:eastAsia="zh-CN"/>
            </w:rPr>
          </w:rPrChange>
        </w:rPr>
        <w:t>链间连接通过加密</w:t>
      </w:r>
      <w:r w:rsidRPr="0088676B">
        <w:rPr>
          <w:rFonts w:ascii=".萍方-简" w:eastAsiaTheme="minorEastAsia" w:hAnsi=".萍方-简"/>
          <w:lang w:eastAsia="zh-CN"/>
          <w:rPrChange w:id="1102" w:author="Microsoft Office User" w:date="2017-08-26T15:42:00Z">
            <w:rPr>
              <w:rFonts w:ascii=".萍方-简" w:eastAsia=".萍方-简" w:hAnsi=".萍方-简"/>
              <w:lang w:eastAsia="zh-CN"/>
            </w:rPr>
          </w:rPrChange>
        </w:rPr>
        <w:t>HASH</w:t>
      </w:r>
      <w:r w:rsidRPr="0088676B">
        <w:rPr>
          <w:rFonts w:ascii=".萍方-简" w:eastAsiaTheme="minorEastAsia" w:hAnsi=".萍方-简" w:hint="eastAsia"/>
          <w:lang w:eastAsia="zh-CN"/>
          <w:rPrChange w:id="1103" w:author="Microsoft Office User" w:date="2017-08-26T15:42:00Z">
            <w:rPr>
              <w:rFonts w:ascii=".萍方-简" w:eastAsia=".萍方-简" w:hAnsi=".萍方-简" w:hint="eastAsia"/>
              <w:lang w:eastAsia="zh-CN"/>
            </w:rPr>
          </w:rPrChange>
        </w:rPr>
        <w:t>函数保障安全性，可扩展性和可访问性</w:t>
      </w:r>
    </w:p>
    <w:p w14:paraId="48FAE03C" w14:textId="77777777" w:rsidR="00312BF3" w:rsidRPr="0088676B" w:rsidRDefault="00312BF3" w:rsidP="00312BF3">
      <w:pPr>
        <w:pStyle w:val="ad"/>
        <w:rPr>
          <w:rFonts w:asciiTheme="minorEastAsia" w:eastAsiaTheme="minorEastAsia" w:hAnsiTheme="minorEastAsia"/>
          <w:lang w:eastAsia="zh-CN"/>
        </w:rPr>
      </w:pPr>
    </w:p>
    <w:p w14:paraId="5B792BA5" w14:textId="77777777" w:rsidR="00BD72D7" w:rsidRPr="0088676B" w:rsidRDefault="00312BF3" w:rsidP="009744F7">
      <w:pPr>
        <w:rPr>
          <w:rFonts w:eastAsiaTheme="minorEastAsia"/>
          <w:lang w:eastAsia="zh-CN"/>
          <w:rPrChange w:id="1104" w:author="Microsoft Office User" w:date="2017-08-26T15:42:00Z">
            <w:rPr>
              <w:lang w:eastAsia="zh-CN"/>
            </w:rPr>
          </w:rPrChange>
        </w:rPr>
      </w:pPr>
      <w:r w:rsidRPr="0088676B">
        <w:rPr>
          <w:rFonts w:eastAsiaTheme="minorEastAsia"/>
          <w:noProof/>
          <w:lang w:eastAsia="zh-CN"/>
          <w:rPrChange w:id="1105" w:author="Microsoft Office User" w:date="2017-08-26T15:42:00Z">
            <w:rPr>
              <w:noProof/>
              <w:lang w:eastAsia="zh-CN"/>
            </w:rPr>
          </w:rPrChange>
        </w:rPr>
        <w:lastRenderedPageBreak/>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Pr="0088676B" w:rsidRDefault="00312BF3">
      <w:pPr>
        <w:rPr>
          <w:rFonts w:asciiTheme="minorEastAsia" w:eastAsiaTheme="minorEastAsia" w:hAnsiTheme="minorEastAsia" w:cs="Arial"/>
          <w:b/>
          <w:bCs/>
          <w:sz w:val="32"/>
          <w:szCs w:val="32"/>
          <w:lang w:eastAsia="zh-CN"/>
        </w:rPr>
      </w:pPr>
      <w:r w:rsidRPr="0088676B">
        <w:rPr>
          <w:rFonts w:asciiTheme="minorEastAsia" w:eastAsiaTheme="minorEastAsia" w:hAnsiTheme="minorEastAsia"/>
          <w:lang w:eastAsia="zh-CN"/>
        </w:rPr>
        <w:br w:type="page"/>
      </w:r>
    </w:p>
    <w:p w14:paraId="6BAF6459" w14:textId="77777777" w:rsidR="00B90262" w:rsidRPr="0088676B" w:rsidRDefault="00B90262" w:rsidP="006400C7">
      <w:pPr>
        <w:pStyle w:val="2"/>
        <w:ind w:left="720" w:hanging="720"/>
        <w:rPr>
          <w:rFonts w:ascii=".萍方-简" w:eastAsiaTheme="minorEastAsia" w:hAnsi=".萍方-简"/>
          <w:lang w:eastAsia="zh-CN"/>
          <w:rPrChange w:id="1106" w:author="Microsoft Office User" w:date="2017-08-26T15:42:00Z">
            <w:rPr>
              <w:rFonts w:ascii=".萍方-简" w:eastAsia=".萍方-简" w:hAnsi=".萍方-简"/>
              <w:lang w:eastAsia="zh-CN"/>
            </w:rPr>
          </w:rPrChange>
        </w:rPr>
      </w:pPr>
      <w:bookmarkStart w:id="1107" w:name="_Toc489971197"/>
      <w:r w:rsidRPr="0088676B">
        <w:rPr>
          <w:rFonts w:ascii=".萍方-简" w:eastAsiaTheme="minorEastAsia" w:hAnsi=".萍方-简"/>
          <w:lang w:eastAsia="zh-CN"/>
          <w:rPrChange w:id="1108" w:author="Microsoft Office User" w:date="2017-08-26T15:42:00Z">
            <w:rPr>
              <w:rFonts w:ascii=".萍方-简" w:eastAsia=".萍方-简" w:hAnsi=".萍方-简"/>
              <w:lang w:eastAsia="zh-CN"/>
            </w:rPr>
          </w:rPrChange>
        </w:rPr>
        <w:lastRenderedPageBreak/>
        <w:t>Mutual Chain</w:t>
      </w:r>
      <w:r w:rsidRPr="0088676B">
        <w:rPr>
          <w:rFonts w:ascii=".萍方-简" w:eastAsiaTheme="minorEastAsia" w:hAnsi=".萍方-简" w:hint="eastAsia"/>
          <w:lang w:eastAsia="zh-CN"/>
          <w:rPrChange w:id="1109" w:author="Microsoft Office User" w:date="2017-08-26T15:42:00Z">
            <w:rPr>
              <w:rFonts w:ascii=".萍方-简" w:eastAsia=".萍方-简" w:hAnsi=".萍方-简" w:hint="eastAsia"/>
              <w:lang w:eastAsia="zh-CN"/>
            </w:rPr>
          </w:rPrChange>
        </w:rPr>
        <w:t>系统实现</w:t>
      </w:r>
      <w:r w:rsidRPr="0088676B">
        <w:rPr>
          <w:rFonts w:ascii=".萍方-简" w:eastAsiaTheme="minorEastAsia" w:hAnsi=".萍方-简"/>
          <w:lang w:eastAsia="zh-CN"/>
          <w:rPrChange w:id="1110" w:author="Microsoft Office User" w:date="2017-08-26T15:42:00Z">
            <w:rPr>
              <w:rFonts w:ascii=".萍方-简" w:eastAsia=".萍方-简" w:hAnsi=".萍方-简"/>
              <w:lang w:eastAsia="zh-CN"/>
            </w:rPr>
          </w:rPrChange>
        </w:rPr>
        <w:t xml:space="preserve"> </w:t>
      </w:r>
      <w:r w:rsidRPr="0088676B">
        <w:rPr>
          <w:rFonts w:ascii=".萍方-简" w:eastAsiaTheme="minorEastAsia" w:hAnsi=".萍方-简" w:cs="Arial Unicode MS" w:hint="eastAsia"/>
          <w:cs/>
          <w:lang w:eastAsia="zh-CN" w:bidi="mr-IN"/>
          <w:rPrChange w:id="1111" w:author="Microsoft Office User" w:date="2017-08-26T15:42:00Z">
            <w:rPr>
              <w:rFonts w:ascii=".萍方-简" w:eastAsia=".萍方-简" w:hAnsi=".萍方-简" w:cs="Arial Unicode MS" w:hint="eastAsia"/>
              <w:cs/>
              <w:lang w:eastAsia="zh-CN" w:bidi="mr-IN"/>
            </w:rPr>
          </w:rPrChange>
        </w:rPr>
        <w:t>–</w:t>
      </w:r>
      <w:r w:rsidRPr="0088676B">
        <w:rPr>
          <w:rFonts w:ascii=".萍方-简" w:eastAsiaTheme="minorEastAsia" w:hAnsi=".萍方-简"/>
          <w:lang w:eastAsia="zh-CN"/>
          <w:rPrChange w:id="111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113" w:author="Microsoft Office User" w:date="2017-08-26T15:42:00Z">
            <w:rPr>
              <w:rFonts w:ascii=".萍方-简" w:eastAsia=".萍方-简" w:hAnsi=".萍方-简" w:hint="eastAsia"/>
              <w:lang w:eastAsia="zh-CN"/>
            </w:rPr>
          </w:rPrChange>
        </w:rPr>
        <w:t>数字资产计算理论设计原理</w:t>
      </w:r>
      <w:bookmarkEnd w:id="1107"/>
    </w:p>
    <w:p w14:paraId="42A98957" w14:textId="77777777" w:rsidR="00B90262" w:rsidRPr="0088676B" w:rsidRDefault="00B90262" w:rsidP="00B90262">
      <w:pPr>
        <w:rPr>
          <w:rFonts w:eastAsiaTheme="minorEastAsia"/>
          <w:sz w:val="28"/>
          <w:szCs w:val="28"/>
          <w:lang w:eastAsia="zh-CN"/>
          <w:rPrChange w:id="1114" w:author="Microsoft Office User" w:date="2017-08-26T15:42:00Z">
            <w:rPr>
              <w:sz w:val="28"/>
              <w:szCs w:val="28"/>
              <w:lang w:eastAsia="zh-CN"/>
            </w:rPr>
          </w:rPrChange>
        </w:rPr>
      </w:pPr>
      <w:r w:rsidRPr="0088676B">
        <w:rPr>
          <w:rFonts w:ascii="Microsoft YaHei" w:eastAsiaTheme="minorEastAsia" w:hAnsi="Microsoft YaHei" w:cs="Microsoft YaHei" w:hint="eastAsia"/>
          <w:sz w:val="28"/>
          <w:szCs w:val="28"/>
          <w:lang w:eastAsia="zh-CN"/>
          <w:rPrChange w:id="1115" w:author="Microsoft Office User" w:date="2017-08-26T15:42:00Z">
            <w:rPr>
              <w:rFonts w:ascii="Microsoft YaHei" w:eastAsia="Microsoft YaHei" w:hAnsi="Microsoft YaHei" w:cs="Microsoft YaHei" w:hint="eastAsia"/>
              <w:sz w:val="28"/>
              <w:szCs w:val="28"/>
              <w:lang w:eastAsia="zh-CN"/>
            </w:rPr>
          </w:rPrChange>
        </w:rPr>
        <w:t>（</w:t>
      </w:r>
      <w:r w:rsidRPr="0088676B">
        <w:rPr>
          <w:rFonts w:eastAsiaTheme="minorEastAsia"/>
          <w:sz w:val="28"/>
          <w:szCs w:val="28"/>
          <w:lang w:eastAsia="zh-CN"/>
          <w:rPrChange w:id="1116" w:author="Microsoft Office User" w:date="2017-08-26T15:42:00Z">
            <w:rPr>
              <w:sz w:val="28"/>
              <w:szCs w:val="28"/>
              <w:lang w:eastAsia="zh-CN"/>
            </w:rPr>
          </w:rPrChange>
        </w:rPr>
        <w:t>Mutual Chain</w:t>
      </w:r>
      <w:r w:rsidRPr="0088676B">
        <w:rPr>
          <w:rFonts w:ascii="Microsoft YaHei" w:eastAsiaTheme="minorEastAsia" w:hAnsi="Microsoft YaHei" w:cs="Microsoft YaHei" w:hint="eastAsia"/>
          <w:sz w:val="28"/>
          <w:szCs w:val="28"/>
          <w:lang w:eastAsia="zh-CN"/>
          <w:rPrChange w:id="1117" w:author="Microsoft Office User" w:date="2017-08-26T15:42:00Z">
            <w:rPr>
              <w:rFonts w:ascii="Microsoft YaHei" w:eastAsia="Microsoft YaHei" w:hAnsi="Microsoft YaHei" w:cs="Microsoft YaHei" w:hint="eastAsia"/>
              <w:sz w:val="28"/>
              <w:szCs w:val="28"/>
              <w:lang w:eastAsia="zh-CN"/>
            </w:rPr>
          </w:rPrChange>
        </w:rPr>
        <w:t>状态机）确定型有限状态机原理理论描述：</w:t>
      </w:r>
    </w:p>
    <w:p w14:paraId="7D06B4BB" w14:textId="77777777" w:rsidR="00061922" w:rsidRPr="0088676B" w:rsidRDefault="00B90262" w:rsidP="00061922">
      <w:pPr>
        <w:rPr>
          <w:rFonts w:eastAsiaTheme="minorEastAsia"/>
          <w:lang w:eastAsia="zh-CN"/>
          <w:rPrChange w:id="1118" w:author="Microsoft Office User" w:date="2017-08-26T15:42:00Z">
            <w:rPr>
              <w:lang w:eastAsia="zh-CN"/>
            </w:rPr>
          </w:rPrChange>
        </w:rPr>
      </w:pPr>
      <w:r w:rsidRPr="0088676B">
        <w:rPr>
          <w:rFonts w:eastAsiaTheme="minorEastAsia"/>
          <w:lang w:eastAsia="zh-CN"/>
          <w:rPrChange w:id="1119" w:author="Microsoft Office User" w:date="2017-08-26T15:42:00Z">
            <w:rPr>
              <w:lang w:eastAsia="zh-CN"/>
            </w:rPr>
          </w:rPrChange>
        </w:rPr>
        <w:t>Mutual Chain</w:t>
      </w:r>
      <w:r w:rsidRPr="0088676B">
        <w:rPr>
          <w:rFonts w:ascii="Microsoft YaHei" w:eastAsiaTheme="minorEastAsia" w:hAnsi="Microsoft YaHei" w:cs="Microsoft YaHei" w:hint="eastAsia"/>
          <w:lang w:eastAsia="zh-CN"/>
          <w:rPrChange w:id="1120" w:author="Microsoft Office User" w:date="2017-08-26T15:42:00Z">
            <w:rPr>
              <w:rFonts w:ascii="Microsoft YaHei" w:eastAsia="Microsoft YaHei" w:hAnsi="Microsoft YaHei" w:cs="Microsoft YaHei" w:hint="eastAsia"/>
              <w:lang w:eastAsia="zh-CN"/>
            </w:rPr>
          </w:rPrChange>
        </w:rPr>
        <w:t>上链信息是一个确定型有限状态机</w:t>
      </w:r>
      <w:r w:rsidR="00061922" w:rsidRPr="0088676B">
        <w:rPr>
          <w:rFonts w:ascii="Microsoft YaHei" w:eastAsiaTheme="minorEastAsia" w:hAnsi="Microsoft YaHei" w:cs="Microsoft YaHei"/>
          <w:lang w:eastAsia="zh-CN"/>
          <w:rPrChange w:id="1121" w:author="Microsoft Office User" w:date="2017-08-26T15:42:00Z">
            <w:rPr>
              <w:rFonts w:ascii="Microsoft YaHei" w:eastAsia="Microsoft YaHei" w:hAnsi="Microsoft YaHei" w:cs="Microsoft YaHei"/>
              <w:lang w:eastAsia="zh-CN"/>
            </w:rPr>
          </w:rPrChange>
        </w:rPr>
        <w:t xml:space="preserve"> </w:t>
      </w:r>
      <w:r w:rsidR="00061922" w:rsidRPr="0088676B">
        <w:rPr>
          <w:rFonts w:eastAsiaTheme="minorEastAsia"/>
          <w:lang w:eastAsia="zh-CN"/>
          <w:rPrChange w:id="1122" w:author="Microsoft Office User" w:date="2017-08-26T15:42:00Z">
            <w:rPr>
              <w:lang w:eastAsia="zh-CN"/>
            </w:rPr>
          </w:rPrChange>
        </w:rPr>
        <w:t xml:space="preserve">- Deterministic Finite State Machine (DFSM) </w:t>
      </w:r>
    </w:p>
    <w:p w14:paraId="055059E1" w14:textId="77777777" w:rsidR="00061922" w:rsidRPr="0088676B" w:rsidRDefault="00B90262" w:rsidP="00061922">
      <w:pPr>
        <w:ind w:firstLine="360"/>
        <w:rPr>
          <w:rFonts w:eastAsiaTheme="minorEastAsia"/>
          <w:b/>
          <w:bCs/>
          <w:lang w:eastAsia="zh-CN"/>
        </w:rPr>
      </w:pPr>
      <w:r w:rsidRPr="0088676B">
        <w:rPr>
          <w:rFonts w:eastAsiaTheme="minorEastAsia"/>
          <w:b/>
          <w:bCs/>
          <w:lang w:eastAsia="zh-CN"/>
          <w:rPrChange w:id="1123" w:author="Microsoft Office User" w:date="2017-08-26T15:42:00Z">
            <w:rPr>
              <w:b/>
              <w:bCs/>
              <w:lang w:eastAsia="zh-CN"/>
            </w:rPr>
          </w:rPrChange>
        </w:rPr>
        <w:t xml:space="preserve">M=(Σ,S,s0,δ,F)  </w:t>
      </w:r>
    </w:p>
    <w:p w14:paraId="7694CE99" w14:textId="77777777" w:rsidR="00730B8F" w:rsidRPr="0088676B" w:rsidRDefault="00517FED" w:rsidP="00061922">
      <w:pPr>
        <w:numPr>
          <w:ilvl w:val="0"/>
          <w:numId w:val="23"/>
        </w:numPr>
        <w:rPr>
          <w:rFonts w:ascii="Microsoft YaHei" w:eastAsiaTheme="minorEastAsia" w:hAnsi="Microsoft YaHei" w:cs="Microsoft YaHei"/>
          <w:lang w:eastAsia="zh-CN"/>
          <w:rPrChange w:id="1124" w:author="Microsoft Office User" w:date="2017-08-26T15:42:00Z">
            <w:rPr>
              <w:rFonts w:ascii="Microsoft YaHei" w:eastAsia="Microsoft YaHei" w:hAnsi="Microsoft YaHei" w:cs="Microsoft YaHei"/>
              <w:lang w:eastAsia="zh-CN"/>
            </w:rPr>
          </w:rPrChange>
        </w:rPr>
      </w:pPr>
      <w:r w:rsidRPr="0088676B">
        <w:rPr>
          <w:rFonts w:ascii="Microsoft YaHei" w:eastAsiaTheme="minorEastAsia" w:hAnsi="Microsoft YaHei" w:cs="Microsoft YaHei"/>
          <w:lang w:eastAsia="zh-CN"/>
          <w:rPrChange w:id="1125" w:author="Microsoft Office User" w:date="2017-08-26T15:42:00Z">
            <w:rPr>
              <w:rFonts w:ascii="Microsoft YaHei" w:eastAsia="Microsoft YaHei" w:hAnsi="Microsoft YaHei" w:cs="Microsoft YaHei"/>
              <w:lang w:eastAsia="zh-CN"/>
            </w:rPr>
          </w:rPrChange>
        </w:rPr>
        <w:t>Σ</w:t>
      </w:r>
      <w:r w:rsidRPr="0088676B">
        <w:rPr>
          <w:rFonts w:ascii="Microsoft YaHei" w:eastAsiaTheme="minorEastAsia" w:hAnsi="Microsoft YaHei" w:cs="Microsoft YaHei" w:hint="eastAsia"/>
          <w:lang w:eastAsia="zh-CN"/>
          <w:rPrChange w:id="1126" w:author="Microsoft Office User" w:date="2017-08-26T15:42:00Z">
            <w:rPr>
              <w:rFonts w:ascii="Microsoft YaHei" w:eastAsia="Microsoft YaHei" w:hAnsi="Microsoft YaHei" w:cs="Microsoft YaHei" w:hint="eastAsia"/>
              <w:lang w:eastAsia="zh-CN"/>
            </w:rPr>
          </w:rPrChange>
        </w:rPr>
        <w:t>是输入字母表</w:t>
      </w:r>
      <w:r w:rsidRPr="0088676B">
        <w:rPr>
          <w:rFonts w:ascii="Microsoft YaHei" w:eastAsiaTheme="minorEastAsia" w:hAnsi="Microsoft YaHei" w:cs="Microsoft YaHei"/>
          <w:lang w:eastAsia="zh-CN"/>
          <w:rPrChange w:id="1127"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128" w:author="Microsoft Office User" w:date="2017-08-26T15:42:00Z">
            <w:rPr>
              <w:rFonts w:ascii="Microsoft YaHei" w:eastAsia="Microsoft YaHei" w:hAnsi="Microsoft YaHei" w:cs="Microsoft YaHei" w:hint="eastAsia"/>
              <w:lang w:eastAsia="zh-CN"/>
            </w:rPr>
          </w:rPrChange>
        </w:rPr>
        <w:t>有限，非空）</w:t>
      </w:r>
      <w:r w:rsidRPr="0088676B">
        <w:rPr>
          <w:rFonts w:ascii="Microsoft YaHei" w:eastAsiaTheme="minorEastAsia" w:hAnsi="Microsoft YaHei" w:cs="Microsoft YaHei"/>
          <w:lang w:eastAsia="zh-CN"/>
          <w:rPrChange w:id="1129"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130" w:author="Microsoft Office User" w:date="2017-08-26T15:42:00Z">
            <w:rPr>
              <w:rFonts w:ascii="Microsoft YaHei" w:eastAsia="Microsoft YaHei" w:hAnsi="Microsoft YaHei" w:cs="Microsoft YaHei" w:hint="eastAsia"/>
              <w:lang w:eastAsia="zh-CN"/>
            </w:rPr>
          </w:rPrChange>
        </w:rPr>
        <w:t>动作</w:t>
      </w:r>
    </w:p>
    <w:p w14:paraId="45C6B6D2" w14:textId="77777777" w:rsidR="00730B8F" w:rsidRPr="0088676B" w:rsidRDefault="00517FED" w:rsidP="009F0864">
      <w:pPr>
        <w:numPr>
          <w:ilvl w:val="0"/>
          <w:numId w:val="23"/>
        </w:numPr>
        <w:rPr>
          <w:rFonts w:eastAsiaTheme="minorEastAsia"/>
          <w:lang w:eastAsia="zh-CN"/>
          <w:rPrChange w:id="1131" w:author="Microsoft Office User" w:date="2017-08-26T15:42:00Z">
            <w:rPr>
              <w:lang w:eastAsia="zh-CN"/>
            </w:rPr>
          </w:rPrChange>
        </w:rPr>
      </w:pPr>
      <w:r w:rsidRPr="0088676B">
        <w:rPr>
          <w:rFonts w:eastAsiaTheme="minorEastAsia"/>
          <w:lang w:eastAsia="zh-CN"/>
          <w:rPrChange w:id="1132"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33" w:author="Microsoft Office User" w:date="2017-08-26T15:42:00Z">
            <w:rPr>
              <w:rFonts w:ascii="Microsoft YaHei" w:eastAsia="Microsoft YaHei" w:hAnsi="Microsoft YaHei" w:cs="Microsoft YaHei" w:hint="eastAsia"/>
              <w:lang w:eastAsia="zh-CN"/>
            </w:rPr>
          </w:rPrChange>
        </w:rPr>
        <w:t>是有限非空状态</w:t>
      </w:r>
      <w:r w:rsidRPr="0088676B">
        <w:rPr>
          <w:rFonts w:eastAsiaTheme="minorEastAsia"/>
          <w:lang w:eastAsia="zh-CN"/>
          <w:rPrChange w:id="1134" w:author="Microsoft Office User" w:date="2017-08-26T15:42:00Z">
            <w:rPr>
              <w:lang w:eastAsia="zh-CN"/>
            </w:rPr>
          </w:rPrChange>
        </w:rPr>
        <w:t xml:space="preserve">- </w:t>
      </w:r>
      <w:r w:rsidRPr="0088676B">
        <w:rPr>
          <w:rFonts w:ascii="Microsoft YaHei" w:eastAsiaTheme="minorEastAsia" w:hAnsi="Microsoft YaHei" w:cs="Microsoft YaHei" w:hint="eastAsia"/>
          <w:lang w:eastAsia="zh-CN"/>
          <w:rPrChange w:id="1135" w:author="Microsoft Office User" w:date="2017-08-26T15:42:00Z">
            <w:rPr>
              <w:rFonts w:ascii="Microsoft YaHei" w:eastAsia="Microsoft YaHei" w:hAnsi="Microsoft YaHei" w:cs="Microsoft YaHei" w:hint="eastAsia"/>
              <w:lang w:eastAsia="zh-CN"/>
            </w:rPr>
          </w:rPrChange>
        </w:rPr>
        <w:t>状态</w:t>
      </w:r>
      <w:r w:rsidRPr="0088676B">
        <w:rPr>
          <w:rFonts w:eastAsiaTheme="minorEastAsia"/>
          <w:lang w:eastAsia="zh-CN"/>
          <w:rPrChange w:id="1136" w:author="Microsoft Office User" w:date="2017-08-26T15:42:00Z">
            <w:rPr>
              <w:lang w:eastAsia="zh-CN"/>
            </w:rPr>
          </w:rPrChange>
        </w:rPr>
        <w:t>(</w:t>
      </w:r>
      <w:r w:rsidRPr="0088676B">
        <w:rPr>
          <w:rFonts w:ascii="Microsoft YaHei" w:eastAsiaTheme="minorEastAsia" w:hAnsi="Microsoft YaHei" w:cs="Microsoft YaHei" w:hint="eastAsia"/>
          <w:lang w:eastAsia="zh-CN"/>
          <w:rPrChange w:id="1137" w:author="Microsoft Office User" w:date="2017-08-26T15:42:00Z">
            <w:rPr>
              <w:rFonts w:ascii="Microsoft YaHei" w:eastAsia="Microsoft YaHei" w:hAnsi="Microsoft YaHei" w:cs="Microsoft YaHei" w:hint="eastAsia"/>
              <w:lang w:eastAsia="zh-CN"/>
            </w:rPr>
          </w:rPrChange>
        </w:rPr>
        <w:t>目前暂定</w:t>
      </w:r>
      <w:r w:rsidRPr="0088676B">
        <w:rPr>
          <w:rFonts w:eastAsiaTheme="minorEastAsia"/>
          <w:lang w:eastAsia="zh-CN"/>
          <w:rPrChange w:id="1138"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139" w:author="Microsoft Office User" w:date="2017-08-26T15:42:00Z">
            <w:rPr>
              <w:rFonts w:ascii="Microsoft YaHei" w:eastAsia="Microsoft YaHei" w:hAnsi="Microsoft YaHei" w:cs="Microsoft YaHei" w:hint="eastAsia"/>
              <w:lang w:eastAsia="zh-CN"/>
            </w:rPr>
          </w:rPrChange>
        </w:rPr>
        <w:t>个状态</w:t>
      </w:r>
      <w:r w:rsidR="00061922" w:rsidRPr="0088676B">
        <w:rPr>
          <w:rFonts w:ascii="Microsoft YaHei" w:eastAsiaTheme="minorEastAsia" w:hAnsi="Microsoft YaHei" w:cs="Microsoft YaHei"/>
          <w:lang w:eastAsia="zh-CN"/>
          <w:rPrChange w:id="1140" w:author="Microsoft Office User" w:date="2017-08-26T15:42:00Z">
            <w:rPr>
              <w:rFonts w:ascii="Microsoft YaHei" w:eastAsia="Microsoft YaHei" w:hAnsi="Microsoft YaHei" w:cs="Microsoft YaHei"/>
              <w:lang w:eastAsia="zh-CN"/>
            </w:rPr>
          </w:rPrChange>
        </w:rPr>
        <w:t>)</w:t>
      </w:r>
    </w:p>
    <w:p w14:paraId="73607E36" w14:textId="77777777" w:rsidR="00730B8F" w:rsidRPr="0088676B" w:rsidRDefault="00517FED" w:rsidP="009F0864">
      <w:pPr>
        <w:numPr>
          <w:ilvl w:val="0"/>
          <w:numId w:val="23"/>
        </w:numPr>
        <w:rPr>
          <w:rFonts w:eastAsiaTheme="minorEastAsia"/>
          <w:lang w:eastAsia="zh-CN"/>
          <w:rPrChange w:id="1141" w:author="Microsoft Office User" w:date="2017-08-26T15:42:00Z">
            <w:rPr>
              <w:lang w:eastAsia="zh-CN"/>
            </w:rPr>
          </w:rPrChange>
        </w:rPr>
      </w:pPr>
      <w:r w:rsidRPr="0088676B">
        <w:rPr>
          <w:rFonts w:eastAsiaTheme="minorEastAsia"/>
          <w:lang w:eastAsia="zh-CN"/>
          <w:rPrChange w:id="1142" w:author="Microsoft Office User" w:date="2017-08-26T15:42:00Z">
            <w:rPr>
              <w:lang w:eastAsia="zh-CN"/>
            </w:rPr>
          </w:rPrChange>
        </w:rPr>
        <w:t>s0</w:t>
      </w:r>
      <w:r w:rsidRPr="0088676B">
        <w:rPr>
          <w:rFonts w:ascii="Microsoft YaHei" w:eastAsiaTheme="minorEastAsia" w:hAnsi="Microsoft YaHei" w:cs="Microsoft YaHei" w:hint="eastAsia"/>
          <w:lang w:eastAsia="zh-CN"/>
          <w:rPrChange w:id="1143" w:author="Microsoft Office User" w:date="2017-08-26T15:42:00Z">
            <w:rPr>
              <w:rFonts w:ascii="Microsoft YaHei" w:eastAsia="Microsoft YaHei" w:hAnsi="Microsoft YaHei" w:cs="Microsoft YaHei" w:hint="eastAsia"/>
              <w:lang w:eastAsia="zh-CN"/>
            </w:rPr>
          </w:rPrChange>
        </w:rPr>
        <w:t>是初始状态</w:t>
      </w:r>
      <w:r w:rsidRPr="0088676B">
        <w:rPr>
          <w:rFonts w:eastAsiaTheme="minorEastAsia"/>
          <w:lang w:eastAsia="zh-CN"/>
          <w:rPrChange w:id="1144"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45" w:author="Microsoft Office User" w:date="2017-08-26T15:42:00Z">
            <w:rPr>
              <w:rFonts w:ascii="Microsoft YaHei" w:eastAsia="Microsoft YaHei" w:hAnsi="Microsoft YaHei" w:cs="Microsoft YaHei" w:hint="eastAsia"/>
              <w:lang w:eastAsia="zh-CN"/>
            </w:rPr>
          </w:rPrChange>
        </w:rPr>
        <w:t>的一个子集</w:t>
      </w:r>
    </w:p>
    <w:p w14:paraId="57D6DB59" w14:textId="77777777" w:rsidR="00730B8F" w:rsidRPr="0088676B" w:rsidRDefault="00517FED" w:rsidP="009F0864">
      <w:pPr>
        <w:numPr>
          <w:ilvl w:val="0"/>
          <w:numId w:val="23"/>
        </w:numPr>
        <w:rPr>
          <w:rFonts w:eastAsiaTheme="minorEastAsia"/>
          <w:lang w:eastAsia="zh-CN"/>
          <w:rPrChange w:id="1146" w:author="Microsoft Office User" w:date="2017-08-26T15:42:00Z">
            <w:rPr>
              <w:lang w:eastAsia="zh-CN"/>
            </w:rPr>
          </w:rPrChange>
        </w:rPr>
      </w:pPr>
      <w:r w:rsidRPr="0088676B">
        <w:rPr>
          <w:rFonts w:eastAsiaTheme="minorEastAsia"/>
          <w:lang w:eastAsia="zh-CN"/>
          <w:rPrChange w:id="1147"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148" w:author="Microsoft Office User" w:date="2017-08-26T15:42:00Z">
            <w:rPr>
              <w:rFonts w:ascii="Microsoft YaHei" w:eastAsia="Microsoft YaHei" w:hAnsi="Microsoft YaHei" w:cs="Microsoft YaHei" w:hint="eastAsia"/>
              <w:lang w:eastAsia="zh-CN"/>
            </w:rPr>
          </w:rPrChange>
        </w:rPr>
        <w:t>是状态转换函数：</w:t>
      </w:r>
      <w:r w:rsidRPr="0088676B">
        <w:rPr>
          <w:rFonts w:eastAsiaTheme="minorEastAsia"/>
          <w:lang w:eastAsia="zh-CN"/>
          <w:rPrChange w:id="1149"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150" w:author="Microsoft Office User" w:date="2017-08-26T15:42:00Z">
            <w:rPr>
              <w:rFonts w:ascii="Microsoft YaHei" w:eastAsia="Microsoft YaHei" w:hAnsi="Microsoft YaHei" w:cs="Microsoft YaHei" w:hint="eastAsia"/>
              <w:lang w:eastAsia="zh-CN"/>
            </w:rPr>
          </w:rPrChange>
        </w:rPr>
        <w:t>：</w:t>
      </w:r>
      <w:r w:rsidRPr="0088676B">
        <w:rPr>
          <w:rFonts w:eastAsiaTheme="minorEastAsia"/>
          <w:lang w:eastAsia="zh-CN"/>
          <w:rPrChange w:id="1151" w:author="Microsoft Office User" w:date="2017-08-26T15:42:00Z">
            <w:rPr>
              <w:lang w:eastAsia="zh-CN"/>
            </w:rPr>
          </w:rPrChange>
        </w:rPr>
        <w:t>S x Σ -&gt; S (δ</w:t>
      </w:r>
      <w:r w:rsidRPr="0088676B">
        <w:rPr>
          <w:rFonts w:ascii="Microsoft YaHei" w:eastAsiaTheme="minorEastAsia" w:hAnsi="Microsoft YaHei" w:cs="Microsoft YaHei" w:hint="eastAsia"/>
          <w:lang w:eastAsia="zh-CN"/>
          <w:rPrChange w:id="1152" w:author="Microsoft Office User" w:date="2017-08-26T15:42:00Z">
            <w:rPr>
              <w:rFonts w:ascii="Microsoft YaHei" w:eastAsia="Microsoft YaHei" w:hAnsi="Microsoft YaHei" w:cs="Microsoft YaHei" w:hint="eastAsia"/>
              <w:lang w:eastAsia="zh-CN"/>
            </w:rPr>
          </w:rPrChange>
        </w:rPr>
        <w:t>必须返回一个属于</w:t>
      </w:r>
      <w:r w:rsidRPr="0088676B">
        <w:rPr>
          <w:rFonts w:eastAsiaTheme="minorEastAsia"/>
          <w:lang w:eastAsia="zh-CN"/>
          <w:rPrChange w:id="1153"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54" w:author="Microsoft Office User" w:date="2017-08-26T15:42:00Z">
            <w:rPr>
              <w:rFonts w:ascii="Microsoft YaHei" w:eastAsia="Microsoft YaHei" w:hAnsi="Microsoft YaHei" w:cs="Microsoft YaHei" w:hint="eastAsia"/>
              <w:lang w:eastAsia="zh-CN"/>
            </w:rPr>
          </w:rPrChange>
        </w:rPr>
        <w:t>的状态</w:t>
      </w:r>
      <w:r w:rsidRPr="0088676B">
        <w:rPr>
          <w:rFonts w:eastAsiaTheme="minorEastAsia"/>
          <w:lang w:eastAsia="zh-CN"/>
          <w:rPrChange w:id="1155" w:author="Microsoft Office User" w:date="2017-08-26T15:42:00Z">
            <w:rPr>
              <w:lang w:eastAsia="zh-CN"/>
            </w:rPr>
          </w:rPrChange>
        </w:rPr>
        <w:t>s)</w:t>
      </w:r>
    </w:p>
    <w:p w14:paraId="68A9B760" w14:textId="77777777" w:rsidR="00730B8F" w:rsidRPr="0088676B" w:rsidRDefault="00517FED" w:rsidP="009F0864">
      <w:pPr>
        <w:numPr>
          <w:ilvl w:val="0"/>
          <w:numId w:val="23"/>
        </w:numPr>
        <w:rPr>
          <w:rFonts w:eastAsiaTheme="minorEastAsia"/>
          <w:lang w:eastAsia="zh-CN"/>
          <w:rPrChange w:id="1156" w:author="Microsoft Office User" w:date="2017-08-26T15:42:00Z">
            <w:rPr>
              <w:lang w:eastAsia="zh-CN"/>
            </w:rPr>
          </w:rPrChange>
        </w:rPr>
      </w:pPr>
      <w:r w:rsidRPr="0088676B">
        <w:rPr>
          <w:rFonts w:eastAsiaTheme="minorEastAsia"/>
          <w:lang w:eastAsia="zh-CN"/>
          <w:rPrChange w:id="1157" w:author="Microsoft Office User" w:date="2017-08-26T15:42:00Z">
            <w:rPr>
              <w:lang w:eastAsia="zh-CN"/>
            </w:rPr>
          </w:rPrChange>
        </w:rPr>
        <w:t>F</w:t>
      </w:r>
      <w:r w:rsidRPr="0088676B">
        <w:rPr>
          <w:rFonts w:ascii="Microsoft YaHei" w:eastAsiaTheme="minorEastAsia" w:hAnsi="Microsoft YaHei" w:cs="Microsoft YaHei" w:hint="eastAsia"/>
          <w:lang w:eastAsia="zh-CN"/>
          <w:rPrChange w:id="1158" w:author="Microsoft Office User" w:date="2017-08-26T15:42:00Z">
            <w:rPr>
              <w:rFonts w:ascii="Microsoft YaHei" w:eastAsia="Microsoft YaHei" w:hAnsi="Microsoft YaHei" w:cs="Microsoft YaHei" w:hint="eastAsia"/>
              <w:lang w:eastAsia="zh-CN"/>
            </w:rPr>
          </w:rPrChange>
        </w:rPr>
        <w:t>是一组最终状态集，是（可为空）</w:t>
      </w:r>
      <w:r w:rsidRPr="0088676B">
        <w:rPr>
          <w:rFonts w:eastAsiaTheme="minorEastAsia"/>
          <w:lang w:eastAsia="zh-CN"/>
          <w:rPrChange w:id="1159"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60" w:author="Microsoft Office User" w:date="2017-08-26T15:42:00Z">
            <w:rPr>
              <w:rFonts w:ascii="Microsoft YaHei" w:eastAsia="Microsoft YaHei" w:hAnsi="Microsoft YaHei" w:cs="Microsoft YaHei" w:hint="eastAsia"/>
              <w:lang w:eastAsia="zh-CN"/>
            </w:rPr>
          </w:rPrChange>
        </w:rPr>
        <w:t>的一个子集</w:t>
      </w:r>
    </w:p>
    <w:p w14:paraId="51ECDA1B" w14:textId="77777777" w:rsidR="00B90262" w:rsidRPr="0088676B" w:rsidRDefault="00976088" w:rsidP="00B90262">
      <w:pPr>
        <w:rPr>
          <w:rFonts w:eastAsiaTheme="minorEastAsia"/>
          <w:lang w:eastAsia="zh-CN"/>
          <w:rPrChange w:id="1161" w:author="Microsoft Office User" w:date="2017-08-26T15:42:00Z">
            <w:rPr>
              <w:lang w:eastAsia="zh-CN"/>
            </w:rPr>
          </w:rPrChange>
        </w:rPr>
      </w:pPr>
      <w:r w:rsidRPr="0088676B">
        <w:rPr>
          <w:rFonts w:eastAsiaTheme="minorEastAsia"/>
          <w:noProof/>
          <w:lang w:eastAsia="zh-CN"/>
          <w:rPrChange w:id="1162" w:author="Microsoft Office User" w:date="2017-08-26T15:42:00Z">
            <w:rPr>
              <w:noProof/>
              <w:lang w:eastAsia="zh-CN"/>
            </w:rPr>
          </w:rPrChange>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Pr="0088676B" w:rsidRDefault="00976088" w:rsidP="00976088">
      <w:pPr>
        <w:jc w:val="center"/>
        <w:rPr>
          <w:rFonts w:eastAsiaTheme="minorEastAsia"/>
          <w:b/>
          <w:bCs/>
          <w:lang w:eastAsia="zh-CN"/>
          <w:rPrChange w:id="1163" w:author="Microsoft Office User" w:date="2017-08-26T15:42:00Z">
            <w:rPr>
              <w:b/>
              <w:bCs/>
              <w:lang w:eastAsia="zh-CN"/>
            </w:rPr>
          </w:rPrChange>
        </w:rPr>
      </w:pPr>
    </w:p>
    <w:p w14:paraId="491BC25F" w14:textId="77777777" w:rsidR="00976088" w:rsidRPr="0088676B" w:rsidRDefault="00976088" w:rsidP="00976088">
      <w:pPr>
        <w:rPr>
          <w:rFonts w:eastAsiaTheme="minorEastAsia"/>
          <w:lang w:eastAsia="zh-CN"/>
          <w:rPrChange w:id="1164" w:author="Microsoft Office User" w:date="2017-08-26T15:42:00Z">
            <w:rPr>
              <w:lang w:eastAsia="zh-CN"/>
            </w:rPr>
          </w:rPrChange>
        </w:rPr>
      </w:pPr>
      <w:r w:rsidRPr="0088676B">
        <w:rPr>
          <w:rFonts w:eastAsiaTheme="minorEastAsia"/>
          <w:b/>
          <w:bCs/>
          <w:lang w:eastAsia="zh-CN"/>
          <w:rPrChange w:id="1165" w:author="Microsoft Office User" w:date="2017-08-26T15:42:00Z">
            <w:rPr>
              <w:b/>
              <w:bCs/>
              <w:lang w:eastAsia="zh-CN"/>
            </w:rPr>
          </w:rPrChange>
        </w:rPr>
        <w:t>MChain</w:t>
      </w:r>
      <w:r w:rsidRPr="0088676B">
        <w:rPr>
          <w:rFonts w:ascii="Microsoft YaHei" w:eastAsiaTheme="minorEastAsia" w:hAnsi="Microsoft YaHei" w:cs="Microsoft YaHei" w:hint="eastAsia"/>
          <w:b/>
          <w:bCs/>
          <w:lang w:eastAsia="zh-CN"/>
          <w:rPrChange w:id="1166" w:author="Microsoft Office User" w:date="2017-08-26T15:42:00Z">
            <w:rPr>
              <w:rFonts w:ascii="Microsoft YaHei" w:eastAsia="Microsoft YaHei" w:hAnsi="Microsoft YaHei" w:cs="Microsoft YaHei" w:hint="eastAsia"/>
              <w:b/>
              <w:bCs/>
              <w:lang w:eastAsia="zh-CN"/>
            </w:rPr>
          </w:rPrChange>
        </w:rPr>
        <w:t>状态转换函数（区块链上链数据结构和流程逻辑数据标准基础）：</w:t>
      </w:r>
    </w:p>
    <w:p w14:paraId="48FC973E" w14:textId="77777777" w:rsidR="00976088" w:rsidRPr="0088676B" w:rsidRDefault="00976088" w:rsidP="00B90262">
      <w:pPr>
        <w:rPr>
          <w:rFonts w:eastAsiaTheme="minorEastAsia"/>
          <w:lang w:eastAsia="zh-CN"/>
          <w:rPrChange w:id="1167" w:author="Microsoft Office User" w:date="2017-08-26T15:42:00Z">
            <w:rPr>
              <w:lang w:eastAsia="zh-CN"/>
            </w:rPr>
          </w:rPrChange>
        </w:rPr>
      </w:pPr>
      <w:r w:rsidRPr="0088676B">
        <w:rPr>
          <w:rFonts w:eastAsiaTheme="minorEastAsia"/>
          <w:noProof/>
          <w:lang w:eastAsia="zh-CN"/>
          <w:rPrChange w:id="1168" w:author="Microsoft Office User" w:date="2017-08-26T15:42:00Z">
            <w:rPr>
              <w:noProof/>
              <w:lang w:eastAsia="zh-CN"/>
            </w:rPr>
          </w:rPrChange>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Pr="0088676B" w:rsidRDefault="00986E9C" w:rsidP="00986E9C">
      <w:pPr>
        <w:pStyle w:val="1"/>
        <w:numPr>
          <w:ilvl w:val="0"/>
          <w:numId w:val="0"/>
        </w:numPr>
        <w:ind w:left="547"/>
        <w:jc w:val="center"/>
        <w:rPr>
          <w:rFonts w:eastAsiaTheme="minorEastAsia"/>
          <w:lang w:eastAsia="zh-CN"/>
          <w:rPrChange w:id="1169" w:author="Microsoft Office User" w:date="2017-08-26T15:42:00Z">
            <w:rPr>
              <w:lang w:eastAsia="zh-CN"/>
            </w:rPr>
          </w:rPrChange>
        </w:rPr>
      </w:pPr>
      <w:bookmarkStart w:id="1170" w:name="_Toc489971198"/>
      <w:r w:rsidRPr="0088676B">
        <w:rPr>
          <w:rFonts w:eastAsiaTheme="minorEastAsia"/>
          <w:b w:val="0"/>
          <w:bCs w:val="0"/>
          <w:noProof/>
          <w:lang w:eastAsia="zh-CN"/>
          <w:rPrChange w:id="1171" w:author="Microsoft Office User" w:date="2017-08-26T15:42:00Z">
            <w:rPr>
              <w:b w:val="0"/>
              <w:bCs w:val="0"/>
              <w:noProof/>
              <w:lang w:eastAsia="zh-CN"/>
            </w:rPr>
          </w:rPrChange>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bookmarkEnd w:id="1170"/>
    </w:p>
    <w:p w14:paraId="3128637B" w14:textId="06AFAB91" w:rsidR="00986E9C" w:rsidRDefault="00986E9C" w:rsidP="00986E9C">
      <w:pPr>
        <w:rPr>
          <w:rFonts w:eastAsiaTheme="minorEastAsia"/>
          <w:lang w:eastAsia="zh-CN"/>
        </w:rPr>
      </w:pPr>
    </w:p>
    <w:p w14:paraId="70BF0DC0" w14:textId="099A5C7F" w:rsidR="00602A4C" w:rsidRPr="0088676B" w:rsidRDefault="00602A4C" w:rsidP="00602A4C">
      <w:pPr>
        <w:pStyle w:val="2"/>
        <w:ind w:left="720" w:hanging="720"/>
        <w:rPr>
          <w:rFonts w:ascii=".萍方-简" w:eastAsiaTheme="minorEastAsia" w:hAnsi=".萍方-简"/>
          <w:lang w:eastAsia="zh-CN"/>
          <w:rPrChange w:id="1172"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173" w:author="Microsoft Office User" w:date="2017-08-26T15:42:00Z">
            <w:rPr>
              <w:rFonts w:ascii=".萍方-简" w:eastAsia=".萍方-简" w:hAnsi=".萍方-简"/>
              <w:lang w:eastAsia="zh-CN"/>
            </w:rPr>
          </w:rPrChange>
        </w:rPr>
        <w:t>Mutual Chain</w:t>
      </w:r>
      <w:r>
        <w:rPr>
          <w:rFonts w:ascii=".萍方-简" w:eastAsiaTheme="minorEastAsia" w:hAnsi=".萍方-简" w:hint="eastAsia"/>
          <w:lang w:eastAsia="zh-CN"/>
        </w:rPr>
        <w:t>数字身份验证</w:t>
      </w:r>
    </w:p>
    <w:p w14:paraId="29A226A1" w14:textId="77777777" w:rsidR="001D438B" w:rsidRDefault="005401F8" w:rsidP="005401F8">
      <w:pPr>
        <w:pStyle w:val="3"/>
        <w:rPr>
          <w:rFonts w:eastAsiaTheme="minorEastAsia"/>
          <w:lang w:eastAsia="zh-CN"/>
        </w:rPr>
      </w:pPr>
      <w:r>
        <w:rPr>
          <w:rFonts w:eastAsiaTheme="minorEastAsia" w:hint="eastAsia"/>
          <w:lang w:eastAsia="zh-CN"/>
        </w:rPr>
        <w:t>接入第三方身份证信息数据库公司</w:t>
      </w:r>
      <w:r w:rsidR="00CF6ACA">
        <w:rPr>
          <w:rFonts w:eastAsiaTheme="minorEastAsia" w:hint="eastAsia"/>
          <w:lang w:eastAsia="zh-CN"/>
        </w:rPr>
        <w:t>，护照信息数据库服务公司</w:t>
      </w:r>
    </w:p>
    <w:p w14:paraId="366B1CAC" w14:textId="77777777" w:rsidR="00BC617E" w:rsidRDefault="00F72DCD" w:rsidP="005401F8">
      <w:pPr>
        <w:pStyle w:val="3"/>
        <w:rPr>
          <w:rFonts w:eastAsiaTheme="minorEastAsia"/>
          <w:lang w:eastAsia="zh-CN"/>
        </w:rPr>
      </w:pPr>
      <w:r>
        <w:rPr>
          <w:rFonts w:eastAsiaTheme="minorEastAsia" w:hint="eastAsia"/>
          <w:lang w:eastAsia="zh-CN"/>
        </w:rPr>
        <w:t>（设计）</w:t>
      </w:r>
      <w:r w:rsidR="001D438B">
        <w:rPr>
          <w:rFonts w:eastAsiaTheme="minorEastAsia" w:hint="eastAsia"/>
          <w:lang w:eastAsia="zh-CN"/>
        </w:rPr>
        <w:t>讲身份验证用着互助链上的理论和功能逻辑描述清楚</w:t>
      </w:r>
    </w:p>
    <w:p w14:paraId="1C557DC9" w14:textId="134A74BD" w:rsidR="00602A4C" w:rsidRDefault="00BC617E" w:rsidP="005401F8">
      <w:pPr>
        <w:pStyle w:val="3"/>
        <w:rPr>
          <w:rFonts w:eastAsiaTheme="minorEastAsia"/>
          <w:lang w:eastAsia="zh-CN"/>
        </w:rPr>
      </w:pPr>
      <w:r>
        <w:rPr>
          <w:rFonts w:eastAsiaTheme="minorEastAsia" w:hint="eastAsia"/>
          <w:lang w:eastAsia="zh-CN"/>
        </w:rPr>
        <w:t>流程：</w:t>
      </w:r>
      <w:r>
        <w:rPr>
          <w:rFonts w:eastAsiaTheme="minorEastAsia" w:hint="eastAsia"/>
          <w:lang w:eastAsia="zh-CN"/>
        </w:rPr>
        <w:t xml:space="preserve"> </w:t>
      </w:r>
      <w:r>
        <w:rPr>
          <w:rFonts w:eastAsiaTheme="minorEastAsia" w:hint="eastAsia"/>
          <w:lang w:eastAsia="zh-CN"/>
        </w:rPr>
        <w:t>引入</w:t>
      </w:r>
      <w:r w:rsidR="00B51A25">
        <w:rPr>
          <w:rFonts w:eastAsiaTheme="minorEastAsia" w:hint="eastAsia"/>
          <w:lang w:eastAsia="zh-CN"/>
        </w:rPr>
        <w:t>身份信息</w:t>
      </w:r>
      <w:r>
        <w:rPr>
          <w:rFonts w:eastAsiaTheme="minorEastAsia"/>
          <w:lang w:eastAsia="zh-CN"/>
        </w:rPr>
        <w:t>—</w:t>
      </w:r>
      <w:r>
        <w:rPr>
          <w:rFonts w:eastAsiaTheme="minorEastAsia" w:hint="eastAsia"/>
          <w:lang w:eastAsia="zh-CN"/>
        </w:rPr>
        <w:t>&gt;</w:t>
      </w:r>
      <w:r>
        <w:rPr>
          <w:rFonts w:eastAsiaTheme="minorEastAsia" w:hint="eastAsia"/>
          <w:lang w:eastAsia="zh-CN"/>
        </w:rPr>
        <w:t>链上身份</w:t>
      </w:r>
      <w:r>
        <w:rPr>
          <w:rFonts w:eastAsiaTheme="minorEastAsia" w:hint="eastAsia"/>
          <w:lang w:eastAsia="zh-CN"/>
        </w:rPr>
        <w:t>ID</w:t>
      </w:r>
      <w:r>
        <w:rPr>
          <w:rFonts w:eastAsiaTheme="minorEastAsia"/>
          <w:lang w:eastAsia="zh-CN"/>
        </w:rPr>
        <w:t>—</w:t>
      </w:r>
      <w:r>
        <w:rPr>
          <w:rFonts w:eastAsiaTheme="minorEastAsia" w:hint="eastAsia"/>
          <w:lang w:eastAsia="zh-CN"/>
        </w:rPr>
        <w:t xml:space="preserve">&gt; </w:t>
      </w:r>
      <w:r>
        <w:rPr>
          <w:rFonts w:eastAsiaTheme="minorEastAsia" w:hint="eastAsia"/>
          <w:lang w:eastAsia="zh-CN"/>
        </w:rPr>
        <w:t>校验</w:t>
      </w:r>
      <w:r>
        <w:rPr>
          <w:rFonts w:eastAsiaTheme="minorEastAsia" w:hint="eastAsia"/>
          <w:lang w:eastAsia="zh-CN"/>
        </w:rPr>
        <w:t>/</w:t>
      </w:r>
      <w:r>
        <w:rPr>
          <w:rFonts w:eastAsiaTheme="minorEastAsia" w:hint="eastAsia"/>
          <w:lang w:eastAsia="zh-CN"/>
        </w:rPr>
        <w:t>发证</w:t>
      </w:r>
    </w:p>
    <w:p w14:paraId="20D3E3E1" w14:textId="77777777" w:rsidR="00BC617E" w:rsidRPr="00BC617E" w:rsidRDefault="00BC617E" w:rsidP="00BC617E">
      <w:pPr>
        <w:rPr>
          <w:rFonts w:eastAsiaTheme="minorEastAsia"/>
          <w:lang w:eastAsia="zh-CN"/>
        </w:rPr>
      </w:pPr>
    </w:p>
    <w:p w14:paraId="12B0A06B" w14:textId="77777777" w:rsidR="001D438B" w:rsidRPr="001D438B" w:rsidRDefault="001D438B" w:rsidP="001D438B">
      <w:pPr>
        <w:rPr>
          <w:rFonts w:eastAsiaTheme="minorEastAsia"/>
          <w:lang w:eastAsia="zh-CN"/>
        </w:rPr>
      </w:pPr>
    </w:p>
    <w:p w14:paraId="7B564710" w14:textId="77777777" w:rsidR="005401F8" w:rsidRPr="005401F8" w:rsidRDefault="005401F8" w:rsidP="005401F8">
      <w:pPr>
        <w:rPr>
          <w:rFonts w:eastAsiaTheme="minorEastAsia"/>
          <w:lang w:eastAsia="zh-CN"/>
        </w:rPr>
      </w:pPr>
    </w:p>
    <w:p w14:paraId="713933C4" w14:textId="77777777" w:rsidR="00602A4C" w:rsidRPr="0088676B" w:rsidRDefault="00602A4C" w:rsidP="00986E9C">
      <w:pPr>
        <w:rPr>
          <w:rFonts w:eastAsiaTheme="minorEastAsia"/>
          <w:lang w:eastAsia="zh-CN"/>
          <w:rPrChange w:id="1174" w:author="Microsoft Office User" w:date="2017-08-26T15:42:00Z">
            <w:rPr>
              <w:lang w:eastAsia="zh-CN"/>
            </w:rPr>
          </w:rPrChange>
        </w:rPr>
      </w:pPr>
    </w:p>
    <w:p w14:paraId="757D3002" w14:textId="77777777" w:rsidR="00063DB2" w:rsidRPr="0088676B" w:rsidRDefault="002F6EBD" w:rsidP="00063DB2">
      <w:pPr>
        <w:pStyle w:val="1"/>
        <w:rPr>
          <w:rFonts w:ascii=".萍方-简" w:eastAsiaTheme="minorEastAsia" w:hAnsi=".萍方-简"/>
          <w:lang w:eastAsia="zh-CN"/>
          <w:rPrChange w:id="1175" w:author="Microsoft Office User" w:date="2017-08-26T15:42:00Z">
            <w:rPr>
              <w:rFonts w:ascii=".萍方-简" w:eastAsia=".萍方-简" w:hAnsi=".萍方-简"/>
              <w:lang w:eastAsia="zh-CN"/>
            </w:rPr>
          </w:rPrChange>
        </w:rPr>
      </w:pPr>
      <w:bookmarkStart w:id="1176" w:name="_Toc489971199"/>
      <w:r w:rsidRPr="0088676B">
        <w:rPr>
          <w:rFonts w:ascii=".萍方-简" w:eastAsiaTheme="minorEastAsia" w:hAnsi=".萍方-简" w:hint="eastAsia"/>
          <w:lang w:eastAsia="zh-CN"/>
          <w:rPrChange w:id="1177" w:author="Microsoft Office User" w:date="2017-08-26T15:42:00Z">
            <w:rPr>
              <w:rFonts w:ascii=".萍方-简" w:eastAsia=".萍方-简" w:hAnsi=".萍方-简" w:hint="eastAsia"/>
              <w:lang w:eastAsia="zh-CN"/>
            </w:rPr>
          </w:rPrChange>
        </w:rPr>
        <w:lastRenderedPageBreak/>
        <w:t>应用场景分析</w:t>
      </w:r>
      <w:bookmarkEnd w:id="1034"/>
      <w:bookmarkEnd w:id="1035"/>
      <w:r w:rsidR="00F25B16" w:rsidRPr="0088676B">
        <w:rPr>
          <w:rFonts w:ascii=".萍方-简" w:eastAsiaTheme="minorEastAsia" w:hAnsi=".萍方-简" w:hint="eastAsia"/>
          <w:lang w:eastAsia="zh-CN"/>
          <w:rPrChange w:id="1178" w:author="Microsoft Office User" w:date="2017-08-26T15:42:00Z">
            <w:rPr>
              <w:rFonts w:ascii=".萍方-简" w:eastAsia=".萍方-简" w:hAnsi=".萍方-简" w:hint="eastAsia"/>
              <w:lang w:eastAsia="zh-CN"/>
            </w:rPr>
          </w:rPrChange>
        </w:rPr>
        <w:t>及流程架构</w:t>
      </w:r>
      <w:bookmarkEnd w:id="1176"/>
    </w:p>
    <w:p w14:paraId="5EA7C41F" w14:textId="77777777" w:rsidR="00063DB2" w:rsidRPr="0088676B" w:rsidRDefault="00293C1D" w:rsidP="006400C7">
      <w:pPr>
        <w:pStyle w:val="2"/>
        <w:ind w:left="720" w:hanging="720"/>
        <w:rPr>
          <w:rFonts w:ascii=".萍方-简" w:eastAsiaTheme="minorEastAsia" w:hAnsi=".萍方-简"/>
          <w:lang w:eastAsia="zh-CN"/>
          <w:rPrChange w:id="1179" w:author="Microsoft Office User" w:date="2017-08-26T15:42:00Z">
            <w:rPr>
              <w:rFonts w:ascii=".萍方-简" w:eastAsia=".萍方-简" w:hAnsi=".萍方-简"/>
              <w:lang w:eastAsia="zh-CN"/>
            </w:rPr>
          </w:rPrChange>
        </w:rPr>
      </w:pPr>
      <w:bookmarkStart w:id="1180" w:name="_Toc489971200"/>
      <w:r w:rsidRPr="0088676B">
        <w:rPr>
          <w:rFonts w:ascii=".萍方-简" w:eastAsiaTheme="minorEastAsia" w:hAnsi=".萍方-简" w:hint="eastAsia"/>
          <w:lang w:eastAsia="zh-CN"/>
          <w:rPrChange w:id="1181" w:author="Microsoft Office User" w:date="2017-08-26T15:42:00Z">
            <w:rPr>
              <w:rFonts w:ascii=".萍方-简" w:eastAsia=".萍方-简" w:hAnsi=".萍方-简" w:hint="eastAsia"/>
              <w:lang w:eastAsia="zh-CN"/>
            </w:rPr>
          </w:rPrChange>
        </w:rPr>
        <w:t>保险</w:t>
      </w:r>
      <w:r w:rsidR="00814BC0" w:rsidRPr="0088676B">
        <w:rPr>
          <w:rFonts w:ascii=".萍方-简" w:eastAsiaTheme="minorEastAsia" w:hAnsi=".萍方-简" w:hint="eastAsia"/>
          <w:lang w:eastAsia="zh-CN"/>
          <w:rPrChange w:id="1182" w:author="Microsoft Office User" w:date="2017-08-26T15:42:00Z">
            <w:rPr>
              <w:rFonts w:ascii=".萍方-简" w:eastAsia=".萍方-简" w:hAnsi=".萍方-简" w:hint="eastAsia"/>
              <w:lang w:eastAsia="zh-CN"/>
            </w:rPr>
          </w:rPrChange>
        </w:rPr>
        <w:t>应用场景角色概述</w:t>
      </w:r>
      <w:bookmarkEnd w:id="1180"/>
    </w:p>
    <w:p w14:paraId="5B7D7C92" w14:textId="0CC0CA5D" w:rsidR="00AF705B" w:rsidRDefault="002B215F" w:rsidP="00EF00E3">
      <w:pPr>
        <w:rPr>
          <w:rFonts w:ascii=".萍方-简" w:eastAsiaTheme="minorEastAsia" w:hAnsi=".萍方-简"/>
          <w:lang w:eastAsia="zh-CN"/>
        </w:rPr>
      </w:pPr>
      <w:r>
        <w:rPr>
          <w:rFonts w:ascii=".萍方-简" w:eastAsiaTheme="minorEastAsia" w:hAnsi=".萍方-简" w:hint="eastAsia"/>
          <w:lang w:eastAsia="zh-CN"/>
        </w:rPr>
        <w:t>相互链</w:t>
      </w:r>
      <w:r w:rsidR="00EF00E3" w:rsidRPr="0088676B">
        <w:rPr>
          <w:rFonts w:ascii=".萍方-简" w:eastAsiaTheme="minorEastAsia" w:hAnsi=".萍方-简" w:hint="eastAsia"/>
          <w:lang w:eastAsia="zh-CN"/>
          <w:rPrChange w:id="1183" w:author="Microsoft Office User" w:date="2017-08-26T15:42:00Z">
            <w:rPr>
              <w:rFonts w:ascii=".萍方-简" w:eastAsia=".萍方-简" w:hAnsi=".萍方-简" w:hint="eastAsia"/>
              <w:lang w:eastAsia="zh-CN"/>
            </w:rPr>
          </w:rPrChange>
        </w:rPr>
        <w:t>（</w:t>
      </w:r>
      <w:r w:rsidR="00EF00E3" w:rsidRPr="0088676B">
        <w:rPr>
          <w:rFonts w:ascii=".萍方-简" w:eastAsiaTheme="minorEastAsia" w:hAnsi=".萍方-简"/>
          <w:lang w:eastAsia="zh-CN"/>
          <w:rPrChange w:id="1184" w:author="Microsoft Office User" w:date="2017-08-26T15:42:00Z">
            <w:rPr>
              <w:rFonts w:ascii=".萍方-简" w:eastAsia=".萍方-简" w:hAnsi=".萍方-简"/>
              <w:lang w:eastAsia="zh-CN"/>
            </w:rPr>
          </w:rPrChange>
        </w:rPr>
        <w:t>Mutual Chain</w:t>
      </w:r>
      <w:r w:rsidR="00AF705B">
        <w:rPr>
          <w:rFonts w:ascii=".萍方-简" w:eastAsiaTheme="minorEastAsia" w:hAnsi=".萍方-简" w:hint="eastAsia"/>
          <w:lang w:eastAsia="zh-CN"/>
        </w:rPr>
        <w:t>）利用社会资本，信任网络来创建一个参与者都能</w:t>
      </w:r>
      <w:r w:rsidR="00AF705B" w:rsidRPr="0088676B">
        <w:rPr>
          <w:rFonts w:ascii=".萍方-简" w:eastAsiaTheme="minorEastAsia" w:hAnsi=".萍方-简" w:hint="eastAsia"/>
          <w:lang w:eastAsia="zh-CN"/>
          <w:rPrChange w:id="1185" w:author="Microsoft Office User" w:date="2017-08-26T15:42:00Z">
            <w:rPr>
              <w:rFonts w:ascii=".萍方-简" w:eastAsia=".萍方-简" w:hAnsi=".萍方-简" w:hint="eastAsia"/>
              <w:lang w:eastAsia="zh-CN"/>
            </w:rPr>
          </w:rPrChange>
        </w:rPr>
        <w:t>启动和支持</w:t>
      </w:r>
      <w:r w:rsidR="00AF705B">
        <w:rPr>
          <w:rFonts w:ascii=".萍方-简" w:eastAsiaTheme="minorEastAsia" w:hAnsi=".萍方-简" w:hint="eastAsia"/>
          <w:lang w:eastAsia="zh-CN"/>
        </w:rPr>
        <w:t>的</w:t>
      </w:r>
      <w:r w:rsidR="00AF705B">
        <w:rPr>
          <w:rFonts w:ascii=".萍方-简" w:eastAsiaTheme="minorEastAsia" w:hAnsi=".萍方-简" w:hint="eastAsia"/>
          <w:lang w:eastAsia="zh-CN"/>
        </w:rPr>
        <w:t>相互</w:t>
      </w:r>
      <w:r w:rsidR="00AF705B" w:rsidRPr="0088676B">
        <w:rPr>
          <w:rFonts w:ascii=".萍方-简" w:eastAsiaTheme="minorEastAsia" w:hAnsi=".萍方-简" w:hint="eastAsia"/>
          <w:lang w:eastAsia="zh-CN"/>
          <w:rPrChange w:id="1186" w:author="Microsoft Office User" w:date="2017-08-26T15:42:00Z">
            <w:rPr>
              <w:rFonts w:ascii=".萍方-简" w:eastAsia=".萍方-简" w:hAnsi=".萍方-简" w:hint="eastAsia"/>
              <w:lang w:eastAsia="zh-CN"/>
            </w:rPr>
          </w:rPrChange>
        </w:rPr>
        <w:t>金融</w:t>
      </w:r>
      <w:r w:rsidR="00AF705B">
        <w:rPr>
          <w:rFonts w:ascii=".萍方-简" w:eastAsiaTheme="minorEastAsia" w:hAnsi=".萍方-简" w:hint="eastAsia"/>
          <w:lang w:eastAsia="zh-CN"/>
        </w:rPr>
        <w:t>产品和服务</w:t>
      </w:r>
      <w:r w:rsidR="00AF705B" w:rsidRPr="0088676B">
        <w:rPr>
          <w:rFonts w:ascii=".萍方-简" w:eastAsiaTheme="minorEastAsia" w:hAnsi=".萍方-简" w:hint="eastAsia"/>
          <w:lang w:eastAsia="zh-CN"/>
          <w:rPrChange w:id="1187" w:author="Microsoft Office User" w:date="2017-08-26T15:42:00Z">
            <w:rPr>
              <w:rFonts w:ascii=".萍方-简" w:eastAsia=".萍方-简" w:hAnsi=".萍方-简" w:hint="eastAsia"/>
              <w:lang w:eastAsia="zh-CN"/>
            </w:rPr>
          </w:rPrChange>
        </w:rPr>
        <w:t>。</w:t>
      </w:r>
    </w:p>
    <w:p w14:paraId="651BBBCA" w14:textId="42951B11" w:rsidR="00EF00E3" w:rsidRDefault="00EF00E3" w:rsidP="00EF00E3">
      <w:pPr>
        <w:rPr>
          <w:ins w:id="1188"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189" w:author="Microsoft Office User" w:date="2017-08-26T15:42:00Z">
            <w:rPr>
              <w:rFonts w:ascii=".萍方-简" w:eastAsia=".萍方-简" w:hAnsi=".萍方-简" w:hint="eastAsia"/>
              <w:lang w:eastAsia="zh-CN"/>
            </w:rPr>
          </w:rPrChange>
        </w:rPr>
        <w:t>大多数的草根阶层因为收入，工作环境和生活环境无法接触到保险产品可以带</w:t>
      </w:r>
      <w:r w:rsidRPr="0088676B">
        <w:rPr>
          <w:rFonts w:ascii=".萍方-简" w:eastAsiaTheme="minorEastAsia" w:hAnsi=".萍方-简"/>
          <w:lang w:eastAsia="zh-CN"/>
          <w:rPrChange w:id="1190"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191" w:author="Microsoft Office User" w:date="2017-08-26T15:42:00Z">
            <w:rPr>
              <w:rFonts w:ascii=".萍方-简" w:eastAsia=".萍方-简" w:hAnsi=".萍方-简" w:hint="eastAsia"/>
              <w:lang w:eastAsia="zh-CN"/>
            </w:rPr>
          </w:rPrChange>
        </w:rPr>
        <w:t>来</w:t>
      </w:r>
      <w:r w:rsidR="00AF705B">
        <w:rPr>
          <w:rFonts w:ascii=".萍方-简" w:eastAsiaTheme="minorEastAsia" w:hAnsi=".萍方-简" w:hint="eastAsia"/>
          <w:lang w:eastAsia="zh-CN"/>
        </w:rPr>
        <w:t>的保障和收益。这些未受到保险覆盖的民众在突发意外事件中是最无助</w:t>
      </w:r>
      <w:r w:rsidRPr="0088676B">
        <w:rPr>
          <w:rFonts w:ascii=".萍方-简" w:eastAsiaTheme="minorEastAsia" w:hAnsi=".萍方-简" w:hint="eastAsia"/>
          <w:lang w:eastAsia="zh-CN"/>
          <w:rPrChange w:id="1192" w:author="Microsoft Office User" w:date="2017-08-26T15:42:00Z">
            <w:rPr>
              <w:rFonts w:ascii=".萍方-简" w:eastAsia=".萍方-简" w:hAnsi=".萍方-简" w:hint="eastAsia"/>
              <w:lang w:eastAsia="zh-CN"/>
            </w:rPr>
          </w:rPrChange>
        </w:rPr>
        <w:t>，</w:t>
      </w:r>
      <w:r w:rsidR="00AF705B">
        <w:rPr>
          <w:rFonts w:ascii=".萍方-简" w:eastAsiaTheme="minorEastAsia" w:hAnsi=".萍方-简" w:hint="eastAsia"/>
          <w:lang w:eastAsia="zh-CN"/>
        </w:rPr>
        <w:t>也是受影响最大。他们</w:t>
      </w:r>
      <w:r w:rsidRPr="0088676B">
        <w:rPr>
          <w:rFonts w:ascii=".萍方-简" w:eastAsiaTheme="minorEastAsia" w:hAnsi=".萍方-简" w:hint="eastAsia"/>
          <w:lang w:eastAsia="zh-CN"/>
          <w:rPrChange w:id="1193" w:author="Microsoft Office User" w:date="2017-08-26T15:42:00Z">
            <w:rPr>
              <w:rFonts w:ascii=".萍方-简" w:eastAsia=".萍方-简" w:hAnsi=".萍方-简" w:hint="eastAsia"/>
              <w:lang w:eastAsia="zh-CN"/>
            </w:rPr>
          </w:rPrChange>
        </w:rPr>
        <w:t>一直</w:t>
      </w:r>
      <w:r w:rsidR="00AF705B">
        <w:rPr>
          <w:rFonts w:ascii=".萍方-简" w:eastAsiaTheme="minorEastAsia" w:hAnsi=".萍方-简" w:hint="eastAsia"/>
          <w:lang w:eastAsia="zh-CN"/>
        </w:rPr>
        <w:t>在寻求可以替代的保险金融解决方案。</w:t>
      </w:r>
      <w:r w:rsidRPr="0088676B">
        <w:rPr>
          <w:rFonts w:ascii=".萍方-简" w:eastAsiaTheme="minorEastAsia" w:hAnsi=".萍方-简" w:hint="eastAsia"/>
          <w:lang w:eastAsia="zh-CN"/>
          <w:rPrChange w:id="1194" w:author="Microsoft Office User" w:date="2017-08-26T15:42:00Z">
            <w:rPr>
              <w:rFonts w:ascii=".萍方-简" w:eastAsia=".萍方-简" w:hAnsi=".萍方-简" w:hint="eastAsia"/>
              <w:lang w:eastAsia="zh-CN"/>
            </w:rPr>
          </w:rPrChange>
        </w:rPr>
        <w:t>今天的保险公司在社会中扮演着重要的角色。由于保</w:t>
      </w:r>
      <w:r w:rsidR="00AF705B">
        <w:rPr>
          <w:rFonts w:ascii=".萍方-简" w:eastAsiaTheme="minorEastAsia" w:hAnsi=".萍方-简" w:hint="eastAsia"/>
          <w:lang w:eastAsia="zh-CN"/>
        </w:rPr>
        <w:t>险公司作为可以信任的第三方，即使他们提供无差异的保险产品，也可以获得丰厚的利润和蓬勃发展。通过可信任第三方</w:t>
      </w:r>
      <w:r w:rsidRPr="0088676B">
        <w:rPr>
          <w:rFonts w:ascii=".萍方-简" w:eastAsiaTheme="minorEastAsia" w:hAnsi=".萍方-简" w:hint="eastAsia"/>
          <w:lang w:eastAsia="zh-CN"/>
          <w:rPrChange w:id="1195" w:author="Microsoft Office User" w:date="2017-08-26T15:42:00Z">
            <w:rPr>
              <w:rFonts w:ascii=".萍方-简" w:eastAsia=".萍方-简" w:hAnsi=".萍方-简" w:hint="eastAsia"/>
              <w:lang w:eastAsia="zh-CN"/>
            </w:rPr>
          </w:rPrChange>
        </w:rPr>
        <w:t>的</w:t>
      </w:r>
      <w:r w:rsidR="00AF705B">
        <w:rPr>
          <w:rFonts w:ascii=".萍方-简" w:eastAsiaTheme="minorEastAsia" w:hAnsi=".萍方-简" w:hint="eastAsia"/>
          <w:lang w:eastAsia="zh-CN"/>
        </w:rPr>
        <w:t>其他</w:t>
      </w:r>
      <w:r w:rsidRPr="0088676B">
        <w:rPr>
          <w:rFonts w:ascii=".萍方-简" w:eastAsiaTheme="minorEastAsia" w:hAnsi=".萍方-简" w:hint="eastAsia"/>
          <w:lang w:eastAsia="zh-CN"/>
          <w:rPrChange w:id="1196" w:author="Microsoft Office User" w:date="2017-08-26T15:42:00Z">
            <w:rPr>
              <w:rFonts w:ascii=".萍方-简" w:eastAsia=".萍方-简" w:hAnsi=".萍方-简" w:hint="eastAsia"/>
              <w:lang w:eastAsia="zh-CN"/>
            </w:rPr>
          </w:rPrChange>
        </w:rPr>
        <w:t>替代方法，</w:t>
      </w:r>
      <w:r w:rsidR="00AF705B">
        <w:rPr>
          <w:rFonts w:ascii=".萍方-简" w:eastAsiaTheme="minorEastAsia" w:hAnsi=".萍方-简" w:hint="eastAsia"/>
          <w:lang w:eastAsia="zh-CN"/>
        </w:rPr>
        <w:t>可以帮助改进集中式中介机构所带来的低效率，高成本等问题</w:t>
      </w:r>
      <w:r w:rsidRPr="0088676B">
        <w:rPr>
          <w:rFonts w:ascii=".萍方-简" w:eastAsiaTheme="minorEastAsia" w:hAnsi=".萍方-简" w:hint="eastAsia"/>
          <w:lang w:eastAsia="zh-CN"/>
          <w:rPrChange w:id="1197" w:author="Microsoft Office User" w:date="2017-08-26T15:42:00Z">
            <w:rPr>
              <w:rFonts w:ascii=".萍方-简" w:eastAsia=".萍方-简" w:hAnsi=".萍方-简" w:hint="eastAsia"/>
              <w:lang w:eastAsia="zh-CN"/>
            </w:rPr>
          </w:rPrChange>
        </w:rPr>
        <w:t>，从而形</w:t>
      </w:r>
      <w:r w:rsidR="00AF705B">
        <w:rPr>
          <w:rFonts w:ascii=".萍方-简" w:eastAsiaTheme="minorEastAsia" w:hAnsi=".萍方-简" w:hint="eastAsia"/>
          <w:lang w:eastAsia="zh-CN"/>
        </w:rPr>
        <w:t>成一个更具有包容性的普惠金融体系，到达人人可以获得基于公平的相互链社区</w:t>
      </w:r>
      <w:r w:rsidRPr="0088676B">
        <w:rPr>
          <w:rFonts w:ascii=".萍方-简" w:eastAsiaTheme="minorEastAsia" w:hAnsi=".萍方-简" w:hint="eastAsia"/>
          <w:lang w:eastAsia="zh-CN"/>
          <w:rPrChange w:id="1198" w:author="Microsoft Office User" w:date="2017-08-26T15:42:00Z">
            <w:rPr>
              <w:rFonts w:ascii=".萍方-简" w:eastAsia=".萍方-简" w:hAnsi=".萍方-简" w:hint="eastAsia"/>
              <w:lang w:eastAsia="zh-CN"/>
            </w:rPr>
          </w:rPrChange>
        </w:rPr>
        <w:t>定价的保险产品。商业化保险追求利益最大化，特别是那些最需要的人，体现为运营成本高。政府提供的社会保险，医疗保险和失业保险</w:t>
      </w:r>
      <w:r w:rsidR="00C960D8">
        <w:rPr>
          <w:rFonts w:ascii=".萍方-简" w:eastAsiaTheme="minorEastAsia" w:hAnsi=".萍方-简" w:hint="eastAsia"/>
          <w:lang w:eastAsia="zh-CN"/>
        </w:rPr>
        <w:t>，无法为草根阶层提供足够</w:t>
      </w:r>
      <w:r w:rsidRPr="0088676B">
        <w:rPr>
          <w:rFonts w:ascii=".萍方-简" w:eastAsiaTheme="minorEastAsia" w:hAnsi=".萍方-简" w:hint="eastAsia"/>
          <w:lang w:eastAsia="zh-CN"/>
          <w:rPrChange w:id="1199" w:author="Microsoft Office User" w:date="2017-08-26T15:42:00Z">
            <w:rPr>
              <w:rFonts w:ascii=".萍方-简" w:eastAsia=".萍方-简" w:hAnsi=".萍方-简" w:hint="eastAsia"/>
              <w:lang w:eastAsia="zh-CN"/>
            </w:rPr>
          </w:rPrChange>
        </w:rPr>
        <w:t>的保障。</w:t>
      </w:r>
      <w:r w:rsidR="00C960D8">
        <w:rPr>
          <w:rFonts w:ascii=".萍方-简" w:eastAsiaTheme="minorEastAsia" w:hAnsi=".萍方-简" w:hint="eastAsia"/>
          <w:lang w:eastAsia="zh-CN"/>
        </w:rPr>
        <w:t>公益</w:t>
      </w:r>
      <w:r w:rsidRPr="0088676B">
        <w:rPr>
          <w:rFonts w:ascii=".萍方-简" w:eastAsiaTheme="minorEastAsia" w:hAnsi=".萍方-简" w:hint="eastAsia"/>
          <w:lang w:eastAsia="zh-CN"/>
          <w:rPrChange w:id="1200" w:author="Microsoft Office User" w:date="2017-08-26T15:42:00Z">
            <w:rPr>
              <w:rFonts w:ascii=".萍方-简" w:eastAsia=".萍方-简" w:hAnsi=".萍方-简" w:hint="eastAsia"/>
              <w:lang w:eastAsia="zh-CN"/>
            </w:rPr>
          </w:rPrChange>
        </w:rPr>
        <w:t>帮助因为透明度</w:t>
      </w:r>
      <w:r w:rsidR="00C960D8">
        <w:rPr>
          <w:rFonts w:ascii=".萍方-简" w:eastAsiaTheme="minorEastAsia" w:hAnsi=".萍方-简" w:hint="eastAsia"/>
          <w:lang w:eastAsia="zh-CN"/>
        </w:rPr>
        <w:t>和信任度的缺乏而无法有效推广。相互</w:t>
      </w:r>
      <w:r w:rsidRPr="0088676B">
        <w:rPr>
          <w:rFonts w:ascii=".萍方-简" w:eastAsiaTheme="minorEastAsia" w:hAnsi=".萍方-简" w:hint="eastAsia"/>
          <w:lang w:eastAsia="zh-CN"/>
          <w:rPrChange w:id="1201" w:author="Microsoft Office User" w:date="2017-08-26T15:42:00Z">
            <w:rPr>
              <w:rFonts w:ascii=".萍方-简" w:eastAsia=".萍方-简" w:hAnsi=".萍方-简" w:hint="eastAsia"/>
              <w:lang w:eastAsia="zh-CN"/>
            </w:rPr>
          </w:rPrChange>
        </w:rPr>
        <w:t>金融基</w:t>
      </w:r>
      <w:r w:rsidR="00C960D8">
        <w:rPr>
          <w:rFonts w:ascii=".萍方-简" w:eastAsiaTheme="minorEastAsia" w:hAnsi=".萍方-简" w:hint="eastAsia"/>
          <w:lang w:eastAsia="zh-CN"/>
        </w:rPr>
        <w:t>础架构已经在传统的社会中建立过，比如：互助会。互助会</w:t>
      </w:r>
      <w:r w:rsidRPr="0088676B">
        <w:rPr>
          <w:rFonts w:ascii=".萍方-简" w:eastAsiaTheme="minorEastAsia" w:hAnsi=".萍方-简" w:hint="eastAsia"/>
          <w:lang w:eastAsia="zh-CN"/>
          <w:rPrChange w:id="1202" w:author="Microsoft Office User" w:date="2017-08-26T15:42:00Z">
            <w:rPr>
              <w:rFonts w:ascii=".萍方-简" w:eastAsia=".萍方-简" w:hAnsi=".萍方-简" w:hint="eastAsia"/>
              <w:lang w:eastAsia="zh-CN"/>
            </w:rPr>
          </w:rPrChange>
        </w:rPr>
        <w:t>发起人需要有足够的信用发起互助保险产品。我们的平台提供了对于发起人和互助会员零</w:t>
      </w:r>
      <w:r w:rsidR="00C960D8">
        <w:rPr>
          <w:rFonts w:ascii=".萍方-简" w:eastAsiaTheme="minorEastAsia" w:hAnsi=".萍方-简" w:hint="eastAsia"/>
          <w:lang w:eastAsia="zh-CN"/>
        </w:rPr>
        <w:t>信任成本的</w:t>
      </w:r>
      <w:r w:rsidRPr="0088676B">
        <w:rPr>
          <w:rFonts w:ascii=".萍方-简" w:eastAsiaTheme="minorEastAsia" w:hAnsi=".萍方-简" w:hint="eastAsia"/>
          <w:lang w:eastAsia="zh-CN"/>
          <w:rPrChange w:id="1203" w:author="Microsoft Office User" w:date="2017-08-26T15:42:00Z">
            <w:rPr>
              <w:rFonts w:ascii=".萍方-简" w:eastAsia=".萍方-简" w:hAnsi=".萍方-简" w:hint="eastAsia"/>
              <w:lang w:eastAsia="zh-CN"/>
            </w:rPr>
          </w:rPrChange>
        </w:rPr>
        <w:t>接入。</w:t>
      </w:r>
      <w:r w:rsidR="00E0606F" w:rsidRPr="0088676B">
        <w:rPr>
          <w:rFonts w:ascii=".萍方-简" w:eastAsiaTheme="minorEastAsia" w:hAnsi=".萍方-简" w:hint="eastAsia"/>
          <w:lang w:eastAsia="zh-CN"/>
          <w:rPrChange w:id="1204" w:author="Microsoft Office User" w:date="2017-08-26T15:42:00Z">
            <w:rPr>
              <w:rFonts w:ascii=".萍方-简" w:eastAsia=".萍方-简" w:hAnsi=".萍方-简" w:hint="eastAsia"/>
              <w:lang w:eastAsia="zh-CN"/>
            </w:rPr>
          </w:rPrChange>
        </w:rPr>
        <w:t>但是，发起人问题一直是互助保险的痛点，如何高效快速的让每个保单持有人参与投资决策，是区块链保险的一个优势，可以保证投资每个保单持有者有投票权。</w:t>
      </w:r>
      <w:r w:rsidR="00A440ED" w:rsidRPr="0088676B">
        <w:rPr>
          <w:rFonts w:ascii=".萍方-简" w:eastAsiaTheme="minorEastAsia" w:hAnsi=".萍方-简" w:hint="eastAsia"/>
          <w:lang w:eastAsia="zh-CN"/>
          <w:rPrChange w:id="1205" w:author="Microsoft Office User" w:date="2017-08-26T15:42:00Z">
            <w:rPr>
              <w:rFonts w:ascii=".萍方-简" w:eastAsia=".萍方-简" w:hAnsi=".萍方-简" w:hint="eastAsia"/>
              <w:lang w:eastAsia="zh-CN"/>
            </w:rPr>
          </w:rPrChange>
        </w:rPr>
        <w:t>互助保险的发起人就相当于定义一个保险合约，</w:t>
      </w:r>
      <w:r w:rsidR="003734C5">
        <w:rPr>
          <w:rFonts w:ascii=".萍方-简" w:eastAsiaTheme="minorEastAsia" w:hAnsi=".萍方-简" w:hint="eastAsia"/>
          <w:lang w:eastAsia="zh-CN"/>
        </w:rPr>
        <w:t>这个合约包括</w:t>
      </w:r>
      <w:r w:rsidR="00A440ED" w:rsidRPr="0088676B">
        <w:rPr>
          <w:rFonts w:ascii=".萍方-简" w:eastAsiaTheme="minorEastAsia" w:hAnsi=".萍方-简" w:hint="eastAsia"/>
          <w:lang w:eastAsia="zh-CN"/>
          <w:rPrChange w:id="1206" w:author="Microsoft Office User" w:date="2017-08-26T15:42:00Z">
            <w:rPr>
              <w:rFonts w:ascii=".萍方-简" w:eastAsia=".萍方-简" w:hAnsi=".萍方-简" w:hint="eastAsia"/>
              <w:lang w:eastAsia="zh-CN"/>
            </w:rPr>
          </w:rPrChange>
        </w:rPr>
        <w:t>属性</w:t>
      </w:r>
      <w:r w:rsidR="003734C5">
        <w:rPr>
          <w:rFonts w:ascii=".萍方-简" w:eastAsiaTheme="minorEastAsia" w:hAnsi=".萍方-简" w:hint="eastAsia"/>
          <w:lang w:eastAsia="zh-CN"/>
        </w:rPr>
        <w:t>（保险分类：健康险，意外险，财产险）</w:t>
      </w:r>
      <w:r w:rsidR="00A440ED" w:rsidRPr="0088676B">
        <w:rPr>
          <w:rFonts w:ascii=".萍方-简" w:eastAsiaTheme="minorEastAsia" w:hAnsi=".萍方-简" w:hint="eastAsia"/>
          <w:lang w:eastAsia="zh-CN"/>
          <w:rPrChange w:id="1207" w:author="Microsoft Office User" w:date="2017-08-26T15:42:00Z">
            <w:rPr>
              <w:rFonts w:ascii=".萍方-简" w:eastAsia=".萍方-简" w:hAnsi=".萍方-简" w:hint="eastAsia"/>
              <w:lang w:eastAsia="zh-CN"/>
            </w:rPr>
          </w:rPrChange>
        </w:rPr>
        <w:t>，</w:t>
      </w:r>
      <w:r w:rsidR="003734C5">
        <w:rPr>
          <w:rFonts w:ascii=".萍方-简" w:eastAsiaTheme="minorEastAsia" w:hAnsi=".萍方-简" w:hint="eastAsia"/>
          <w:lang w:eastAsia="zh-CN"/>
        </w:rPr>
        <w:t>条约</w:t>
      </w:r>
      <w:r w:rsidR="00A440ED" w:rsidRPr="0088676B">
        <w:rPr>
          <w:rFonts w:ascii=".萍方-简" w:eastAsiaTheme="minorEastAsia" w:hAnsi=".萍方-简" w:hint="eastAsia"/>
          <w:lang w:eastAsia="zh-CN"/>
          <w:rPrChange w:id="1208" w:author="Microsoft Office User" w:date="2017-08-26T15:42:00Z">
            <w:rPr>
              <w:rFonts w:ascii=".萍方-简" w:eastAsia=".萍方-简" w:hAnsi=".萍方-简" w:hint="eastAsia"/>
              <w:lang w:eastAsia="zh-CN"/>
            </w:rPr>
          </w:rPrChange>
        </w:rPr>
        <w:t>内容</w:t>
      </w:r>
      <w:r w:rsidR="003734C5">
        <w:rPr>
          <w:rFonts w:ascii=".萍方-简" w:eastAsiaTheme="minorEastAsia" w:hAnsi=".萍方-简" w:hint="eastAsia"/>
          <w:lang w:eastAsia="zh-CN"/>
        </w:rPr>
        <w:t>（举例：期限，额度，被保主体）</w:t>
      </w:r>
      <w:r w:rsidR="00A440ED" w:rsidRPr="0088676B">
        <w:rPr>
          <w:rFonts w:ascii=".萍方-简" w:eastAsiaTheme="minorEastAsia" w:hAnsi=".萍方-简" w:hint="eastAsia"/>
          <w:lang w:eastAsia="zh-CN"/>
          <w:rPrChange w:id="1209" w:author="Microsoft Office User" w:date="2017-08-26T15:42:00Z">
            <w:rPr>
              <w:rFonts w:ascii=".萍方-简" w:eastAsia=".萍方-简" w:hAnsi=".萍方-简" w:hint="eastAsia"/>
              <w:lang w:eastAsia="zh-CN"/>
            </w:rPr>
          </w:rPrChange>
        </w:rPr>
        <w:t>和执行方式</w:t>
      </w:r>
      <w:r w:rsidR="003734C5">
        <w:rPr>
          <w:rFonts w:ascii=".萍方-简" w:eastAsiaTheme="minorEastAsia" w:hAnsi=".萍方-简" w:hint="eastAsia"/>
          <w:lang w:eastAsia="zh-CN"/>
        </w:rPr>
        <w:t>（举例：兑付方式</w:t>
      </w:r>
      <w:r w:rsidR="00F74786">
        <w:rPr>
          <w:rFonts w:ascii=".萍方-简" w:eastAsiaTheme="minorEastAsia" w:hAnsi=".萍方-简" w:hint="eastAsia"/>
          <w:lang w:eastAsia="zh-CN"/>
        </w:rPr>
        <w:t>--</w:t>
      </w:r>
      <w:r w:rsidR="00F74786">
        <w:rPr>
          <w:rFonts w:ascii=".萍方-简" w:eastAsiaTheme="minorEastAsia" w:hAnsi=".萍方-简" w:hint="eastAsia"/>
          <w:lang w:eastAsia="zh-CN"/>
        </w:rPr>
        <w:t>保险方式和</w:t>
      </w:r>
      <w:r w:rsidR="00F74786">
        <w:rPr>
          <w:rFonts w:ascii=".萍方-简" w:eastAsiaTheme="minorEastAsia" w:hAnsi=".萍方-简" w:hint="eastAsia"/>
          <w:lang w:eastAsia="zh-CN"/>
        </w:rPr>
        <w:t>Token</w:t>
      </w:r>
      <w:r w:rsidR="00F74786">
        <w:rPr>
          <w:rFonts w:ascii=".萍方-简" w:eastAsiaTheme="minorEastAsia" w:hAnsi=".萍方-简" w:hint="eastAsia"/>
          <w:lang w:eastAsia="zh-CN"/>
        </w:rPr>
        <w:t>的结合</w:t>
      </w:r>
      <w:r w:rsidR="003734C5">
        <w:rPr>
          <w:rFonts w:ascii=".萍方-简" w:eastAsiaTheme="minorEastAsia" w:hAnsi=".萍方-简" w:hint="eastAsia"/>
          <w:lang w:eastAsia="zh-CN"/>
        </w:rPr>
        <w:t>）</w:t>
      </w:r>
      <w:r w:rsidR="00A440ED" w:rsidRPr="0088676B">
        <w:rPr>
          <w:rFonts w:ascii=".萍方-简" w:eastAsiaTheme="minorEastAsia" w:hAnsi=".萍方-简" w:hint="eastAsia"/>
          <w:lang w:eastAsia="zh-CN"/>
          <w:rPrChange w:id="1210" w:author="Microsoft Office User" w:date="2017-08-26T15:42:00Z">
            <w:rPr>
              <w:rFonts w:ascii=".萍方-简" w:eastAsia=".萍方-简" w:hAnsi=".萍方-简" w:hint="eastAsia"/>
              <w:lang w:eastAsia="zh-CN"/>
            </w:rPr>
          </w:rPrChange>
        </w:rPr>
        <w:t>，参与者相当于加入并为这</w:t>
      </w:r>
      <w:r w:rsidR="00F74786">
        <w:rPr>
          <w:rFonts w:ascii=".萍方-简" w:eastAsiaTheme="minorEastAsia" w:hAnsi=".萍方-简" w:hint="eastAsia"/>
          <w:lang w:eastAsia="zh-CN"/>
        </w:rPr>
        <w:t>个合约买单，通过在相互链上的智能合约执行来完成</w:t>
      </w:r>
      <w:r w:rsidR="00F74786" w:rsidRPr="00F74786">
        <w:rPr>
          <w:rFonts w:ascii=".萍方-简" w:eastAsiaTheme="minorEastAsia" w:hAnsi=".萍方-简" w:hint="eastAsia"/>
          <w:color w:val="FF0000"/>
          <w:lang w:eastAsia="zh-CN"/>
        </w:rPr>
        <w:t>（画一个功能流程图）</w:t>
      </w:r>
      <w:r w:rsidR="00A440ED" w:rsidRPr="0088676B">
        <w:rPr>
          <w:rFonts w:ascii=".萍方-简" w:eastAsiaTheme="minorEastAsia" w:hAnsi=".萍方-简" w:hint="eastAsia"/>
          <w:lang w:eastAsia="zh-CN"/>
          <w:rPrChange w:id="1211" w:author="Microsoft Office User" w:date="2017-08-26T15:42:00Z">
            <w:rPr>
              <w:rFonts w:ascii=".萍方-简" w:eastAsia=".萍方-简" w:hAnsi=".萍方-简" w:hint="eastAsia"/>
              <w:lang w:eastAsia="zh-CN"/>
            </w:rPr>
          </w:rPrChange>
        </w:rPr>
        <w:t>。</w:t>
      </w:r>
      <w:r w:rsidR="002B215F">
        <w:rPr>
          <w:rFonts w:ascii=".萍方-简" w:eastAsiaTheme="minorEastAsia" w:hAnsi=".萍方-简" w:hint="eastAsia"/>
          <w:lang w:eastAsia="zh-CN"/>
        </w:rPr>
        <w:t>相互链</w:t>
      </w:r>
      <w:r w:rsidR="00F74786">
        <w:rPr>
          <w:rFonts w:ascii=".萍方-简" w:eastAsiaTheme="minorEastAsia" w:hAnsi=".萍方-简" w:hint="eastAsia"/>
          <w:lang w:eastAsia="zh-CN"/>
        </w:rPr>
        <w:t>前期</w:t>
      </w:r>
      <w:r w:rsidR="00A440ED" w:rsidRPr="0088676B">
        <w:rPr>
          <w:rFonts w:ascii=".萍方-简" w:eastAsiaTheme="minorEastAsia" w:hAnsi=".萍方-简" w:hint="eastAsia"/>
          <w:lang w:eastAsia="zh-CN"/>
          <w:rPrChange w:id="1212" w:author="Microsoft Office User" w:date="2017-08-26T15:42:00Z">
            <w:rPr>
              <w:rFonts w:ascii=".萍方-简" w:eastAsia=".萍方-简" w:hAnsi=".萍方-简" w:hint="eastAsia"/>
              <w:lang w:eastAsia="zh-CN"/>
            </w:rPr>
          </w:rPrChange>
        </w:rPr>
        <w:t>主要解决已有的互助组织的问题，帮助他们更好的实现。</w:t>
      </w:r>
      <w:r w:rsidR="002B215F">
        <w:rPr>
          <w:rFonts w:ascii=".萍方-简" w:eastAsiaTheme="minorEastAsia" w:hAnsi=".萍方-简" w:hint="eastAsia"/>
          <w:lang w:eastAsia="zh-CN"/>
        </w:rPr>
        <w:t>相互链</w:t>
      </w:r>
      <w:r w:rsidR="00A440ED" w:rsidRPr="0088676B">
        <w:rPr>
          <w:rFonts w:ascii=".萍方-简" w:eastAsiaTheme="minorEastAsia" w:hAnsi=".萍方-简" w:hint="eastAsia"/>
          <w:lang w:eastAsia="zh-CN"/>
          <w:rPrChange w:id="1213" w:author="Microsoft Office User" w:date="2017-08-26T15:42:00Z">
            <w:rPr>
              <w:rFonts w:ascii=".萍方-简" w:eastAsia=".萍方-简" w:hAnsi=".萍方-简" w:hint="eastAsia"/>
              <w:lang w:eastAsia="zh-CN"/>
            </w:rPr>
          </w:rPrChange>
        </w:rPr>
        <w:t>平台给用户一个定义不同属性合约的能力，并且通过绑定参与者和流通赋予这个合约。</w:t>
      </w:r>
      <w:r w:rsidR="00E0606F" w:rsidRPr="0088676B">
        <w:rPr>
          <w:rFonts w:ascii=".萍方-简" w:eastAsiaTheme="minorEastAsia" w:hAnsi=".萍方-简" w:hint="eastAsia"/>
          <w:lang w:eastAsia="zh-CN"/>
          <w:rPrChange w:id="1214" w:author="Microsoft Office User" w:date="2017-08-26T15:42:00Z">
            <w:rPr>
              <w:rFonts w:ascii=".萍方-简" w:eastAsia=".萍方-简" w:hAnsi=".萍方-简" w:hint="eastAsia"/>
              <w:lang w:eastAsia="zh-CN"/>
            </w:rPr>
          </w:rPrChange>
        </w:rPr>
        <w:t>区块链在技术上通过共识建立了信用，传递价值。</w:t>
      </w:r>
      <w:r w:rsidR="002B215F">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215" w:author="Microsoft Office User" w:date="2017-08-26T15:42:00Z">
            <w:rPr>
              <w:rFonts w:ascii=".萍方-简" w:eastAsia=".萍方-简" w:hAnsi=".萍方-简" w:hint="eastAsia"/>
              <w:lang w:eastAsia="zh-CN"/>
            </w:rPr>
          </w:rPrChange>
        </w:rPr>
        <w:t>就是实体社会的区块链，也是共识，信任和价值。</w:t>
      </w:r>
    </w:p>
    <w:p w14:paraId="7B6DE8B9" w14:textId="1E1C2CFA" w:rsidR="0088676B" w:rsidRPr="0012045F" w:rsidRDefault="0012045F" w:rsidP="00EF00E3">
      <w:pPr>
        <w:rPr>
          <w:rFonts w:ascii="SimSun" w:eastAsiaTheme="minorEastAsia" w:hAnsi="SimSun" w:cs="SimSun"/>
          <w:color w:val="FF0000"/>
          <w:sz w:val="19"/>
          <w:szCs w:val="19"/>
          <w:shd w:val="clear" w:color="auto" w:fill="FFFFFF"/>
          <w:lang w:eastAsia="zh-CN"/>
          <w:rPrChange w:id="1216" w:author="Microsoft Office User" w:date="2017-08-26T15:42:00Z">
            <w:rPr>
              <w:rFonts w:ascii="SimSun" w:eastAsia="SimSun" w:hAnsi="SimSun" w:cs="SimSun"/>
              <w:color w:val="222222"/>
              <w:sz w:val="19"/>
              <w:szCs w:val="19"/>
              <w:shd w:val="clear" w:color="auto" w:fill="FFFFFF"/>
              <w:lang w:eastAsia="zh-CN"/>
            </w:rPr>
          </w:rPrChange>
        </w:rPr>
      </w:pPr>
      <w:r w:rsidRPr="0012045F">
        <w:rPr>
          <w:rFonts w:ascii="SimSun" w:eastAsiaTheme="minorEastAsia" w:hAnsi="SimSun" w:cs="SimSun" w:hint="eastAsia"/>
          <w:color w:val="FF0000"/>
          <w:sz w:val="19"/>
          <w:szCs w:val="19"/>
          <w:shd w:val="clear" w:color="auto" w:fill="FFFFFF"/>
          <w:lang w:eastAsia="zh-CN"/>
        </w:rPr>
        <w:t>（延展一下，相互链上，相互保险应用场景和Token的使用相结合；梳理出一个在相互链上，Token的使用流程图）</w:t>
      </w:r>
    </w:p>
    <w:p w14:paraId="74002F1D" w14:textId="6C47804A" w:rsidR="00EF00E3" w:rsidRDefault="00EF00E3" w:rsidP="00EF00E3">
      <w:pPr>
        <w:rPr>
          <w:ins w:id="1217"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218" w:author="Microsoft Office User" w:date="2017-08-26T15:42:00Z">
            <w:rPr>
              <w:rFonts w:ascii=".萍方-简" w:eastAsia=".萍方-简" w:hAnsi=".萍方-简" w:hint="eastAsia"/>
              <w:lang w:eastAsia="zh-CN"/>
            </w:rPr>
          </w:rPrChange>
        </w:rPr>
        <w:t>通过借鉴社区金融保险的凝合力和高效性，利用个人的信用和社会关系，我们可以重新</w:t>
      </w:r>
      <w:r w:rsidR="0012045F">
        <w:rPr>
          <w:rFonts w:ascii=".萍方-简" w:eastAsiaTheme="minorEastAsia" w:hAnsi=".萍方-简" w:hint="eastAsia"/>
          <w:lang w:eastAsia="zh-CN"/>
        </w:rPr>
        <w:t>定义</w:t>
      </w:r>
      <w:r w:rsidRPr="0088676B">
        <w:rPr>
          <w:rFonts w:ascii=".萍方-简" w:eastAsiaTheme="minorEastAsia" w:hAnsi=".萍方-简" w:hint="eastAsia"/>
          <w:lang w:eastAsia="zh-CN"/>
          <w:rPrChange w:id="1219" w:author="Microsoft Office User" w:date="2017-08-26T15:42:00Z">
            <w:rPr>
              <w:rFonts w:ascii=".萍方-简" w:eastAsia=".萍方-简" w:hAnsi=".萍方-简" w:hint="eastAsia"/>
              <w:lang w:eastAsia="zh-CN"/>
            </w:rPr>
          </w:rPrChange>
        </w:rPr>
        <w:t>互助保险形式。</w:t>
      </w:r>
      <w:r w:rsidRPr="0088676B">
        <w:rPr>
          <w:rFonts w:ascii=".萍方-简" w:eastAsiaTheme="minorEastAsia" w:hAnsi=".萍方-简"/>
          <w:lang w:eastAsia="zh-CN"/>
          <w:rPrChange w:id="1220"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21" w:author="Microsoft Office User" w:date="2017-08-26T15:42:00Z">
            <w:rPr>
              <w:rFonts w:ascii=".萍方-简" w:eastAsia=".萍方-简" w:hAnsi=".萍方-简" w:hint="eastAsia"/>
              <w:lang w:eastAsia="zh-CN"/>
            </w:rPr>
          </w:rPrChange>
        </w:rPr>
        <w:t>当然，我们的产品和研究总是在进行中。</w:t>
      </w:r>
      <w:r w:rsidRPr="0088676B">
        <w:rPr>
          <w:rFonts w:ascii=".萍方-简" w:eastAsiaTheme="minorEastAsia" w:hAnsi=".萍方-简"/>
          <w:lang w:eastAsia="zh-CN"/>
          <w:rPrChange w:id="122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23" w:author="Microsoft Office User" w:date="2017-08-26T15:42:00Z">
            <w:rPr>
              <w:rFonts w:ascii=".萍方-简" w:eastAsia=".萍方-简" w:hAnsi=".萍方-简" w:hint="eastAsia"/>
              <w:lang w:eastAsia="zh-CN"/>
            </w:rPr>
          </w:rPrChange>
        </w:rPr>
        <w:t>我们欢迎来自社区的意见，问题和想法并予以改进。</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24" w:author="Microsoft Office User" w:date="2017-08-26T15:42:00Z">
            <w:rPr>
              <w:rFonts w:ascii=".萍方-简" w:eastAsia=".萍方-简" w:hAnsi=".萍方-简" w:hint="eastAsia"/>
              <w:lang w:eastAsia="zh-CN"/>
            </w:rPr>
          </w:rPrChange>
        </w:rPr>
        <w:t>正在开发一个以社会资本，信托网络，区块链技术为动力的新型金融平台。同时我</w:t>
      </w:r>
      <w:r w:rsidRPr="0088676B">
        <w:rPr>
          <w:rFonts w:ascii=".萍方-简" w:eastAsiaTheme="minorEastAsia" w:hAnsi=".萍方-简"/>
          <w:lang w:eastAsia="zh-CN"/>
          <w:rPrChange w:id="1225" w:author="Microsoft Office User" w:date="2017-08-26T15:42:00Z">
            <w:rPr>
              <w:rFonts w:ascii=".萍方-简" w:eastAsia=".萍方-简" w:hAnsi=".萍方-简"/>
              <w:lang w:eastAsia="zh-CN"/>
            </w:rPr>
          </w:rPrChange>
        </w:rPr>
        <w:t xml:space="preserve"> </w:t>
      </w:r>
      <w:r w:rsidR="0012045F">
        <w:rPr>
          <w:rFonts w:ascii=".萍方-简" w:eastAsiaTheme="minorEastAsia" w:hAnsi=".萍方-简" w:hint="eastAsia"/>
          <w:lang w:eastAsia="zh-CN"/>
        </w:rPr>
        <w:t>们也会集成相互</w:t>
      </w:r>
      <w:r w:rsidRPr="0088676B">
        <w:rPr>
          <w:rFonts w:ascii=".萍方-简" w:eastAsiaTheme="minorEastAsia" w:hAnsi=".萍方-简" w:hint="eastAsia"/>
          <w:lang w:eastAsia="zh-CN"/>
          <w:rPrChange w:id="1226" w:author="Microsoft Office User" w:date="2017-08-26T15:42:00Z">
            <w:rPr>
              <w:rFonts w:ascii=".萍方-简" w:eastAsia=".萍方-简" w:hAnsi=".萍方-简" w:hint="eastAsia"/>
              <w:lang w:eastAsia="zh-CN"/>
            </w:rPr>
          </w:rPrChange>
        </w:rPr>
        <w:t>币的使用。这些代币具有加密货币的可交易品质，对于参与者广泛采用是至关重要的，而且它们可以与法定货币对应交换。</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27" w:author="Microsoft Office User" w:date="2017-08-26T15:42:00Z">
            <w:rPr>
              <w:rFonts w:ascii=".萍方-简" w:eastAsia=".萍方-简" w:hAnsi=".萍方-简" w:hint="eastAsia"/>
              <w:lang w:eastAsia="zh-CN"/>
            </w:rPr>
          </w:rPrChange>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88676B">
        <w:rPr>
          <w:rFonts w:ascii=".萍方-简" w:eastAsiaTheme="minorEastAsia" w:hAnsi=".萍方-简"/>
          <w:lang w:eastAsia="zh-CN"/>
          <w:rPrChange w:id="1228"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29" w:author="Microsoft Office User" w:date="2017-08-26T15:42:00Z">
            <w:rPr>
              <w:rFonts w:ascii=".萍方-简" w:eastAsia=".萍方-简" w:hAnsi=".萍方-简" w:hint="eastAsia"/>
              <w:lang w:eastAsia="zh-CN"/>
            </w:rPr>
          </w:rPrChange>
        </w:rPr>
        <w:t>为其他成员提供担保的能力，并可以与社交圈外的人建立信任。</w:t>
      </w:r>
      <w:r w:rsidRPr="0088676B">
        <w:rPr>
          <w:rFonts w:ascii=".萍方-简" w:eastAsiaTheme="minorEastAsia" w:hAnsi=".萍方-简"/>
          <w:lang w:eastAsia="zh-CN"/>
          <w:rPrChange w:id="1230"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31" w:author="Microsoft Office User" w:date="2017-08-26T15:42:00Z">
            <w:rPr>
              <w:rFonts w:ascii=".萍方-简" w:eastAsia=".萍方-简" w:hAnsi=".萍方-简" w:hint="eastAsia"/>
              <w:lang w:eastAsia="zh-CN"/>
            </w:rPr>
          </w:rPrChange>
        </w:rPr>
        <w:t>基于问责的集体行为效应远远大于个人行为效果。而且平台可以消除繁琐的官僚手续，减少欺诈，降低违约率。</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32" w:author="Microsoft Office User" w:date="2017-08-26T15:42:00Z">
            <w:rPr>
              <w:rFonts w:ascii=".萍方-简" w:eastAsia=".萍方-简" w:hAnsi=".萍方-简" w:hint="eastAsia"/>
              <w:lang w:eastAsia="zh-CN"/>
            </w:rPr>
          </w:rPrChange>
        </w:rPr>
        <w:t>通过基于数学研究，博弈理论，统计学和精算模型，以及计算模拟，将确保适当的激励措施符合所有各方利益。</w:t>
      </w:r>
    </w:p>
    <w:p w14:paraId="44869E26" w14:textId="77777777" w:rsidR="0088676B" w:rsidRPr="0088676B" w:rsidRDefault="0088676B" w:rsidP="00EF00E3">
      <w:pPr>
        <w:rPr>
          <w:rFonts w:ascii=".萍方-简" w:eastAsiaTheme="minorEastAsia" w:hAnsi=".萍方-简"/>
          <w:lang w:eastAsia="zh-CN"/>
          <w:rPrChange w:id="1233" w:author="Microsoft Office User" w:date="2017-08-26T15:42:00Z">
            <w:rPr>
              <w:rFonts w:ascii=".萍方-简" w:eastAsia=".萍方-简" w:hAnsi=".萍方-简"/>
              <w:lang w:eastAsia="zh-CN"/>
            </w:rPr>
          </w:rPrChange>
        </w:rPr>
      </w:pPr>
    </w:p>
    <w:p w14:paraId="461C599B" w14:textId="4AE71DEC" w:rsidR="00E0606F" w:rsidRPr="0088676B" w:rsidRDefault="002B215F" w:rsidP="00EF00E3">
      <w:pPr>
        <w:rPr>
          <w:rFonts w:ascii=".萍方-简" w:eastAsiaTheme="minorEastAsia" w:hAnsi=".萍方-简"/>
          <w:lang w:eastAsia="zh-CN"/>
          <w:rPrChange w:id="1234"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235" w:author="Microsoft Office User" w:date="2017-08-26T15:42:00Z">
            <w:rPr>
              <w:rFonts w:ascii=".萍方-简" w:eastAsia=".萍方-简" w:hAnsi=".萍方-简" w:hint="eastAsia"/>
              <w:lang w:eastAsia="zh-CN"/>
            </w:rPr>
          </w:rPrChange>
        </w:rPr>
        <w:t>平台保险</w:t>
      </w:r>
      <w:r w:rsidR="00A440ED" w:rsidRPr="0088676B">
        <w:rPr>
          <w:rFonts w:ascii=".萍方-简" w:eastAsiaTheme="minorEastAsia" w:hAnsi=".萍方-简" w:hint="eastAsia"/>
          <w:lang w:eastAsia="zh-CN"/>
          <w:rPrChange w:id="1236" w:author="Microsoft Office User" w:date="2017-08-26T15:42:00Z">
            <w:rPr>
              <w:rFonts w:ascii=".萍方-简" w:eastAsia=".萍方-简" w:hAnsi=".萍方-简" w:hint="eastAsia"/>
              <w:lang w:eastAsia="zh-CN"/>
            </w:rPr>
          </w:rPrChange>
        </w:rPr>
        <w:t>的</w:t>
      </w:r>
      <w:r w:rsidR="00E0606F" w:rsidRPr="0088676B">
        <w:rPr>
          <w:rFonts w:ascii=".萍方-简" w:eastAsiaTheme="minorEastAsia" w:hAnsi=".萍方-简" w:hint="eastAsia"/>
          <w:lang w:eastAsia="zh-CN"/>
          <w:rPrChange w:id="1237" w:author="Microsoft Office User" w:date="2017-08-26T15:42:00Z">
            <w:rPr>
              <w:rFonts w:ascii=".萍方-简" w:eastAsia=".萍方-简" w:hAnsi=".萍方-简" w:hint="eastAsia"/>
              <w:lang w:eastAsia="zh-CN"/>
            </w:rPr>
          </w:rPrChange>
        </w:rPr>
        <w:t>执行方式，比如保险产品一旦绑定了参与方，智能合约会定期从参与方账户扣币，当参与方提出理赔申请，一旦满足预先定义的理赔条件，并所有参与方同意，机器逻辑自动从发起人扣币</w:t>
      </w:r>
      <w:r w:rsidR="00A440ED" w:rsidRPr="0088676B">
        <w:rPr>
          <w:rFonts w:ascii=".萍方-简" w:eastAsiaTheme="minorEastAsia" w:hAnsi=".萍方-简" w:hint="eastAsia"/>
          <w:lang w:eastAsia="zh-CN"/>
          <w:rPrChange w:id="1238" w:author="Microsoft Office User" w:date="2017-08-26T15:42:00Z">
            <w:rPr>
              <w:rFonts w:ascii=".萍方-简" w:eastAsia=".萍方-简" w:hAnsi=".萍方-简" w:hint="eastAsia"/>
              <w:lang w:eastAsia="zh-CN"/>
            </w:rPr>
          </w:rPrChange>
        </w:rPr>
        <w:t>。</w:t>
      </w:r>
      <w:r w:rsidR="00E0606F" w:rsidRPr="0088676B">
        <w:rPr>
          <w:rFonts w:ascii=".萍方-简" w:eastAsiaTheme="minorEastAsia" w:hAnsi=".萍方-简" w:hint="eastAsia"/>
          <w:lang w:eastAsia="zh-CN"/>
          <w:rPrChange w:id="1239" w:author="Microsoft Office User" w:date="2017-08-26T15:42:00Z">
            <w:rPr>
              <w:rFonts w:ascii=".萍方-简" w:eastAsia=".萍方-简" w:hAnsi=".萍方-简" w:hint="eastAsia"/>
              <w:lang w:eastAsia="zh-CN"/>
            </w:rPr>
          </w:rPrChange>
        </w:rPr>
        <w:t>如果是信贷合同的执行方式，包括贷款扣币，还款扣币以及利息扣币等等，这些都通过智能合约的执行和参与方验证交易，</w:t>
      </w:r>
      <w:r>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240" w:author="Microsoft Office User" w:date="2017-08-26T15:42:00Z">
            <w:rPr>
              <w:rFonts w:ascii=".萍方-简" w:eastAsia=".萍方-简" w:hAnsi=".萍方-简" w:hint="eastAsia"/>
              <w:lang w:eastAsia="zh-CN"/>
            </w:rPr>
          </w:rPrChange>
        </w:rPr>
        <w:t>在用户端就是建立一个可以发起和执行这些内容的工具。详细的流程，架构以及应用场景描述，请参考附录</w:t>
      </w:r>
      <w:r w:rsidR="00E0606F" w:rsidRPr="0088676B">
        <w:rPr>
          <w:rFonts w:ascii=".萍方-简" w:eastAsiaTheme="minorEastAsia" w:hAnsi=".萍方-简"/>
          <w:lang w:eastAsia="zh-CN"/>
          <w:rPrChange w:id="1241" w:author="Microsoft Office User" w:date="2017-08-26T15:42:00Z">
            <w:rPr>
              <w:rFonts w:ascii=".萍方-简" w:eastAsia=".萍方-简" w:hAnsi=".萍方-简"/>
              <w:lang w:eastAsia="zh-CN"/>
            </w:rPr>
          </w:rPrChange>
        </w:rPr>
        <w:t>15.1.1</w:t>
      </w:r>
    </w:p>
    <w:p w14:paraId="48A662B4" w14:textId="3A0B1268" w:rsidR="00071ED7" w:rsidRPr="0088676B" w:rsidRDefault="002B215F" w:rsidP="00EF00E3">
      <w:pPr>
        <w:rPr>
          <w:rFonts w:ascii=".萍方-简" w:eastAsiaTheme="minorEastAsia" w:hAnsi=".萍方-简"/>
          <w:lang w:eastAsia="zh-CN"/>
          <w:rPrChange w:id="1242"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243" w:author="Microsoft Office User" w:date="2017-08-26T15:42:00Z">
            <w:rPr>
              <w:rFonts w:ascii=".萍方-简" w:eastAsia=".萍方-简" w:hAnsi=".萍方-简" w:hint="eastAsia"/>
              <w:lang w:eastAsia="zh-CN"/>
            </w:rPr>
          </w:rPrChange>
        </w:rPr>
        <w:t>还有其他若干应用场景，比如说商业和个人房地产贷款审批以及投资方案，详情可以参阅附录</w:t>
      </w:r>
      <w:r w:rsidR="00071ED7" w:rsidRPr="0088676B">
        <w:rPr>
          <w:rFonts w:ascii=".萍方-简" w:eastAsiaTheme="minorEastAsia" w:hAnsi=".萍方-简"/>
          <w:lang w:eastAsia="zh-CN"/>
          <w:rPrChange w:id="1244" w:author="Microsoft Office User" w:date="2017-08-26T15:42:00Z">
            <w:rPr>
              <w:rFonts w:ascii=".萍方-简" w:eastAsia=".萍方-简" w:hAnsi=".萍方-简"/>
              <w:lang w:eastAsia="zh-CN"/>
            </w:rPr>
          </w:rPrChange>
        </w:rPr>
        <w:t>15.1.2</w:t>
      </w:r>
    </w:p>
    <w:p w14:paraId="27EFED99" w14:textId="77777777" w:rsidR="009C1F38" w:rsidRPr="0088676B" w:rsidRDefault="009C1F38" w:rsidP="00EF00E3">
      <w:pPr>
        <w:rPr>
          <w:rFonts w:ascii=".萍方-简" w:eastAsiaTheme="minorEastAsia" w:hAnsi=".萍方-简"/>
          <w:lang w:eastAsia="zh-CN"/>
          <w:rPrChange w:id="1245" w:author="Microsoft Office User" w:date="2017-08-26T15:42:00Z">
            <w:rPr>
              <w:rFonts w:ascii=".萍方-简" w:eastAsia=".萍方-简" w:hAnsi=".萍方-简"/>
              <w:lang w:eastAsia="zh-CN"/>
            </w:rPr>
          </w:rPrChange>
        </w:rPr>
      </w:pPr>
    </w:p>
    <w:p w14:paraId="3225739A" w14:textId="0C358808" w:rsidR="00814BC0" w:rsidRPr="0088676B" w:rsidRDefault="009C1F38" w:rsidP="00814BC0">
      <w:pPr>
        <w:rPr>
          <w:rFonts w:eastAsiaTheme="minorEastAsia"/>
          <w:lang w:eastAsia="zh-CN"/>
        </w:rPr>
      </w:pPr>
      <w:r w:rsidRPr="00DE6D50">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Pr="0088676B" w:rsidRDefault="00B86127" w:rsidP="00FF2516">
      <w:pPr>
        <w:pStyle w:val="UsageNotes"/>
        <w:spacing w:after="120" w:line="240" w:lineRule="auto"/>
        <w:ind w:left="1440"/>
        <w:jc w:val="center"/>
        <w:rPr>
          <w:rFonts w:ascii="Arial" w:eastAsiaTheme="minorEastAsia" w:hAnsi="Arial" w:cs="Arial"/>
          <w:i w:val="0"/>
          <w:color w:val="auto"/>
          <w:sz w:val="20"/>
          <w:szCs w:val="20"/>
          <w:rPrChange w:id="1246" w:author="Microsoft Office User" w:date="2017-08-26T15:42:00Z">
            <w:rPr>
              <w:rFonts w:ascii="Arial" w:hAnsi="Arial" w:cs="Arial"/>
              <w:i w:val="0"/>
              <w:color w:val="auto"/>
              <w:sz w:val="20"/>
              <w:szCs w:val="20"/>
            </w:rPr>
          </w:rPrChange>
        </w:rPr>
      </w:pPr>
    </w:p>
    <w:p w14:paraId="22BC2F4F" w14:textId="42AE4981" w:rsidR="00DE6D50" w:rsidRPr="00DE6D50" w:rsidRDefault="00BD6680" w:rsidP="00DE6D50">
      <w:pPr>
        <w:pStyle w:val="2"/>
        <w:rPr>
          <w:rFonts w:eastAsia=".萍方-简"/>
          <w:lang w:eastAsia="zh-CN"/>
        </w:rPr>
      </w:pPr>
      <w:r w:rsidRPr="0088676B">
        <w:rPr>
          <w:rFonts w:eastAsiaTheme="minorEastAsia"/>
          <w:i/>
          <w:sz w:val="20"/>
          <w:szCs w:val="20"/>
          <w:lang w:eastAsia="zh-CN"/>
        </w:rPr>
        <w:br w:type="page"/>
      </w:r>
      <w:r w:rsidR="00DE6D50" w:rsidRPr="0072012C">
        <w:rPr>
          <w:rFonts w:eastAsiaTheme="minorEastAsia" w:hint="eastAsia"/>
          <w:lang w:eastAsia="zh-CN"/>
        </w:rPr>
        <w:lastRenderedPageBreak/>
        <w:t>互助保险应用承保逻辑</w:t>
      </w:r>
    </w:p>
    <w:p w14:paraId="286FABCA" w14:textId="6AA5DA1F" w:rsidR="00DE6D50" w:rsidRDefault="00A438C9" w:rsidP="00627CBE">
      <w:pPr>
        <w:jc w:val="center"/>
        <w:rPr>
          <w:lang w:eastAsia="zh-CN"/>
        </w:rPr>
      </w:pPr>
      <w:r>
        <w:rPr>
          <w:noProof/>
          <w:lang w:eastAsia="zh-CN"/>
        </w:rPr>
        <w:drawing>
          <wp:inline distT="0" distB="0" distL="0" distR="0" wp14:anchorId="63388B18" wp14:editId="0AD4C0AB">
            <wp:extent cx="4514400" cy="3402108"/>
            <wp:effectExtent l="0" t="0" r="63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1605" cy="3415074"/>
                    </a:xfrm>
                    <a:prstGeom prst="rect">
                      <a:avLst/>
                    </a:prstGeom>
                    <a:noFill/>
                    <a:ln>
                      <a:noFill/>
                    </a:ln>
                  </pic:spPr>
                </pic:pic>
              </a:graphicData>
            </a:graphic>
          </wp:inline>
        </w:drawing>
      </w:r>
    </w:p>
    <w:p w14:paraId="5F1E1FCD" w14:textId="60AEC43A" w:rsidR="00DE6D50" w:rsidRPr="00931B2E" w:rsidRDefault="00DE6D50" w:rsidP="00DE6D50">
      <w:pPr>
        <w:pStyle w:val="ad"/>
        <w:numPr>
          <w:ilvl w:val="0"/>
          <w:numId w:val="32"/>
        </w:numPr>
        <w:jc w:val="both"/>
        <w:rPr>
          <w:rFonts w:eastAsiaTheme="minorEastAsia"/>
          <w:lang w:eastAsia="zh-CN"/>
        </w:rPr>
      </w:pPr>
      <w:r>
        <w:rPr>
          <w:rFonts w:eastAsiaTheme="minorEastAsia" w:hint="eastAsia"/>
          <w:lang w:eastAsia="zh-CN"/>
        </w:rPr>
        <w:t>一级数据：只包括年龄，</w:t>
      </w:r>
      <w:r w:rsidR="00E05FCD">
        <w:rPr>
          <w:rFonts w:eastAsiaTheme="minorEastAsia" w:hint="eastAsia"/>
          <w:lang w:eastAsia="zh-CN"/>
        </w:rPr>
        <w:t>性别，电子钱包地址，受益人年龄，性别，及其电子钱包地址。对于一级数据的新账号，我们只允许其受益人及其接受的代币用于支付新账户或者新保单，而不允许将代币转换为现金。</w:t>
      </w:r>
    </w:p>
    <w:p w14:paraId="21B6D6E3" w14:textId="7E11050D" w:rsidR="00DE6D50" w:rsidRPr="00931B2E" w:rsidRDefault="00E05FCD" w:rsidP="00DE6D50">
      <w:pPr>
        <w:pStyle w:val="ad"/>
        <w:numPr>
          <w:ilvl w:val="0"/>
          <w:numId w:val="32"/>
        </w:numPr>
        <w:jc w:val="both"/>
        <w:rPr>
          <w:rFonts w:eastAsiaTheme="minorEastAsia"/>
          <w:lang w:eastAsia="zh-CN"/>
        </w:rPr>
      </w:pPr>
      <w:r>
        <w:rPr>
          <w:rFonts w:eastAsiaTheme="minorEastAsia" w:hint="eastAsia"/>
          <w:lang w:eastAsia="zh-CN"/>
        </w:rPr>
        <w:t>二级数据：包括身份证明，法定名字，联系电话，微信账户，</w:t>
      </w:r>
      <w:r>
        <w:rPr>
          <w:rFonts w:eastAsiaTheme="minorEastAsia" w:hint="eastAsia"/>
          <w:lang w:eastAsia="zh-CN"/>
        </w:rPr>
        <w:t>QQ</w:t>
      </w:r>
      <w:r>
        <w:rPr>
          <w:rFonts w:eastAsiaTheme="minorEastAsia" w:hint="eastAsia"/>
          <w:lang w:eastAsia="zh-CN"/>
        </w:rPr>
        <w:t>账户，银行账户；以及受益人的法定名字，联系电话，身份证明等等。我们将会根据死亡证明进行赔偿，并允许受益人直接将</w:t>
      </w:r>
      <w:r w:rsidR="0072012C">
        <w:rPr>
          <w:rFonts w:eastAsiaTheme="minorEastAsia" w:hint="eastAsia"/>
          <w:lang w:eastAsia="zh-CN"/>
        </w:rPr>
        <w:t>代币转换为现。</w:t>
      </w:r>
    </w:p>
    <w:p w14:paraId="194FD798" w14:textId="592D8319" w:rsidR="00DE6D50" w:rsidRPr="0072012C" w:rsidRDefault="0072012C">
      <w:pPr>
        <w:pStyle w:val="ad"/>
        <w:numPr>
          <w:ilvl w:val="0"/>
          <w:numId w:val="32"/>
        </w:numPr>
        <w:jc w:val="both"/>
        <w:rPr>
          <w:rFonts w:eastAsiaTheme="minorEastAsia"/>
          <w:lang w:eastAsia="zh-CN"/>
        </w:rPr>
        <w:pPrChange w:id="1247" w:author="Microsoft Office User" w:date="2017-08-26T16:26:00Z">
          <w:pPr>
            <w:pStyle w:val="ad"/>
            <w:numPr>
              <w:numId w:val="32"/>
            </w:numPr>
            <w:ind w:hanging="360"/>
          </w:pPr>
        </w:pPrChange>
      </w:pPr>
      <w:r w:rsidRPr="0072012C">
        <w:rPr>
          <w:rFonts w:eastAsiaTheme="minorEastAsia" w:hint="eastAsia"/>
          <w:lang w:eastAsia="zh-CN"/>
        </w:rPr>
        <w:t>承保计算引擎需要的信息源包括：新注册账户信息，</w:t>
      </w:r>
      <w:r w:rsidR="002B215F">
        <w:rPr>
          <w:rFonts w:eastAsiaTheme="minorEastAsia" w:hint="eastAsia"/>
          <w:lang w:eastAsia="zh-CN"/>
        </w:rPr>
        <w:t>相互链</w:t>
      </w:r>
      <w:r w:rsidRPr="0072012C">
        <w:rPr>
          <w:rFonts w:eastAsiaTheme="minorEastAsia" w:hint="eastAsia"/>
          <w:lang w:eastAsia="zh-CN"/>
        </w:rPr>
        <w:t>上已有信息，以及</w:t>
      </w:r>
      <w:r w:rsidRPr="0072012C">
        <w:rPr>
          <w:rFonts w:eastAsiaTheme="minorEastAsia" w:hint="eastAsia"/>
          <w:lang w:eastAsia="zh-CN"/>
        </w:rPr>
        <w:t>Mchain</w:t>
      </w:r>
      <w:r w:rsidRPr="0072012C">
        <w:rPr>
          <w:rFonts w:eastAsiaTheme="minorEastAsia"/>
          <w:lang w:eastAsia="zh-CN"/>
        </w:rPr>
        <w:t xml:space="preserve">.io </w:t>
      </w:r>
      <w:r w:rsidRPr="0072012C">
        <w:rPr>
          <w:rFonts w:eastAsiaTheme="minorEastAsia" w:hint="eastAsia"/>
          <w:lang w:eastAsia="zh-CN"/>
        </w:rPr>
        <w:t>数据库中的信息。请注意，我们将只会将非常有限的保密信息放在区块链上，并会设计自己的加密系统来存储并与区块链交互其余的隐私信息。</w:t>
      </w:r>
      <w:r>
        <w:rPr>
          <w:rFonts w:eastAsiaTheme="minorEastAsia" w:hint="eastAsia"/>
          <w:lang w:eastAsia="zh-CN"/>
        </w:rPr>
        <w:t>承保计算引擎其本质上是一个价格精算系统。</w:t>
      </w:r>
      <w:bookmarkStart w:id="1248" w:name="_Toc489971201"/>
    </w:p>
    <w:p w14:paraId="4D19B86B" w14:textId="0CC26957" w:rsidR="008427E1" w:rsidRPr="0072012C" w:rsidDel="000D2E05" w:rsidRDefault="006A6C35" w:rsidP="0072012C">
      <w:pPr>
        <w:pStyle w:val="2"/>
        <w:rPr>
          <w:del w:id="1249" w:author="Microsoft Office User" w:date="2017-08-26T16:26:00Z"/>
          <w:rFonts w:eastAsiaTheme="minorEastAsia"/>
          <w:lang w:eastAsia="zh-CN"/>
          <w:rPrChange w:id="1250" w:author="Microsoft Office User" w:date="2017-08-26T15:42:00Z">
            <w:rPr>
              <w:del w:id="1251" w:author="Microsoft Office User" w:date="2017-08-26T16:26:00Z"/>
              <w:rFonts w:eastAsia=".萍方-简"/>
              <w:lang w:eastAsia="zh-CN"/>
            </w:rPr>
          </w:rPrChange>
        </w:rPr>
      </w:pPr>
      <w:del w:id="1252" w:author="Microsoft Office User" w:date="2017-08-26T16:26:00Z">
        <w:r w:rsidRPr="0072012C" w:rsidDel="000D2E05">
          <w:rPr>
            <w:rFonts w:eastAsiaTheme="minorEastAsia" w:hint="eastAsia"/>
            <w:lang w:eastAsia="zh-CN"/>
            <w:rPrChange w:id="1253" w:author="Microsoft Office User" w:date="2017-08-26T15:42:00Z">
              <w:rPr>
                <w:rFonts w:eastAsia=".萍方-简" w:hint="eastAsia"/>
                <w:lang w:eastAsia="zh-CN"/>
              </w:rPr>
            </w:rPrChange>
          </w:rPr>
          <w:delText>互助</w:delText>
        </w:r>
        <w:r w:rsidR="008427E1" w:rsidRPr="0072012C" w:rsidDel="000D2E05">
          <w:rPr>
            <w:rFonts w:eastAsiaTheme="minorEastAsia" w:hint="eastAsia"/>
            <w:lang w:eastAsia="zh-CN"/>
            <w:rPrChange w:id="1254" w:author="Microsoft Office User" w:date="2017-08-26T15:42:00Z">
              <w:rPr>
                <w:rFonts w:eastAsia=".萍方-简" w:hint="eastAsia"/>
                <w:lang w:eastAsia="zh-CN"/>
              </w:rPr>
            </w:rPrChange>
          </w:rPr>
          <w:delText>保险应用承保逻辑</w:delText>
        </w:r>
        <w:bookmarkEnd w:id="1248"/>
      </w:del>
    </w:p>
    <w:p w14:paraId="3A359835" w14:textId="087D7F1B" w:rsidR="00931B2E" w:rsidRPr="0072012C" w:rsidDel="000D2E05" w:rsidRDefault="004E3A94">
      <w:pPr>
        <w:pStyle w:val="2"/>
        <w:rPr>
          <w:del w:id="1255" w:author="Microsoft Office User" w:date="2017-08-26T16:26:00Z"/>
          <w:rFonts w:eastAsiaTheme="minorEastAsia"/>
          <w:lang w:eastAsia="zh-CN"/>
          <w:rPrChange w:id="1256" w:author="Microsoft Office User" w:date="2017-08-26T15:42:00Z">
            <w:rPr>
              <w:del w:id="1257" w:author="Microsoft Office User" w:date="2017-08-26T16:26:00Z"/>
            </w:rPr>
          </w:rPrChange>
        </w:rPr>
        <w:pPrChange w:id="1258" w:author="Microsoft Office User" w:date="2017-08-26T16:26:00Z">
          <w:pPr>
            <w:jc w:val="center"/>
          </w:pPr>
        </w:pPrChange>
      </w:pPr>
      <w:del w:id="1259" w:author="Microsoft Office User" w:date="2017-08-26T16:26:00Z">
        <w:r w:rsidRPr="0072012C" w:rsidDel="000D2E05">
          <w:rPr>
            <w:rFonts w:eastAsiaTheme="minorEastAsia"/>
            <w:noProof/>
            <w:lang w:eastAsia="zh-CN"/>
            <w:rPrChange w:id="1260" w:author="Microsoft Office User" w:date="2017-08-26T15:42:00Z">
              <w:rPr>
                <w:rFonts w:eastAsiaTheme="minorEastAsia"/>
                <w:noProof/>
                <w:lang w:eastAsia="zh-CN"/>
              </w:rPr>
            </w:rPrChange>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del>
    </w:p>
    <w:p w14:paraId="1F9C7CE8" w14:textId="7C25148C" w:rsidR="00931B2E" w:rsidRPr="0072012C" w:rsidDel="000D2E05" w:rsidRDefault="00931B2E">
      <w:pPr>
        <w:pStyle w:val="2"/>
        <w:rPr>
          <w:del w:id="1261" w:author="Microsoft Office User" w:date="2017-08-26T16:26:00Z"/>
          <w:rFonts w:eastAsiaTheme="minorEastAsia"/>
          <w:lang w:eastAsia="zh-CN"/>
          <w:rPrChange w:id="1262" w:author="Microsoft Office User" w:date="2017-08-26T15:42:00Z">
            <w:rPr>
              <w:del w:id="1263" w:author="Microsoft Office User" w:date="2017-08-26T16:26:00Z"/>
            </w:rPr>
          </w:rPrChange>
        </w:rPr>
        <w:pPrChange w:id="1264" w:author="Microsoft Office User" w:date="2017-08-26T16:26:00Z">
          <w:pPr>
            <w:jc w:val="center"/>
          </w:pPr>
        </w:pPrChange>
      </w:pPr>
    </w:p>
    <w:p w14:paraId="5184269E" w14:textId="443155AA" w:rsidR="00931B2E" w:rsidRPr="0072012C" w:rsidDel="000D2E05" w:rsidRDefault="00931B2E">
      <w:pPr>
        <w:pStyle w:val="2"/>
        <w:rPr>
          <w:del w:id="1265" w:author="Microsoft Office User" w:date="2017-08-26T16:26:00Z"/>
          <w:rFonts w:eastAsiaTheme="minorEastAsia"/>
          <w:lang w:eastAsia="zh-CN"/>
          <w:rPrChange w:id="1266" w:author="Microsoft Office User" w:date="2017-08-26T15:42:00Z">
            <w:rPr>
              <w:del w:id="1267" w:author="Microsoft Office User" w:date="2017-08-26T16:26:00Z"/>
              <w:rFonts w:eastAsiaTheme="minorEastAsia"/>
              <w:lang w:eastAsia="zh-CN"/>
            </w:rPr>
          </w:rPrChange>
        </w:rPr>
        <w:pPrChange w:id="1268" w:author="Microsoft Office User" w:date="2017-08-26T16:26:00Z">
          <w:pPr>
            <w:pStyle w:val="ad"/>
            <w:numPr>
              <w:numId w:val="32"/>
            </w:numPr>
            <w:ind w:hanging="360"/>
          </w:pPr>
        </w:pPrChange>
      </w:pPr>
      <w:del w:id="1269" w:author="Microsoft Office User" w:date="2017-08-26T16:26:00Z">
        <w:r w:rsidRPr="0072012C" w:rsidDel="000D2E05">
          <w:rPr>
            <w:rFonts w:eastAsiaTheme="minorEastAsia"/>
            <w:lang w:eastAsia="zh-CN"/>
            <w:rPrChange w:id="1270" w:author="Microsoft Office User" w:date="2017-08-26T15:42:00Z">
              <w:rPr>
                <w:rFonts w:eastAsiaTheme="minorEastAsia"/>
                <w:lang w:eastAsia="zh-CN"/>
              </w:rPr>
            </w:rPrChange>
          </w:rPr>
          <w:delTex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delText>
        </w:r>
      </w:del>
    </w:p>
    <w:p w14:paraId="55CA4EF1" w14:textId="08BC5052" w:rsidR="00931B2E" w:rsidRPr="0072012C" w:rsidDel="000D2E05" w:rsidRDefault="00931B2E">
      <w:pPr>
        <w:pStyle w:val="2"/>
        <w:rPr>
          <w:del w:id="1271" w:author="Microsoft Office User" w:date="2017-08-26T16:26:00Z"/>
          <w:rFonts w:eastAsiaTheme="minorEastAsia"/>
          <w:lang w:eastAsia="zh-CN"/>
          <w:rPrChange w:id="1272" w:author="Microsoft Office User" w:date="2017-08-26T15:42:00Z">
            <w:rPr>
              <w:del w:id="1273" w:author="Microsoft Office User" w:date="2017-08-26T16:26:00Z"/>
              <w:rFonts w:eastAsiaTheme="minorEastAsia"/>
              <w:lang w:eastAsia="zh-CN"/>
            </w:rPr>
          </w:rPrChange>
        </w:rPr>
        <w:pPrChange w:id="1274" w:author="Microsoft Office User" w:date="2017-08-26T16:26:00Z">
          <w:pPr>
            <w:pStyle w:val="ad"/>
            <w:numPr>
              <w:numId w:val="32"/>
            </w:numPr>
            <w:ind w:hanging="360"/>
          </w:pPr>
        </w:pPrChange>
      </w:pPr>
      <w:del w:id="1275" w:author="Microsoft Office User" w:date="2017-08-26T16:26:00Z">
        <w:r w:rsidRPr="0072012C" w:rsidDel="000D2E05">
          <w:rPr>
            <w:rFonts w:eastAsiaTheme="minorEastAsia"/>
            <w:lang w:eastAsia="zh-CN"/>
            <w:rPrChange w:id="1276" w:author="Microsoft Office User" w:date="2017-08-26T15:42:00Z">
              <w:rPr>
                <w:rFonts w:eastAsiaTheme="minorEastAsia"/>
                <w:lang w:eastAsia="zh-CN"/>
              </w:rPr>
            </w:rPrChange>
          </w:rPr>
          <w:delTex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delText>
        </w:r>
      </w:del>
    </w:p>
    <w:p w14:paraId="4D4361B2" w14:textId="26C29D1A" w:rsidR="00931B2E" w:rsidRPr="0072012C" w:rsidDel="000D2E05" w:rsidRDefault="00931B2E">
      <w:pPr>
        <w:pStyle w:val="2"/>
        <w:rPr>
          <w:del w:id="1277" w:author="Microsoft Office User" w:date="2017-08-26T16:26:00Z"/>
          <w:rFonts w:eastAsiaTheme="minorEastAsia"/>
          <w:lang w:eastAsia="zh-CN"/>
          <w:rPrChange w:id="1278" w:author="Microsoft Office User" w:date="2017-08-26T15:42:00Z">
            <w:rPr>
              <w:del w:id="1279" w:author="Microsoft Office User" w:date="2017-08-26T16:26:00Z"/>
              <w:rFonts w:eastAsiaTheme="minorEastAsia"/>
              <w:lang w:eastAsia="zh-CN"/>
            </w:rPr>
          </w:rPrChange>
        </w:rPr>
        <w:pPrChange w:id="1280" w:author="Microsoft Office User" w:date="2017-08-26T16:26:00Z">
          <w:pPr>
            <w:pStyle w:val="ad"/>
            <w:numPr>
              <w:numId w:val="32"/>
            </w:numPr>
            <w:ind w:hanging="360"/>
          </w:pPr>
        </w:pPrChange>
      </w:pPr>
      <w:del w:id="1281" w:author="Microsoft Office User" w:date="2017-08-26T16:26:00Z">
        <w:r w:rsidRPr="0072012C" w:rsidDel="000D2E05">
          <w:rPr>
            <w:rFonts w:eastAsiaTheme="minorEastAsia"/>
            <w:lang w:eastAsia="zh-CN"/>
            <w:rPrChange w:id="1282" w:author="Microsoft Office User" w:date="2017-08-26T15:42:00Z">
              <w:rPr>
                <w:rFonts w:eastAsiaTheme="minorEastAsia"/>
                <w:lang w:eastAsia="zh-CN"/>
              </w:rPr>
            </w:rPrChange>
          </w:rPr>
          <w:delText xml:space="preserve">Underwriting calculator needs information form new account info, existing info on chain and our own database in Mchain.io. please note, we only put very limited confidential information to blockchain, and we need to build our own </w:delText>
        </w:r>
        <w:r w:rsidRPr="0072012C" w:rsidDel="000D2E05">
          <w:rPr>
            <w:rFonts w:eastAsiaTheme="minorEastAsia" w:hint="eastAsia"/>
            <w:lang w:eastAsia="zh-CN"/>
            <w:rPrChange w:id="1283" w:author="Microsoft Office User" w:date="2017-08-26T15:42:00Z">
              <w:rPr>
                <w:rFonts w:eastAsiaTheme="minorEastAsia" w:hint="eastAsia"/>
                <w:lang w:eastAsia="zh-CN"/>
              </w:rPr>
            </w:rPrChange>
          </w:rPr>
          <w:delText>加密系统</w:delText>
        </w:r>
        <w:r w:rsidRPr="0072012C" w:rsidDel="000D2E05">
          <w:rPr>
            <w:rFonts w:eastAsiaTheme="minorEastAsia"/>
            <w:lang w:eastAsia="zh-CN"/>
            <w:rPrChange w:id="1284" w:author="Microsoft Office User" w:date="2017-08-26T15:42:00Z">
              <w:rPr>
                <w:rFonts w:eastAsiaTheme="minorEastAsia"/>
                <w:lang w:eastAsia="zh-CN"/>
              </w:rPr>
            </w:rPrChange>
          </w:rPr>
          <w:delText>to send this information to chain.</w:delText>
        </w:r>
      </w:del>
    </w:p>
    <w:p w14:paraId="6EE6FF22" w14:textId="65284030" w:rsidR="00931B2E" w:rsidRPr="0072012C" w:rsidRDefault="00931B2E">
      <w:pPr>
        <w:pStyle w:val="2"/>
        <w:rPr>
          <w:rFonts w:eastAsiaTheme="minorEastAsia"/>
          <w:lang w:eastAsia="zh-CN"/>
          <w:rPrChange w:id="1285" w:author="Microsoft Office User" w:date="2017-08-26T15:42:00Z">
            <w:rPr>
              <w:rFonts w:eastAsia=".萍方-简"/>
              <w:lang w:eastAsia="zh-CN"/>
            </w:rPr>
          </w:rPrChange>
        </w:rPr>
      </w:pPr>
      <w:del w:id="1286" w:author="Microsoft Office User" w:date="2017-08-26T16:26:00Z">
        <w:r w:rsidRPr="0072012C" w:rsidDel="000D2E05">
          <w:rPr>
            <w:rFonts w:eastAsiaTheme="minorEastAsia"/>
            <w:lang w:eastAsia="zh-CN"/>
            <w:rPrChange w:id="1287" w:author="Microsoft Office User" w:date="2017-08-26T15:42:00Z">
              <w:rPr>
                <w:rFonts w:ascii="Calibri" w:eastAsiaTheme="minorEastAsia" w:hAnsi="Calibri" w:cs="Times New Roman"/>
                <w:b w:val="0"/>
                <w:bCs w:val="0"/>
                <w:sz w:val="22"/>
                <w:szCs w:val="22"/>
                <w:lang w:eastAsia="zh-CN"/>
              </w:rPr>
            </w:rPrChange>
          </w:rPr>
          <w:delText>Underwriting system is essentially an actuarial calculator for pricing.</w:delText>
        </w:r>
        <w:r w:rsidRPr="0072012C" w:rsidDel="000D2E05">
          <w:rPr>
            <w:rFonts w:eastAsiaTheme="minorEastAsia"/>
            <w:lang w:eastAsia="zh-CN"/>
          </w:rPr>
          <w:br w:type="page"/>
        </w:r>
      </w:del>
      <w:bookmarkStart w:id="1288" w:name="_Toc489971202"/>
      <w:r w:rsidR="00616ACC" w:rsidRPr="0072012C">
        <w:rPr>
          <w:rFonts w:eastAsiaTheme="minorEastAsia" w:hint="eastAsia"/>
          <w:lang w:eastAsia="zh-CN"/>
          <w:rPrChange w:id="1289" w:author="Microsoft Office User" w:date="2017-08-26T15:42:00Z">
            <w:rPr>
              <w:rFonts w:eastAsia=".萍方-简" w:hint="eastAsia"/>
              <w:lang w:eastAsia="zh-CN"/>
            </w:rPr>
          </w:rPrChange>
        </w:rPr>
        <w:t>互助保险应用理赔逻辑</w:t>
      </w:r>
      <w:bookmarkEnd w:id="1288"/>
    </w:p>
    <w:p w14:paraId="3D546C31" w14:textId="434B561F" w:rsidR="007B69E1" w:rsidRPr="0088676B" w:rsidRDefault="007B69E1" w:rsidP="007B69E1">
      <w:pPr>
        <w:pStyle w:val="ad"/>
        <w:numPr>
          <w:ilvl w:val="0"/>
          <w:numId w:val="34"/>
        </w:numPr>
        <w:rPr>
          <w:rFonts w:eastAsiaTheme="minorEastAsia"/>
          <w:lang w:eastAsia="zh-CN"/>
        </w:rPr>
      </w:pPr>
      <w:r w:rsidRPr="0088676B">
        <w:rPr>
          <w:rFonts w:eastAsiaTheme="minorEastAsia" w:hint="eastAsia"/>
          <w:lang w:eastAsia="zh-CN"/>
        </w:rPr>
        <w:t>所有的理赔信息保存在平台中心服务器而不是放在</w:t>
      </w:r>
      <w:r w:rsidR="002B215F">
        <w:rPr>
          <w:rFonts w:eastAsiaTheme="minorEastAsia" w:hint="eastAsia"/>
          <w:lang w:eastAsia="zh-CN"/>
        </w:rPr>
        <w:t>相互链</w:t>
      </w:r>
      <w:r w:rsidRPr="0088676B">
        <w:rPr>
          <w:rFonts w:eastAsiaTheme="minorEastAsia" w:hint="eastAsia"/>
          <w:lang w:eastAsia="zh-CN"/>
        </w:rPr>
        <w:t>上；</w:t>
      </w:r>
    </w:p>
    <w:p w14:paraId="6AC77248" w14:textId="26AB4E79" w:rsidR="007B69E1" w:rsidRPr="0088676B" w:rsidRDefault="002B215F" w:rsidP="007B69E1">
      <w:pPr>
        <w:pStyle w:val="ad"/>
        <w:numPr>
          <w:ilvl w:val="0"/>
          <w:numId w:val="34"/>
        </w:numPr>
        <w:rPr>
          <w:rFonts w:eastAsiaTheme="minorEastAsia"/>
          <w:lang w:eastAsia="zh-CN"/>
        </w:rPr>
      </w:pPr>
      <w:r>
        <w:rPr>
          <w:rFonts w:eastAsiaTheme="minorEastAsia" w:hint="eastAsia"/>
          <w:lang w:eastAsia="zh-CN"/>
        </w:rPr>
        <w:t>相互链</w:t>
      </w:r>
      <w:r w:rsidR="007B69E1" w:rsidRPr="0088676B">
        <w:rPr>
          <w:rFonts w:eastAsiaTheme="minorEastAsia" w:hint="eastAsia"/>
          <w:lang w:eastAsia="zh-CN"/>
        </w:rPr>
        <w:t>保险平台</w:t>
      </w:r>
      <w:r w:rsidR="007B69E1" w:rsidRPr="0088676B">
        <w:rPr>
          <w:rFonts w:eastAsiaTheme="minorEastAsia"/>
          <w:lang w:eastAsia="zh-CN"/>
        </w:rPr>
        <w:t>MChain.io</w:t>
      </w:r>
      <w:r w:rsidR="007B69E1" w:rsidRPr="0088676B">
        <w:rPr>
          <w:rFonts w:eastAsiaTheme="minorEastAsia" w:hint="eastAsia"/>
          <w:lang w:eastAsia="zh-CN"/>
        </w:rPr>
        <w:t>必须是唯一能决定哪些信息能上链的机构。</w:t>
      </w:r>
    </w:p>
    <w:p w14:paraId="63F4B1C3" w14:textId="77777777" w:rsidR="007B69E1" w:rsidRPr="0088676B" w:rsidRDefault="007B69E1">
      <w:pPr>
        <w:rPr>
          <w:rFonts w:eastAsiaTheme="minorEastAsia"/>
          <w:lang w:eastAsia="zh-CN"/>
        </w:rPr>
      </w:pPr>
    </w:p>
    <w:p w14:paraId="33B390E9" w14:textId="7A7DBC8E" w:rsidR="004E3A94" w:rsidRPr="0088676B" w:rsidRDefault="00AB11E7" w:rsidP="004E3A94">
      <w:pPr>
        <w:jc w:val="center"/>
        <w:rPr>
          <w:rFonts w:eastAsiaTheme="minorEastAsia"/>
          <w:lang w:eastAsia="zh-CN"/>
        </w:rPr>
      </w:pPr>
      <w:r w:rsidRPr="00DE6D50">
        <w:rPr>
          <w:rFonts w:eastAsiaTheme="minorEastAsia"/>
          <w:noProof/>
          <w:lang w:eastAsia="zh-CN"/>
        </w:rPr>
        <w:lastRenderedPageBreak/>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2">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Pr="0088676B" w:rsidRDefault="007B69E1" w:rsidP="007B69E1">
      <w:pPr>
        <w:pStyle w:val="ad"/>
        <w:ind w:left="1080"/>
        <w:rPr>
          <w:rFonts w:eastAsiaTheme="minorEastAsia"/>
          <w:lang w:eastAsia="zh-CN"/>
        </w:rPr>
      </w:pPr>
    </w:p>
    <w:p w14:paraId="6ED0EC5E" w14:textId="77777777" w:rsidR="007B69E1" w:rsidRPr="0088676B" w:rsidRDefault="007B69E1" w:rsidP="007B69E1">
      <w:pPr>
        <w:pStyle w:val="ad"/>
        <w:ind w:left="1080"/>
        <w:rPr>
          <w:rFonts w:eastAsiaTheme="minorEastAsia"/>
          <w:lang w:eastAsia="zh-CN"/>
        </w:rPr>
      </w:pPr>
    </w:p>
    <w:p w14:paraId="066926DF" w14:textId="632FE02D" w:rsidR="007B69E1" w:rsidRPr="0088676B" w:rsidDel="000D2E05" w:rsidRDefault="007B69E1" w:rsidP="007B69E1">
      <w:pPr>
        <w:pStyle w:val="ad"/>
        <w:numPr>
          <w:ilvl w:val="0"/>
          <w:numId w:val="35"/>
        </w:numPr>
        <w:rPr>
          <w:del w:id="1290" w:author="Microsoft Office User" w:date="2017-08-26T16:26:00Z"/>
          <w:rFonts w:eastAsiaTheme="minorEastAsia"/>
          <w:lang w:eastAsia="zh-CN"/>
        </w:rPr>
      </w:pPr>
      <w:del w:id="1291" w:author="Microsoft Office User" w:date="2017-08-26T16:26:00Z">
        <w:r w:rsidRPr="0088676B" w:rsidDel="000D2E05">
          <w:rPr>
            <w:rFonts w:eastAsiaTheme="minorEastAsia"/>
            <w:lang w:eastAsia="zh-CN"/>
          </w:rPr>
          <w:delText>All information on claims should be kept on Mchain.io, not blockchain.</w:delText>
        </w:r>
      </w:del>
    </w:p>
    <w:p w14:paraId="44B78CE5" w14:textId="3EB80094" w:rsidR="007B69E1" w:rsidRPr="0088676B" w:rsidDel="000D2E05" w:rsidRDefault="007B69E1" w:rsidP="007B69E1">
      <w:pPr>
        <w:pStyle w:val="ad"/>
        <w:numPr>
          <w:ilvl w:val="0"/>
          <w:numId w:val="35"/>
        </w:numPr>
        <w:rPr>
          <w:del w:id="1292" w:author="Microsoft Office User" w:date="2017-08-26T16:26:00Z"/>
          <w:rFonts w:eastAsiaTheme="minorEastAsia"/>
          <w:lang w:eastAsia="zh-CN"/>
        </w:rPr>
      </w:pPr>
      <w:del w:id="1293" w:author="Microsoft Office User" w:date="2017-08-26T16:26:00Z">
        <w:r w:rsidRPr="0088676B" w:rsidDel="000D2E05">
          <w:rPr>
            <w:rFonts w:eastAsiaTheme="minorEastAsia"/>
            <w:lang w:eastAsia="zh-CN"/>
          </w:rPr>
          <w:delText>Mchain.io management is the only authority to decide which information will be shared on blockchain.</w:delText>
        </w:r>
      </w:del>
    </w:p>
    <w:p w14:paraId="6F850A4B" w14:textId="41202E51" w:rsidR="008F6049" w:rsidRPr="0088676B" w:rsidDel="000D2E05" w:rsidRDefault="008F6049">
      <w:pPr>
        <w:rPr>
          <w:del w:id="1294" w:author="Microsoft Office User" w:date="2017-08-26T16:26:00Z"/>
          <w:rFonts w:ascii="Arial" w:eastAsiaTheme="minorEastAsia" w:hAnsi="Arial" w:cs="Arial"/>
          <w:b/>
          <w:bCs/>
          <w:sz w:val="28"/>
          <w:szCs w:val="28"/>
          <w:lang w:eastAsia="zh-CN"/>
          <w:rPrChange w:id="1295" w:author="Microsoft Office User" w:date="2017-08-26T15:42:00Z">
            <w:rPr>
              <w:del w:id="1296" w:author="Microsoft Office User" w:date="2017-08-26T16:26:00Z"/>
              <w:rFonts w:ascii="Arial" w:eastAsia=".萍方-简" w:hAnsi="Arial" w:cs="Arial"/>
              <w:b/>
              <w:bCs/>
              <w:sz w:val="28"/>
              <w:szCs w:val="28"/>
              <w:lang w:eastAsia="zh-CN"/>
            </w:rPr>
          </w:rPrChange>
        </w:rPr>
      </w:pPr>
      <w:del w:id="1297" w:author="Microsoft Office User" w:date="2017-08-26T16:26:00Z">
        <w:r w:rsidRPr="0088676B" w:rsidDel="000D2E05">
          <w:rPr>
            <w:rFonts w:eastAsiaTheme="minorEastAsia"/>
            <w:lang w:eastAsia="zh-CN"/>
            <w:rPrChange w:id="1298" w:author="Microsoft Office User" w:date="2017-08-26T15:42:00Z">
              <w:rPr>
                <w:rFonts w:eastAsia=".萍方-简"/>
                <w:lang w:eastAsia="zh-CN"/>
              </w:rPr>
            </w:rPrChange>
          </w:rPr>
          <w:br w:type="page"/>
        </w:r>
      </w:del>
    </w:p>
    <w:p w14:paraId="0D58B28F" w14:textId="107EE788" w:rsidR="00901AEB" w:rsidRPr="0088676B" w:rsidRDefault="00901AEB" w:rsidP="00901AEB">
      <w:pPr>
        <w:pStyle w:val="2"/>
        <w:rPr>
          <w:rFonts w:eastAsiaTheme="minorEastAsia"/>
          <w:lang w:eastAsia="zh-CN"/>
          <w:rPrChange w:id="1299" w:author="Microsoft Office User" w:date="2017-08-26T15:42:00Z">
            <w:rPr>
              <w:rFonts w:eastAsia=".萍方-简"/>
              <w:lang w:eastAsia="zh-CN"/>
            </w:rPr>
          </w:rPrChange>
        </w:rPr>
      </w:pPr>
      <w:r w:rsidRPr="0088676B">
        <w:rPr>
          <w:rFonts w:eastAsiaTheme="minorEastAsia" w:hint="eastAsia"/>
          <w:lang w:eastAsia="zh-CN"/>
          <w:rPrChange w:id="1300" w:author="Microsoft Office User" w:date="2017-08-26T15:42:00Z">
            <w:rPr>
              <w:rFonts w:eastAsia=".萍方-简" w:hint="eastAsia"/>
              <w:lang w:eastAsia="zh-CN"/>
            </w:rPr>
          </w:rPrChange>
        </w:rPr>
        <w:t>互助保险应用面临的问题和解决方案</w:t>
      </w:r>
    </w:p>
    <w:p w14:paraId="21C66252" w14:textId="4A04CE32" w:rsidR="008F6049" w:rsidRPr="0088676B" w:rsidRDefault="008F6049" w:rsidP="008F6049">
      <w:pPr>
        <w:tabs>
          <w:tab w:val="left" w:pos="1215"/>
        </w:tabs>
        <w:rPr>
          <w:rFonts w:ascii="Microsoft YaHei" w:eastAsiaTheme="minorEastAsia" w:hAnsi="Microsoft YaHei"/>
          <w:lang w:eastAsia="zh-CN"/>
          <w:rPrChange w:id="1301"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02"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303"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04" w:author="Microsoft Office User" w:date="2017-08-26T15:42:00Z">
            <w:rPr>
              <w:rFonts w:ascii="Microsoft YaHei" w:eastAsia="Microsoft YaHei" w:hAnsi="Microsoft YaHei" w:hint="eastAsia"/>
              <w:lang w:eastAsia="zh-CN"/>
            </w:rPr>
          </w:rPrChange>
        </w:rPr>
        <w:t>保险缺乏</w:t>
      </w:r>
      <w:r w:rsidRPr="0088676B">
        <w:rPr>
          <w:rFonts w:ascii="Microsoft YaHei" w:eastAsiaTheme="minorEastAsia" w:hAnsi="Microsoft YaHei"/>
          <w:lang w:eastAsia="zh-CN"/>
          <w:rPrChange w:id="1305" w:author="Microsoft Office User" w:date="2017-08-26T15:42:00Z">
            <w:rPr>
              <w:rFonts w:ascii="Microsoft YaHei" w:eastAsia="Microsoft YaHei" w:hAnsi="Microsoft YaHei"/>
              <w:lang w:eastAsia="zh-CN"/>
            </w:rPr>
          </w:rPrChange>
        </w:rPr>
        <w:t>有效的</w:t>
      </w:r>
      <w:r w:rsidRPr="0088676B">
        <w:rPr>
          <w:rFonts w:ascii="Microsoft YaHei" w:eastAsiaTheme="minorEastAsia" w:hAnsi="Microsoft YaHei" w:hint="eastAsia"/>
          <w:lang w:eastAsia="zh-CN"/>
          <w:rPrChange w:id="1306" w:author="Microsoft Office User" w:date="2017-08-26T15:42:00Z">
            <w:rPr>
              <w:rFonts w:ascii="Microsoft YaHei" w:eastAsia="Microsoft YaHei" w:hAnsi="Microsoft YaHei" w:hint="eastAsia"/>
              <w:lang w:eastAsia="zh-CN"/>
            </w:rPr>
          </w:rPrChange>
        </w:rPr>
        <w:t>低成本</w:t>
      </w:r>
      <w:r w:rsidRPr="0088676B">
        <w:rPr>
          <w:rFonts w:ascii="Microsoft YaHei" w:eastAsiaTheme="minorEastAsia" w:hAnsi="Microsoft YaHei"/>
          <w:lang w:eastAsia="zh-CN"/>
          <w:rPrChange w:id="1307"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08" w:author="Microsoft Office User" w:date="2017-08-26T15:42:00Z">
            <w:rPr>
              <w:rFonts w:ascii="Microsoft YaHei" w:eastAsia="Microsoft YaHei" w:hAnsi="Microsoft YaHei" w:hint="eastAsia"/>
              <w:lang w:eastAsia="zh-CN"/>
            </w:rPr>
          </w:rPrChange>
        </w:rPr>
        <w:t>防欺诈机制</w:t>
      </w:r>
      <w:r w:rsidRPr="0088676B">
        <w:rPr>
          <w:rFonts w:ascii="Microsoft YaHei" w:eastAsiaTheme="minorEastAsia" w:hAnsi="Microsoft YaHei"/>
          <w:lang w:eastAsia="zh-CN"/>
          <w:rPrChange w:id="130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10" w:author="Microsoft Office User" w:date="2017-08-26T15:42:00Z">
            <w:rPr>
              <w:rFonts w:ascii="Microsoft YaHei" w:eastAsia="Microsoft YaHei" w:hAnsi="Microsoft YaHei" w:hint="eastAsia"/>
              <w:lang w:eastAsia="zh-CN"/>
            </w:rPr>
          </w:rPrChange>
        </w:rPr>
        <w:t>商业保险在</w:t>
      </w:r>
      <w:r w:rsidRPr="0088676B">
        <w:rPr>
          <w:rFonts w:ascii="Microsoft YaHei" w:eastAsiaTheme="minorEastAsia" w:hAnsi="Microsoft YaHei"/>
          <w:lang w:eastAsia="zh-CN"/>
          <w:rPrChange w:id="1311" w:author="Microsoft Office User" w:date="2017-08-26T15:42:00Z">
            <w:rPr>
              <w:rFonts w:ascii="Microsoft YaHei" w:eastAsia="Microsoft YaHei" w:hAnsi="Microsoft YaHei"/>
              <w:lang w:eastAsia="zh-CN"/>
            </w:rPr>
          </w:rPrChange>
        </w:rPr>
        <w:t>签发保险前，通过</w:t>
      </w:r>
      <w:r w:rsidRPr="0088676B">
        <w:rPr>
          <w:rFonts w:ascii="Microsoft YaHei" w:eastAsiaTheme="minorEastAsia" w:hAnsi="Microsoft YaHei" w:hint="eastAsia"/>
          <w:lang w:eastAsia="zh-CN"/>
          <w:rPrChange w:id="1312" w:author="Microsoft Office User" w:date="2017-08-26T15:42:00Z">
            <w:rPr>
              <w:rFonts w:ascii="Microsoft YaHei" w:eastAsia="Microsoft YaHei" w:hAnsi="Microsoft YaHei" w:hint="eastAsia"/>
              <w:lang w:eastAsia="zh-CN"/>
            </w:rPr>
          </w:rPrChange>
        </w:rPr>
        <w:t>严格</w:t>
      </w:r>
      <w:r w:rsidRPr="0088676B">
        <w:rPr>
          <w:rFonts w:ascii="Microsoft YaHei" w:eastAsiaTheme="minorEastAsia" w:hAnsi="Microsoft YaHei"/>
          <w:lang w:eastAsia="zh-CN"/>
          <w:rPrChange w:id="1313" w:author="Microsoft Office User" w:date="2017-08-26T15:42:00Z">
            <w:rPr>
              <w:rFonts w:ascii="Microsoft YaHei" w:eastAsia="Microsoft YaHei" w:hAnsi="Microsoft YaHei"/>
              <w:lang w:eastAsia="zh-CN"/>
            </w:rPr>
          </w:rPrChange>
        </w:rPr>
        <w:t>的核保机制</w:t>
      </w:r>
      <w:r w:rsidRPr="0088676B">
        <w:rPr>
          <w:rFonts w:ascii="Microsoft YaHei" w:eastAsiaTheme="minorEastAsia" w:hAnsi="Microsoft YaHei"/>
          <w:lang w:eastAsia="zh-CN"/>
          <w:rPrChange w:id="1314"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lang w:eastAsia="zh-CN"/>
          <w:rPrChange w:id="1315" w:author="Microsoft Office User" w:date="2017-08-26T15:42:00Z">
            <w:rPr>
              <w:rFonts w:ascii="Microsoft YaHei" w:eastAsia="Microsoft YaHei" w:hAnsi="Microsoft YaHei"/>
              <w:lang w:eastAsia="zh-CN"/>
            </w:rPr>
          </w:rPrChange>
        </w:rPr>
        <w:t>派核保人员</w:t>
      </w:r>
      <w:r w:rsidRPr="0088676B">
        <w:rPr>
          <w:rFonts w:ascii="Microsoft YaHei" w:eastAsiaTheme="minorEastAsia" w:hAnsi="Microsoft YaHei" w:hint="eastAsia"/>
          <w:lang w:eastAsia="zh-CN"/>
          <w:rPrChange w:id="1316" w:author="Microsoft Office User" w:date="2017-08-26T15:42:00Z">
            <w:rPr>
              <w:rFonts w:ascii="Microsoft YaHei" w:eastAsia="Microsoft YaHei" w:hAnsi="Microsoft YaHei" w:hint="eastAsia"/>
              <w:lang w:eastAsia="zh-CN"/>
            </w:rPr>
          </w:rPrChange>
        </w:rPr>
        <w:t>进行家访</w:t>
      </w:r>
      <w:r w:rsidRPr="0088676B">
        <w:rPr>
          <w:rFonts w:ascii="Microsoft YaHei" w:eastAsiaTheme="minorEastAsia" w:hAnsi="Microsoft YaHei"/>
          <w:lang w:eastAsia="zh-CN"/>
          <w:rPrChange w:id="1317" w:author="Microsoft Office User" w:date="2017-08-26T15:42:00Z">
            <w:rPr>
              <w:rFonts w:ascii="Microsoft YaHei" w:eastAsia="Microsoft YaHei" w:hAnsi="Microsoft YaHei"/>
              <w:lang w:eastAsia="zh-CN"/>
            </w:rPr>
          </w:rPrChange>
        </w:rPr>
        <w:t>和全面的体检等手段尝试将潜在的风险控制在最低范围。在</w:t>
      </w:r>
      <w:r w:rsidRPr="0088676B">
        <w:rPr>
          <w:rFonts w:ascii="Microsoft YaHei" w:eastAsiaTheme="minorEastAsia" w:hAnsi="Microsoft YaHei" w:hint="eastAsia"/>
          <w:lang w:eastAsia="zh-CN"/>
          <w:rPrChange w:id="1318" w:author="Microsoft Office User" w:date="2017-08-26T15:42:00Z">
            <w:rPr>
              <w:rFonts w:ascii="Microsoft YaHei" w:eastAsia="Microsoft YaHei" w:hAnsi="Microsoft YaHei" w:hint="eastAsia"/>
              <w:lang w:eastAsia="zh-CN"/>
            </w:rPr>
          </w:rPrChange>
        </w:rPr>
        <w:t>理赔</w:t>
      </w:r>
      <w:r w:rsidRPr="0088676B">
        <w:rPr>
          <w:rFonts w:ascii="Microsoft YaHei" w:eastAsiaTheme="minorEastAsia" w:hAnsi="Microsoft YaHei"/>
          <w:lang w:eastAsia="zh-CN"/>
          <w:rPrChange w:id="1319" w:author="Microsoft Office User" w:date="2017-08-26T15:42:00Z">
            <w:rPr>
              <w:rFonts w:ascii="Microsoft YaHei" w:eastAsia="Microsoft YaHei" w:hAnsi="Microsoft YaHei"/>
              <w:lang w:eastAsia="zh-CN"/>
            </w:rPr>
          </w:rPrChange>
        </w:rPr>
        <w:t>发生时，</w:t>
      </w:r>
      <w:r w:rsidRPr="0088676B">
        <w:rPr>
          <w:rFonts w:ascii="Microsoft YaHei" w:eastAsiaTheme="minorEastAsia" w:hAnsi="Microsoft YaHei" w:hint="eastAsia"/>
          <w:lang w:eastAsia="zh-CN"/>
          <w:rPrChange w:id="1320" w:author="Microsoft Office User" w:date="2017-08-26T15:42:00Z">
            <w:rPr>
              <w:rFonts w:ascii="Microsoft YaHei" w:eastAsia="Microsoft YaHei" w:hAnsi="Microsoft YaHei" w:hint="eastAsia"/>
              <w:lang w:eastAsia="zh-CN"/>
            </w:rPr>
          </w:rPrChange>
        </w:rPr>
        <w:t>调查</w:t>
      </w:r>
      <w:r w:rsidRPr="0088676B">
        <w:rPr>
          <w:rFonts w:ascii="Microsoft YaHei" w:eastAsiaTheme="minorEastAsia" w:hAnsi="Microsoft YaHei"/>
          <w:lang w:eastAsia="zh-CN"/>
          <w:rPrChange w:id="1321" w:author="Microsoft Office User" w:date="2017-08-26T15:42:00Z">
            <w:rPr>
              <w:rFonts w:ascii="Microsoft YaHei" w:eastAsia="Microsoft YaHei" w:hAnsi="Microsoft YaHei"/>
              <w:lang w:eastAsia="zh-CN"/>
            </w:rPr>
          </w:rPrChange>
        </w:rPr>
        <w:t>人员</w:t>
      </w:r>
      <w:r w:rsidRPr="0088676B">
        <w:rPr>
          <w:rFonts w:ascii="Microsoft YaHei" w:eastAsiaTheme="minorEastAsia" w:hAnsi="Microsoft YaHei" w:hint="eastAsia"/>
          <w:lang w:eastAsia="zh-CN"/>
          <w:rPrChange w:id="1322" w:author="Microsoft Office User" w:date="2017-08-26T15:42:00Z">
            <w:rPr>
              <w:rFonts w:ascii="Microsoft YaHei" w:eastAsia="Microsoft YaHei" w:hAnsi="Microsoft YaHei" w:hint="eastAsia"/>
              <w:lang w:eastAsia="zh-CN"/>
            </w:rPr>
          </w:rPrChange>
        </w:rPr>
        <w:t>亲自去</w:t>
      </w:r>
      <w:r w:rsidRPr="0088676B">
        <w:rPr>
          <w:rFonts w:ascii="Microsoft YaHei" w:eastAsiaTheme="minorEastAsia" w:hAnsi="Microsoft YaHei"/>
          <w:lang w:eastAsia="zh-CN"/>
          <w:rPrChange w:id="1323" w:author="Microsoft Office User" w:date="2017-08-26T15:42:00Z">
            <w:rPr>
              <w:rFonts w:ascii="Microsoft YaHei" w:eastAsia="Microsoft YaHei" w:hAnsi="Microsoft YaHei"/>
              <w:lang w:eastAsia="zh-CN"/>
            </w:rPr>
          </w:rPrChange>
        </w:rPr>
        <w:t>到现场进行理赔调查</w:t>
      </w:r>
      <w:r w:rsidRPr="0088676B">
        <w:rPr>
          <w:rFonts w:ascii="Microsoft YaHei" w:eastAsiaTheme="minorEastAsia" w:hAnsi="Microsoft YaHei" w:hint="eastAsia"/>
          <w:lang w:eastAsia="zh-CN"/>
          <w:rPrChange w:id="1324"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325" w:author="Microsoft Office User" w:date="2017-08-26T15:42:00Z">
            <w:rPr>
              <w:rFonts w:ascii="Microsoft YaHei" w:eastAsia="Microsoft YaHei" w:hAnsi="Microsoft YaHei"/>
              <w:lang w:eastAsia="zh-CN"/>
            </w:rPr>
          </w:rPrChange>
        </w:rPr>
        <w:t>收集证据。</w:t>
      </w:r>
      <w:r w:rsidRPr="0088676B">
        <w:rPr>
          <w:rFonts w:ascii="Microsoft YaHei" w:eastAsiaTheme="minorEastAsia" w:hAnsi="Microsoft YaHei" w:hint="eastAsia"/>
          <w:lang w:eastAsia="zh-CN"/>
          <w:rPrChange w:id="1326" w:author="Microsoft Office User" w:date="2017-08-26T15:42:00Z">
            <w:rPr>
              <w:rFonts w:ascii="Microsoft YaHei" w:eastAsia="Microsoft YaHei" w:hAnsi="Microsoft YaHei" w:hint="eastAsia"/>
              <w:lang w:eastAsia="zh-CN"/>
            </w:rPr>
          </w:rPrChange>
        </w:rPr>
        <w:t>这些</w:t>
      </w:r>
      <w:r w:rsidRPr="0088676B">
        <w:rPr>
          <w:rFonts w:ascii="Microsoft YaHei" w:eastAsiaTheme="minorEastAsia" w:hAnsi="Microsoft YaHei"/>
          <w:lang w:eastAsia="zh-CN"/>
          <w:rPrChange w:id="1327" w:author="Microsoft Office User" w:date="2017-08-26T15:42:00Z">
            <w:rPr>
              <w:rFonts w:ascii="Microsoft YaHei" w:eastAsia="Microsoft YaHei" w:hAnsi="Microsoft YaHei"/>
              <w:lang w:eastAsia="zh-CN"/>
            </w:rPr>
          </w:rPrChange>
        </w:rPr>
        <w:t>都直接或间接导致</w:t>
      </w:r>
      <w:r w:rsidRPr="0088676B">
        <w:rPr>
          <w:rFonts w:ascii="Microsoft YaHei" w:eastAsiaTheme="minorEastAsia" w:hAnsi="Microsoft YaHei" w:hint="eastAsia"/>
          <w:lang w:eastAsia="zh-CN"/>
          <w:rPrChange w:id="1328" w:author="Microsoft Office User" w:date="2017-08-26T15:42:00Z">
            <w:rPr>
              <w:rFonts w:ascii="Microsoft YaHei" w:eastAsia="Microsoft YaHei" w:hAnsi="Microsoft YaHei" w:hint="eastAsia"/>
              <w:lang w:eastAsia="zh-CN"/>
            </w:rPr>
          </w:rPrChange>
        </w:rPr>
        <w:t>非常</w:t>
      </w:r>
      <w:r w:rsidRPr="0088676B">
        <w:rPr>
          <w:rFonts w:ascii="Microsoft YaHei" w:eastAsiaTheme="minorEastAsia" w:hAnsi="Microsoft YaHei"/>
          <w:lang w:eastAsia="zh-CN"/>
          <w:rPrChange w:id="1329" w:author="Microsoft Office User" w:date="2017-08-26T15:42:00Z">
            <w:rPr>
              <w:rFonts w:ascii="Microsoft YaHei" w:eastAsia="Microsoft YaHei" w:hAnsi="Microsoft YaHei"/>
              <w:lang w:eastAsia="zh-CN"/>
            </w:rPr>
          </w:rPrChange>
        </w:rPr>
        <w:t>高的</w:t>
      </w:r>
      <w:r w:rsidRPr="0088676B">
        <w:rPr>
          <w:rFonts w:ascii="Microsoft YaHei" w:eastAsiaTheme="minorEastAsia" w:hAnsi="Microsoft YaHei" w:hint="eastAsia"/>
          <w:lang w:eastAsia="zh-CN"/>
          <w:rPrChange w:id="1330" w:author="Microsoft Office User" w:date="2017-08-26T15:42:00Z">
            <w:rPr>
              <w:rFonts w:ascii="Microsoft YaHei" w:eastAsia="Microsoft YaHei" w:hAnsi="Microsoft YaHei" w:hint="eastAsia"/>
              <w:lang w:eastAsia="zh-CN"/>
            </w:rPr>
          </w:rPrChange>
        </w:rPr>
        <w:t>经营</w:t>
      </w:r>
      <w:r w:rsidRPr="0088676B">
        <w:rPr>
          <w:rFonts w:ascii="Microsoft YaHei" w:eastAsiaTheme="minorEastAsia" w:hAnsi="Microsoft YaHei"/>
          <w:lang w:eastAsia="zh-CN"/>
          <w:rPrChange w:id="1331" w:author="Microsoft Office User" w:date="2017-08-26T15:42:00Z">
            <w:rPr>
              <w:rFonts w:ascii="Microsoft YaHei" w:eastAsia="Microsoft YaHei" w:hAnsi="Microsoft YaHei"/>
              <w:lang w:eastAsia="zh-CN"/>
            </w:rPr>
          </w:rPrChange>
        </w:rPr>
        <w:t>开支。</w:t>
      </w:r>
      <w:r w:rsidRPr="0088676B">
        <w:rPr>
          <w:rFonts w:ascii="Microsoft YaHei" w:eastAsiaTheme="minorEastAsia" w:hAnsi="Microsoft YaHei"/>
          <w:lang w:eastAsia="zh-CN"/>
          <w:rPrChange w:id="1332"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333" w:author="Microsoft Office User" w:date="2017-08-26T15:42:00Z">
            <w:rPr>
              <w:rFonts w:ascii="Microsoft YaHei" w:eastAsia="Microsoft YaHei" w:hAnsi="Microsoft YaHei" w:hint="eastAsia"/>
              <w:lang w:eastAsia="zh-CN"/>
            </w:rPr>
          </w:rPrChange>
        </w:rPr>
        <w:t>通过互助</w:t>
      </w:r>
      <w:r w:rsidRPr="0088676B">
        <w:rPr>
          <w:rFonts w:ascii="Microsoft YaHei" w:eastAsiaTheme="minorEastAsia" w:hAnsi="Microsoft YaHei"/>
          <w:lang w:eastAsia="zh-CN"/>
          <w:rPrChange w:id="1334" w:author="Microsoft Office User" w:date="2017-08-26T15:42:00Z">
            <w:rPr>
              <w:rFonts w:ascii="Microsoft YaHei" w:eastAsia="Microsoft YaHei" w:hAnsi="Microsoft YaHei"/>
              <w:lang w:eastAsia="zh-CN"/>
            </w:rPr>
          </w:rPrChange>
        </w:rPr>
        <w:t>会的影响</w:t>
      </w:r>
      <w:r w:rsidRPr="0088676B">
        <w:rPr>
          <w:rFonts w:ascii="Microsoft YaHei" w:eastAsiaTheme="minorEastAsia" w:hAnsi="Microsoft YaHei" w:hint="eastAsia"/>
          <w:lang w:eastAsia="zh-CN"/>
          <w:rPrChange w:id="1335" w:author="Microsoft Office User" w:date="2017-08-26T15:42:00Z">
            <w:rPr>
              <w:rFonts w:ascii="Microsoft YaHei" w:eastAsia="Microsoft YaHei" w:hAnsi="Microsoft YaHei" w:hint="eastAsia"/>
              <w:lang w:eastAsia="zh-CN"/>
            </w:rPr>
          </w:rPrChange>
        </w:rPr>
        <w:t>力</w:t>
      </w:r>
      <w:r w:rsidRPr="0088676B">
        <w:rPr>
          <w:rFonts w:ascii="Microsoft YaHei" w:eastAsiaTheme="minorEastAsia" w:hAnsi="Microsoft YaHei"/>
          <w:lang w:eastAsia="zh-CN"/>
          <w:rPrChange w:id="1336" w:author="Microsoft Office User" w:date="2017-08-26T15:42:00Z">
            <w:rPr>
              <w:rFonts w:ascii="Microsoft YaHei" w:eastAsia="Microsoft YaHei" w:hAnsi="Microsoft YaHei"/>
              <w:lang w:eastAsia="zh-CN"/>
            </w:rPr>
          </w:rPrChange>
        </w:rPr>
        <w:t>和激励机制解决这个问题。</w:t>
      </w:r>
    </w:p>
    <w:p w14:paraId="52B6A846"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337"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38" w:author="Microsoft Office User" w:date="2017-08-26T15:42:00Z">
            <w:rPr>
              <w:rFonts w:ascii="Microsoft YaHei" w:eastAsia="Microsoft YaHei" w:hAnsi="Microsoft YaHei" w:hint="eastAsia"/>
              <w:lang w:eastAsia="zh-CN"/>
            </w:rPr>
          </w:rPrChange>
        </w:rPr>
        <w:t>信誉互评</w:t>
      </w:r>
      <w:r w:rsidRPr="0088676B">
        <w:rPr>
          <w:rFonts w:ascii="Microsoft YaHei" w:eastAsiaTheme="minorEastAsia" w:hAnsi="Microsoft YaHei"/>
          <w:lang w:eastAsia="zh-CN"/>
          <w:rPrChange w:id="1339"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340" w:author="Microsoft Office User" w:date="2017-08-26T15:42:00Z">
            <w:rPr>
              <w:rFonts w:ascii="Microsoft YaHei" w:eastAsia="Microsoft YaHei" w:hAnsi="Microsoft YaHei" w:hint="eastAsia"/>
              <w:lang w:eastAsia="zh-CN"/>
            </w:rPr>
          </w:rPrChange>
        </w:rPr>
        <w:t>互助会参加</w:t>
      </w:r>
      <w:r w:rsidRPr="0088676B">
        <w:rPr>
          <w:rFonts w:ascii="Microsoft YaHei" w:eastAsiaTheme="minorEastAsia" w:hAnsi="Microsoft YaHei"/>
          <w:lang w:eastAsia="zh-CN"/>
          <w:rPrChange w:id="1341" w:author="Microsoft Office User" w:date="2017-08-26T15:42:00Z">
            <w:rPr>
              <w:rFonts w:ascii="Microsoft YaHei" w:eastAsia="Microsoft YaHei" w:hAnsi="Microsoft YaHei"/>
              <w:lang w:eastAsia="zh-CN"/>
            </w:rPr>
          </w:rPrChange>
        </w:rPr>
        <w:t>者</w:t>
      </w:r>
      <w:r w:rsidRPr="0088676B">
        <w:rPr>
          <w:rFonts w:ascii="Microsoft YaHei" w:eastAsiaTheme="minorEastAsia" w:hAnsi="Microsoft YaHei" w:hint="eastAsia"/>
          <w:lang w:eastAsia="zh-CN"/>
          <w:rPrChange w:id="1342" w:author="Microsoft Office User" w:date="2017-08-26T15:42:00Z">
            <w:rPr>
              <w:rFonts w:ascii="Microsoft YaHei" w:eastAsia="Microsoft YaHei" w:hAnsi="Microsoft YaHei" w:hint="eastAsia"/>
              <w:lang w:eastAsia="zh-CN"/>
            </w:rPr>
          </w:rPrChange>
        </w:rPr>
        <w:t>将</w:t>
      </w:r>
      <w:r w:rsidRPr="0088676B">
        <w:rPr>
          <w:rFonts w:ascii="Microsoft YaHei" w:eastAsiaTheme="minorEastAsia" w:hAnsi="Microsoft YaHei"/>
          <w:lang w:eastAsia="zh-CN"/>
          <w:rPrChange w:id="1343"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344" w:author="Microsoft Office User" w:date="2017-08-26T15:42:00Z">
            <w:rPr>
              <w:rFonts w:ascii="Microsoft YaHei" w:eastAsia="Microsoft YaHei" w:hAnsi="Microsoft YaHei" w:hint="eastAsia"/>
              <w:lang w:eastAsia="zh-CN"/>
            </w:rPr>
          </w:rPrChange>
        </w:rPr>
        <w:t>在</w:t>
      </w:r>
      <w:r w:rsidRPr="0088676B">
        <w:rPr>
          <w:rFonts w:ascii="Microsoft YaHei" w:eastAsiaTheme="minorEastAsia" w:hAnsi="Microsoft YaHei"/>
          <w:lang w:eastAsia="zh-CN"/>
          <w:rPrChange w:id="1345" w:author="Microsoft Office User" w:date="2017-08-26T15:42:00Z">
            <w:rPr>
              <w:rFonts w:ascii="Microsoft YaHei" w:eastAsia="Microsoft YaHei" w:hAnsi="Microsoft YaHei"/>
              <w:lang w:eastAsia="zh-CN"/>
            </w:rPr>
          </w:rPrChange>
        </w:rPr>
        <w:t>可</w:t>
      </w:r>
      <w:r w:rsidRPr="0088676B">
        <w:rPr>
          <w:rFonts w:ascii="Microsoft YaHei" w:eastAsiaTheme="minorEastAsia" w:hAnsi="Microsoft YaHei" w:hint="eastAsia"/>
          <w:lang w:eastAsia="zh-CN"/>
          <w:rPrChange w:id="1346" w:author="Microsoft Office User" w:date="2017-08-26T15:42:00Z">
            <w:rPr>
              <w:rFonts w:ascii="Microsoft YaHei" w:eastAsia="Microsoft YaHei" w:hAnsi="Microsoft YaHei" w:hint="eastAsia"/>
              <w:lang w:eastAsia="zh-CN"/>
            </w:rPr>
          </w:rPrChange>
        </w:rPr>
        <w:t>信赖</w:t>
      </w:r>
      <w:r w:rsidRPr="0088676B">
        <w:rPr>
          <w:rFonts w:ascii="Microsoft YaHei" w:eastAsiaTheme="minorEastAsia" w:hAnsi="Microsoft YaHei"/>
          <w:lang w:eastAsia="zh-CN"/>
          <w:rPrChange w:id="1347"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348"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349"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lang w:eastAsia="zh-CN"/>
          <w:rPrChange w:id="1350"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51" w:author="Microsoft Office User" w:date="2017-08-26T15:42:00Z">
            <w:rPr>
              <w:rFonts w:ascii="Microsoft YaHei" w:eastAsia="Microsoft YaHei" w:hAnsi="Microsoft YaHei" w:hint="eastAsia"/>
              <w:lang w:eastAsia="zh-CN"/>
            </w:rPr>
          </w:rPrChange>
        </w:rPr>
        <w:t>家人</w:t>
      </w:r>
      <w:r w:rsidRPr="0088676B">
        <w:rPr>
          <w:rFonts w:ascii="Microsoft YaHei" w:eastAsiaTheme="minorEastAsia" w:hAnsi="Microsoft YaHei"/>
          <w:lang w:eastAsia="zh-CN"/>
          <w:rPrChange w:id="1352"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53" w:author="Microsoft Office User" w:date="2017-08-26T15:42:00Z">
            <w:rPr>
              <w:rFonts w:ascii="Microsoft YaHei" w:eastAsia="Microsoft YaHei" w:hAnsi="Microsoft YaHei" w:hint="eastAsia"/>
              <w:lang w:eastAsia="zh-CN"/>
            </w:rPr>
          </w:rPrChange>
        </w:rPr>
        <w:t>朋友，</w:t>
      </w:r>
      <w:r w:rsidRPr="0088676B">
        <w:rPr>
          <w:rFonts w:ascii="Microsoft YaHei" w:eastAsiaTheme="minorEastAsia" w:hAnsi="Microsoft YaHei"/>
          <w:lang w:eastAsia="zh-CN"/>
          <w:rPrChange w:id="1354" w:author="Microsoft Office User" w:date="2017-08-26T15:42:00Z">
            <w:rPr>
              <w:rFonts w:ascii="Microsoft YaHei" w:eastAsia="Microsoft YaHei" w:hAnsi="Microsoft YaHei"/>
              <w:lang w:eastAsia="zh-CN"/>
            </w:rPr>
          </w:rPrChange>
        </w:rPr>
        <w:t>同事和社区</w:t>
      </w:r>
      <w:r w:rsidRPr="0088676B">
        <w:rPr>
          <w:rFonts w:ascii="Microsoft YaHei" w:eastAsiaTheme="minorEastAsia" w:hAnsi="Microsoft YaHei" w:hint="eastAsia"/>
          <w:lang w:eastAsia="zh-CN"/>
          <w:rPrChange w:id="1355" w:author="Microsoft Office User" w:date="2017-08-26T15:42:00Z">
            <w:rPr>
              <w:rFonts w:ascii="Microsoft YaHei" w:eastAsia="Microsoft YaHei" w:hAnsi="Microsoft YaHei" w:hint="eastAsia"/>
              <w:lang w:eastAsia="zh-CN"/>
            </w:rPr>
          </w:rPrChange>
        </w:rPr>
        <w:t>组织成员</w:t>
      </w:r>
      <w:r w:rsidRPr="0088676B">
        <w:rPr>
          <w:rFonts w:ascii="Microsoft YaHei" w:eastAsiaTheme="minorEastAsia" w:hAnsi="Microsoft YaHei"/>
          <w:lang w:eastAsia="zh-CN"/>
          <w:rPrChange w:id="1356"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57" w:author="Microsoft Office User" w:date="2017-08-26T15:42:00Z">
            <w:rPr>
              <w:rFonts w:ascii="Microsoft YaHei" w:eastAsia="Microsoft YaHei" w:hAnsi="Microsoft YaHei" w:hint="eastAsia"/>
              <w:lang w:eastAsia="zh-CN"/>
            </w:rPr>
          </w:rPrChange>
        </w:rPr>
        <w:t>会员的失信行为</w:t>
      </w:r>
      <w:r w:rsidRPr="0088676B">
        <w:rPr>
          <w:rFonts w:ascii="Microsoft YaHei" w:eastAsiaTheme="minorEastAsia" w:hAnsi="Microsoft YaHei"/>
          <w:lang w:eastAsia="zh-CN"/>
          <w:rPrChange w:id="1358" w:author="Microsoft Office User" w:date="2017-08-26T15:42:00Z">
            <w:rPr>
              <w:rFonts w:ascii="Microsoft YaHei" w:eastAsia="Microsoft YaHei" w:hAnsi="Microsoft YaHei"/>
              <w:lang w:eastAsia="zh-CN"/>
            </w:rPr>
          </w:rPrChange>
        </w:rPr>
        <w:t>会被</w:t>
      </w:r>
      <w:r w:rsidRPr="0088676B">
        <w:rPr>
          <w:rFonts w:ascii="Microsoft YaHei" w:eastAsiaTheme="minorEastAsia" w:hAnsi="Microsoft YaHei" w:hint="eastAsia"/>
          <w:lang w:eastAsia="zh-CN"/>
          <w:rPrChange w:id="1359" w:author="Microsoft Office User" w:date="2017-08-26T15:42:00Z">
            <w:rPr>
              <w:rFonts w:ascii="Microsoft YaHei" w:eastAsia="Microsoft YaHei" w:hAnsi="Microsoft YaHei" w:hint="eastAsia"/>
              <w:lang w:eastAsia="zh-CN"/>
            </w:rPr>
          </w:rPrChange>
        </w:rPr>
        <w:t>记录</w:t>
      </w:r>
      <w:r w:rsidRPr="0088676B">
        <w:rPr>
          <w:rFonts w:ascii="Microsoft YaHei" w:eastAsiaTheme="minorEastAsia" w:hAnsi="Microsoft YaHei"/>
          <w:lang w:eastAsia="zh-CN"/>
          <w:rPrChange w:id="1360"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61" w:author="Microsoft Office User" w:date="2017-08-26T15:42:00Z">
            <w:rPr>
              <w:rFonts w:ascii="Microsoft YaHei" w:eastAsia="Microsoft YaHei" w:hAnsi="Microsoft YaHei" w:hint="eastAsia"/>
              <w:lang w:eastAsia="zh-CN"/>
            </w:rPr>
          </w:rPrChange>
        </w:rPr>
        <w:t>在亲友间失去</w:t>
      </w:r>
      <w:r w:rsidRPr="0088676B">
        <w:rPr>
          <w:rFonts w:ascii="Microsoft YaHei" w:eastAsiaTheme="minorEastAsia" w:hAnsi="Microsoft YaHei"/>
          <w:lang w:eastAsia="zh-CN"/>
          <w:rPrChange w:id="1362" w:author="Microsoft Office User" w:date="2017-08-26T15:42:00Z">
            <w:rPr>
              <w:rFonts w:ascii="Microsoft YaHei" w:eastAsia="Microsoft YaHei" w:hAnsi="Microsoft YaHei"/>
              <w:lang w:eastAsia="zh-CN"/>
            </w:rPr>
          </w:rPrChange>
        </w:rPr>
        <w:t>信誉。</w:t>
      </w:r>
      <w:r w:rsidRPr="0088676B">
        <w:rPr>
          <w:rFonts w:ascii="Microsoft YaHei" w:eastAsiaTheme="minorEastAsia" w:hAnsi="Microsoft YaHei" w:hint="eastAsia"/>
          <w:lang w:eastAsia="zh-CN"/>
          <w:rPrChange w:id="1363" w:author="Microsoft Office User" w:date="2017-08-26T15:42:00Z">
            <w:rPr>
              <w:rFonts w:ascii="Microsoft YaHei" w:eastAsia="Microsoft YaHei" w:hAnsi="Microsoft YaHei" w:hint="eastAsia"/>
              <w:lang w:eastAsia="zh-CN"/>
            </w:rPr>
          </w:rPrChange>
        </w:rPr>
        <w:t>这也</w:t>
      </w:r>
      <w:r w:rsidRPr="0088676B">
        <w:rPr>
          <w:rFonts w:ascii="Microsoft YaHei" w:eastAsiaTheme="minorEastAsia" w:hAnsi="Microsoft YaHei"/>
          <w:lang w:eastAsia="zh-CN"/>
          <w:rPrChange w:id="1364" w:author="Microsoft Office User" w:date="2017-08-26T15:42:00Z">
            <w:rPr>
              <w:rFonts w:ascii="Microsoft YaHei" w:eastAsia="Microsoft YaHei" w:hAnsi="Microsoft YaHei"/>
              <w:lang w:eastAsia="zh-CN"/>
            </w:rPr>
          </w:rPrChange>
        </w:rPr>
        <w:t>符合互助会的</w:t>
      </w:r>
      <w:r w:rsidRPr="0088676B">
        <w:rPr>
          <w:rFonts w:ascii="Microsoft YaHei" w:eastAsiaTheme="minorEastAsia" w:hAnsi="Microsoft YaHei" w:hint="eastAsia"/>
          <w:lang w:eastAsia="zh-CN"/>
          <w:rPrChange w:id="1365" w:author="Microsoft Office User" w:date="2017-08-26T15:42:00Z">
            <w:rPr>
              <w:rFonts w:ascii="Microsoft YaHei" w:eastAsia="Microsoft YaHei" w:hAnsi="Microsoft YaHei" w:hint="eastAsia"/>
              <w:lang w:eastAsia="zh-CN"/>
            </w:rPr>
          </w:rPrChange>
        </w:rPr>
        <w:t>理念，将</w:t>
      </w:r>
      <w:r w:rsidRPr="0088676B">
        <w:rPr>
          <w:rFonts w:ascii="Microsoft YaHei" w:eastAsiaTheme="minorEastAsia" w:hAnsi="Microsoft YaHei"/>
          <w:lang w:eastAsia="zh-CN"/>
          <w:rPrChange w:id="1366"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367" w:author="Microsoft Office User" w:date="2017-08-26T15:42:00Z">
            <w:rPr>
              <w:rFonts w:ascii="Microsoft YaHei" w:eastAsia="Microsoft YaHei" w:hAnsi="Microsoft YaHei" w:hint="eastAsia"/>
              <w:lang w:eastAsia="zh-CN"/>
            </w:rPr>
          </w:rPrChange>
        </w:rPr>
        <w:t>的规模</w:t>
      </w:r>
      <w:r w:rsidRPr="0088676B">
        <w:rPr>
          <w:rFonts w:ascii="Microsoft YaHei" w:eastAsiaTheme="minorEastAsia" w:hAnsi="Microsoft YaHei"/>
          <w:lang w:eastAsia="zh-CN"/>
          <w:rPrChange w:id="1368" w:author="Microsoft Office User" w:date="2017-08-26T15:42:00Z">
            <w:rPr>
              <w:rFonts w:ascii="Microsoft YaHei" w:eastAsia="Microsoft YaHei" w:hAnsi="Microsoft YaHei"/>
              <w:lang w:eastAsia="zh-CN"/>
            </w:rPr>
          </w:rPrChange>
        </w:rPr>
        <w:t>和资金</w:t>
      </w:r>
      <w:r w:rsidRPr="0088676B">
        <w:rPr>
          <w:rFonts w:ascii="Microsoft YaHei" w:eastAsiaTheme="minorEastAsia" w:hAnsi="Microsoft YaHei" w:hint="eastAsia"/>
          <w:lang w:eastAsia="zh-CN"/>
          <w:rPrChange w:id="1369" w:author="Microsoft Office User" w:date="2017-08-26T15:42:00Z">
            <w:rPr>
              <w:rFonts w:ascii="Microsoft YaHei" w:eastAsia="Microsoft YaHei" w:hAnsi="Microsoft YaHei" w:hint="eastAsia"/>
              <w:lang w:eastAsia="zh-CN"/>
            </w:rPr>
          </w:rPrChange>
        </w:rPr>
        <w:t>额度限制</w:t>
      </w:r>
      <w:r w:rsidRPr="0088676B">
        <w:rPr>
          <w:rFonts w:ascii="Microsoft YaHei" w:eastAsiaTheme="minorEastAsia" w:hAnsi="Microsoft YaHei"/>
          <w:lang w:eastAsia="zh-CN"/>
          <w:rPrChange w:id="1370" w:author="Microsoft Office User" w:date="2017-08-26T15:42:00Z">
            <w:rPr>
              <w:rFonts w:ascii="Microsoft YaHei" w:eastAsia="Microsoft YaHei" w:hAnsi="Microsoft YaHei"/>
              <w:lang w:eastAsia="zh-CN"/>
            </w:rPr>
          </w:rPrChange>
        </w:rPr>
        <w:t>在</w:t>
      </w:r>
      <w:r w:rsidRPr="0088676B">
        <w:rPr>
          <w:rFonts w:ascii="Microsoft YaHei" w:eastAsiaTheme="minorEastAsia" w:hAnsi="Microsoft YaHei" w:hint="eastAsia"/>
          <w:lang w:eastAsia="zh-CN"/>
          <w:rPrChange w:id="1371" w:author="Microsoft Office User" w:date="2017-08-26T15:42:00Z">
            <w:rPr>
              <w:rFonts w:ascii="Microsoft YaHei" w:eastAsia="Microsoft YaHei" w:hAnsi="Microsoft YaHei" w:hint="eastAsia"/>
              <w:lang w:eastAsia="zh-CN"/>
            </w:rPr>
          </w:rPrChange>
        </w:rPr>
        <w:t>适当</w:t>
      </w:r>
      <w:r w:rsidRPr="0088676B">
        <w:rPr>
          <w:rFonts w:ascii="Microsoft YaHei" w:eastAsiaTheme="minorEastAsia" w:hAnsi="Microsoft YaHei"/>
          <w:lang w:eastAsia="zh-CN"/>
          <w:rPrChange w:id="1372"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73"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374"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hint="eastAsia"/>
          <w:lang w:eastAsia="zh-CN"/>
          <w:rPrChange w:id="1375" w:author="Microsoft Office User" w:date="2017-08-26T15:42:00Z">
            <w:rPr>
              <w:rFonts w:ascii="Microsoft YaHei" w:eastAsia="Microsoft YaHei" w:hAnsi="Microsoft YaHei" w:hint="eastAsia"/>
              <w:lang w:eastAsia="zh-CN"/>
            </w:rPr>
          </w:rPrChange>
        </w:rPr>
        <w:t>来</w:t>
      </w:r>
      <w:r w:rsidRPr="0088676B">
        <w:rPr>
          <w:rFonts w:ascii="Microsoft YaHei" w:eastAsiaTheme="minorEastAsia" w:hAnsi="Microsoft YaHei"/>
          <w:lang w:eastAsia="zh-CN"/>
          <w:rPrChange w:id="1376" w:author="Microsoft Office User" w:date="2017-08-26T15:42:00Z">
            <w:rPr>
              <w:rFonts w:ascii="Microsoft YaHei" w:eastAsia="Microsoft YaHei" w:hAnsi="Microsoft YaHei"/>
              <w:lang w:eastAsia="zh-CN"/>
            </w:rPr>
          </w:rPrChange>
        </w:rPr>
        <w:t>降低</w:t>
      </w:r>
      <w:r w:rsidRPr="0088676B">
        <w:rPr>
          <w:rFonts w:ascii="Microsoft YaHei" w:eastAsiaTheme="minorEastAsia" w:hAnsi="Microsoft YaHei" w:hint="eastAsia"/>
          <w:lang w:eastAsia="zh-CN"/>
          <w:rPrChange w:id="1377" w:author="Microsoft Office User" w:date="2017-08-26T15:42:00Z">
            <w:rPr>
              <w:rFonts w:ascii="Microsoft YaHei" w:eastAsia="Microsoft YaHei" w:hAnsi="Microsoft YaHei" w:hint="eastAsia"/>
              <w:lang w:eastAsia="zh-CN"/>
            </w:rPr>
          </w:rPrChange>
        </w:rPr>
        <w:t>信用</w:t>
      </w:r>
      <w:r w:rsidRPr="0088676B">
        <w:rPr>
          <w:rFonts w:ascii="Microsoft YaHei" w:eastAsiaTheme="minorEastAsia" w:hAnsi="Microsoft YaHei"/>
          <w:lang w:eastAsia="zh-CN"/>
          <w:rPrChange w:id="1378" w:author="Microsoft Office User" w:date="2017-08-26T15:42:00Z">
            <w:rPr>
              <w:rFonts w:ascii="Microsoft YaHei" w:eastAsia="Microsoft YaHei" w:hAnsi="Microsoft YaHei"/>
              <w:lang w:eastAsia="zh-CN"/>
            </w:rPr>
          </w:rPrChange>
        </w:rPr>
        <w:t>风险</w:t>
      </w:r>
      <w:r w:rsidRPr="0088676B">
        <w:rPr>
          <w:rFonts w:ascii="Microsoft YaHei" w:eastAsiaTheme="minorEastAsia" w:hAnsi="Microsoft YaHei" w:hint="eastAsia"/>
          <w:lang w:eastAsia="zh-CN"/>
          <w:rPrChange w:id="1379"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380"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381" w:author="Microsoft Office User" w:date="2017-08-26T15:42:00Z">
            <w:rPr>
              <w:rFonts w:ascii="Microsoft YaHei" w:eastAsia="Microsoft YaHei" w:hAnsi="Microsoft YaHei" w:hint="eastAsia"/>
              <w:lang w:eastAsia="zh-CN"/>
            </w:rPr>
          </w:rPrChange>
        </w:rPr>
        <w:t>会员间</w:t>
      </w:r>
      <w:r w:rsidRPr="0088676B">
        <w:rPr>
          <w:rFonts w:ascii="Microsoft YaHei" w:eastAsiaTheme="minorEastAsia" w:hAnsi="Microsoft YaHei"/>
          <w:lang w:eastAsia="zh-CN"/>
          <w:rPrChange w:id="1382"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83" w:author="Microsoft Office User" w:date="2017-08-26T15:42:00Z">
            <w:rPr>
              <w:rFonts w:ascii="Microsoft YaHei" w:eastAsia="Microsoft YaHei" w:hAnsi="Microsoft YaHei" w:hint="eastAsia"/>
              <w:lang w:eastAsia="zh-CN"/>
            </w:rPr>
          </w:rPrChange>
        </w:rPr>
        <w:t>诚信，</w:t>
      </w:r>
      <w:r w:rsidRPr="0088676B">
        <w:rPr>
          <w:rFonts w:ascii="Microsoft YaHei" w:eastAsiaTheme="minorEastAsia" w:hAnsi="Microsoft YaHei"/>
          <w:lang w:eastAsia="zh-CN"/>
          <w:rPrChange w:id="1384" w:author="Microsoft Office User" w:date="2017-08-26T15:42:00Z">
            <w:rPr>
              <w:rFonts w:ascii="Microsoft YaHei" w:eastAsia="Microsoft YaHei" w:hAnsi="Microsoft YaHei"/>
              <w:lang w:eastAsia="zh-CN"/>
            </w:rPr>
          </w:rPrChange>
        </w:rPr>
        <w:t>会员互评</w:t>
      </w:r>
      <w:r w:rsidRPr="0088676B">
        <w:rPr>
          <w:rFonts w:ascii="Microsoft YaHei" w:eastAsiaTheme="minorEastAsia" w:hAnsi="Microsoft YaHei" w:hint="eastAsia"/>
          <w:lang w:eastAsia="zh-CN"/>
          <w:rPrChange w:id="1385"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386"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387" w:author="Microsoft Office User" w:date="2017-08-26T15:42:00Z">
            <w:rPr>
              <w:rFonts w:ascii="Microsoft YaHei" w:eastAsia="Microsoft YaHei" w:hAnsi="Microsoft YaHei" w:hint="eastAsia"/>
              <w:lang w:eastAsia="zh-CN"/>
            </w:rPr>
          </w:rPrChange>
        </w:rPr>
        <w:t>之后的</w:t>
      </w:r>
      <w:r w:rsidRPr="0088676B">
        <w:rPr>
          <w:rFonts w:ascii="Microsoft YaHei" w:eastAsiaTheme="minorEastAsia" w:hAnsi="Microsoft YaHei"/>
          <w:lang w:eastAsia="zh-CN"/>
          <w:rPrChange w:id="1388" w:author="Microsoft Office User" w:date="2017-08-26T15:42:00Z">
            <w:rPr>
              <w:rFonts w:ascii="Microsoft YaHei" w:eastAsia="Microsoft YaHei" w:hAnsi="Microsoft YaHei"/>
              <w:lang w:eastAsia="zh-CN"/>
            </w:rPr>
          </w:rPrChange>
        </w:rPr>
        <w:t>交易</w:t>
      </w:r>
      <w:r w:rsidRPr="0088676B">
        <w:rPr>
          <w:rFonts w:ascii="Microsoft YaHei" w:eastAsiaTheme="minorEastAsia" w:hAnsi="Microsoft YaHei" w:hint="eastAsia"/>
          <w:lang w:eastAsia="zh-CN"/>
          <w:rPrChange w:id="1389" w:author="Microsoft Office User" w:date="2017-08-26T15:42:00Z">
            <w:rPr>
              <w:rFonts w:ascii="Microsoft YaHei" w:eastAsia="Microsoft YaHei" w:hAnsi="Microsoft YaHei" w:hint="eastAsia"/>
              <w:lang w:eastAsia="zh-CN"/>
            </w:rPr>
          </w:rPrChange>
        </w:rPr>
        <w:t>提供可靠依据</w:t>
      </w:r>
      <w:r w:rsidRPr="0088676B">
        <w:rPr>
          <w:rFonts w:ascii="Microsoft YaHei" w:eastAsiaTheme="minorEastAsia" w:hAnsi="Microsoft YaHei"/>
          <w:lang w:eastAsia="zh-CN"/>
          <w:rPrChange w:id="1390" w:author="Microsoft Office User" w:date="2017-08-26T15:42:00Z">
            <w:rPr>
              <w:rFonts w:ascii="Microsoft YaHei" w:eastAsia="Microsoft YaHei" w:hAnsi="Microsoft YaHei"/>
              <w:lang w:eastAsia="zh-CN"/>
            </w:rPr>
          </w:rPrChange>
        </w:rPr>
        <w:t>。</w:t>
      </w:r>
    </w:p>
    <w:p w14:paraId="44626005"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391"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92" w:author="Microsoft Office User" w:date="2017-08-26T15:42:00Z">
            <w:rPr>
              <w:rFonts w:ascii="Microsoft YaHei" w:eastAsia="Microsoft YaHei" w:hAnsi="Microsoft YaHei" w:hint="eastAsia"/>
              <w:lang w:eastAsia="zh-CN"/>
            </w:rPr>
          </w:rPrChange>
        </w:rPr>
        <w:t>法律</w:t>
      </w:r>
      <w:r w:rsidRPr="0088676B">
        <w:rPr>
          <w:rFonts w:ascii="Microsoft YaHei" w:eastAsiaTheme="minorEastAsia" w:hAnsi="Microsoft YaHei"/>
          <w:lang w:eastAsia="zh-CN"/>
          <w:rPrChange w:id="1393" w:author="Microsoft Office User" w:date="2017-08-26T15:42:00Z">
            <w:rPr>
              <w:rFonts w:ascii="Microsoft YaHei" w:eastAsia="Microsoft YaHei" w:hAnsi="Microsoft YaHei"/>
              <w:lang w:eastAsia="zh-CN"/>
            </w:rPr>
          </w:rPrChange>
        </w:rPr>
        <w:t>控制</w:t>
      </w:r>
      <w:r w:rsidRPr="0088676B">
        <w:rPr>
          <w:rFonts w:ascii="Microsoft YaHei" w:eastAsiaTheme="minorEastAsia" w:hAnsi="Microsoft YaHei"/>
          <w:lang w:eastAsia="zh-CN"/>
          <w:rPrChange w:id="1394"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395" w:author="Microsoft Office User" w:date="2017-08-26T15:42:00Z">
            <w:rPr>
              <w:rFonts w:ascii="Microsoft YaHei" w:eastAsia="Microsoft YaHei" w:hAnsi="Microsoft YaHei" w:hint="eastAsia"/>
              <w:lang w:eastAsia="zh-CN"/>
            </w:rPr>
          </w:rPrChange>
        </w:rPr>
        <w:t>通过</w:t>
      </w:r>
      <w:r w:rsidRPr="0088676B">
        <w:rPr>
          <w:rFonts w:ascii="Microsoft YaHei" w:eastAsiaTheme="minorEastAsia" w:hAnsi="Microsoft YaHei"/>
          <w:lang w:eastAsia="zh-CN"/>
          <w:rPrChange w:id="1396" w:author="Microsoft Office User" w:date="2017-08-26T15:42:00Z">
            <w:rPr>
              <w:rFonts w:ascii="Microsoft YaHei" w:eastAsia="Microsoft YaHei" w:hAnsi="Microsoft YaHei"/>
              <w:lang w:eastAsia="zh-CN"/>
            </w:rPr>
          </w:rPrChange>
        </w:rPr>
        <w:t>电子签名</w:t>
      </w:r>
      <w:r w:rsidRPr="0088676B">
        <w:rPr>
          <w:rFonts w:ascii="Microsoft YaHei" w:eastAsiaTheme="minorEastAsia" w:hAnsi="Microsoft YaHei" w:hint="eastAsia"/>
          <w:lang w:eastAsia="zh-CN"/>
          <w:rPrChange w:id="1397" w:author="Microsoft Office User" w:date="2017-08-26T15:42:00Z">
            <w:rPr>
              <w:rFonts w:ascii="Microsoft YaHei" w:eastAsia="Microsoft YaHei" w:hAnsi="Microsoft YaHei" w:hint="eastAsia"/>
              <w:lang w:eastAsia="zh-CN"/>
            </w:rPr>
          </w:rPrChange>
        </w:rPr>
        <w:t>的</w:t>
      </w:r>
      <w:r w:rsidRPr="0088676B">
        <w:rPr>
          <w:rFonts w:ascii="Microsoft YaHei" w:eastAsiaTheme="minorEastAsia" w:hAnsi="Microsoft YaHei"/>
          <w:lang w:eastAsia="zh-CN"/>
          <w:rPrChange w:id="1398" w:author="Microsoft Office User" w:date="2017-08-26T15:42:00Z">
            <w:rPr>
              <w:rFonts w:ascii="Microsoft YaHei" w:eastAsia="Microsoft YaHei" w:hAnsi="Microsoft YaHei"/>
              <w:lang w:eastAsia="zh-CN"/>
            </w:rPr>
          </w:rPrChange>
        </w:rPr>
        <w:t>合同</w:t>
      </w:r>
      <w:r w:rsidRPr="0088676B">
        <w:rPr>
          <w:rFonts w:ascii="Microsoft YaHei" w:eastAsiaTheme="minorEastAsia" w:hAnsi="Microsoft YaHei" w:hint="eastAsia"/>
          <w:lang w:eastAsia="zh-CN"/>
          <w:rPrChange w:id="1399" w:author="Microsoft Office User" w:date="2017-08-26T15:42:00Z">
            <w:rPr>
              <w:rFonts w:ascii="Microsoft YaHei" w:eastAsia="Microsoft YaHei" w:hAnsi="Microsoft YaHei" w:hint="eastAsia"/>
              <w:lang w:eastAsia="zh-CN"/>
            </w:rPr>
          </w:rPrChange>
        </w:rPr>
        <w:t>具有法律</w:t>
      </w:r>
      <w:r w:rsidRPr="0088676B">
        <w:rPr>
          <w:rFonts w:ascii="Microsoft YaHei" w:eastAsiaTheme="minorEastAsia" w:hAnsi="Microsoft YaHei"/>
          <w:lang w:eastAsia="zh-CN"/>
          <w:rPrChange w:id="1400" w:author="Microsoft Office User" w:date="2017-08-26T15:42:00Z">
            <w:rPr>
              <w:rFonts w:ascii="Microsoft YaHei" w:eastAsia="Microsoft YaHei" w:hAnsi="Microsoft YaHei"/>
              <w:lang w:eastAsia="zh-CN"/>
            </w:rPr>
          </w:rPrChange>
        </w:rPr>
        <w:t>效力</w:t>
      </w:r>
      <w:r w:rsidRPr="0088676B">
        <w:rPr>
          <w:rFonts w:ascii="Microsoft YaHei" w:eastAsiaTheme="minorEastAsia" w:hAnsi="Microsoft YaHei" w:hint="eastAsia"/>
          <w:lang w:eastAsia="zh-CN"/>
          <w:rPrChange w:id="1401"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02" w:author="Microsoft Office User" w:date="2017-08-26T15:42:00Z">
            <w:rPr>
              <w:rFonts w:ascii="Microsoft YaHei" w:eastAsia="Microsoft YaHei" w:hAnsi="Microsoft YaHei"/>
              <w:lang w:eastAsia="zh-CN"/>
            </w:rPr>
          </w:rPrChange>
        </w:rPr>
        <w:t>会员之间</w:t>
      </w:r>
      <w:r w:rsidRPr="0088676B">
        <w:rPr>
          <w:rFonts w:ascii="Microsoft YaHei" w:eastAsiaTheme="minorEastAsia" w:hAnsi="Microsoft YaHei" w:hint="eastAsia"/>
          <w:lang w:eastAsia="zh-CN"/>
          <w:rPrChange w:id="1403" w:author="Microsoft Office User" w:date="2017-08-26T15:42:00Z">
            <w:rPr>
              <w:rFonts w:ascii="Microsoft YaHei" w:eastAsia="Microsoft YaHei" w:hAnsi="Microsoft YaHei" w:hint="eastAsia"/>
              <w:lang w:eastAsia="zh-CN"/>
            </w:rPr>
          </w:rPrChange>
        </w:rPr>
        <w:t>相互绑定，</w:t>
      </w:r>
      <w:r w:rsidRPr="0088676B">
        <w:rPr>
          <w:rFonts w:ascii="Microsoft YaHei" w:eastAsiaTheme="minorEastAsia" w:hAnsi="Microsoft YaHei"/>
          <w:lang w:eastAsia="zh-CN"/>
          <w:rPrChange w:id="1404"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405" w:author="Microsoft Office User" w:date="2017-08-26T15:42:00Z">
            <w:rPr>
              <w:rFonts w:ascii="Microsoft YaHei" w:eastAsia="Microsoft YaHei" w:hAnsi="Microsoft YaHei" w:hint="eastAsia"/>
              <w:lang w:eastAsia="zh-CN"/>
            </w:rPr>
          </w:rPrChange>
        </w:rPr>
        <w:t>彼此履行合约</w:t>
      </w:r>
      <w:r w:rsidRPr="0088676B">
        <w:rPr>
          <w:rFonts w:ascii="Microsoft YaHei" w:eastAsiaTheme="minorEastAsia" w:hAnsi="Microsoft YaHei"/>
          <w:lang w:eastAsia="zh-CN"/>
          <w:rPrChange w:id="1406"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07" w:author="Microsoft Office User" w:date="2017-08-26T15:42:00Z">
            <w:rPr>
              <w:rFonts w:ascii="Microsoft YaHei" w:eastAsia="Microsoft YaHei" w:hAnsi="Microsoft YaHei" w:hint="eastAsia"/>
              <w:lang w:eastAsia="zh-CN"/>
            </w:rPr>
          </w:rPrChange>
        </w:rPr>
        <w:t>会员需要</w:t>
      </w:r>
      <w:r w:rsidRPr="0088676B">
        <w:rPr>
          <w:rFonts w:ascii="Microsoft YaHei" w:eastAsiaTheme="minorEastAsia" w:hAnsi="Microsoft YaHei"/>
          <w:lang w:eastAsia="zh-CN"/>
          <w:rPrChange w:id="1408"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409" w:author="Microsoft Office User" w:date="2017-08-26T15:42:00Z">
            <w:rPr>
              <w:rFonts w:ascii="Microsoft YaHei" w:eastAsia="Microsoft YaHei" w:hAnsi="Microsoft YaHei" w:hint="eastAsia"/>
              <w:lang w:eastAsia="zh-CN"/>
            </w:rPr>
          </w:rPrChange>
        </w:rPr>
        <w:t>自己</w:t>
      </w:r>
      <w:r w:rsidRPr="0088676B">
        <w:rPr>
          <w:rFonts w:ascii="Microsoft YaHei" w:eastAsiaTheme="minorEastAsia" w:hAnsi="Microsoft YaHei"/>
          <w:lang w:eastAsia="zh-CN"/>
          <w:rPrChange w:id="1410"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11" w:author="Microsoft Office User" w:date="2017-08-26T15:42:00Z">
            <w:rPr>
              <w:rFonts w:ascii="Microsoft YaHei" w:eastAsia="Microsoft YaHei" w:hAnsi="Microsoft YaHei" w:hint="eastAsia"/>
              <w:lang w:eastAsia="zh-CN"/>
            </w:rPr>
          </w:rPrChange>
        </w:rPr>
        <w:t>违约</w:t>
      </w:r>
      <w:r w:rsidRPr="0088676B">
        <w:rPr>
          <w:rFonts w:ascii="Microsoft YaHei" w:eastAsiaTheme="minorEastAsia" w:hAnsi="Microsoft YaHei"/>
          <w:lang w:eastAsia="zh-CN"/>
          <w:rPrChange w:id="1412" w:author="Microsoft Office User" w:date="2017-08-26T15:42:00Z">
            <w:rPr>
              <w:rFonts w:ascii="Microsoft YaHei" w:eastAsia="Microsoft YaHei" w:hAnsi="Microsoft YaHei"/>
              <w:lang w:eastAsia="zh-CN"/>
            </w:rPr>
          </w:rPrChange>
        </w:rPr>
        <w:t>行为</w:t>
      </w:r>
      <w:r w:rsidRPr="0088676B">
        <w:rPr>
          <w:rFonts w:ascii="Microsoft YaHei" w:eastAsiaTheme="minorEastAsia" w:hAnsi="Microsoft YaHei" w:hint="eastAsia"/>
          <w:lang w:eastAsia="zh-CN"/>
          <w:rPrChange w:id="1413" w:author="Microsoft Office User" w:date="2017-08-26T15:42:00Z">
            <w:rPr>
              <w:rFonts w:ascii="Microsoft YaHei" w:eastAsia="Microsoft YaHei" w:hAnsi="Microsoft YaHei" w:hint="eastAsia"/>
              <w:lang w:eastAsia="zh-CN"/>
            </w:rPr>
          </w:rPrChange>
        </w:rPr>
        <w:t>承担法律责任</w:t>
      </w:r>
      <w:r w:rsidRPr="0088676B">
        <w:rPr>
          <w:rFonts w:ascii="Microsoft YaHei" w:eastAsiaTheme="minorEastAsia" w:hAnsi="Microsoft YaHei"/>
          <w:lang w:eastAsia="zh-CN"/>
          <w:rPrChange w:id="1414"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15" w:author="Microsoft Office User" w:date="2017-08-26T15:42:00Z">
            <w:rPr>
              <w:rFonts w:ascii="Microsoft YaHei" w:eastAsia="Microsoft YaHei" w:hAnsi="Microsoft YaHei" w:hint="eastAsia"/>
              <w:lang w:eastAsia="zh-CN"/>
            </w:rPr>
          </w:rPrChange>
        </w:rPr>
        <w:t>这种</w:t>
      </w:r>
      <w:r w:rsidRPr="0088676B">
        <w:rPr>
          <w:rFonts w:ascii="Microsoft YaHei" w:eastAsiaTheme="minorEastAsia" w:hAnsi="Microsoft YaHei"/>
          <w:lang w:eastAsia="zh-CN"/>
          <w:rPrChange w:id="1416" w:author="Microsoft Office User" w:date="2017-08-26T15:42:00Z">
            <w:rPr>
              <w:rFonts w:ascii="Microsoft YaHei" w:eastAsia="Microsoft YaHei" w:hAnsi="Microsoft YaHei"/>
              <w:lang w:eastAsia="zh-CN"/>
            </w:rPr>
          </w:rPrChange>
        </w:rPr>
        <w:t>情况只有在</w:t>
      </w:r>
      <w:r w:rsidRPr="0088676B">
        <w:rPr>
          <w:rFonts w:ascii="Microsoft YaHei" w:eastAsiaTheme="minorEastAsia" w:hAnsi="Microsoft YaHei" w:hint="eastAsia"/>
          <w:lang w:eastAsia="zh-CN"/>
          <w:rPrChange w:id="1417" w:author="Microsoft Office User" w:date="2017-08-26T15:42:00Z">
            <w:rPr>
              <w:rFonts w:ascii="Microsoft YaHei" w:eastAsia="Microsoft YaHei" w:hAnsi="Microsoft YaHei" w:hint="eastAsia"/>
              <w:lang w:eastAsia="zh-CN"/>
            </w:rPr>
          </w:rPrChange>
        </w:rPr>
        <w:t>会员</w:t>
      </w:r>
      <w:r w:rsidRPr="0088676B">
        <w:rPr>
          <w:rFonts w:ascii="Microsoft YaHei" w:eastAsiaTheme="minorEastAsia" w:hAnsi="Microsoft YaHei"/>
          <w:lang w:eastAsia="zh-CN"/>
          <w:rPrChange w:id="1418" w:author="Microsoft Office User" w:date="2017-08-26T15:42:00Z">
            <w:rPr>
              <w:rFonts w:ascii="Microsoft YaHei" w:eastAsia="Microsoft YaHei" w:hAnsi="Microsoft YaHei"/>
              <w:lang w:eastAsia="zh-CN"/>
            </w:rPr>
          </w:rPrChange>
        </w:rPr>
        <w:t>个人风险</w:t>
      </w:r>
      <w:r w:rsidRPr="0088676B">
        <w:rPr>
          <w:rFonts w:ascii="Microsoft YaHei" w:eastAsiaTheme="minorEastAsia" w:hAnsi="Microsoft YaHei" w:hint="eastAsia"/>
          <w:lang w:eastAsia="zh-CN"/>
          <w:rPrChange w:id="1419" w:author="Microsoft Office User" w:date="2017-08-26T15:42:00Z">
            <w:rPr>
              <w:rFonts w:ascii="Microsoft YaHei" w:eastAsia="Microsoft YaHei" w:hAnsi="Microsoft YaHei" w:hint="eastAsia"/>
              <w:lang w:eastAsia="zh-CN"/>
            </w:rPr>
          </w:rPrChange>
        </w:rPr>
        <w:t>高</w:t>
      </w:r>
      <w:r w:rsidRPr="0088676B">
        <w:rPr>
          <w:rFonts w:ascii="Microsoft YaHei" w:eastAsiaTheme="minorEastAsia" w:hAnsi="Microsoft YaHei"/>
          <w:lang w:eastAsia="zh-CN"/>
          <w:rPrChange w:id="1420" w:author="Microsoft Office User" w:date="2017-08-26T15:42:00Z">
            <w:rPr>
              <w:rFonts w:ascii="Microsoft YaHei" w:eastAsia="Microsoft YaHei" w:hAnsi="Microsoft YaHei"/>
              <w:lang w:eastAsia="zh-CN"/>
            </w:rPr>
          </w:rPrChange>
        </w:rPr>
        <w:t>的情形下</w:t>
      </w:r>
      <w:r w:rsidRPr="0088676B">
        <w:rPr>
          <w:rFonts w:ascii="Microsoft YaHei" w:eastAsiaTheme="minorEastAsia" w:hAnsi="Microsoft YaHei" w:hint="eastAsia"/>
          <w:lang w:eastAsia="zh-CN"/>
          <w:rPrChange w:id="1421"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22" w:author="Microsoft Office User" w:date="2017-08-26T15:42:00Z">
            <w:rPr>
              <w:rFonts w:ascii="Microsoft YaHei" w:eastAsia="Microsoft YaHei" w:hAnsi="Microsoft YaHei"/>
              <w:lang w:eastAsia="zh-CN"/>
            </w:rPr>
          </w:rPrChange>
        </w:rPr>
        <w:t>司法</w:t>
      </w:r>
      <w:r w:rsidRPr="0088676B">
        <w:rPr>
          <w:rFonts w:ascii="Microsoft YaHei" w:eastAsiaTheme="minorEastAsia" w:hAnsi="Microsoft YaHei" w:hint="eastAsia"/>
          <w:lang w:eastAsia="zh-CN"/>
          <w:rPrChange w:id="1423" w:author="Microsoft Office User" w:date="2017-08-26T15:42:00Z">
            <w:rPr>
              <w:rFonts w:ascii="Microsoft YaHei" w:eastAsia="Microsoft YaHei" w:hAnsi="Microsoft YaHei" w:hint="eastAsia"/>
              <w:lang w:eastAsia="zh-CN"/>
            </w:rPr>
          </w:rPrChange>
        </w:rPr>
        <w:t>程序</w:t>
      </w:r>
      <w:r w:rsidRPr="0088676B">
        <w:rPr>
          <w:rFonts w:ascii="Microsoft YaHei" w:eastAsiaTheme="minorEastAsia" w:hAnsi="Microsoft YaHei"/>
          <w:lang w:eastAsia="zh-CN"/>
          <w:rPrChange w:id="1424" w:author="Microsoft Office User" w:date="2017-08-26T15:42:00Z">
            <w:rPr>
              <w:rFonts w:ascii="Microsoft YaHei" w:eastAsia="Microsoft YaHei" w:hAnsi="Microsoft YaHei"/>
              <w:lang w:eastAsia="zh-CN"/>
            </w:rPr>
          </w:rPrChange>
        </w:rPr>
        <w:t>才</w:t>
      </w:r>
      <w:r w:rsidRPr="0088676B">
        <w:rPr>
          <w:rFonts w:ascii="Microsoft YaHei" w:eastAsiaTheme="minorEastAsia" w:hAnsi="Microsoft YaHei" w:hint="eastAsia"/>
          <w:lang w:eastAsia="zh-CN"/>
          <w:rPrChange w:id="1425" w:author="Microsoft Office User" w:date="2017-08-26T15:42:00Z">
            <w:rPr>
              <w:rFonts w:ascii="Microsoft YaHei" w:eastAsia="Microsoft YaHei" w:hAnsi="Microsoft YaHei" w:hint="eastAsia"/>
              <w:lang w:eastAsia="zh-CN"/>
            </w:rPr>
          </w:rPrChange>
        </w:rPr>
        <w:t>会</w:t>
      </w:r>
      <w:r w:rsidRPr="0088676B">
        <w:rPr>
          <w:rFonts w:ascii="Microsoft YaHei" w:eastAsiaTheme="minorEastAsia" w:hAnsi="Microsoft YaHei"/>
          <w:lang w:eastAsia="zh-CN"/>
          <w:rPrChange w:id="1426" w:author="Microsoft Office User" w:date="2017-08-26T15:42:00Z">
            <w:rPr>
              <w:rFonts w:ascii="Microsoft YaHei" w:eastAsia="Microsoft YaHei" w:hAnsi="Microsoft YaHei"/>
              <w:lang w:eastAsia="zh-CN"/>
            </w:rPr>
          </w:rPrChange>
        </w:rPr>
        <w:t>具有意义。</w:t>
      </w:r>
      <w:r w:rsidRPr="0088676B">
        <w:rPr>
          <w:rFonts w:ascii="Microsoft YaHei" w:eastAsiaTheme="minorEastAsia" w:hAnsi="Microsoft YaHei"/>
          <w:lang w:eastAsia="zh-CN"/>
          <w:rPrChange w:id="1427"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428" w:author="Microsoft Office User" w:date="2017-08-26T15:42:00Z">
            <w:rPr>
              <w:rFonts w:ascii="Microsoft YaHei" w:eastAsia="Microsoft YaHei" w:hAnsi="Microsoft YaHei" w:hint="eastAsia"/>
              <w:lang w:eastAsia="zh-CN"/>
            </w:rPr>
          </w:rPrChange>
        </w:rPr>
        <w:t>平台为</w:t>
      </w:r>
      <w:r w:rsidRPr="0088676B">
        <w:rPr>
          <w:rFonts w:ascii="Microsoft YaHei" w:eastAsiaTheme="minorEastAsia" w:hAnsi="Microsoft YaHei"/>
          <w:lang w:eastAsia="zh-CN"/>
          <w:rPrChange w:id="1429"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430" w:author="Microsoft Office User" w:date="2017-08-26T15:42:00Z">
            <w:rPr>
              <w:rFonts w:ascii="Microsoft YaHei" w:eastAsia="Microsoft YaHei" w:hAnsi="Microsoft YaHei" w:hint="eastAsia"/>
              <w:lang w:eastAsia="zh-CN"/>
            </w:rPr>
          </w:rPrChange>
        </w:rPr>
        <w:t>创建自动</w:t>
      </w:r>
      <w:r w:rsidRPr="0088676B">
        <w:rPr>
          <w:rFonts w:ascii="Microsoft YaHei" w:eastAsiaTheme="minorEastAsia" w:hAnsi="Microsoft YaHei"/>
          <w:lang w:eastAsia="zh-CN"/>
          <w:rPrChange w:id="1431" w:author="Microsoft Office User" w:date="2017-08-26T15:42:00Z">
            <w:rPr>
              <w:rFonts w:ascii="Microsoft YaHei" w:eastAsia="Microsoft YaHei" w:hAnsi="Microsoft YaHei"/>
              <w:lang w:eastAsia="zh-CN"/>
            </w:rPr>
          </w:rPrChange>
        </w:rPr>
        <w:t>填充</w:t>
      </w:r>
      <w:r w:rsidRPr="0088676B">
        <w:rPr>
          <w:rFonts w:ascii="Microsoft YaHei" w:eastAsiaTheme="minorEastAsia" w:hAnsi="Microsoft YaHei" w:hint="eastAsia"/>
          <w:lang w:eastAsia="zh-CN"/>
          <w:rPrChange w:id="1432" w:author="Microsoft Office User" w:date="2017-08-26T15:42:00Z">
            <w:rPr>
              <w:rFonts w:ascii="Microsoft YaHei" w:eastAsia="Microsoft YaHei" w:hAnsi="Microsoft YaHei" w:hint="eastAsia"/>
              <w:lang w:eastAsia="zh-CN"/>
            </w:rPr>
          </w:rPrChange>
        </w:rPr>
        <w:t>合同</w:t>
      </w:r>
      <w:r w:rsidRPr="0088676B">
        <w:rPr>
          <w:rFonts w:ascii="Microsoft YaHei" w:eastAsiaTheme="minorEastAsia" w:hAnsi="Microsoft YaHei"/>
          <w:lang w:eastAsia="zh-CN"/>
          <w:rPrChange w:id="1433" w:author="Microsoft Office User" w:date="2017-08-26T15:42:00Z">
            <w:rPr>
              <w:rFonts w:ascii="Microsoft YaHei" w:eastAsia="Microsoft YaHei" w:hAnsi="Microsoft YaHei"/>
              <w:lang w:eastAsia="zh-CN"/>
            </w:rPr>
          </w:rPrChange>
        </w:rPr>
        <w:t>的功能。</w:t>
      </w:r>
    </w:p>
    <w:p w14:paraId="0D0A6A73"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434"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35" w:author="Microsoft Office User" w:date="2017-08-26T15:42:00Z">
            <w:rPr>
              <w:rFonts w:ascii="Microsoft YaHei" w:eastAsia="Microsoft YaHei" w:hAnsi="Microsoft YaHei" w:hint="eastAsia"/>
              <w:lang w:eastAsia="zh-CN"/>
            </w:rPr>
          </w:rPrChange>
        </w:rPr>
        <w:t>产品</w:t>
      </w:r>
      <w:r w:rsidRPr="0088676B">
        <w:rPr>
          <w:rFonts w:ascii="Microsoft YaHei" w:eastAsiaTheme="minorEastAsia" w:hAnsi="Microsoft YaHei"/>
          <w:lang w:eastAsia="zh-CN"/>
          <w:rPrChange w:id="1436" w:author="Microsoft Office User" w:date="2017-08-26T15:42:00Z">
            <w:rPr>
              <w:rFonts w:ascii="Microsoft YaHei" w:eastAsia="Microsoft YaHei" w:hAnsi="Microsoft YaHei"/>
              <w:lang w:eastAsia="zh-CN"/>
            </w:rPr>
          </w:rPrChange>
        </w:rPr>
        <w:t>设计</w:t>
      </w:r>
      <w:r w:rsidRPr="0088676B">
        <w:rPr>
          <w:rFonts w:ascii="Microsoft YaHei" w:eastAsiaTheme="minorEastAsia" w:hAnsi="Microsoft YaHei"/>
          <w:lang w:eastAsia="zh-CN"/>
          <w:rPrChange w:id="1437"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438"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439" w:author="Microsoft Office User" w:date="2017-08-26T15:42:00Z">
            <w:rPr>
              <w:rFonts w:ascii="Microsoft YaHei" w:eastAsia="Microsoft YaHei" w:hAnsi="Microsoft YaHei"/>
              <w:lang w:eastAsia="zh-CN"/>
            </w:rPr>
          </w:rPrChange>
        </w:rPr>
        <w:t>发起会员</w:t>
      </w:r>
      <w:r w:rsidRPr="0088676B">
        <w:rPr>
          <w:rFonts w:ascii="Microsoft YaHei" w:eastAsiaTheme="minorEastAsia" w:hAnsi="Microsoft YaHei" w:hint="eastAsia"/>
          <w:lang w:eastAsia="zh-CN"/>
          <w:rPrChange w:id="1440"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441" w:author="Microsoft Office User" w:date="2017-08-26T15:42:00Z">
            <w:rPr>
              <w:rFonts w:ascii="Microsoft YaHei" w:eastAsia="Microsoft YaHei" w:hAnsi="Microsoft YaHei"/>
              <w:lang w:eastAsia="zh-CN"/>
            </w:rPr>
          </w:rPrChange>
        </w:rPr>
        <w:t>通过</w:t>
      </w:r>
      <w:r w:rsidRPr="0088676B">
        <w:rPr>
          <w:rFonts w:ascii="Microsoft YaHei" w:eastAsiaTheme="minorEastAsia" w:hAnsi="Microsoft YaHei" w:hint="eastAsia"/>
          <w:lang w:eastAsia="zh-CN"/>
          <w:rPrChange w:id="1442" w:author="Microsoft Office User" w:date="2017-08-26T15:42:00Z">
            <w:rPr>
              <w:rFonts w:ascii="Microsoft YaHei" w:eastAsia="Microsoft YaHei" w:hAnsi="Microsoft YaHei" w:hint="eastAsia"/>
              <w:lang w:eastAsia="zh-CN"/>
            </w:rPr>
          </w:rPrChange>
        </w:rPr>
        <w:t>抵押来</w:t>
      </w:r>
      <w:r w:rsidRPr="0088676B">
        <w:rPr>
          <w:rFonts w:ascii="Microsoft YaHei" w:eastAsiaTheme="minorEastAsia" w:hAnsi="Microsoft YaHei"/>
          <w:lang w:eastAsia="zh-CN"/>
          <w:rPrChange w:id="1443" w:author="Microsoft Office User" w:date="2017-08-26T15:42:00Z">
            <w:rPr>
              <w:rFonts w:ascii="Microsoft YaHei" w:eastAsia="Microsoft YaHei" w:hAnsi="Microsoft YaHei"/>
              <w:lang w:eastAsia="zh-CN"/>
            </w:rPr>
          </w:rPrChange>
        </w:rPr>
        <w:t>增加</w:t>
      </w:r>
      <w:r w:rsidRPr="0088676B">
        <w:rPr>
          <w:rFonts w:ascii="Microsoft YaHei" w:eastAsiaTheme="minorEastAsia" w:hAnsi="Microsoft YaHei" w:hint="eastAsia"/>
          <w:lang w:eastAsia="zh-CN"/>
          <w:rPrChange w:id="1444" w:author="Microsoft Office User" w:date="2017-08-26T15:42:00Z">
            <w:rPr>
              <w:rFonts w:ascii="Microsoft YaHei" w:eastAsia="Microsoft YaHei" w:hAnsi="Microsoft YaHei" w:hint="eastAsia"/>
              <w:lang w:eastAsia="zh-CN"/>
            </w:rPr>
          </w:rPrChange>
        </w:rPr>
        <w:t>参与</w:t>
      </w:r>
      <w:r w:rsidRPr="0088676B">
        <w:rPr>
          <w:rFonts w:ascii="Microsoft YaHei" w:eastAsiaTheme="minorEastAsia" w:hAnsi="Microsoft YaHei"/>
          <w:lang w:eastAsia="zh-CN"/>
          <w:rPrChange w:id="1445" w:author="Microsoft Office User" w:date="2017-08-26T15:42:00Z">
            <w:rPr>
              <w:rFonts w:ascii="Microsoft YaHei" w:eastAsia="Microsoft YaHei" w:hAnsi="Microsoft YaHei"/>
              <w:lang w:eastAsia="zh-CN"/>
            </w:rPr>
          </w:rPrChange>
        </w:rPr>
        <w:t>者的信心。</w:t>
      </w:r>
      <w:r w:rsidRPr="0088676B">
        <w:rPr>
          <w:rFonts w:ascii="Microsoft YaHei" w:eastAsiaTheme="minorEastAsia" w:hAnsi="Microsoft YaHei" w:hint="eastAsia"/>
          <w:lang w:eastAsia="zh-CN"/>
          <w:rPrChange w:id="1446" w:author="Microsoft Office User" w:date="2017-08-26T15:42:00Z">
            <w:rPr>
              <w:rFonts w:ascii="Microsoft YaHei" w:eastAsia="Microsoft YaHei" w:hAnsi="Microsoft YaHei" w:hint="eastAsia"/>
              <w:lang w:eastAsia="zh-CN"/>
            </w:rPr>
          </w:rPrChange>
        </w:rPr>
        <w:t>抵押物</w:t>
      </w:r>
      <w:r w:rsidRPr="0088676B">
        <w:rPr>
          <w:rFonts w:ascii="Microsoft YaHei" w:eastAsiaTheme="minorEastAsia" w:hAnsi="Microsoft YaHei"/>
          <w:lang w:eastAsia="zh-CN"/>
          <w:rPrChange w:id="1447" w:author="Microsoft Office User" w:date="2017-08-26T15:42:00Z">
            <w:rPr>
              <w:rFonts w:ascii="Microsoft YaHei" w:eastAsia="Microsoft YaHei" w:hAnsi="Microsoft YaHei"/>
              <w:lang w:eastAsia="zh-CN"/>
            </w:rPr>
          </w:rPrChange>
        </w:rPr>
        <w:t>将被</w:t>
      </w:r>
      <w:r w:rsidRPr="0088676B">
        <w:rPr>
          <w:rFonts w:ascii="Microsoft YaHei" w:eastAsiaTheme="minorEastAsia" w:hAnsi="Microsoft YaHei" w:hint="eastAsia"/>
          <w:lang w:eastAsia="zh-CN"/>
          <w:rPrChange w:id="1448" w:author="Microsoft Office User" w:date="2017-08-26T15:42:00Z">
            <w:rPr>
              <w:rFonts w:ascii="Microsoft YaHei" w:eastAsia="Microsoft YaHei" w:hAnsi="Microsoft YaHei" w:hint="eastAsia"/>
              <w:lang w:eastAsia="zh-CN"/>
            </w:rPr>
          </w:rPrChange>
        </w:rPr>
        <w:t>纳入</w:t>
      </w:r>
      <w:r w:rsidRPr="0088676B">
        <w:rPr>
          <w:rFonts w:ascii="Microsoft YaHei" w:eastAsiaTheme="minorEastAsia" w:hAnsi="Microsoft YaHei"/>
          <w:lang w:eastAsia="zh-CN"/>
          <w:rPrChange w:id="1449" w:author="Microsoft Office User" w:date="2017-08-26T15:42:00Z">
            <w:rPr>
              <w:rFonts w:ascii="Microsoft YaHei" w:eastAsia="Microsoft YaHei" w:hAnsi="Microsoft YaHei"/>
              <w:lang w:eastAsia="zh-CN"/>
            </w:rPr>
          </w:rPrChange>
        </w:rPr>
        <w:t>智能合约，</w:t>
      </w:r>
      <w:r w:rsidRPr="0088676B">
        <w:rPr>
          <w:rFonts w:ascii="Microsoft YaHei" w:eastAsiaTheme="minorEastAsia" w:hAnsi="Microsoft YaHei" w:hint="eastAsia"/>
          <w:lang w:eastAsia="zh-CN"/>
          <w:rPrChange w:id="1450" w:author="Microsoft Office User" w:date="2017-08-26T15:42:00Z">
            <w:rPr>
              <w:rFonts w:ascii="Microsoft YaHei" w:eastAsia="Microsoft YaHei" w:hAnsi="Microsoft YaHei" w:hint="eastAsia"/>
              <w:lang w:eastAsia="zh-CN"/>
            </w:rPr>
          </w:rPrChange>
        </w:rPr>
        <w:t>如果</w:t>
      </w:r>
      <w:r w:rsidRPr="0088676B">
        <w:rPr>
          <w:rFonts w:ascii="Microsoft YaHei" w:eastAsiaTheme="minorEastAsia" w:hAnsi="Microsoft YaHei"/>
          <w:lang w:eastAsia="zh-CN"/>
          <w:rPrChange w:id="1451" w:author="Microsoft Office User" w:date="2017-08-26T15:42:00Z">
            <w:rPr>
              <w:rFonts w:ascii="Microsoft YaHei" w:eastAsia="Microsoft YaHei" w:hAnsi="Microsoft YaHei"/>
              <w:lang w:eastAsia="zh-CN"/>
            </w:rPr>
          </w:rPrChange>
        </w:rPr>
        <w:t>违约</w:t>
      </w:r>
      <w:r w:rsidRPr="0088676B">
        <w:rPr>
          <w:rFonts w:ascii="Microsoft YaHei" w:eastAsiaTheme="minorEastAsia" w:hAnsi="Microsoft YaHei" w:hint="eastAsia"/>
          <w:lang w:eastAsia="zh-CN"/>
          <w:rPrChange w:id="1452" w:author="Microsoft Office User" w:date="2017-08-26T15:42:00Z">
            <w:rPr>
              <w:rFonts w:ascii="Microsoft YaHei" w:eastAsia="Microsoft YaHei" w:hAnsi="Microsoft YaHei" w:hint="eastAsia"/>
              <w:lang w:eastAsia="zh-CN"/>
            </w:rPr>
          </w:rPrChange>
        </w:rPr>
        <w:t>或欺诈</w:t>
      </w:r>
      <w:r w:rsidRPr="0088676B">
        <w:rPr>
          <w:rFonts w:ascii="Microsoft YaHei" w:eastAsiaTheme="minorEastAsia" w:hAnsi="Microsoft YaHei"/>
          <w:lang w:eastAsia="zh-CN"/>
          <w:rPrChange w:id="1453" w:author="Microsoft Office User" w:date="2017-08-26T15:42:00Z">
            <w:rPr>
              <w:rFonts w:ascii="Microsoft YaHei" w:eastAsia="Microsoft YaHei" w:hAnsi="Microsoft YaHei"/>
              <w:lang w:eastAsia="zh-CN"/>
            </w:rPr>
          </w:rPrChange>
        </w:rPr>
        <w:t>发生</w:t>
      </w:r>
      <w:r w:rsidRPr="0088676B">
        <w:rPr>
          <w:rFonts w:ascii="Microsoft YaHei" w:eastAsiaTheme="minorEastAsia" w:hAnsi="Microsoft YaHei" w:hint="eastAsia"/>
          <w:lang w:eastAsia="zh-CN"/>
          <w:rPrChange w:id="1454"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55" w:author="Microsoft Office User" w:date="2017-08-26T15:42:00Z">
            <w:rPr>
              <w:rFonts w:ascii="Microsoft YaHei" w:eastAsia="Microsoft YaHei" w:hAnsi="Microsoft YaHei"/>
              <w:lang w:eastAsia="zh-CN"/>
            </w:rPr>
          </w:rPrChange>
        </w:rPr>
        <w:t>将会</w:t>
      </w:r>
      <w:r w:rsidRPr="0088676B">
        <w:rPr>
          <w:rFonts w:ascii="Microsoft YaHei" w:eastAsiaTheme="minorEastAsia" w:hAnsi="Microsoft YaHei" w:hint="eastAsia"/>
          <w:lang w:eastAsia="zh-CN"/>
          <w:rPrChange w:id="1456" w:author="Microsoft Office User" w:date="2017-08-26T15:42:00Z">
            <w:rPr>
              <w:rFonts w:ascii="Microsoft YaHei" w:eastAsia="Microsoft YaHei" w:hAnsi="Microsoft YaHei" w:hint="eastAsia"/>
              <w:lang w:eastAsia="zh-CN"/>
            </w:rPr>
          </w:rPrChange>
        </w:rPr>
        <w:t>发放</w:t>
      </w:r>
      <w:r w:rsidRPr="0088676B">
        <w:rPr>
          <w:rFonts w:ascii="Microsoft YaHei" w:eastAsiaTheme="minorEastAsia" w:hAnsi="Microsoft YaHei"/>
          <w:lang w:eastAsia="zh-CN"/>
          <w:rPrChange w:id="1457" w:author="Microsoft Office User" w:date="2017-08-26T15:42:00Z">
            <w:rPr>
              <w:rFonts w:ascii="Microsoft YaHei" w:eastAsia="Microsoft YaHei" w:hAnsi="Microsoft YaHei"/>
              <w:lang w:eastAsia="zh-CN"/>
            </w:rPr>
          </w:rPrChange>
        </w:rPr>
        <w:t>给</w:t>
      </w:r>
      <w:r w:rsidRPr="0088676B">
        <w:rPr>
          <w:rFonts w:ascii="Microsoft YaHei" w:eastAsiaTheme="minorEastAsia" w:hAnsi="Microsoft YaHei" w:hint="eastAsia"/>
          <w:lang w:eastAsia="zh-CN"/>
          <w:rPrChange w:id="1458" w:author="Microsoft Office User" w:date="2017-08-26T15:42:00Z">
            <w:rPr>
              <w:rFonts w:ascii="Microsoft YaHei" w:eastAsia="Microsoft YaHei" w:hAnsi="Microsoft YaHei" w:hint="eastAsia"/>
              <w:lang w:eastAsia="zh-CN"/>
            </w:rPr>
          </w:rPrChange>
        </w:rPr>
        <w:t>遵守</w:t>
      </w:r>
      <w:r w:rsidRPr="0088676B">
        <w:rPr>
          <w:rFonts w:ascii="Microsoft YaHei" w:eastAsiaTheme="minorEastAsia" w:hAnsi="Microsoft YaHei"/>
          <w:lang w:eastAsia="zh-CN"/>
          <w:rPrChange w:id="1459" w:author="Microsoft Office User" w:date="2017-08-26T15:42:00Z">
            <w:rPr>
              <w:rFonts w:ascii="Microsoft YaHei" w:eastAsia="Microsoft YaHei" w:hAnsi="Microsoft YaHei"/>
              <w:lang w:eastAsia="zh-CN"/>
            </w:rPr>
          </w:rPrChange>
        </w:rPr>
        <w:t>契约的会员。</w:t>
      </w:r>
      <w:r w:rsidRPr="0088676B">
        <w:rPr>
          <w:rFonts w:ascii="Microsoft YaHei" w:eastAsiaTheme="minorEastAsia" w:hAnsi="Microsoft YaHei" w:hint="eastAsia"/>
          <w:lang w:eastAsia="zh-CN"/>
          <w:rPrChange w:id="1460"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61" w:author="Microsoft Office User" w:date="2017-08-26T15:42:00Z">
            <w:rPr>
              <w:rFonts w:ascii="Microsoft YaHei" w:eastAsia="Microsoft YaHei" w:hAnsi="Microsoft YaHei"/>
              <w:lang w:eastAsia="zh-CN"/>
            </w:rPr>
          </w:rPrChange>
        </w:rPr>
        <w:t>可以是流动</w:t>
      </w:r>
      <w:r w:rsidRPr="0088676B">
        <w:rPr>
          <w:rFonts w:ascii="Microsoft YaHei" w:eastAsiaTheme="minorEastAsia" w:hAnsi="Microsoft YaHei" w:hint="eastAsia"/>
          <w:lang w:eastAsia="zh-CN"/>
          <w:rPrChange w:id="1462" w:author="Microsoft Office User" w:date="2017-08-26T15:42:00Z">
            <w:rPr>
              <w:rFonts w:ascii="Microsoft YaHei" w:eastAsia="Microsoft YaHei" w:hAnsi="Microsoft YaHei" w:hint="eastAsia"/>
              <w:lang w:eastAsia="zh-CN"/>
            </w:rPr>
          </w:rPrChange>
        </w:rPr>
        <w:t>性</w:t>
      </w:r>
      <w:r w:rsidRPr="0088676B">
        <w:rPr>
          <w:rFonts w:ascii="Microsoft YaHei" w:eastAsiaTheme="minorEastAsia" w:hAnsi="Microsoft YaHei"/>
          <w:lang w:eastAsia="zh-CN"/>
          <w:rPrChange w:id="1463" w:author="Microsoft Office User" w:date="2017-08-26T15:42:00Z">
            <w:rPr>
              <w:rFonts w:ascii="Microsoft YaHei" w:eastAsia="Microsoft YaHei" w:hAnsi="Microsoft YaHei"/>
              <w:lang w:eastAsia="zh-CN"/>
            </w:rPr>
          </w:rPrChange>
        </w:rPr>
        <w:t>高的数字资产如比特币等，也可以</w:t>
      </w:r>
      <w:r w:rsidRPr="0088676B">
        <w:rPr>
          <w:rFonts w:ascii="Microsoft YaHei" w:eastAsiaTheme="minorEastAsia" w:hAnsi="Microsoft YaHei" w:hint="eastAsia"/>
          <w:lang w:eastAsia="zh-CN"/>
          <w:rPrChange w:id="1464" w:author="Microsoft Office User" w:date="2017-08-26T15:42:00Z">
            <w:rPr>
              <w:rFonts w:ascii="Microsoft YaHei" w:eastAsia="Microsoft YaHei" w:hAnsi="Microsoft YaHei" w:hint="eastAsia"/>
              <w:lang w:eastAsia="zh-CN"/>
            </w:rPr>
          </w:rPrChange>
        </w:rPr>
        <w:t>是固定</w:t>
      </w:r>
      <w:r w:rsidRPr="0088676B">
        <w:rPr>
          <w:rFonts w:ascii="Microsoft YaHei" w:eastAsiaTheme="minorEastAsia" w:hAnsi="Microsoft YaHei"/>
          <w:lang w:eastAsia="zh-CN"/>
          <w:rPrChange w:id="1465" w:author="Microsoft Office User" w:date="2017-08-26T15:42:00Z">
            <w:rPr>
              <w:rFonts w:ascii="Microsoft YaHei" w:eastAsia="Microsoft YaHei" w:hAnsi="Microsoft YaHei"/>
              <w:lang w:eastAsia="zh-CN"/>
            </w:rPr>
          </w:rPrChange>
        </w:rPr>
        <w:t>资产如汽车，房产。</w:t>
      </w:r>
      <w:r w:rsidRPr="0088676B">
        <w:rPr>
          <w:rFonts w:ascii="Microsoft YaHei" w:eastAsiaTheme="minorEastAsia" w:hAnsi="Microsoft YaHei" w:hint="eastAsia"/>
          <w:lang w:eastAsia="zh-CN"/>
          <w:rPrChange w:id="1466"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67" w:author="Microsoft Office User" w:date="2017-08-26T15:42:00Z">
            <w:rPr>
              <w:rFonts w:ascii="Microsoft YaHei" w:eastAsia="Microsoft YaHei" w:hAnsi="Microsoft YaHei"/>
              <w:lang w:eastAsia="zh-CN"/>
            </w:rPr>
          </w:rPrChange>
        </w:rPr>
        <w:t>可以</w:t>
      </w:r>
      <w:r w:rsidRPr="0088676B">
        <w:rPr>
          <w:rFonts w:ascii="Microsoft YaHei" w:eastAsiaTheme="minorEastAsia" w:hAnsi="Microsoft YaHei" w:hint="eastAsia"/>
          <w:lang w:eastAsia="zh-CN"/>
          <w:rPrChange w:id="1468" w:author="Microsoft Office User" w:date="2017-08-26T15:42:00Z">
            <w:rPr>
              <w:rFonts w:ascii="Microsoft YaHei" w:eastAsia="Microsoft YaHei" w:hAnsi="Microsoft YaHei" w:hint="eastAsia"/>
              <w:lang w:eastAsia="zh-CN"/>
            </w:rPr>
          </w:rPrChange>
        </w:rPr>
        <w:t>提高资本</w:t>
      </w:r>
      <w:r w:rsidRPr="0088676B">
        <w:rPr>
          <w:rFonts w:ascii="Microsoft YaHei" w:eastAsiaTheme="minorEastAsia" w:hAnsi="Microsoft YaHei"/>
          <w:lang w:eastAsia="zh-CN"/>
          <w:rPrChange w:id="1469"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70" w:author="Microsoft Office User" w:date="2017-08-26T15:42:00Z">
            <w:rPr>
              <w:rFonts w:ascii="Microsoft YaHei" w:eastAsia="Microsoft YaHei" w:hAnsi="Microsoft YaHei" w:hint="eastAsia"/>
              <w:lang w:eastAsia="zh-CN"/>
            </w:rPr>
          </w:rPrChange>
        </w:rPr>
        <w:t>利用</w:t>
      </w:r>
      <w:r w:rsidRPr="0088676B">
        <w:rPr>
          <w:rFonts w:ascii="Microsoft YaHei" w:eastAsiaTheme="minorEastAsia" w:hAnsi="Microsoft YaHei"/>
          <w:lang w:eastAsia="zh-CN"/>
          <w:rPrChange w:id="1471" w:author="Microsoft Office User" w:date="2017-08-26T15:42:00Z">
            <w:rPr>
              <w:rFonts w:ascii="Microsoft YaHei" w:eastAsia="Microsoft YaHei" w:hAnsi="Microsoft YaHei"/>
              <w:lang w:eastAsia="zh-CN"/>
            </w:rPr>
          </w:rPrChange>
        </w:rPr>
        <w:t>效率。</w:t>
      </w:r>
      <w:r w:rsidRPr="0088676B">
        <w:rPr>
          <w:rFonts w:ascii="Microsoft YaHei" w:eastAsiaTheme="minorEastAsia" w:hAnsi="Microsoft YaHei" w:hint="eastAsia"/>
          <w:lang w:eastAsia="zh-CN"/>
          <w:rPrChange w:id="1472"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473" w:author="Microsoft Office User" w:date="2017-08-26T15:42:00Z">
            <w:rPr>
              <w:rFonts w:ascii="Microsoft YaHei" w:eastAsia="Microsoft YaHei" w:hAnsi="Microsoft YaHei"/>
              <w:lang w:eastAsia="zh-CN"/>
            </w:rPr>
          </w:rPrChange>
        </w:rPr>
        <w:t>新加入的，信誉还没有建立起来的会员，</w:t>
      </w:r>
      <w:r w:rsidRPr="0088676B">
        <w:rPr>
          <w:rFonts w:ascii="Microsoft YaHei" w:eastAsiaTheme="minorEastAsia" w:hAnsi="Microsoft YaHei" w:hint="eastAsia"/>
          <w:lang w:eastAsia="zh-CN"/>
          <w:rPrChange w:id="1474" w:author="Microsoft Office User" w:date="2017-08-26T15:42:00Z">
            <w:rPr>
              <w:rFonts w:ascii="Microsoft YaHei" w:eastAsia="Microsoft YaHei" w:hAnsi="Microsoft YaHei" w:hint="eastAsia"/>
              <w:lang w:eastAsia="zh-CN"/>
            </w:rPr>
          </w:rPrChange>
        </w:rPr>
        <w:t>只可以</w:t>
      </w:r>
      <w:r w:rsidRPr="0088676B">
        <w:rPr>
          <w:rFonts w:ascii="Microsoft YaHei" w:eastAsiaTheme="minorEastAsia" w:hAnsi="Microsoft YaHei"/>
          <w:lang w:eastAsia="zh-CN"/>
          <w:rPrChange w:id="1475" w:author="Microsoft Office User" w:date="2017-08-26T15:42:00Z">
            <w:rPr>
              <w:rFonts w:ascii="Microsoft YaHei" w:eastAsia="Microsoft YaHei" w:hAnsi="Microsoft YaHei"/>
              <w:lang w:eastAsia="zh-CN"/>
            </w:rPr>
          </w:rPrChange>
        </w:rPr>
        <w:t>参与风险低的</w:t>
      </w:r>
      <w:r w:rsidRPr="0088676B">
        <w:rPr>
          <w:rFonts w:ascii="Microsoft YaHei" w:eastAsiaTheme="minorEastAsia" w:hAnsi="Microsoft YaHei" w:hint="eastAsia"/>
          <w:lang w:eastAsia="zh-CN"/>
          <w:rPrChange w:id="1476" w:author="Microsoft Office User" w:date="2017-08-26T15:42:00Z">
            <w:rPr>
              <w:rFonts w:ascii="Microsoft YaHei" w:eastAsia="Microsoft YaHei" w:hAnsi="Microsoft YaHei" w:hint="eastAsia"/>
              <w:lang w:eastAsia="zh-CN"/>
            </w:rPr>
          </w:rPrChange>
        </w:rPr>
        <w:t>保障</w:t>
      </w:r>
      <w:r w:rsidRPr="0088676B">
        <w:rPr>
          <w:rFonts w:ascii="Microsoft YaHei" w:eastAsiaTheme="minorEastAsia" w:hAnsi="Microsoft YaHei"/>
          <w:lang w:eastAsia="zh-CN"/>
          <w:rPrChange w:id="1477" w:author="Microsoft Office User" w:date="2017-08-26T15:42:00Z">
            <w:rPr>
              <w:rFonts w:ascii="Microsoft YaHei" w:eastAsia="Microsoft YaHei" w:hAnsi="Microsoft YaHei"/>
              <w:lang w:eastAsia="zh-CN"/>
            </w:rPr>
          </w:rPrChange>
        </w:rPr>
        <w:t>条款</w:t>
      </w:r>
      <w:r w:rsidRPr="0088676B">
        <w:rPr>
          <w:rFonts w:ascii="Microsoft YaHei" w:eastAsiaTheme="minorEastAsia" w:hAnsi="Microsoft YaHei" w:hint="eastAsia"/>
          <w:lang w:eastAsia="zh-CN"/>
          <w:rPrChange w:id="1478" w:author="Microsoft Office User" w:date="2017-08-26T15:42:00Z">
            <w:rPr>
              <w:rFonts w:ascii="Microsoft YaHei" w:eastAsia="Microsoft YaHei" w:hAnsi="Microsoft YaHei" w:hint="eastAsia"/>
              <w:lang w:eastAsia="zh-CN"/>
            </w:rPr>
          </w:rPrChange>
        </w:rPr>
        <w:t>。随着</w:t>
      </w:r>
      <w:r w:rsidRPr="0088676B">
        <w:rPr>
          <w:rFonts w:ascii="Microsoft YaHei" w:eastAsiaTheme="minorEastAsia" w:hAnsi="Microsoft YaHei"/>
          <w:lang w:eastAsia="zh-CN"/>
          <w:rPrChange w:id="1479" w:author="Microsoft Office User" w:date="2017-08-26T15:42:00Z">
            <w:rPr>
              <w:rFonts w:ascii="Microsoft YaHei" w:eastAsia="Microsoft YaHei" w:hAnsi="Microsoft YaHei"/>
              <w:lang w:eastAsia="zh-CN"/>
            </w:rPr>
          </w:rPrChange>
        </w:rPr>
        <w:t>会员的信誉提升，该会员会享受更多的保障。</w:t>
      </w:r>
    </w:p>
    <w:p w14:paraId="63A26DF4"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480"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81" w:author="Microsoft Office User" w:date="2017-08-26T15:42:00Z">
            <w:rPr>
              <w:rFonts w:ascii="Microsoft YaHei" w:eastAsia="Microsoft YaHei" w:hAnsi="Microsoft YaHei" w:hint="eastAsia"/>
              <w:lang w:eastAsia="zh-CN"/>
            </w:rPr>
          </w:rPrChange>
        </w:rPr>
        <w:t>激励</w:t>
      </w:r>
      <w:r w:rsidRPr="0088676B">
        <w:rPr>
          <w:rFonts w:ascii="Microsoft YaHei" w:eastAsiaTheme="minorEastAsia" w:hAnsi="Microsoft YaHei"/>
          <w:lang w:eastAsia="zh-CN"/>
          <w:rPrChange w:id="1482" w:author="Microsoft Office User" w:date="2017-08-26T15:42:00Z">
            <w:rPr>
              <w:rFonts w:ascii="Microsoft YaHei" w:eastAsia="Microsoft YaHei" w:hAnsi="Microsoft YaHei"/>
              <w:lang w:eastAsia="zh-CN"/>
            </w:rPr>
          </w:rPrChange>
        </w:rPr>
        <w:t>机制</w:t>
      </w:r>
      <w:r w:rsidRPr="0088676B">
        <w:rPr>
          <w:rFonts w:ascii="Microsoft YaHei" w:eastAsiaTheme="minorEastAsia" w:hAnsi="Microsoft YaHei"/>
          <w:lang w:eastAsia="zh-CN"/>
          <w:rPrChange w:id="1483"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484" w:author="Microsoft Office User" w:date="2017-08-26T15:42:00Z">
            <w:rPr>
              <w:rFonts w:ascii="Microsoft YaHei" w:eastAsia="Microsoft YaHei" w:hAnsi="Microsoft YaHei" w:hint="eastAsia"/>
              <w:lang w:eastAsia="zh-CN"/>
            </w:rPr>
          </w:rPrChange>
        </w:rPr>
        <w:t>假如</w:t>
      </w:r>
      <w:r w:rsidRPr="0088676B">
        <w:rPr>
          <w:rFonts w:ascii="Microsoft YaHei" w:eastAsiaTheme="minorEastAsia" w:hAnsi="Microsoft YaHei"/>
          <w:lang w:eastAsia="zh-CN"/>
          <w:rPrChange w:id="1485" w:author="Microsoft Office User" w:date="2017-08-26T15:42:00Z">
            <w:rPr>
              <w:rFonts w:ascii="Microsoft YaHei" w:eastAsia="Microsoft YaHei" w:hAnsi="Microsoft YaHei"/>
              <w:lang w:eastAsia="zh-CN"/>
            </w:rPr>
          </w:rPrChange>
        </w:rPr>
        <w:t>会员违约，</w:t>
      </w:r>
      <w:r w:rsidRPr="0088676B">
        <w:rPr>
          <w:rFonts w:ascii="Microsoft YaHei" w:eastAsiaTheme="minorEastAsia" w:hAnsi="Microsoft YaHei" w:hint="eastAsia"/>
          <w:lang w:eastAsia="zh-CN"/>
          <w:rPrChange w:id="1486" w:author="Microsoft Office User" w:date="2017-08-26T15:42:00Z">
            <w:rPr>
              <w:rFonts w:ascii="Microsoft YaHei" w:eastAsia="Microsoft YaHei" w:hAnsi="Microsoft YaHei" w:hint="eastAsia"/>
              <w:lang w:eastAsia="zh-CN"/>
            </w:rPr>
          </w:rPrChange>
        </w:rPr>
        <w:t>为了追回</w:t>
      </w:r>
      <w:r w:rsidRPr="0088676B">
        <w:rPr>
          <w:rFonts w:ascii="Microsoft YaHei" w:eastAsiaTheme="minorEastAsia" w:hAnsi="Microsoft YaHei"/>
          <w:lang w:eastAsia="zh-CN"/>
          <w:rPrChange w:id="1487" w:author="Microsoft Office User" w:date="2017-08-26T15:42:00Z">
            <w:rPr>
              <w:rFonts w:ascii="Microsoft YaHei" w:eastAsia="Microsoft YaHei" w:hAnsi="Microsoft YaHei"/>
              <w:lang w:eastAsia="zh-CN"/>
            </w:rPr>
          </w:rPrChange>
        </w:rPr>
        <w:t>资产</w:t>
      </w:r>
      <w:r w:rsidRPr="0088676B">
        <w:rPr>
          <w:rFonts w:ascii="Microsoft YaHei" w:eastAsiaTheme="minorEastAsia" w:hAnsi="Microsoft YaHei" w:hint="eastAsia"/>
          <w:lang w:eastAsia="zh-CN"/>
          <w:rPrChange w:id="1488"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89"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490" w:author="Microsoft Office User" w:date="2017-08-26T15:42:00Z">
            <w:rPr>
              <w:rFonts w:ascii="Microsoft YaHei" w:eastAsia="Microsoft YaHei" w:hAnsi="Microsoft YaHei" w:hint="eastAsia"/>
              <w:lang w:eastAsia="zh-CN"/>
            </w:rPr>
          </w:rPrChange>
        </w:rPr>
        <w:t>将发起奖励</w:t>
      </w:r>
      <w:r w:rsidRPr="0088676B">
        <w:rPr>
          <w:rFonts w:ascii="Microsoft YaHei" w:eastAsiaTheme="minorEastAsia" w:hAnsi="Microsoft YaHei"/>
          <w:lang w:eastAsia="zh-CN"/>
          <w:rPrChange w:id="1491" w:author="Microsoft Office User" w:date="2017-08-26T15:42:00Z">
            <w:rPr>
              <w:rFonts w:ascii="Microsoft YaHei" w:eastAsia="Microsoft YaHei" w:hAnsi="Microsoft YaHei"/>
              <w:lang w:eastAsia="zh-CN"/>
            </w:rPr>
          </w:rPrChange>
        </w:rPr>
        <w:t>金</w:t>
      </w:r>
      <w:r w:rsidRPr="0088676B">
        <w:rPr>
          <w:rFonts w:ascii="Microsoft YaHei" w:eastAsiaTheme="minorEastAsia" w:hAnsi="Microsoft YaHei" w:hint="eastAsia"/>
          <w:lang w:eastAsia="zh-CN"/>
          <w:rPrChange w:id="1492"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93" w:author="Microsoft Office User" w:date="2017-08-26T15:42:00Z">
            <w:rPr>
              <w:rFonts w:ascii="Microsoft YaHei" w:eastAsia="Microsoft YaHei" w:hAnsi="Microsoft YaHei"/>
              <w:lang w:eastAsia="zh-CN"/>
            </w:rPr>
          </w:rPrChange>
        </w:rPr>
        <w:t>奖励金</w:t>
      </w:r>
      <w:r w:rsidRPr="0088676B">
        <w:rPr>
          <w:rFonts w:ascii="Microsoft YaHei" w:eastAsiaTheme="minorEastAsia" w:hAnsi="Microsoft YaHei" w:hint="eastAsia"/>
          <w:lang w:eastAsia="zh-CN"/>
          <w:rPrChange w:id="1494" w:author="Microsoft Office User" w:date="2017-08-26T15:42:00Z">
            <w:rPr>
              <w:rFonts w:ascii="Microsoft YaHei" w:eastAsia="Microsoft YaHei" w:hAnsi="Microsoft YaHei" w:hint="eastAsia"/>
              <w:lang w:eastAsia="zh-CN"/>
            </w:rPr>
          </w:rPrChange>
        </w:rPr>
        <w:t>会在追回后</w:t>
      </w:r>
      <w:r w:rsidRPr="0088676B">
        <w:rPr>
          <w:rFonts w:ascii="Microsoft YaHei" w:eastAsiaTheme="minorEastAsia" w:hAnsi="Microsoft YaHei"/>
          <w:lang w:eastAsia="zh-CN"/>
          <w:rPrChange w:id="1495" w:author="Microsoft Office User" w:date="2017-08-26T15:42:00Z">
            <w:rPr>
              <w:rFonts w:ascii="Microsoft YaHei" w:eastAsia="Microsoft YaHei" w:hAnsi="Microsoft YaHei"/>
              <w:lang w:eastAsia="zh-CN"/>
            </w:rPr>
          </w:rPrChange>
        </w:rPr>
        <w:t>付给</w:t>
      </w:r>
      <w:r w:rsidRPr="0088676B">
        <w:rPr>
          <w:rFonts w:ascii="Microsoft YaHei" w:eastAsiaTheme="minorEastAsia" w:hAnsi="Microsoft YaHei" w:hint="eastAsia"/>
          <w:lang w:eastAsia="zh-CN"/>
          <w:rPrChange w:id="1496" w:author="Microsoft Office User" w:date="2017-08-26T15:42:00Z">
            <w:rPr>
              <w:rFonts w:ascii="Microsoft YaHei" w:eastAsia="Microsoft YaHei" w:hAnsi="Microsoft YaHei" w:hint="eastAsia"/>
              <w:lang w:eastAsia="zh-CN"/>
            </w:rPr>
          </w:rPrChange>
        </w:rPr>
        <w:t>帮助</w:t>
      </w:r>
      <w:r w:rsidRPr="0088676B">
        <w:rPr>
          <w:rFonts w:ascii="Microsoft YaHei" w:eastAsiaTheme="minorEastAsia" w:hAnsi="Microsoft YaHei"/>
          <w:lang w:eastAsia="zh-CN"/>
          <w:rPrChange w:id="1497" w:author="Microsoft Office User" w:date="2017-08-26T15:42:00Z">
            <w:rPr>
              <w:rFonts w:ascii="Microsoft YaHei" w:eastAsia="Microsoft YaHei" w:hAnsi="Microsoft YaHei"/>
              <w:lang w:eastAsia="zh-CN"/>
            </w:rPr>
          </w:rPrChange>
        </w:rPr>
        <w:t>追回的会员。</w:t>
      </w:r>
    </w:p>
    <w:p w14:paraId="4E6142B8" w14:textId="53B87E63" w:rsidR="008F6049" w:rsidRPr="0088676B" w:rsidRDefault="008F6049" w:rsidP="008F6049">
      <w:pPr>
        <w:tabs>
          <w:tab w:val="left" w:pos="1215"/>
        </w:tabs>
        <w:rPr>
          <w:rFonts w:ascii="Microsoft YaHei" w:eastAsiaTheme="minorEastAsia" w:hAnsi="Microsoft YaHei"/>
          <w:lang w:eastAsia="zh-CN"/>
          <w:rPrChange w:id="1498"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99" w:author="Microsoft Office User" w:date="2017-08-26T15:42:00Z">
            <w:rPr>
              <w:rFonts w:ascii="Microsoft YaHei" w:eastAsia="Microsoft YaHei" w:hAnsi="Microsoft YaHei" w:hint="eastAsia"/>
              <w:lang w:eastAsia="zh-CN"/>
            </w:rPr>
          </w:rPrChange>
        </w:rPr>
        <w:lastRenderedPageBreak/>
        <w:t>这些预防机制是基于自愿原则，会员可以自行设定其安全性，这些在实际运用时都比较灵活，可以根据资助会特性相应的修改。</w:t>
      </w:r>
    </w:p>
    <w:p w14:paraId="044970F4" w14:textId="77777777" w:rsidR="008F6049" w:rsidRPr="0088676B" w:rsidRDefault="008F6049" w:rsidP="008F6049">
      <w:pPr>
        <w:tabs>
          <w:tab w:val="left" w:pos="1215"/>
        </w:tabs>
        <w:rPr>
          <w:rFonts w:ascii="Microsoft YaHei" w:eastAsiaTheme="minorEastAsia" w:hAnsi="Microsoft YaHei"/>
          <w:lang w:eastAsia="zh-CN"/>
          <w:rPrChange w:id="1500"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501"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502" w:author="Microsoft Office User" w:date="2017-08-26T15:42:00Z">
            <w:rPr>
              <w:rFonts w:ascii="Microsoft YaHei" w:eastAsia="Microsoft YaHei" w:hAnsi="Microsoft YaHei"/>
              <w:lang w:eastAsia="zh-CN"/>
            </w:rPr>
          </w:rPrChange>
        </w:rPr>
        <w:t>的互助会</w:t>
      </w:r>
      <w:r w:rsidRPr="0088676B">
        <w:rPr>
          <w:rFonts w:ascii="Microsoft YaHei" w:eastAsiaTheme="minorEastAsia" w:hAnsi="Microsoft YaHei" w:hint="eastAsia"/>
          <w:lang w:eastAsia="zh-CN"/>
          <w:rPrChange w:id="1503" w:author="Microsoft Office User" w:date="2017-08-26T15:42:00Z">
            <w:rPr>
              <w:rFonts w:ascii="Microsoft YaHei" w:eastAsia="Microsoft YaHei" w:hAnsi="Microsoft YaHei" w:hint="eastAsia"/>
              <w:lang w:eastAsia="zh-CN"/>
            </w:rPr>
          </w:rPrChange>
        </w:rPr>
        <w:t>很难大规模</w:t>
      </w:r>
      <w:r w:rsidRPr="0088676B">
        <w:rPr>
          <w:rFonts w:ascii="Microsoft YaHei" w:eastAsiaTheme="minorEastAsia" w:hAnsi="Microsoft YaHei"/>
          <w:lang w:eastAsia="zh-CN"/>
          <w:rPrChange w:id="1504"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505" w:author="Microsoft Office User" w:date="2017-08-26T15:42:00Z">
            <w:rPr>
              <w:rFonts w:ascii="Microsoft YaHei" w:eastAsia="Microsoft YaHei" w:hAnsi="Microsoft YaHei" w:hint="eastAsia"/>
              <w:lang w:eastAsia="zh-CN"/>
            </w:rPr>
          </w:rPrChange>
        </w:rPr>
        <w:t>扩张</w:t>
      </w:r>
      <w:r w:rsidRPr="0088676B">
        <w:rPr>
          <w:rFonts w:ascii="Microsoft YaHei" w:eastAsiaTheme="minorEastAsia" w:hAnsi="Microsoft YaHei"/>
          <w:lang w:eastAsia="zh-CN"/>
          <w:rPrChange w:id="1506"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07" w:author="Microsoft Office User" w:date="2017-08-26T15:42:00Z">
            <w:rPr>
              <w:rFonts w:ascii="Microsoft YaHei" w:eastAsia="Microsoft YaHei" w:hAnsi="Microsoft YaHei" w:hint="eastAsia"/>
              <w:lang w:eastAsia="zh-CN"/>
            </w:rPr>
          </w:rPrChange>
        </w:rPr>
        <w:t>通常</w:t>
      </w:r>
      <w:r w:rsidRPr="0088676B">
        <w:rPr>
          <w:rFonts w:ascii="Microsoft YaHei" w:eastAsiaTheme="minorEastAsia" w:hAnsi="Microsoft YaHei"/>
          <w:lang w:eastAsia="zh-CN"/>
          <w:rPrChange w:id="1508" w:author="Microsoft Office User" w:date="2017-08-26T15:42:00Z">
            <w:rPr>
              <w:rFonts w:ascii="Microsoft YaHei" w:eastAsia="Microsoft YaHei" w:hAnsi="Microsoft YaHei"/>
              <w:lang w:eastAsia="zh-CN"/>
            </w:rPr>
          </w:rPrChange>
        </w:rPr>
        <w:t>来讲</w:t>
      </w:r>
      <w:r w:rsidRPr="0088676B">
        <w:rPr>
          <w:rFonts w:ascii="Microsoft YaHei" w:eastAsiaTheme="minorEastAsia" w:hAnsi="Microsoft YaHei" w:hint="eastAsia"/>
          <w:lang w:eastAsia="zh-CN"/>
          <w:rPrChange w:id="1509" w:author="Microsoft Office User" w:date="2017-08-26T15:42:00Z">
            <w:rPr>
              <w:rFonts w:ascii="Microsoft YaHei" w:eastAsia="Microsoft YaHei" w:hAnsi="Microsoft YaHei" w:hint="eastAsia"/>
              <w:lang w:eastAsia="zh-CN"/>
            </w:rPr>
          </w:rPrChange>
        </w:rPr>
        <w:t>，会员必须处于</w:t>
      </w:r>
      <w:r w:rsidRPr="0088676B">
        <w:rPr>
          <w:rFonts w:ascii="Microsoft YaHei" w:eastAsiaTheme="minorEastAsia" w:hAnsi="Microsoft YaHei"/>
          <w:lang w:eastAsia="zh-CN"/>
          <w:rPrChange w:id="1510" w:author="Microsoft Office User" w:date="2017-08-26T15:42:00Z">
            <w:rPr>
              <w:rFonts w:ascii="Microsoft YaHei" w:eastAsia="Microsoft YaHei" w:hAnsi="Microsoft YaHei"/>
              <w:lang w:eastAsia="zh-CN"/>
            </w:rPr>
          </w:rPrChange>
        </w:rPr>
        <w:t>共同的社区</w:t>
      </w:r>
      <w:r w:rsidRPr="0088676B">
        <w:rPr>
          <w:rFonts w:ascii="Microsoft YaHei" w:eastAsiaTheme="minorEastAsia" w:hAnsi="Microsoft YaHei" w:hint="eastAsia"/>
          <w:lang w:eastAsia="zh-CN"/>
          <w:rPrChange w:id="1511" w:author="Microsoft Office User" w:date="2017-08-26T15:42:00Z">
            <w:rPr>
              <w:rFonts w:ascii="Microsoft YaHei" w:eastAsia="Microsoft YaHei" w:hAnsi="Microsoft YaHei" w:hint="eastAsia"/>
              <w:lang w:eastAsia="zh-CN"/>
            </w:rPr>
          </w:rPrChange>
        </w:rPr>
        <w:t>圈子，</w:t>
      </w:r>
      <w:r w:rsidRPr="0088676B">
        <w:rPr>
          <w:rFonts w:ascii="Microsoft YaHei" w:eastAsiaTheme="minorEastAsia" w:hAnsi="Microsoft YaHei"/>
          <w:lang w:eastAsia="zh-CN"/>
          <w:rPrChange w:id="1512" w:author="Microsoft Office User" w:date="2017-08-26T15:42:00Z">
            <w:rPr>
              <w:rFonts w:ascii="Microsoft YaHei" w:eastAsia="Microsoft YaHei" w:hAnsi="Microsoft YaHei"/>
              <w:lang w:eastAsia="zh-CN"/>
            </w:rPr>
          </w:rPrChange>
        </w:rPr>
        <w:t>以便参与</w:t>
      </w:r>
      <w:r w:rsidRPr="0088676B">
        <w:rPr>
          <w:rFonts w:ascii="Microsoft YaHei" w:eastAsiaTheme="minorEastAsia" w:hAnsi="Microsoft YaHei" w:hint="eastAsia"/>
          <w:lang w:eastAsia="zh-CN"/>
          <w:rPrChange w:id="1513" w:author="Microsoft Office User" w:date="2017-08-26T15:42:00Z">
            <w:rPr>
              <w:rFonts w:ascii="Microsoft YaHei" w:eastAsia="Microsoft YaHei" w:hAnsi="Microsoft YaHei" w:hint="eastAsia"/>
              <w:lang w:eastAsia="zh-CN"/>
            </w:rPr>
          </w:rPrChange>
        </w:rPr>
        <w:t>决议</w:t>
      </w:r>
      <w:r w:rsidRPr="0088676B">
        <w:rPr>
          <w:rFonts w:ascii="Microsoft YaHei" w:eastAsiaTheme="minorEastAsia" w:hAnsi="Microsoft YaHei"/>
          <w:lang w:eastAsia="zh-CN"/>
          <w:rPrChange w:id="1514" w:author="Microsoft Office User" w:date="2017-08-26T15:42:00Z">
            <w:rPr>
              <w:rFonts w:ascii="Microsoft YaHei" w:eastAsia="Microsoft YaHei" w:hAnsi="Microsoft YaHei"/>
              <w:lang w:eastAsia="zh-CN"/>
            </w:rPr>
          </w:rPrChange>
        </w:rPr>
        <w:t>和</w:t>
      </w:r>
      <w:r w:rsidRPr="0088676B">
        <w:rPr>
          <w:rFonts w:ascii="Microsoft YaHei" w:eastAsiaTheme="minorEastAsia" w:hAnsi="Microsoft YaHei" w:hint="eastAsia"/>
          <w:lang w:eastAsia="zh-CN"/>
          <w:rPrChange w:id="1515" w:author="Microsoft Office User" w:date="2017-08-26T15:42:00Z">
            <w:rPr>
              <w:rFonts w:ascii="Microsoft YaHei" w:eastAsia="Microsoft YaHei" w:hAnsi="Microsoft YaHei" w:hint="eastAsia"/>
              <w:lang w:eastAsia="zh-CN"/>
            </w:rPr>
          </w:rPrChange>
        </w:rPr>
        <w:t>亲自管理</w:t>
      </w:r>
      <w:r w:rsidRPr="0088676B">
        <w:rPr>
          <w:rFonts w:ascii="Microsoft YaHei" w:eastAsiaTheme="minorEastAsia" w:hAnsi="Microsoft YaHei"/>
          <w:lang w:eastAsia="zh-CN"/>
          <w:rPrChange w:id="1516"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17" w:author="Microsoft Office User" w:date="2017-08-26T15:42:00Z">
            <w:rPr>
              <w:rFonts w:ascii="Microsoft YaHei" w:eastAsia="Microsoft YaHei" w:hAnsi="Microsoft YaHei" w:hint="eastAsia"/>
              <w:lang w:eastAsia="zh-CN"/>
            </w:rPr>
          </w:rPrChange>
        </w:rPr>
        <w:t>因此</w:t>
      </w:r>
      <w:r w:rsidRPr="0088676B">
        <w:rPr>
          <w:rFonts w:ascii="Microsoft YaHei" w:eastAsiaTheme="minorEastAsia" w:hAnsi="Microsoft YaHei"/>
          <w:lang w:eastAsia="zh-CN"/>
          <w:rPrChange w:id="1518" w:author="Microsoft Office User" w:date="2017-08-26T15:42:00Z">
            <w:rPr>
              <w:rFonts w:ascii="Microsoft YaHei" w:eastAsia="Microsoft YaHei" w:hAnsi="Microsoft YaHei"/>
              <w:lang w:eastAsia="zh-CN"/>
            </w:rPr>
          </w:rPrChange>
        </w:rPr>
        <w:t>大型的</w:t>
      </w:r>
      <w:r w:rsidRPr="0088676B">
        <w:rPr>
          <w:rFonts w:ascii="Microsoft YaHei" w:eastAsiaTheme="minorEastAsia" w:hAnsi="Microsoft YaHei" w:hint="eastAsia"/>
          <w:lang w:eastAsia="zh-CN"/>
          <w:rPrChange w:id="1519" w:author="Microsoft Office User" w:date="2017-08-26T15:42:00Z">
            <w:rPr>
              <w:rFonts w:ascii="Microsoft YaHei" w:eastAsia="Microsoft YaHei" w:hAnsi="Microsoft YaHei" w:hint="eastAsia"/>
              <w:lang w:eastAsia="zh-CN"/>
            </w:rPr>
          </w:rPrChange>
        </w:rPr>
        <w:t>互助</w:t>
      </w:r>
      <w:r w:rsidRPr="0088676B">
        <w:rPr>
          <w:rFonts w:ascii="Microsoft YaHei" w:eastAsiaTheme="minorEastAsia" w:hAnsi="Microsoft YaHei"/>
          <w:lang w:eastAsia="zh-CN"/>
          <w:rPrChange w:id="1520" w:author="Microsoft Office User" w:date="2017-08-26T15:42:00Z">
            <w:rPr>
              <w:rFonts w:ascii="Microsoft YaHei" w:eastAsia="Microsoft YaHei" w:hAnsi="Microsoft YaHei"/>
              <w:lang w:eastAsia="zh-CN"/>
            </w:rPr>
          </w:rPrChange>
        </w:rPr>
        <w:t>会</w:t>
      </w:r>
      <w:r w:rsidRPr="0088676B">
        <w:rPr>
          <w:rFonts w:ascii="Microsoft YaHei" w:eastAsiaTheme="minorEastAsia" w:hAnsi="Microsoft YaHei" w:hint="eastAsia"/>
          <w:lang w:eastAsia="zh-CN"/>
          <w:rPrChange w:id="1521" w:author="Microsoft Office User" w:date="2017-08-26T15:42:00Z">
            <w:rPr>
              <w:rFonts w:ascii="Microsoft YaHei" w:eastAsia="Microsoft YaHei" w:hAnsi="Microsoft YaHei" w:hint="eastAsia"/>
              <w:lang w:eastAsia="zh-CN"/>
            </w:rPr>
          </w:rPrChange>
        </w:rPr>
        <w:t>难以</w:t>
      </w:r>
      <w:r w:rsidRPr="0088676B">
        <w:rPr>
          <w:rFonts w:ascii="Microsoft YaHei" w:eastAsiaTheme="minorEastAsia" w:hAnsi="Microsoft YaHei"/>
          <w:lang w:eastAsia="zh-CN"/>
          <w:rPrChange w:id="1522" w:author="Microsoft Office User" w:date="2017-08-26T15:42:00Z">
            <w:rPr>
              <w:rFonts w:ascii="Microsoft YaHei" w:eastAsia="Microsoft YaHei" w:hAnsi="Microsoft YaHei"/>
              <w:lang w:eastAsia="zh-CN"/>
            </w:rPr>
          </w:rPrChange>
        </w:rPr>
        <w:t>成型</w:t>
      </w:r>
      <w:r w:rsidRPr="0088676B">
        <w:rPr>
          <w:rFonts w:ascii="Microsoft YaHei" w:eastAsiaTheme="minorEastAsia" w:hAnsi="Microsoft YaHei" w:hint="eastAsia"/>
          <w:lang w:eastAsia="zh-CN"/>
          <w:rPrChange w:id="1523"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524" w:author="Microsoft Office User" w:date="2017-08-26T15:42:00Z">
            <w:rPr>
              <w:rFonts w:ascii="Microsoft YaHei" w:eastAsia="Microsoft YaHei" w:hAnsi="Microsoft YaHei"/>
              <w:lang w:eastAsia="zh-CN"/>
            </w:rPr>
          </w:rPrChange>
        </w:rPr>
        <w:t>同时</w:t>
      </w:r>
      <w:r w:rsidRPr="0088676B">
        <w:rPr>
          <w:rFonts w:ascii="Microsoft YaHei" w:eastAsiaTheme="minorEastAsia" w:hAnsi="Microsoft YaHei" w:hint="eastAsia"/>
          <w:lang w:eastAsia="zh-CN"/>
          <w:rPrChange w:id="1525"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526"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527" w:author="Microsoft Office User" w:date="2017-08-26T15:42:00Z">
            <w:rPr>
              <w:rFonts w:ascii="Microsoft YaHei" w:eastAsia="Microsoft YaHei" w:hAnsi="Microsoft YaHei" w:hint="eastAsia"/>
              <w:lang w:eastAsia="zh-CN"/>
            </w:rPr>
          </w:rPrChange>
        </w:rPr>
        <w:t>同一</w:t>
      </w:r>
      <w:r w:rsidRPr="0088676B">
        <w:rPr>
          <w:rFonts w:ascii="Microsoft YaHei" w:eastAsiaTheme="minorEastAsia" w:hAnsi="Microsoft YaHei"/>
          <w:lang w:eastAsia="zh-CN"/>
          <w:rPrChange w:id="1528"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529" w:author="Microsoft Office User" w:date="2017-08-26T15:42:00Z">
            <w:rPr>
              <w:rFonts w:ascii="Microsoft YaHei" w:eastAsia="Microsoft YaHei" w:hAnsi="Microsoft YaHei" w:hint="eastAsia"/>
              <w:lang w:eastAsia="zh-CN"/>
            </w:rPr>
          </w:rPrChange>
        </w:rPr>
        <w:t>同时参加多个</w:t>
      </w:r>
      <w:r w:rsidRPr="0088676B">
        <w:rPr>
          <w:rFonts w:ascii="Microsoft YaHei" w:eastAsiaTheme="minorEastAsia" w:hAnsi="Microsoft YaHei"/>
          <w:lang w:eastAsia="zh-CN"/>
          <w:rPrChange w:id="1530"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lang w:eastAsia="zh-CN"/>
          <w:rPrChange w:id="1531"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532" w:author="Microsoft Office User" w:date="2017-08-26T15:42:00Z">
            <w:rPr>
              <w:rFonts w:ascii="Microsoft YaHei" w:eastAsia="Microsoft YaHei" w:hAnsi="Microsoft YaHei" w:hint="eastAsia"/>
              <w:lang w:eastAsia="zh-CN"/>
            </w:rPr>
          </w:rPrChange>
        </w:rPr>
        <w:t>致力于利用区块链和移动技术解决互助会现有的不足，特别是针对中国等发展中国家的中产阶级用户。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88676B">
        <w:rPr>
          <w:rFonts w:ascii="Microsoft YaHei" w:eastAsiaTheme="minorEastAsia" w:hAnsi="Microsoft YaHei"/>
          <w:lang w:eastAsia="zh-CN"/>
          <w:rPrChange w:id="1533" w:author="Microsoft Office User" w:date="2017-08-26T15:42:00Z">
            <w:rPr>
              <w:rFonts w:ascii="Microsoft YaHei" w:eastAsia="Microsoft YaHei" w:hAnsi="Microsoft YaHei"/>
              <w:lang w:eastAsia="zh-CN"/>
            </w:rPr>
          </w:rPrChange>
        </w:rPr>
        <w:t>成功的互助</w:t>
      </w:r>
      <w:r w:rsidRPr="0088676B">
        <w:rPr>
          <w:rFonts w:ascii="Microsoft YaHei" w:eastAsiaTheme="minorEastAsia" w:hAnsi="Microsoft YaHei" w:hint="eastAsia"/>
          <w:lang w:eastAsia="zh-CN"/>
          <w:rPrChange w:id="1534" w:author="Microsoft Office User" w:date="2017-08-26T15:42:00Z">
            <w:rPr>
              <w:rFonts w:ascii="Microsoft YaHei" w:eastAsia="Microsoft YaHei" w:hAnsi="Microsoft YaHei" w:hint="eastAsia"/>
              <w:lang w:eastAsia="zh-CN"/>
            </w:rPr>
          </w:rPrChange>
        </w:rPr>
        <w:t>会建立</w:t>
      </w:r>
      <w:r w:rsidRPr="0088676B">
        <w:rPr>
          <w:rFonts w:ascii="Microsoft YaHei" w:eastAsiaTheme="minorEastAsia" w:hAnsi="Microsoft YaHei"/>
          <w:lang w:eastAsia="zh-CN"/>
          <w:rPrChange w:id="1535" w:author="Microsoft Office User" w:date="2017-08-26T15:42:00Z">
            <w:rPr>
              <w:rFonts w:ascii="Microsoft YaHei" w:eastAsia="Microsoft YaHei" w:hAnsi="Microsoft YaHei"/>
              <w:lang w:eastAsia="zh-CN"/>
            </w:rPr>
          </w:rPrChange>
        </w:rPr>
        <w:t>了成员之间的信任。</w:t>
      </w:r>
      <w:r w:rsidRPr="0088676B">
        <w:rPr>
          <w:rFonts w:ascii="Microsoft YaHei" w:eastAsiaTheme="minorEastAsia" w:hAnsi="Microsoft YaHei" w:hint="eastAsia"/>
          <w:lang w:eastAsia="zh-CN"/>
          <w:rPrChange w:id="1536" w:author="Microsoft Office User" w:date="2017-08-26T15:42:00Z">
            <w:rPr>
              <w:rFonts w:ascii="Microsoft YaHei" w:eastAsia="Microsoft YaHei" w:hAnsi="Microsoft YaHei" w:hint="eastAsia"/>
              <w:lang w:eastAsia="zh-CN"/>
            </w:rPr>
          </w:rPrChange>
        </w:rPr>
        <w:t>该</w:t>
      </w:r>
      <w:r w:rsidRPr="0088676B">
        <w:rPr>
          <w:rFonts w:ascii="Microsoft YaHei" w:eastAsiaTheme="minorEastAsia" w:hAnsi="Microsoft YaHei"/>
          <w:lang w:eastAsia="zh-CN"/>
          <w:rPrChange w:id="1537" w:author="Microsoft Office User" w:date="2017-08-26T15:42:00Z">
            <w:rPr>
              <w:rFonts w:ascii="Microsoft YaHei" w:eastAsia="Microsoft YaHei" w:hAnsi="Microsoft YaHei"/>
              <w:lang w:eastAsia="zh-CN"/>
            </w:rPr>
          </w:rPrChange>
        </w:rPr>
        <w:t>互助会的信誉</w:t>
      </w:r>
      <w:r w:rsidRPr="0088676B">
        <w:rPr>
          <w:rFonts w:ascii="Microsoft YaHei" w:eastAsiaTheme="minorEastAsia" w:hAnsi="Microsoft YaHei" w:hint="eastAsia"/>
          <w:lang w:eastAsia="zh-CN"/>
          <w:rPrChange w:id="1538"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539" w:author="Microsoft Office User" w:date="2017-08-26T15:42:00Z">
            <w:rPr>
              <w:rFonts w:ascii="Microsoft YaHei" w:eastAsia="Microsoft YaHei" w:hAnsi="Microsoft YaHei"/>
              <w:lang w:eastAsia="zh-CN"/>
            </w:rPr>
          </w:rPrChange>
        </w:rPr>
        <w:t>吸引其他人员加入互助会。</w:t>
      </w:r>
      <w:r w:rsidRPr="0088676B">
        <w:rPr>
          <w:rFonts w:ascii="Microsoft YaHei" w:eastAsiaTheme="minorEastAsia" w:hAnsi="Microsoft YaHei" w:hint="eastAsia"/>
          <w:lang w:eastAsia="zh-CN"/>
          <w:rPrChange w:id="1540" w:author="Microsoft Office User" w:date="2017-08-26T15:42:00Z">
            <w:rPr>
              <w:rFonts w:ascii="Microsoft YaHei" w:eastAsia="Microsoft YaHei" w:hAnsi="Microsoft YaHei" w:hint="eastAsia"/>
              <w:lang w:eastAsia="zh-CN"/>
            </w:rPr>
          </w:rPrChange>
        </w:rPr>
        <w:t>并且</w:t>
      </w:r>
      <w:r w:rsidRPr="0088676B">
        <w:rPr>
          <w:rFonts w:ascii="Microsoft YaHei" w:eastAsiaTheme="minorEastAsia" w:hAnsi="Microsoft YaHei"/>
          <w:lang w:eastAsia="zh-CN"/>
          <w:rPrChange w:id="1541" w:author="Microsoft Office User" w:date="2017-08-26T15:42:00Z">
            <w:rPr>
              <w:rFonts w:ascii="Microsoft YaHei" w:eastAsia="Microsoft YaHei" w:hAnsi="Microsoft YaHei"/>
              <w:lang w:eastAsia="zh-CN"/>
            </w:rPr>
          </w:rPrChange>
        </w:rPr>
        <w:t>其他</w:t>
      </w:r>
      <w:r w:rsidRPr="0088676B">
        <w:rPr>
          <w:rFonts w:ascii="Microsoft YaHei" w:eastAsiaTheme="minorEastAsia" w:hAnsi="Microsoft YaHei" w:hint="eastAsia"/>
          <w:lang w:eastAsia="zh-CN"/>
          <w:rPrChange w:id="1542" w:author="Microsoft Office User" w:date="2017-08-26T15:42:00Z">
            <w:rPr>
              <w:rFonts w:ascii="Microsoft YaHei" w:eastAsia="Microsoft YaHei" w:hAnsi="Microsoft YaHei" w:hint="eastAsia"/>
              <w:lang w:eastAsia="zh-CN"/>
            </w:rPr>
          </w:rPrChange>
        </w:rPr>
        <w:t>地域</w:t>
      </w:r>
      <w:r w:rsidRPr="0088676B">
        <w:rPr>
          <w:rFonts w:ascii="Microsoft YaHei" w:eastAsiaTheme="minorEastAsia" w:hAnsi="Microsoft YaHei"/>
          <w:lang w:eastAsia="zh-CN"/>
          <w:rPrChange w:id="1543" w:author="Microsoft Office User" w:date="2017-08-26T15:42:00Z">
            <w:rPr>
              <w:rFonts w:ascii="Microsoft YaHei" w:eastAsia="Microsoft YaHei" w:hAnsi="Microsoft YaHei"/>
              <w:lang w:eastAsia="zh-CN"/>
            </w:rPr>
          </w:rPrChange>
        </w:rPr>
        <w:t>的互助会可以参照成功模式进行</w:t>
      </w:r>
      <w:r w:rsidRPr="0088676B">
        <w:rPr>
          <w:rFonts w:ascii="Microsoft YaHei" w:eastAsiaTheme="minorEastAsia" w:hAnsi="Microsoft YaHei" w:hint="eastAsia"/>
          <w:lang w:eastAsia="zh-CN"/>
          <w:rPrChange w:id="1544" w:author="Microsoft Office User" w:date="2017-08-26T15:42:00Z">
            <w:rPr>
              <w:rFonts w:ascii="Microsoft YaHei" w:eastAsia="Microsoft YaHei" w:hAnsi="Microsoft YaHei" w:hint="eastAsia"/>
              <w:lang w:eastAsia="zh-CN"/>
            </w:rPr>
          </w:rPrChange>
        </w:rPr>
        <w:t>复制，</w:t>
      </w:r>
      <w:r w:rsidRPr="0088676B">
        <w:rPr>
          <w:rFonts w:ascii="Microsoft YaHei" w:eastAsiaTheme="minorEastAsia" w:hAnsi="Microsoft YaHei"/>
          <w:lang w:eastAsia="zh-CN"/>
          <w:rPrChange w:id="1545" w:author="Microsoft Office User" w:date="2017-08-26T15:42:00Z">
            <w:rPr>
              <w:rFonts w:ascii="Microsoft YaHei" w:eastAsia="Microsoft YaHei" w:hAnsi="Microsoft YaHei"/>
              <w:lang w:eastAsia="zh-CN"/>
            </w:rPr>
          </w:rPrChange>
        </w:rPr>
        <w:t>从而</w:t>
      </w:r>
      <w:r w:rsidRPr="0088676B">
        <w:rPr>
          <w:rFonts w:ascii="Microsoft YaHei" w:eastAsiaTheme="minorEastAsia" w:hAnsi="Microsoft YaHei" w:hint="eastAsia"/>
          <w:lang w:eastAsia="zh-CN"/>
          <w:rPrChange w:id="1546" w:author="Microsoft Office User" w:date="2017-08-26T15:42:00Z">
            <w:rPr>
              <w:rFonts w:ascii="Microsoft YaHei" w:eastAsia="Microsoft YaHei" w:hAnsi="Microsoft YaHei" w:hint="eastAsia"/>
              <w:lang w:eastAsia="zh-CN"/>
            </w:rPr>
          </w:rPrChange>
        </w:rPr>
        <w:t>克服</w:t>
      </w:r>
      <w:r w:rsidRPr="0088676B">
        <w:rPr>
          <w:rFonts w:ascii="Microsoft YaHei" w:eastAsiaTheme="minorEastAsia" w:hAnsi="Microsoft YaHei"/>
          <w:lang w:eastAsia="zh-CN"/>
          <w:rPrChange w:id="1547" w:author="Microsoft Office User" w:date="2017-08-26T15:42:00Z">
            <w:rPr>
              <w:rFonts w:ascii="Microsoft YaHei" w:eastAsia="Microsoft YaHei" w:hAnsi="Microsoft YaHei"/>
              <w:lang w:eastAsia="zh-CN"/>
            </w:rPr>
          </w:rPrChange>
        </w:rPr>
        <w:t>了传统互助会所面临的问题。</w:t>
      </w:r>
    </w:p>
    <w:p w14:paraId="723616FC" w14:textId="34DECC13" w:rsidR="005201E1" w:rsidRPr="0088676B" w:rsidDel="000D2E05" w:rsidRDefault="005201E1">
      <w:pPr>
        <w:pStyle w:val="1"/>
        <w:rPr>
          <w:del w:id="1548" w:author="Microsoft Office User" w:date="2017-08-26T16:27:00Z"/>
          <w:rFonts w:ascii=".萍方-简" w:eastAsiaTheme="minorEastAsia" w:hAnsi=".萍方-简"/>
          <w:lang w:eastAsia="zh-CN"/>
          <w:rPrChange w:id="1549" w:author="Microsoft Office User" w:date="2017-08-26T15:42:00Z">
            <w:rPr>
              <w:del w:id="1550" w:author="Microsoft Office User" w:date="2017-08-26T16:27:00Z"/>
              <w:rFonts w:ascii=".萍方-简" w:eastAsia=".萍方-简" w:hAnsi=".萍方-简"/>
              <w:lang w:eastAsia="zh-CN"/>
            </w:rPr>
          </w:rPrChange>
        </w:rPr>
      </w:pPr>
      <w:bookmarkStart w:id="1551" w:name="_Toc489971203"/>
      <w:del w:id="1552" w:author="Microsoft Office User" w:date="2017-08-26T16:27:00Z">
        <w:r w:rsidRPr="0088676B" w:rsidDel="000D2E05">
          <w:rPr>
            <w:rFonts w:ascii=".萍方-简" w:eastAsiaTheme="minorEastAsia" w:hAnsi=".萍方-简" w:hint="eastAsia"/>
            <w:lang w:eastAsia="zh-CN"/>
            <w:rPrChange w:id="1553" w:author="Microsoft Office User" w:date="2017-08-26T15:42:00Z">
              <w:rPr>
                <w:rFonts w:ascii=".萍方-简" w:eastAsia=".萍方-简" w:hAnsi=".萍方-简" w:hint="eastAsia"/>
                <w:lang w:eastAsia="zh-CN"/>
              </w:rPr>
            </w:rPrChange>
          </w:rPr>
          <w:delText>互助链区块链浏览器与钱包</w:delText>
        </w:r>
        <w:bookmarkEnd w:id="1551"/>
      </w:del>
    </w:p>
    <w:p w14:paraId="5F94F2EE" w14:textId="7914B3EB" w:rsidR="000C23B6" w:rsidRPr="0088676B" w:rsidDel="000D2E05" w:rsidRDefault="003444FA">
      <w:pPr>
        <w:pStyle w:val="1"/>
        <w:rPr>
          <w:del w:id="1554" w:author="Microsoft Office User" w:date="2017-08-26T16:27:00Z"/>
          <w:rFonts w:eastAsiaTheme="minorEastAsia"/>
          <w:lang w:eastAsia="zh-CN"/>
          <w:rPrChange w:id="1555" w:author="Microsoft Office User" w:date="2017-08-26T15:42:00Z">
            <w:rPr>
              <w:del w:id="1556" w:author="Microsoft Office User" w:date="2017-08-26T16:27:00Z"/>
              <w:rFonts w:eastAsia=".萍方-简"/>
              <w:lang w:eastAsia="zh-CN"/>
            </w:rPr>
          </w:rPrChange>
        </w:rPr>
        <w:pPrChange w:id="1557" w:author="Microsoft Office User" w:date="2017-08-26T16:27:00Z">
          <w:pPr/>
        </w:pPrChange>
      </w:pPr>
      <w:del w:id="1558" w:author="Microsoft Office User" w:date="2017-08-26T16:27:00Z">
        <w:r w:rsidRPr="0088676B" w:rsidDel="000D2E05">
          <w:rPr>
            <w:rFonts w:eastAsiaTheme="minorEastAsia"/>
            <w:noProof/>
            <w:lang w:eastAsia="zh-CN"/>
            <w:rPrChange w:id="1559" w:author="Microsoft Office User" w:date="2017-08-26T15:42:00Z">
              <w:rPr>
                <w:rFonts w:eastAsia=".萍方-简"/>
                <w:noProof/>
                <w:lang w:eastAsia="zh-CN"/>
              </w:rPr>
            </w:rPrChange>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3">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sidRPr="0088676B" w:rsidDel="000D2E05">
          <w:rPr>
            <w:rFonts w:eastAsiaTheme="minorEastAsia"/>
            <w:noProof/>
            <w:lang w:eastAsia="zh-CN"/>
            <w:rPrChange w:id="1560" w:author="Microsoft Office User" w:date="2017-08-26T15:42:00Z">
              <w:rPr>
                <w:rFonts w:eastAsia=".萍方-简"/>
                <w:noProof/>
                <w:lang w:eastAsia="zh-CN"/>
              </w:rPr>
            </w:rPrChange>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del>
    </w:p>
    <w:p w14:paraId="41F1BA5E" w14:textId="3B18700C" w:rsidR="00BD6680" w:rsidRPr="0088676B" w:rsidDel="000D2E05" w:rsidRDefault="00BD6680">
      <w:pPr>
        <w:pStyle w:val="1"/>
        <w:rPr>
          <w:del w:id="1561" w:author="Microsoft Office User" w:date="2017-08-26T16:27:00Z"/>
          <w:rFonts w:eastAsiaTheme="minorEastAsia"/>
          <w:lang w:eastAsia="zh-CN"/>
          <w:rPrChange w:id="1562" w:author="Microsoft Office User" w:date="2017-08-26T15:42:00Z">
            <w:rPr>
              <w:del w:id="1563" w:author="Microsoft Office User" w:date="2017-08-26T16:27:00Z"/>
              <w:rFonts w:eastAsia=".萍方-简"/>
              <w:lang w:eastAsia="zh-CN"/>
            </w:rPr>
          </w:rPrChange>
        </w:rPr>
        <w:pPrChange w:id="1564" w:author="Microsoft Office User" w:date="2017-08-26T16:27:00Z">
          <w:pPr/>
        </w:pPrChange>
      </w:pPr>
      <w:del w:id="1565" w:author="Microsoft Office User" w:date="2017-08-26T16:27:00Z">
        <w:r w:rsidRPr="0088676B" w:rsidDel="000D2E05">
          <w:rPr>
            <w:rFonts w:eastAsiaTheme="minorEastAsia"/>
            <w:lang w:eastAsia="zh-CN"/>
            <w:rPrChange w:id="1566" w:author="Microsoft Office User" w:date="2017-08-26T15:42:00Z">
              <w:rPr>
                <w:rFonts w:eastAsia=".萍方-简"/>
                <w:lang w:eastAsia="zh-CN"/>
              </w:rPr>
            </w:rPrChange>
          </w:rPr>
          <w:br w:type="page"/>
        </w:r>
      </w:del>
    </w:p>
    <w:p w14:paraId="73665CA1" w14:textId="338F60B0" w:rsidR="000C23B6" w:rsidRPr="0088676B" w:rsidDel="000D2E05" w:rsidRDefault="000C23B6">
      <w:pPr>
        <w:pStyle w:val="1"/>
        <w:rPr>
          <w:del w:id="1567" w:author="Microsoft Office User" w:date="2017-08-26T16:27:00Z"/>
          <w:rFonts w:eastAsiaTheme="minorEastAsia"/>
          <w:lang w:eastAsia="zh-CN"/>
          <w:rPrChange w:id="1568" w:author="Microsoft Office User" w:date="2017-08-26T15:42:00Z">
            <w:rPr>
              <w:del w:id="1569" w:author="Microsoft Office User" w:date="2017-08-26T16:27:00Z"/>
              <w:rFonts w:eastAsia=".萍方-简"/>
              <w:lang w:eastAsia="zh-CN"/>
            </w:rPr>
          </w:rPrChange>
        </w:rPr>
        <w:pPrChange w:id="1570" w:author="Microsoft Office User" w:date="2017-08-26T16:27:00Z">
          <w:pPr/>
        </w:pPrChange>
      </w:pPr>
    </w:p>
    <w:p w14:paraId="201CBB3C" w14:textId="4191CA9C" w:rsidR="00DC6072" w:rsidRPr="0088676B" w:rsidDel="000D2E05" w:rsidRDefault="005201E1">
      <w:pPr>
        <w:pStyle w:val="1"/>
        <w:rPr>
          <w:del w:id="1571" w:author="Microsoft Office User" w:date="2017-08-26T16:27:00Z"/>
          <w:rFonts w:ascii=".萍方-简" w:eastAsiaTheme="minorEastAsia" w:hAnsi=".萍方-简"/>
          <w:lang w:eastAsia="zh-CN"/>
          <w:rPrChange w:id="1572" w:author="Microsoft Office User" w:date="2017-08-26T15:42:00Z">
            <w:rPr>
              <w:del w:id="1573" w:author="Microsoft Office User" w:date="2017-08-26T16:27:00Z"/>
              <w:rFonts w:ascii=".萍方-简" w:eastAsia=".萍方-简" w:hAnsi=".萍方-简"/>
              <w:lang w:eastAsia="zh-CN"/>
            </w:rPr>
          </w:rPrChange>
        </w:rPr>
      </w:pPr>
      <w:bookmarkStart w:id="1574" w:name="_Toc489971204"/>
      <w:del w:id="1575" w:author="Microsoft Office User" w:date="2017-08-26T16:27:00Z">
        <w:r w:rsidRPr="0088676B" w:rsidDel="000D2E05">
          <w:rPr>
            <w:rFonts w:ascii=".萍方-简" w:eastAsiaTheme="minorEastAsia" w:hAnsi=".萍方-简" w:hint="eastAsia"/>
            <w:lang w:eastAsia="zh-CN"/>
            <w:rPrChange w:id="1576" w:author="Microsoft Office User" w:date="2017-08-26T15:42:00Z">
              <w:rPr>
                <w:rFonts w:ascii=".萍方-简" w:eastAsia=".萍方-简" w:hAnsi=".萍方-简" w:hint="eastAsia"/>
                <w:lang w:eastAsia="zh-CN"/>
              </w:rPr>
            </w:rPrChange>
          </w:rPr>
          <w:delText>互助链区块链中间件构架</w:delText>
        </w:r>
        <w:bookmarkEnd w:id="1574"/>
      </w:del>
    </w:p>
    <w:p w14:paraId="09479FAD" w14:textId="43768E11" w:rsidR="000F136E" w:rsidRPr="0088676B" w:rsidDel="000D2E05" w:rsidRDefault="008F6049">
      <w:pPr>
        <w:pStyle w:val="1"/>
        <w:rPr>
          <w:del w:id="1577" w:author="Microsoft Office User" w:date="2017-08-26T16:27:00Z"/>
          <w:rFonts w:eastAsiaTheme="minorEastAsia"/>
          <w:lang w:eastAsia="zh-CN"/>
          <w:rPrChange w:id="1578" w:author="Microsoft Office User" w:date="2017-08-26T15:42:00Z">
            <w:rPr>
              <w:del w:id="1579" w:author="Microsoft Office User" w:date="2017-08-26T16:27:00Z"/>
              <w:rFonts w:eastAsiaTheme="minorEastAsia"/>
              <w:lang w:eastAsia="zh-CN"/>
            </w:rPr>
          </w:rPrChange>
        </w:rPr>
        <w:pPrChange w:id="1580" w:author="Microsoft Office User" w:date="2017-08-26T16:27:00Z">
          <w:pPr/>
        </w:pPrChange>
      </w:pPr>
      <w:del w:id="1581" w:author="Microsoft Office User" w:date="2017-08-26T16:27:00Z">
        <w:r w:rsidRPr="0088676B" w:rsidDel="000D2E05">
          <w:rPr>
            <w:rFonts w:eastAsiaTheme="minorEastAsia"/>
            <w:noProof/>
            <w:lang w:eastAsia="zh-CN"/>
            <w:rPrChange w:id="1582" w:author="Microsoft Office User" w:date="2017-08-26T15:42:00Z">
              <w:rPr>
                <w:rFonts w:eastAsiaTheme="minorEastAsia"/>
                <w:noProof/>
                <w:lang w:eastAsia="zh-CN"/>
              </w:rPr>
            </w:rPrChange>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del>
    </w:p>
    <w:p w14:paraId="1BC57023" w14:textId="70F50EEC" w:rsidR="0076723B" w:rsidRPr="0088676B" w:rsidDel="000D2E05" w:rsidRDefault="0076723B">
      <w:pPr>
        <w:pStyle w:val="1"/>
        <w:rPr>
          <w:del w:id="1583" w:author="Microsoft Office User" w:date="2017-08-26T16:27:00Z"/>
          <w:rFonts w:asciiTheme="minorEastAsia" w:eastAsiaTheme="minorEastAsia" w:hAnsiTheme="minorEastAsia"/>
          <w:b w:val="0"/>
          <w:bCs w:val="0"/>
          <w:lang w:eastAsia="zh-CN"/>
          <w:rPrChange w:id="1584" w:author="Microsoft Office User" w:date="2017-08-26T15:42:00Z">
            <w:rPr>
              <w:del w:id="1585" w:author="Microsoft Office User" w:date="2017-08-26T16:27:00Z"/>
              <w:rFonts w:asciiTheme="minorEastAsia" w:eastAsiaTheme="minorEastAsia" w:hAnsiTheme="minorEastAsia"/>
              <w:b/>
              <w:bCs/>
              <w:lang w:eastAsia="zh-CN"/>
            </w:rPr>
          </w:rPrChange>
        </w:rPr>
        <w:pPrChange w:id="1586" w:author="Microsoft Office User" w:date="2017-08-26T16:27:00Z">
          <w:pPr/>
        </w:pPrChange>
      </w:pPr>
    </w:p>
    <w:p w14:paraId="006BC2B7" w14:textId="6247C1C7" w:rsidR="000F136E" w:rsidRPr="0088676B" w:rsidDel="000D2E05" w:rsidRDefault="000F136E">
      <w:pPr>
        <w:pStyle w:val="1"/>
        <w:rPr>
          <w:del w:id="1587" w:author="Microsoft Office User" w:date="2017-08-26T16:27:00Z"/>
          <w:rFonts w:asciiTheme="minorEastAsia" w:eastAsiaTheme="minorEastAsia" w:hAnsiTheme="minorEastAsia"/>
          <w:b w:val="0"/>
          <w:bCs w:val="0"/>
          <w:lang w:eastAsia="zh-CN"/>
          <w:rPrChange w:id="1588" w:author="Microsoft Office User" w:date="2017-08-26T15:42:00Z">
            <w:rPr>
              <w:del w:id="1589" w:author="Microsoft Office User" w:date="2017-08-26T16:27:00Z"/>
              <w:rFonts w:asciiTheme="minorEastAsia" w:eastAsiaTheme="minorEastAsia" w:hAnsiTheme="minorEastAsia" w:cs="Arial"/>
              <w:b/>
              <w:bCs/>
              <w:sz w:val="32"/>
              <w:szCs w:val="32"/>
              <w:lang w:eastAsia="zh-CN"/>
            </w:rPr>
          </w:rPrChange>
        </w:rPr>
        <w:pPrChange w:id="1590" w:author="Microsoft Office User" w:date="2017-08-26T16:27:00Z">
          <w:pPr/>
        </w:pPrChange>
      </w:pPr>
      <w:del w:id="1591" w:author="Microsoft Office User" w:date="2017-08-26T16:27:00Z">
        <w:r w:rsidRPr="00DE6D50" w:rsidDel="000D2E05">
          <w:rPr>
            <w:rFonts w:asciiTheme="minorEastAsia" w:eastAsiaTheme="minorEastAsia" w:hAnsiTheme="minorEastAsia"/>
            <w:lang w:eastAsia="zh-CN"/>
          </w:rPr>
          <w:br w:type="page"/>
        </w:r>
      </w:del>
    </w:p>
    <w:p w14:paraId="41198B58" w14:textId="179BA38A" w:rsidR="0076723B" w:rsidRPr="0088676B" w:rsidDel="000D2E05" w:rsidRDefault="0076723B" w:rsidP="00BD6680">
      <w:pPr>
        <w:pStyle w:val="2"/>
        <w:rPr>
          <w:del w:id="1592" w:author="Microsoft Office User" w:date="2017-08-26T16:27:00Z"/>
          <w:rFonts w:eastAsiaTheme="minorEastAsia"/>
          <w:lang w:eastAsia="zh-CN"/>
          <w:rPrChange w:id="1593" w:author="Microsoft Office User" w:date="2017-08-26T15:42:00Z">
            <w:rPr>
              <w:del w:id="1594" w:author="Microsoft Office User" w:date="2017-08-26T16:27:00Z"/>
              <w:rFonts w:eastAsia=".萍方-简"/>
              <w:lang w:eastAsia="zh-CN"/>
            </w:rPr>
          </w:rPrChange>
        </w:rPr>
      </w:pPr>
      <w:bookmarkStart w:id="1595" w:name="_Toc489971205"/>
      <w:del w:id="1596" w:author="Microsoft Office User" w:date="2017-08-26T16:27:00Z">
        <w:r w:rsidRPr="0088676B" w:rsidDel="000D2E05">
          <w:rPr>
            <w:rFonts w:eastAsiaTheme="minorEastAsia" w:hint="eastAsia"/>
            <w:lang w:eastAsia="zh-CN"/>
            <w:rPrChange w:id="1597" w:author="Microsoft Office User" w:date="2017-08-26T15:42:00Z">
              <w:rPr>
                <w:rFonts w:eastAsia=".萍方-简" w:hint="eastAsia"/>
                <w:lang w:eastAsia="zh-CN"/>
              </w:rPr>
            </w:rPrChange>
          </w:rPr>
          <w:delText>互助链跨链价值网关</w:delText>
        </w:r>
        <w:bookmarkEnd w:id="1595"/>
      </w:del>
    </w:p>
    <w:p w14:paraId="00C0B207" w14:textId="0800E6CA" w:rsidR="0076723B" w:rsidRPr="0088676B" w:rsidDel="000D2E05" w:rsidRDefault="0076723B" w:rsidP="0076723B">
      <w:pPr>
        <w:rPr>
          <w:del w:id="1598" w:author="Microsoft Office User" w:date="2017-08-26T16:27:00Z"/>
          <w:rFonts w:asciiTheme="minorEastAsia" w:eastAsiaTheme="minorEastAsia" w:hAnsiTheme="minorEastAsia"/>
          <w:bCs/>
          <w:lang w:eastAsia="zh-CN"/>
        </w:rPr>
      </w:pPr>
      <w:del w:id="1599" w:author="Microsoft Office User" w:date="2017-08-26T16:27:00Z">
        <w:r w:rsidRPr="0088676B" w:rsidDel="000D2E05">
          <w:rPr>
            <w:rFonts w:ascii=".萍方-简" w:eastAsiaTheme="minorEastAsia" w:hAnsi=".萍方-简" w:hint="eastAsia"/>
            <w:b/>
            <w:lang w:eastAsia="zh-CN"/>
            <w:rPrChange w:id="1600" w:author="Microsoft Office User" w:date="2017-08-26T15:42:00Z">
              <w:rPr>
                <w:rFonts w:ascii=".萍方-简" w:eastAsia=".萍方-简" w:hAnsi=".萍方-简" w:hint="eastAsia"/>
                <w:b/>
                <w:lang w:eastAsia="zh-CN"/>
              </w:rPr>
            </w:rPrChange>
          </w:rPr>
          <w:delText>互助链跨链价值网关</w:delText>
        </w:r>
        <w:r w:rsidRPr="0088676B" w:rsidDel="000D2E05">
          <w:rPr>
            <w:rFonts w:ascii=".萍方-简" w:eastAsiaTheme="minorEastAsia" w:hAnsi=".萍方-简"/>
            <w:b/>
            <w:lang w:eastAsia="zh-CN"/>
            <w:rPrChange w:id="1601" w:author="Microsoft Office User" w:date="2017-08-26T15:42:00Z">
              <w:rPr>
                <w:rFonts w:ascii=".萍方-简" w:eastAsia=".萍方-简" w:hAnsi=".萍方-简"/>
                <w:b/>
                <w:lang w:eastAsia="zh-CN"/>
              </w:rPr>
            </w:rPrChange>
          </w:rPr>
          <w:delText xml:space="preserve"> </w:delText>
        </w:r>
        <w:r w:rsidRPr="0088676B" w:rsidDel="000D2E05">
          <w:rPr>
            <w:rFonts w:asciiTheme="minorEastAsia" w:eastAsiaTheme="minorEastAsia" w:hAnsiTheme="minorEastAsia"/>
            <w:bCs/>
            <w:lang w:eastAsia="zh-CN"/>
          </w:rPr>
          <w:delText xml:space="preserve">- </w:delText>
        </w:r>
        <w:r w:rsidRPr="0088676B" w:rsidDel="000D2E05">
          <w:rPr>
            <w:rFonts w:ascii=".萍方-简" w:eastAsiaTheme="minorEastAsia" w:hAnsi=".萍方-简" w:hint="eastAsia"/>
            <w:lang w:eastAsia="zh-CN"/>
            <w:rPrChange w:id="1602" w:author="Microsoft Office User" w:date="2017-08-26T15:42:00Z">
              <w:rPr>
                <w:rFonts w:ascii=".萍方-简" w:eastAsia=".萍方-简" w:hAnsi=".萍方-简" w:hint="eastAsia"/>
                <w:lang w:eastAsia="zh-CN"/>
              </w:rPr>
            </w:rPrChange>
          </w:rPr>
          <w:delText>是一个可以跟多个不同技术架构的异构价值网络进行通讯并能将资产数据进行自由转换的，可扩展，开放的软件接口。</w:delText>
        </w:r>
      </w:del>
    </w:p>
    <w:p w14:paraId="7B7A5A0E" w14:textId="302AF149" w:rsidR="0076723B" w:rsidRPr="0088676B" w:rsidDel="000D2E05" w:rsidRDefault="0076723B" w:rsidP="00BD6680">
      <w:pPr>
        <w:pStyle w:val="2"/>
        <w:rPr>
          <w:del w:id="1603" w:author="Microsoft Office User" w:date="2017-08-26T16:27:00Z"/>
          <w:rFonts w:eastAsiaTheme="minorEastAsia"/>
          <w:lang w:eastAsia="zh-CN"/>
          <w:rPrChange w:id="1604" w:author="Microsoft Office User" w:date="2017-08-26T15:42:00Z">
            <w:rPr>
              <w:del w:id="1605" w:author="Microsoft Office User" w:date="2017-08-26T16:27:00Z"/>
              <w:rFonts w:eastAsia=".萍方-简"/>
              <w:lang w:eastAsia="zh-CN"/>
            </w:rPr>
          </w:rPrChange>
        </w:rPr>
      </w:pPr>
      <w:bookmarkStart w:id="1606" w:name="_Toc489971206"/>
      <w:del w:id="1607" w:author="Microsoft Office User" w:date="2017-08-26T16:27:00Z">
        <w:r w:rsidRPr="0088676B" w:rsidDel="000D2E05">
          <w:rPr>
            <w:rFonts w:eastAsiaTheme="minorEastAsia" w:hint="eastAsia"/>
            <w:lang w:eastAsia="zh-CN"/>
            <w:rPrChange w:id="1608" w:author="Microsoft Office User" w:date="2017-08-26T15:42:00Z">
              <w:rPr>
                <w:rFonts w:eastAsia=".萍方-简" w:hint="eastAsia"/>
                <w:lang w:eastAsia="zh-CN"/>
              </w:rPr>
            </w:rPrChange>
          </w:rPr>
          <w:delText>互助链</w:delText>
        </w:r>
        <w:r w:rsidRPr="0088676B" w:rsidDel="000D2E05">
          <w:rPr>
            <w:rFonts w:eastAsiaTheme="minorEastAsia"/>
            <w:lang w:eastAsia="zh-CN"/>
            <w:rPrChange w:id="1609" w:author="Microsoft Office User" w:date="2017-08-26T15:42:00Z">
              <w:rPr>
                <w:rFonts w:eastAsia=".萍方-简"/>
                <w:lang w:eastAsia="zh-CN"/>
              </w:rPr>
            </w:rPrChange>
          </w:rPr>
          <w:delText>Fintech</w:delText>
        </w:r>
        <w:r w:rsidRPr="0088676B" w:rsidDel="000D2E05">
          <w:rPr>
            <w:rFonts w:eastAsiaTheme="minorEastAsia" w:hint="eastAsia"/>
            <w:lang w:eastAsia="zh-CN"/>
            <w:rPrChange w:id="1610" w:author="Microsoft Office User" w:date="2017-08-26T15:42:00Z">
              <w:rPr>
                <w:rFonts w:eastAsia=".萍方-简" w:hint="eastAsia"/>
                <w:lang w:eastAsia="zh-CN"/>
              </w:rPr>
            </w:rPrChange>
          </w:rPr>
          <w:delText>引擎</w:delText>
        </w:r>
        <w:bookmarkEnd w:id="1606"/>
      </w:del>
    </w:p>
    <w:p w14:paraId="1FDDCF0A" w14:textId="66D9EB85" w:rsidR="0076723B" w:rsidRPr="0088676B" w:rsidDel="000D2E05" w:rsidRDefault="0076723B" w:rsidP="00255521">
      <w:pPr>
        <w:rPr>
          <w:del w:id="1611" w:author="Microsoft Office User" w:date="2017-08-26T16:27:00Z"/>
          <w:rFonts w:ascii=".萍方-简" w:eastAsiaTheme="minorEastAsia" w:hAnsi=".萍方-简"/>
          <w:lang w:eastAsia="zh-CN"/>
          <w:rPrChange w:id="1612" w:author="Microsoft Office User" w:date="2017-08-26T15:42:00Z">
            <w:rPr>
              <w:del w:id="1613" w:author="Microsoft Office User" w:date="2017-08-26T16:27:00Z"/>
              <w:rFonts w:ascii=".萍方-简" w:eastAsia=".萍方-简" w:hAnsi=".萍方-简"/>
              <w:lang w:eastAsia="zh-CN"/>
            </w:rPr>
          </w:rPrChange>
        </w:rPr>
      </w:pPr>
      <w:del w:id="1614" w:author="Microsoft Office User" w:date="2017-08-26T16:27:00Z">
        <w:r w:rsidRPr="0088676B" w:rsidDel="000D2E05">
          <w:rPr>
            <w:rFonts w:ascii=".萍方-简" w:eastAsiaTheme="minorEastAsia" w:hAnsi=".萍方-简" w:hint="eastAsia"/>
            <w:b/>
            <w:lang w:eastAsia="zh-CN"/>
            <w:rPrChange w:id="1615" w:author="Microsoft Office User" w:date="2017-08-26T15:42:00Z">
              <w:rPr>
                <w:rFonts w:ascii=".萍方-简" w:eastAsia=".萍方-简" w:hAnsi=".萍方-简" w:hint="eastAsia"/>
                <w:b/>
                <w:lang w:eastAsia="zh-CN"/>
              </w:rPr>
            </w:rPrChange>
          </w:rPr>
          <w:delText>互助链金融科技引擎</w:delText>
        </w:r>
        <w:r w:rsidRPr="0088676B" w:rsidDel="000D2E05">
          <w:rPr>
            <w:rFonts w:asciiTheme="minorEastAsia" w:eastAsiaTheme="minorEastAsia" w:hAnsiTheme="minorEastAsia"/>
            <w:lang w:eastAsia="zh-CN"/>
          </w:rPr>
          <w:delText xml:space="preserve">- </w:delText>
        </w:r>
        <w:r w:rsidRPr="0088676B" w:rsidDel="000D2E05">
          <w:rPr>
            <w:rFonts w:ascii=".萍方-简" w:eastAsiaTheme="minorEastAsia" w:hAnsi=".萍方-简" w:hint="eastAsia"/>
            <w:lang w:eastAsia="zh-CN"/>
            <w:rPrChange w:id="1616" w:author="Microsoft Office User" w:date="2017-08-26T15:42:00Z">
              <w:rPr>
                <w:rFonts w:ascii=".萍方-简" w:eastAsia=".萍方-简" w:hAnsi=".萍方-简" w:hint="eastAsia"/>
                <w:lang w:eastAsia="zh-CN"/>
              </w:rPr>
            </w:rPrChange>
          </w:rPr>
          <w:delText>包括未来可能的区块链数据读写交换引擎，资产交易，供应链金融逻辑，资产结算和清算引擎等。</w:delText>
        </w:r>
      </w:del>
    </w:p>
    <w:p w14:paraId="00E37006" w14:textId="77777777" w:rsidR="00BD6680" w:rsidRPr="0088676B" w:rsidRDefault="00BD6680" w:rsidP="00255521">
      <w:pPr>
        <w:rPr>
          <w:rFonts w:asciiTheme="minorEastAsia" w:eastAsiaTheme="minorEastAsia" w:hAnsiTheme="minorEastAsia"/>
          <w:lang w:eastAsia="zh-CN"/>
        </w:rPr>
      </w:pPr>
    </w:p>
    <w:p w14:paraId="1B5C6CB4" w14:textId="1543769B" w:rsidR="00F25B16" w:rsidRPr="0088676B" w:rsidRDefault="002B215F" w:rsidP="009F5B31">
      <w:pPr>
        <w:pStyle w:val="1"/>
        <w:rPr>
          <w:rFonts w:ascii=".萍方-简" w:eastAsiaTheme="minorEastAsia" w:hAnsi=".萍方-简"/>
          <w:lang w:eastAsia="zh-CN"/>
          <w:rPrChange w:id="1617" w:author="Microsoft Office User" w:date="2017-08-26T15:42:00Z">
            <w:rPr>
              <w:rFonts w:ascii=".萍方-简" w:eastAsia=".萍方-简" w:hAnsi=".萍方-简"/>
              <w:lang w:eastAsia="zh-CN"/>
            </w:rPr>
          </w:rPrChange>
        </w:rPr>
      </w:pPr>
      <w:bookmarkStart w:id="1618" w:name="_Toc489971207"/>
      <w:r>
        <w:rPr>
          <w:rFonts w:ascii=".萍方-简" w:eastAsiaTheme="minorEastAsia" w:hAnsi=".萍方-简" w:hint="eastAsia"/>
          <w:lang w:eastAsia="zh-CN"/>
        </w:rPr>
        <w:t>相互链</w:t>
      </w:r>
      <w:r w:rsidR="00DC6072" w:rsidRPr="0088676B">
        <w:rPr>
          <w:rFonts w:ascii=".萍方-简" w:eastAsiaTheme="minorEastAsia" w:hAnsi=".萍方-简" w:hint="eastAsia"/>
          <w:lang w:eastAsia="zh-CN"/>
          <w:rPrChange w:id="1619" w:author="Microsoft Office User" w:date="2017-08-26T15:42:00Z">
            <w:rPr>
              <w:rFonts w:ascii=".萍方-简" w:eastAsia=".萍方-简" w:hAnsi=".萍方-简" w:hint="eastAsia"/>
              <w:lang w:eastAsia="zh-CN"/>
            </w:rPr>
          </w:rPrChange>
        </w:rPr>
        <w:t>智能合约</w:t>
      </w:r>
      <w:r w:rsidR="00BB6926" w:rsidRPr="0088676B">
        <w:rPr>
          <w:rFonts w:ascii=".萍方-简" w:eastAsiaTheme="minorEastAsia" w:hAnsi=".萍方-简" w:hint="eastAsia"/>
          <w:lang w:eastAsia="zh-CN"/>
          <w:rPrChange w:id="1620" w:author="Microsoft Office User" w:date="2017-08-26T15:42:00Z">
            <w:rPr>
              <w:rFonts w:ascii=".萍方-简" w:eastAsia=".萍方-简" w:hAnsi=".萍方-简" w:hint="eastAsia"/>
              <w:lang w:eastAsia="zh-CN"/>
            </w:rPr>
          </w:rPrChange>
        </w:rPr>
        <w:t>逻辑</w:t>
      </w:r>
      <w:bookmarkEnd w:id="1618"/>
    </w:p>
    <w:p w14:paraId="43C30677" w14:textId="77777777" w:rsidR="007255EC" w:rsidRPr="0088676B" w:rsidRDefault="00BB6926" w:rsidP="00255521">
      <w:pPr>
        <w:rPr>
          <w:rFonts w:eastAsiaTheme="minorEastAsia"/>
          <w:lang w:eastAsia="zh-CN"/>
        </w:rPr>
      </w:pPr>
      <w:r w:rsidRPr="00DE6D50">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0887F0D3" w:rsidR="00F61D73" w:rsidRPr="0088676B" w:rsidRDefault="002B215F" w:rsidP="00F61D73">
      <w:pPr>
        <w:pStyle w:val="1"/>
        <w:rPr>
          <w:rFonts w:ascii=".萍方-简" w:eastAsiaTheme="minorEastAsia" w:hAnsi=".萍方-简"/>
          <w:lang w:eastAsia="zh-CN"/>
          <w:rPrChange w:id="1621" w:author="Microsoft Office User" w:date="2017-08-26T15:42:00Z">
            <w:rPr>
              <w:rFonts w:ascii=".萍方-简" w:eastAsia=".萍方-简" w:hAnsi=".萍方-简"/>
              <w:lang w:eastAsia="zh-CN"/>
            </w:rPr>
          </w:rPrChange>
        </w:rPr>
      </w:pPr>
      <w:bookmarkStart w:id="1622" w:name="_Toc489971208"/>
      <w:r>
        <w:rPr>
          <w:rFonts w:ascii=".萍方-简" w:eastAsiaTheme="minorEastAsia" w:hAnsi=".萍方-简" w:hint="eastAsia"/>
          <w:lang w:eastAsia="zh-CN"/>
        </w:rPr>
        <w:t>相互链</w:t>
      </w:r>
      <w:r w:rsidR="00F61D73" w:rsidRPr="0088676B">
        <w:rPr>
          <w:rFonts w:ascii=".萍方-简" w:eastAsiaTheme="minorEastAsia" w:hAnsi=".萍方-简" w:hint="eastAsia"/>
          <w:lang w:eastAsia="zh-CN"/>
          <w:rPrChange w:id="1623" w:author="Microsoft Office User" w:date="2017-08-26T15:42:00Z">
            <w:rPr>
              <w:rFonts w:ascii=".萍方-简" w:eastAsia=".萍方-简" w:hAnsi=".萍方-简" w:hint="eastAsia"/>
              <w:lang w:eastAsia="zh-CN"/>
            </w:rPr>
          </w:rPrChange>
        </w:rPr>
        <w:t>数字资产</w:t>
      </w:r>
      <w:r w:rsidR="00C60813" w:rsidRPr="0088676B">
        <w:rPr>
          <w:rFonts w:ascii=".萍方-简" w:eastAsiaTheme="minorEastAsia" w:hAnsi=".萍方-简" w:hint="eastAsia"/>
          <w:lang w:eastAsia="zh-CN"/>
          <w:rPrChange w:id="1624" w:author="Microsoft Office User" w:date="2017-08-26T15:42:00Z">
            <w:rPr>
              <w:rFonts w:ascii=".萍方-简" w:eastAsia=".萍方-简" w:hAnsi=".萍方-简" w:hint="eastAsia"/>
              <w:lang w:eastAsia="zh-CN"/>
            </w:rPr>
          </w:rPrChange>
        </w:rPr>
        <w:t>与交易</w:t>
      </w:r>
      <w:bookmarkEnd w:id="1622"/>
    </w:p>
    <w:p w14:paraId="2A10ABFE" w14:textId="2A2845DF" w:rsidR="00A668F5" w:rsidRPr="0088676B" w:rsidRDefault="00747E49">
      <w:pPr>
        <w:rPr>
          <w:rFonts w:eastAsiaTheme="minorEastAsia"/>
          <w:lang w:eastAsia="zh-CN"/>
        </w:rPr>
      </w:pPr>
      <w:r w:rsidRPr="00DE6D50">
        <w:rPr>
          <w:rFonts w:eastAsiaTheme="minorEastAsia"/>
          <w:noProof/>
          <w:lang w:eastAsia="zh-CN"/>
        </w:rPr>
        <w:lastRenderedPageBreak/>
        <w:drawing>
          <wp:inline distT="0" distB="0" distL="0" distR="0" wp14:anchorId="660D49DC" wp14:editId="2A7E186B">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p>
    <w:p w14:paraId="5CA2F807" w14:textId="77777777" w:rsidR="00730B8F" w:rsidRPr="0088676B" w:rsidRDefault="00517FED" w:rsidP="009F0864">
      <w:pPr>
        <w:numPr>
          <w:ilvl w:val="0"/>
          <w:numId w:val="22"/>
        </w:numPr>
        <w:rPr>
          <w:rFonts w:ascii=".萍方-简" w:eastAsiaTheme="minorEastAsia" w:hAnsi=".萍方-简"/>
          <w:lang w:eastAsia="zh-CN"/>
          <w:rPrChange w:id="162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26" w:author="Microsoft Office User" w:date="2017-08-26T15:42:00Z">
            <w:rPr>
              <w:rFonts w:ascii=".萍方-简" w:eastAsia=".萍方-简" w:hAnsi=".萍方-简" w:hint="eastAsia"/>
              <w:lang w:eastAsia="zh-CN"/>
            </w:rPr>
          </w:rPrChange>
        </w:rPr>
        <w:t>分布式交易账本</w:t>
      </w:r>
    </w:p>
    <w:p w14:paraId="73120CB1" w14:textId="77777777" w:rsidR="00730B8F" w:rsidRPr="0088676B" w:rsidRDefault="00517FED" w:rsidP="009F0864">
      <w:pPr>
        <w:numPr>
          <w:ilvl w:val="1"/>
          <w:numId w:val="22"/>
        </w:numPr>
        <w:rPr>
          <w:rFonts w:ascii=".萍方-简" w:eastAsiaTheme="minorEastAsia" w:hAnsi=".萍方-简"/>
          <w:lang w:eastAsia="zh-CN"/>
          <w:rPrChange w:id="162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28" w:author="Microsoft Office User" w:date="2017-08-26T15:42:00Z">
            <w:rPr>
              <w:rFonts w:ascii=".萍方-简" w:eastAsia=".萍方-简" w:hAnsi=".萍方-简" w:hint="eastAsia"/>
              <w:lang w:eastAsia="zh-CN"/>
            </w:rPr>
          </w:rPrChange>
        </w:rPr>
        <w:t>第一次将资产完全数字化</w:t>
      </w:r>
    </w:p>
    <w:p w14:paraId="167DCE93" w14:textId="77777777" w:rsidR="00730B8F" w:rsidRPr="0088676B" w:rsidRDefault="00517FED" w:rsidP="009F0864">
      <w:pPr>
        <w:numPr>
          <w:ilvl w:val="0"/>
          <w:numId w:val="22"/>
        </w:numPr>
        <w:rPr>
          <w:rFonts w:ascii=".萍方-简" w:eastAsiaTheme="minorEastAsia" w:hAnsi=".萍方-简"/>
          <w:lang w:eastAsia="zh-CN"/>
          <w:rPrChange w:id="162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0" w:author="Microsoft Office User" w:date="2017-08-26T15:42:00Z">
            <w:rPr>
              <w:rFonts w:ascii=".萍方-简" w:eastAsia=".萍方-简" w:hAnsi=".萍方-简" w:hint="eastAsia"/>
              <w:lang w:eastAsia="zh-CN"/>
            </w:rPr>
          </w:rPrChange>
        </w:rPr>
        <w:t>数据更安全更具公信力</w:t>
      </w:r>
    </w:p>
    <w:p w14:paraId="736AA302" w14:textId="77777777" w:rsidR="00730B8F" w:rsidRPr="0088676B" w:rsidRDefault="00517FED" w:rsidP="009F0864">
      <w:pPr>
        <w:numPr>
          <w:ilvl w:val="1"/>
          <w:numId w:val="22"/>
        </w:numPr>
        <w:rPr>
          <w:rFonts w:ascii=".萍方-简" w:eastAsiaTheme="minorEastAsia" w:hAnsi=".萍方-简"/>
          <w:lang w:eastAsia="zh-CN"/>
          <w:rPrChange w:id="163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2" w:author="Microsoft Office User" w:date="2017-08-26T15:42:00Z">
            <w:rPr>
              <w:rFonts w:ascii=".萍方-简" w:eastAsia=".萍方-简" w:hAnsi=".萍方-简" w:hint="eastAsia"/>
              <w:lang w:eastAsia="zh-CN"/>
            </w:rPr>
          </w:rPrChange>
        </w:rPr>
        <w:t>完全透明公开的交易数据和交易历史，不可篡改，任何人（包括交易所平台的监管和运营）都不可以挑战数据的</w:t>
      </w:r>
    </w:p>
    <w:p w14:paraId="5CFC7A1D" w14:textId="77777777" w:rsidR="00730B8F" w:rsidRPr="0088676B" w:rsidRDefault="00517FED" w:rsidP="009F0864">
      <w:pPr>
        <w:numPr>
          <w:ilvl w:val="0"/>
          <w:numId w:val="22"/>
        </w:numPr>
        <w:rPr>
          <w:rFonts w:ascii=".萍方-简" w:eastAsiaTheme="minorEastAsia" w:hAnsi=".萍方-简"/>
          <w:lang w:eastAsia="zh-CN"/>
          <w:rPrChange w:id="163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4" w:author="Microsoft Office User" w:date="2017-08-26T15:42:00Z">
            <w:rPr>
              <w:rFonts w:ascii=".萍方-简" w:eastAsia=".萍方-简" w:hAnsi=".萍方-简" w:hint="eastAsia"/>
              <w:lang w:eastAsia="zh-CN"/>
            </w:rPr>
          </w:rPrChange>
        </w:rPr>
        <w:t>交易根据智能合约自动匹配，更公平公正高效</w:t>
      </w:r>
    </w:p>
    <w:p w14:paraId="5CE58413" w14:textId="77777777" w:rsidR="00730B8F" w:rsidRPr="0088676B" w:rsidRDefault="00517FED" w:rsidP="009F0864">
      <w:pPr>
        <w:numPr>
          <w:ilvl w:val="0"/>
          <w:numId w:val="22"/>
        </w:numPr>
        <w:rPr>
          <w:rFonts w:ascii=".萍方-简" w:eastAsiaTheme="minorEastAsia" w:hAnsi=".萍方-简"/>
          <w:lang w:eastAsia="zh-CN"/>
          <w:rPrChange w:id="163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6" w:author="Microsoft Office User" w:date="2017-08-26T15:42:00Z">
            <w:rPr>
              <w:rFonts w:ascii=".萍方-简" w:eastAsia=".萍方-简" w:hAnsi=".萍方-简" w:hint="eastAsia"/>
              <w:lang w:eastAsia="zh-CN"/>
            </w:rPr>
          </w:rPrChange>
        </w:rPr>
        <w:t>交易资产上链存证，产权和所有权管理更方便</w:t>
      </w:r>
    </w:p>
    <w:p w14:paraId="6C08A910" w14:textId="77777777" w:rsidR="00730B8F" w:rsidRPr="0088676B" w:rsidRDefault="00517FED" w:rsidP="009F0864">
      <w:pPr>
        <w:numPr>
          <w:ilvl w:val="0"/>
          <w:numId w:val="22"/>
        </w:numPr>
        <w:rPr>
          <w:rFonts w:ascii=".萍方-简" w:eastAsiaTheme="minorEastAsia" w:hAnsi=".萍方-简"/>
          <w:lang w:eastAsia="zh-CN"/>
          <w:rPrChange w:id="163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8" w:author="Microsoft Office User" w:date="2017-08-26T15:42:00Z">
            <w:rPr>
              <w:rFonts w:ascii=".萍方-简" w:eastAsia=".萍方-简" w:hAnsi=".萍方-简" w:hint="eastAsia"/>
              <w:lang w:eastAsia="zh-CN"/>
            </w:rPr>
          </w:rPrChange>
        </w:rPr>
        <w:t>结算清算交割自动化与智能合约化，降低交付成本甚至消除大量繁琐的交易前中后台工作</w:t>
      </w:r>
    </w:p>
    <w:p w14:paraId="234AB4B0" w14:textId="77777777" w:rsidR="00730B8F" w:rsidRPr="0088676B" w:rsidRDefault="00517FED" w:rsidP="009F0864">
      <w:pPr>
        <w:numPr>
          <w:ilvl w:val="0"/>
          <w:numId w:val="22"/>
        </w:numPr>
        <w:rPr>
          <w:rFonts w:ascii=".萍方-简" w:eastAsiaTheme="minorEastAsia" w:hAnsi=".萍方-简"/>
          <w:lang w:eastAsia="zh-CN"/>
          <w:rPrChange w:id="163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40" w:author="Microsoft Office User" w:date="2017-08-26T15:42:00Z">
            <w:rPr>
              <w:rFonts w:ascii=".萍方-简" w:eastAsia=".萍方-简" w:hAnsi=".萍方-简" w:hint="eastAsia"/>
              <w:lang w:eastAsia="zh-CN"/>
            </w:rPr>
          </w:rPrChange>
        </w:rPr>
        <w:t>消除交易双方对手风控</w:t>
      </w:r>
    </w:p>
    <w:p w14:paraId="040290BE" w14:textId="77777777" w:rsidR="00C16D35" w:rsidRPr="0088676B" w:rsidRDefault="00517FED" w:rsidP="00C16D35">
      <w:pPr>
        <w:numPr>
          <w:ilvl w:val="0"/>
          <w:numId w:val="22"/>
        </w:numPr>
        <w:rPr>
          <w:rFonts w:eastAsiaTheme="minorEastAsia"/>
          <w:lang w:eastAsia="zh-CN"/>
        </w:rPr>
      </w:pPr>
      <w:r w:rsidRPr="0088676B">
        <w:rPr>
          <w:rFonts w:ascii=".萍方-简" w:eastAsiaTheme="minorEastAsia" w:hAnsi=".萍方-简" w:hint="eastAsia"/>
          <w:lang w:eastAsia="zh-CN"/>
          <w:rPrChange w:id="1641" w:author="Microsoft Office User" w:date="2017-08-26T15:42:00Z">
            <w:rPr>
              <w:rFonts w:ascii=".萍方-简" w:eastAsia=".萍方-简" w:hAnsi=".萍方-简" w:hint="eastAsia"/>
              <w:lang w:eastAsia="zh-CN"/>
            </w:rPr>
          </w:rPrChange>
        </w:rPr>
        <w:t>担保保险融资和政府监管更透明高效</w:t>
      </w:r>
      <w:r w:rsidR="00C16D35" w:rsidRPr="0088676B">
        <w:rPr>
          <w:rFonts w:eastAsiaTheme="minorEastAsia"/>
          <w:lang w:eastAsia="zh-CN"/>
        </w:rPr>
        <w:br w:type="page"/>
      </w:r>
    </w:p>
    <w:p w14:paraId="71778377" w14:textId="77777777" w:rsidR="00F8790E" w:rsidRPr="0088676B" w:rsidRDefault="00752F80" w:rsidP="00F8790E">
      <w:pPr>
        <w:pStyle w:val="1"/>
        <w:rPr>
          <w:rFonts w:ascii=".萍方-简" w:eastAsiaTheme="minorEastAsia" w:hAnsi=".萍方-简"/>
          <w:lang w:eastAsia="zh-CN"/>
          <w:rPrChange w:id="1642" w:author="Microsoft Office User" w:date="2017-08-26T15:42:00Z">
            <w:rPr>
              <w:rFonts w:ascii=".萍方-简" w:eastAsia=".萍方-简" w:hAnsi=".萍方-简"/>
              <w:lang w:eastAsia="zh-CN"/>
            </w:rPr>
          </w:rPrChange>
        </w:rPr>
      </w:pPr>
      <w:bookmarkStart w:id="1643" w:name="_Toc489971209"/>
      <w:r w:rsidRPr="0088676B">
        <w:rPr>
          <w:rFonts w:ascii=".萍方-简" w:eastAsiaTheme="minorEastAsia" w:hAnsi=".萍方-简" w:hint="eastAsia"/>
          <w:lang w:eastAsia="zh-CN"/>
          <w:rPrChange w:id="1644" w:author="Microsoft Office User" w:date="2017-08-26T15:42:00Z">
            <w:rPr>
              <w:rFonts w:ascii=".萍方-简" w:eastAsia=".萍方-简" w:hAnsi=".萍方-简" w:hint="eastAsia"/>
              <w:lang w:eastAsia="zh-CN"/>
            </w:rPr>
          </w:rPrChange>
        </w:rPr>
        <w:lastRenderedPageBreak/>
        <w:t>互助</w:t>
      </w:r>
      <w:r w:rsidR="00F8790E" w:rsidRPr="0088676B">
        <w:rPr>
          <w:rFonts w:ascii=".萍方-简" w:eastAsiaTheme="minorEastAsia" w:hAnsi=".萍方-简" w:hint="eastAsia"/>
          <w:lang w:eastAsia="zh-CN"/>
          <w:rPrChange w:id="1645" w:author="Microsoft Office User" w:date="2017-08-26T15:42:00Z">
            <w:rPr>
              <w:rFonts w:ascii=".萍方-简" w:eastAsia=".萍方-简" w:hAnsi=".萍方-简" w:hint="eastAsia"/>
              <w:lang w:eastAsia="zh-CN"/>
            </w:rPr>
          </w:rPrChange>
        </w:rPr>
        <w:t>保险系统</w:t>
      </w:r>
      <w:bookmarkEnd w:id="1643"/>
    </w:p>
    <w:p w14:paraId="10FB6026" w14:textId="77777777" w:rsidR="00F8790E" w:rsidRPr="0088676B" w:rsidRDefault="00F8790E" w:rsidP="00255521">
      <w:pPr>
        <w:pStyle w:val="2"/>
        <w:rPr>
          <w:rFonts w:eastAsiaTheme="minorEastAsia"/>
          <w:lang w:eastAsia="zh-CN"/>
        </w:rPr>
      </w:pPr>
      <w:bookmarkStart w:id="1646" w:name="_Toc489971210"/>
      <w:r w:rsidRPr="0088676B">
        <w:rPr>
          <w:rFonts w:eastAsiaTheme="minorEastAsia" w:hint="eastAsia"/>
          <w:lang w:eastAsia="zh-CN"/>
          <w:rPrChange w:id="1647" w:author="Microsoft Office User" w:date="2017-08-26T15:42:00Z">
            <w:rPr>
              <w:rFonts w:eastAsia=".萍方-简" w:hint="eastAsia"/>
              <w:lang w:eastAsia="zh-CN"/>
            </w:rPr>
          </w:rPrChange>
        </w:rPr>
        <w:t>为什么选择以太坊</w:t>
      </w:r>
      <w:bookmarkEnd w:id="1646"/>
    </w:p>
    <w:p w14:paraId="16A44549"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648" w:author="Microsoft Office User" w:date="2017-08-26T15:42:00Z">
            <w:rPr>
              <w:rFonts w:ascii=".萍方-简" w:eastAsia=".萍方-简" w:hAnsi=".萍方-简" w:hint="eastAsia"/>
              <w:lang w:eastAsia="zh-CN"/>
            </w:rPr>
          </w:rPrChange>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sidRPr="0088676B">
        <w:rPr>
          <w:rFonts w:ascii=".萍方-简" w:eastAsiaTheme="minorEastAsia" w:hAnsi=".萍方-简"/>
          <w:lang w:eastAsia="zh-CN"/>
          <w:rPrChange w:id="1649"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50" w:author="Microsoft Office User" w:date="2017-08-26T15:42:00Z">
            <w:rPr>
              <w:rFonts w:ascii=".萍方-简" w:eastAsia=".萍方-简" w:hAnsi=".萍方-简" w:hint="eastAsia"/>
              <w:lang w:eastAsia="zh-CN"/>
            </w:rPr>
          </w:rPrChange>
        </w:rPr>
        <w:t>状态转移函数</w:t>
      </w:r>
      <w:r w:rsidRPr="0088676B">
        <w:rPr>
          <w:rFonts w:ascii=".萍方-简" w:eastAsiaTheme="minorEastAsia" w:hAnsi=".萍方-简"/>
          <w:lang w:eastAsia="zh-CN"/>
          <w:rPrChange w:id="1651"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52" w:author="Microsoft Office User" w:date="2017-08-26T15:42:00Z">
            <w:rPr>
              <w:rFonts w:ascii=".萍方-简" w:eastAsia=".萍方-简" w:hAnsi=".萍方-简" w:hint="eastAsia"/>
              <w:lang w:eastAsia="zh-CN"/>
            </w:rPr>
          </w:rPrChange>
        </w:rPr>
        <w:t>可以使用一个状态和一个交易来产生一个新的状态。且比特币系统只有</w:t>
      </w:r>
      <w:r w:rsidRPr="0088676B">
        <w:rPr>
          <w:rFonts w:ascii=".萍方-简" w:eastAsiaTheme="minorEastAsia" w:hAnsi=".萍方-简"/>
          <w:lang w:eastAsia="zh-CN"/>
          <w:rPrChange w:id="1653" w:author="Microsoft Office User" w:date="2017-08-26T15:42:00Z">
            <w:rPr>
              <w:rFonts w:ascii=".萍方-简" w:eastAsia=".萍方-简" w:hAnsi=".萍方-简"/>
              <w:lang w:eastAsia="zh-CN"/>
            </w:rPr>
          </w:rPrChange>
        </w:rPr>
        <w:t>UTXO</w:t>
      </w:r>
      <w:r w:rsidRPr="0088676B">
        <w:rPr>
          <w:rFonts w:ascii=".萍方-简" w:eastAsiaTheme="minorEastAsia" w:hAnsi=".萍方-简" w:hint="eastAsia"/>
          <w:lang w:eastAsia="zh-CN"/>
          <w:rPrChange w:id="1654" w:author="Microsoft Office User" w:date="2017-08-26T15:42:00Z">
            <w:rPr>
              <w:rFonts w:ascii=".萍方-简" w:eastAsia=".萍方-简" w:hAnsi=".萍方-简" w:hint="eastAsia"/>
              <w:lang w:eastAsia="zh-CN"/>
            </w:rPr>
          </w:rPrChange>
        </w:rPr>
        <w:t>概念，对某个地址的查询效率低下。以太坊的概念是在</w:t>
      </w:r>
      <w:r w:rsidRPr="0088676B">
        <w:rPr>
          <w:rFonts w:ascii=".萍方-简" w:eastAsiaTheme="minorEastAsia" w:hAnsi=".萍方-简"/>
          <w:lang w:eastAsia="zh-CN"/>
          <w:rPrChange w:id="1655" w:author="Microsoft Office User" w:date="2017-08-26T15:42:00Z">
            <w:rPr>
              <w:rFonts w:ascii=".萍方-简" w:eastAsia=".萍方-简" w:hAnsi=".萍方-简"/>
              <w:lang w:eastAsia="zh-CN"/>
            </w:rPr>
          </w:rPrChange>
        </w:rPr>
        <w:t>2013</w:t>
      </w:r>
      <w:r w:rsidRPr="0088676B">
        <w:rPr>
          <w:rFonts w:ascii=".萍方-简" w:eastAsiaTheme="minorEastAsia" w:hAnsi=".萍方-简" w:hint="eastAsia"/>
          <w:lang w:eastAsia="zh-CN"/>
          <w:rPrChange w:id="1656" w:author="Microsoft Office User" w:date="2017-08-26T15:42:00Z">
            <w:rPr>
              <w:rFonts w:ascii=".萍方-简" w:eastAsia=".萍方-简" w:hAnsi=".萍方-简" w:hint="eastAsia"/>
              <w:lang w:eastAsia="zh-CN"/>
            </w:rPr>
          </w:rPrChange>
        </w:rPr>
        <w:t>至</w:t>
      </w:r>
      <w:r w:rsidRPr="0088676B">
        <w:rPr>
          <w:rFonts w:ascii=".萍方-简" w:eastAsiaTheme="minorEastAsia" w:hAnsi=".萍方-简"/>
          <w:lang w:eastAsia="zh-CN"/>
          <w:rPrChange w:id="1657"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658" w:author="Microsoft Office User" w:date="2017-08-26T15:42:00Z">
            <w:rPr>
              <w:rFonts w:ascii=".萍方-简" w:eastAsia=".萍方-简" w:hAnsi=".萍方-简" w:hint="eastAsia"/>
              <w:lang w:eastAsia="zh-CN"/>
            </w:rPr>
          </w:rPrChange>
        </w:rPr>
        <w:t>年间由</w:t>
      </w:r>
      <w:r w:rsidRPr="0088676B">
        <w:rPr>
          <w:rFonts w:ascii=".萍方-简" w:eastAsiaTheme="minorEastAsia" w:hAnsi=".萍方-简"/>
          <w:lang w:eastAsia="zh-CN"/>
          <w:rPrChange w:id="1659" w:author="Microsoft Office User" w:date="2017-08-26T15:42:00Z">
            <w:rPr>
              <w:rFonts w:ascii=".萍方-简" w:eastAsia=".萍方-简" w:hAnsi=".萍方-简"/>
              <w:lang w:eastAsia="zh-CN"/>
            </w:rPr>
          </w:rPrChange>
        </w:rPr>
        <w:t>Vitalik</w:t>
      </w:r>
      <w:r w:rsidR="003615CD" w:rsidRPr="0088676B">
        <w:rPr>
          <w:rFonts w:ascii=".萍方-简" w:eastAsiaTheme="minorEastAsia" w:hAnsi=".萍方-简"/>
          <w:lang w:eastAsia="zh-CN"/>
          <w:rPrChange w:id="1660" w:author="Microsoft Office User" w:date="2017-08-26T15:42:00Z">
            <w:rPr>
              <w:rFonts w:ascii=".萍方-简" w:eastAsia=".萍方-简" w:hAnsi=".萍方-简"/>
              <w:lang w:eastAsia="zh-CN"/>
            </w:rPr>
          </w:rPrChange>
        </w:rPr>
        <w:t xml:space="preserve"> </w:t>
      </w:r>
      <w:r w:rsidRPr="0088676B">
        <w:rPr>
          <w:rFonts w:ascii=".萍方-简" w:eastAsiaTheme="minorEastAsia" w:hAnsi=".萍方-简"/>
          <w:lang w:eastAsia="zh-CN"/>
          <w:rPrChange w:id="1661" w:author="Microsoft Office User" w:date="2017-08-26T15:42:00Z">
            <w:rPr>
              <w:rFonts w:ascii=".萍方-简" w:eastAsia=".萍方-简" w:hAnsi=".萍方-简"/>
              <w:lang w:eastAsia="zh-CN"/>
            </w:rPr>
          </w:rPrChange>
        </w:rPr>
        <w:t>Buterin</w:t>
      </w:r>
      <w:r w:rsidRPr="0088676B">
        <w:rPr>
          <w:rFonts w:ascii=".萍方-简" w:eastAsiaTheme="minorEastAsia" w:hAnsi=".萍方-简" w:hint="eastAsia"/>
          <w:lang w:eastAsia="zh-CN"/>
          <w:rPrChange w:id="1662" w:author="Microsoft Office User" w:date="2017-08-26T15:42:00Z">
            <w:rPr>
              <w:rFonts w:ascii=".萍方-简" w:eastAsia=".萍方-简" w:hAnsi=".萍方-简" w:hint="eastAsia"/>
              <w:lang w:eastAsia="zh-CN"/>
            </w:rPr>
          </w:rPrChange>
        </w:rPr>
        <w:t>提出，其目的是研发出</w:t>
      </w:r>
      <w:r w:rsidRPr="0088676B">
        <w:rPr>
          <w:rFonts w:ascii=".萍方-简" w:eastAsiaTheme="minorEastAsia" w:hAnsi=".萍方-简"/>
          <w:lang w:eastAsia="zh-CN"/>
          <w:rPrChange w:id="1663"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664" w:author="Microsoft Office User" w:date="2017-08-26T15:42:00Z">
            <w:rPr>
              <w:rFonts w:ascii=".萍方-简" w:eastAsia=".萍方-简" w:hAnsi=".萍方-简" w:hint="eastAsia"/>
              <w:lang w:eastAsia="zh-CN"/>
            </w:rPr>
          </w:rPrChange>
        </w:rPr>
        <w:t>下一代加密货币与去中心化应用平台</w:t>
      </w:r>
      <w:r w:rsidRPr="0088676B">
        <w:rPr>
          <w:rFonts w:ascii=".萍方-简" w:eastAsiaTheme="minorEastAsia" w:hAnsi=".萍方-简"/>
          <w:lang w:eastAsia="zh-CN"/>
          <w:rPrChange w:id="1665"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66" w:author="Microsoft Office User" w:date="2017-08-26T15:42:00Z">
            <w:rPr>
              <w:rFonts w:ascii=".萍方-简" w:eastAsia=".萍方-简" w:hAnsi=".萍方-简" w:hint="eastAsia"/>
              <w:lang w:eastAsia="zh-CN"/>
            </w:rPr>
          </w:rPrChange>
        </w:rPr>
        <w:t>，并在</w:t>
      </w:r>
      <w:r w:rsidRPr="0088676B">
        <w:rPr>
          <w:rFonts w:ascii=".萍方-简" w:eastAsiaTheme="minorEastAsia" w:hAnsi=".萍方-简"/>
          <w:lang w:eastAsia="zh-CN"/>
          <w:rPrChange w:id="1667"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668" w:author="Microsoft Office User" w:date="2017-08-26T15:42:00Z">
            <w:rPr>
              <w:rFonts w:ascii=".萍方-简" w:eastAsia=".萍方-简" w:hAnsi=".萍方-简" w:hint="eastAsia"/>
              <w:lang w:eastAsia="zh-CN"/>
            </w:rPr>
          </w:rPrChange>
        </w:rPr>
        <w:t>年通过</w:t>
      </w:r>
      <w:r w:rsidRPr="0088676B">
        <w:rPr>
          <w:rFonts w:ascii=".萍方-简" w:eastAsiaTheme="minorEastAsia" w:hAnsi=".萍方-简"/>
          <w:lang w:eastAsia="zh-CN"/>
          <w:rPrChange w:id="1669"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670" w:author="Microsoft Office User" w:date="2017-08-26T15:42:00Z">
            <w:rPr>
              <w:rFonts w:ascii=".萍方-简" w:eastAsia=".萍方-简" w:hAnsi=".萍方-简" w:hint="eastAsia"/>
              <w:lang w:eastAsia="zh-CN"/>
            </w:rPr>
          </w:rPrChange>
        </w:rPr>
        <w:t>而得以开始发展。实现整个以太坊系统的是开源代码，其核心是基于专有加密货币的以太币（</w:t>
      </w:r>
      <w:r w:rsidRPr="0088676B">
        <w:rPr>
          <w:rFonts w:ascii=".萍方-简" w:eastAsiaTheme="minorEastAsia" w:hAnsi=".萍方-简"/>
          <w:lang w:eastAsia="zh-CN"/>
          <w:rPrChange w:id="1671" w:author="Microsoft Office User" w:date="2017-08-26T15:42:00Z">
            <w:rPr>
              <w:rFonts w:ascii=".萍方-简" w:eastAsia=".萍方-简" w:hAnsi=".萍方-简"/>
              <w:lang w:eastAsia="zh-CN"/>
            </w:rPr>
          </w:rPrChange>
        </w:rPr>
        <w:t>Ether</w:t>
      </w:r>
      <w:r w:rsidRPr="0088676B">
        <w:rPr>
          <w:rFonts w:ascii=".萍方-简" w:eastAsiaTheme="minorEastAsia" w:hAnsi=".萍方-简" w:hint="eastAsia"/>
          <w:lang w:eastAsia="zh-CN"/>
          <w:rPrChange w:id="1672" w:author="Microsoft Office User" w:date="2017-08-26T15:42:00Z">
            <w:rPr>
              <w:rFonts w:ascii=".萍方-简" w:eastAsia=".萍方-简" w:hAnsi=".萍方-简" w:hint="eastAsia"/>
              <w:lang w:eastAsia="zh-CN"/>
            </w:rPr>
          </w:rPrChange>
        </w:rPr>
        <w:t>）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用上。</w:t>
      </w:r>
    </w:p>
    <w:p w14:paraId="3702ACD4"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673" w:author="Microsoft Office User" w:date="2017-08-26T15:42:00Z">
            <w:rPr>
              <w:rFonts w:ascii=".萍方-简" w:eastAsia=".萍方-简" w:hAnsi=".萍方-简" w:hint="eastAsia"/>
              <w:lang w:eastAsia="zh-CN"/>
            </w:rPr>
          </w:rPrChange>
        </w:rPr>
        <w:t>相较于大多数其他区块链技术，以太坊平台提供能账户</w:t>
      </w:r>
      <w:r w:rsidRPr="0088676B">
        <w:rPr>
          <w:rFonts w:eastAsiaTheme="minorEastAsia" w:hint="eastAsia"/>
          <w:lang w:eastAsia="zh-CN"/>
        </w:rPr>
        <w:t>，</w:t>
      </w:r>
      <w:r w:rsidRPr="0088676B">
        <w:rPr>
          <w:rFonts w:ascii=".萍方-简" w:eastAsiaTheme="minorEastAsia" w:hAnsi=".萍方-简" w:hint="eastAsia"/>
          <w:lang w:eastAsia="zh-CN"/>
          <w:rPrChange w:id="1674" w:author="Microsoft Office User" w:date="2017-08-26T15:42:00Z">
            <w:rPr>
              <w:rFonts w:ascii=".萍方-简" w:eastAsia=".萍方-简" w:hAnsi=".萍方-简" w:hint="eastAsia"/>
              <w:lang w:eastAsia="zh-CN"/>
            </w:rPr>
          </w:rPrChange>
        </w:rPr>
        <w:t>虚拟机和智能合约。</w:t>
      </w:r>
      <w:r w:rsidRPr="0088676B">
        <w:rPr>
          <w:rFonts w:eastAsiaTheme="minorEastAsia" w:hint="eastAsia"/>
          <w:lang w:eastAsia="zh-CN"/>
        </w:rPr>
        <w:t>大大提高了开发</w:t>
      </w:r>
      <w:r w:rsidRPr="0088676B">
        <w:rPr>
          <w:rFonts w:eastAsiaTheme="minorEastAsia"/>
          <w:lang w:eastAsia="zh-CN"/>
        </w:rPr>
        <w:t>DApp</w:t>
      </w:r>
      <w:r w:rsidRPr="0088676B">
        <w:rPr>
          <w:rFonts w:eastAsiaTheme="minorEastAsia" w:hint="eastAsia"/>
          <w:lang w:eastAsia="zh-CN"/>
        </w:rPr>
        <w:t>的效率。</w:t>
      </w:r>
    </w:p>
    <w:p w14:paraId="7CAD1A67" w14:textId="77777777" w:rsidR="00F8790E" w:rsidRPr="0088676B" w:rsidRDefault="00F8790E" w:rsidP="00F8790E">
      <w:pPr>
        <w:rPr>
          <w:rFonts w:eastAsiaTheme="minorEastAsia"/>
          <w:lang w:eastAsia="zh-CN"/>
        </w:rPr>
      </w:pPr>
    </w:p>
    <w:p w14:paraId="17DAD602" w14:textId="77777777" w:rsidR="00F8790E" w:rsidRPr="0088676B" w:rsidRDefault="00F8790E" w:rsidP="00F8790E">
      <w:pPr>
        <w:pStyle w:val="2"/>
        <w:rPr>
          <w:rFonts w:eastAsiaTheme="minorEastAsia"/>
          <w:lang w:eastAsia="zh-CN"/>
        </w:rPr>
      </w:pPr>
      <w:bookmarkStart w:id="1675" w:name="_Toc489971211"/>
      <w:r w:rsidRPr="0088676B">
        <w:rPr>
          <w:rFonts w:ascii=".萍方-简" w:eastAsiaTheme="minorEastAsia" w:hAnsi=".萍方-简" w:hint="eastAsia"/>
          <w:lang w:eastAsia="zh-CN"/>
          <w:rPrChange w:id="1676" w:author="Microsoft Office User" w:date="2017-08-26T15:42:00Z">
            <w:rPr>
              <w:rFonts w:ascii=".萍方-简" w:eastAsia=".萍方-简" w:hAnsi=".萍方-简" w:hint="eastAsia"/>
              <w:lang w:eastAsia="zh-CN"/>
            </w:rPr>
          </w:rPrChange>
        </w:rPr>
        <w:t>智能合约平台</w:t>
      </w:r>
      <w:bookmarkEnd w:id="1675"/>
    </w:p>
    <w:p w14:paraId="4150D67B" w14:textId="1372E8BB" w:rsidR="00F8790E" w:rsidRPr="0088676B" w:rsidRDefault="00F8790E" w:rsidP="00F8790E">
      <w:pPr>
        <w:rPr>
          <w:rFonts w:ascii=".萍方-简" w:eastAsiaTheme="minorEastAsia" w:hAnsi=".萍方-简"/>
          <w:lang w:eastAsia="zh-CN"/>
          <w:rPrChange w:id="167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8" w:author="Microsoft Office User" w:date="2017-08-26T15:42:00Z">
            <w:rPr>
              <w:rFonts w:ascii=".萍方-简" w:eastAsia=".萍方-简" w:hAnsi=".萍方-简" w:hint="eastAsia"/>
              <w:lang w:eastAsia="zh-CN"/>
            </w:rPr>
          </w:rPrChange>
        </w:rPr>
        <w:t>支持智能合约体系的关键部分是以太坊虚拟机（</w:t>
      </w:r>
      <w:r w:rsidRPr="0088676B">
        <w:rPr>
          <w:rFonts w:ascii=".萍方-简" w:eastAsiaTheme="minorEastAsia" w:hAnsi=".萍方-简"/>
          <w:lang w:eastAsia="zh-CN"/>
          <w:rPrChange w:id="1679" w:author="Microsoft Office User" w:date="2017-08-26T15:42:00Z">
            <w:rPr>
              <w:rFonts w:ascii=".萍方-简" w:eastAsia=".萍方-简" w:hAnsi=".萍方-简"/>
              <w:lang w:eastAsia="zh-CN"/>
            </w:rPr>
          </w:rPrChange>
        </w:rPr>
        <w:t xml:space="preserve">Ethereum Virtual Machine </w:t>
      </w:r>
      <w:r w:rsidRPr="0088676B">
        <w:rPr>
          <w:rFonts w:ascii=".萍方-简" w:eastAsiaTheme="minorEastAsia" w:hAnsi=".萍方-简" w:hint="eastAsia"/>
          <w:lang w:eastAsia="zh-CN"/>
          <w:rPrChange w:id="1680" w:author="Microsoft Office User" w:date="2017-08-26T15:42:00Z">
            <w:rPr>
              <w:rFonts w:ascii=".萍方-简" w:eastAsia=".萍方-简" w:hAnsi=".萍方-简" w:hint="eastAsia"/>
              <w:lang w:eastAsia="zh-CN"/>
            </w:rPr>
          </w:rPrChange>
        </w:rPr>
        <w:t>），它提供了一套类似汇编语言的图灵完备语言，可以执行任意复杂算法的编码，用来桥接数据处理和应用处理。</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681" w:author="Microsoft Office User" w:date="2017-08-26T15:42:00Z">
            <w:rPr>
              <w:rFonts w:ascii=".萍方-简" w:eastAsia=".萍方-简" w:hAnsi=".萍方-简" w:hint="eastAsia"/>
              <w:lang w:eastAsia="zh-CN"/>
            </w:rPr>
          </w:rPrChange>
        </w:rPr>
        <w:t>是类似于以太坊的区块链结构，用户的担保，承保，赔付，收益都以智能合约的形式写入底层区块链中。这样做的好处在于：</w:t>
      </w:r>
    </w:p>
    <w:p w14:paraId="5540F8A9" w14:textId="77777777" w:rsidR="00F8790E" w:rsidRPr="0088676B" w:rsidRDefault="00F8790E" w:rsidP="009F0864">
      <w:pPr>
        <w:pStyle w:val="ad"/>
        <w:numPr>
          <w:ilvl w:val="0"/>
          <w:numId w:val="16"/>
        </w:numPr>
        <w:rPr>
          <w:rFonts w:ascii=".萍方-简" w:eastAsiaTheme="minorEastAsia" w:hAnsi=".萍方-简"/>
          <w:lang w:eastAsia="zh-CN"/>
          <w:rPrChange w:id="168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83" w:author="Microsoft Office User" w:date="2017-08-26T15:42:00Z">
            <w:rPr>
              <w:rFonts w:ascii=".萍方-简" w:eastAsia=".萍方-简" w:hAnsi=".萍方-简" w:hint="eastAsia"/>
              <w:lang w:eastAsia="zh-CN"/>
            </w:rPr>
          </w:rPrChange>
        </w:rPr>
        <w:t>去除中间环节，降低成本</w:t>
      </w:r>
    </w:p>
    <w:p w14:paraId="38904C47" w14:textId="77777777" w:rsidR="00F8790E" w:rsidRPr="0088676B" w:rsidRDefault="00F8790E" w:rsidP="009F0864">
      <w:pPr>
        <w:pStyle w:val="ad"/>
        <w:numPr>
          <w:ilvl w:val="0"/>
          <w:numId w:val="16"/>
        </w:numPr>
        <w:rPr>
          <w:rFonts w:ascii=".萍方-简" w:eastAsiaTheme="minorEastAsia" w:hAnsi=".萍方-简"/>
          <w:lang w:eastAsia="zh-CN"/>
          <w:rPrChange w:id="168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85" w:author="Microsoft Office User" w:date="2017-08-26T15:42:00Z">
            <w:rPr>
              <w:rFonts w:ascii=".萍方-简" w:eastAsia=".萍方-简" w:hAnsi=".萍方-简" w:hint="eastAsia"/>
              <w:lang w:eastAsia="zh-CN"/>
            </w:rPr>
          </w:rPrChange>
        </w:rPr>
        <w:t>合约强制执行，不需要人工干预</w:t>
      </w:r>
    </w:p>
    <w:p w14:paraId="12CB1451" w14:textId="77777777" w:rsidR="00F8790E" w:rsidRPr="0088676B" w:rsidRDefault="00F8790E" w:rsidP="009F0864">
      <w:pPr>
        <w:pStyle w:val="ad"/>
        <w:numPr>
          <w:ilvl w:val="0"/>
          <w:numId w:val="16"/>
        </w:numPr>
        <w:rPr>
          <w:rFonts w:ascii=".萍方-简" w:eastAsiaTheme="minorEastAsia" w:hAnsi=".萍方-简"/>
          <w:lang w:eastAsia="zh-CN"/>
          <w:rPrChange w:id="168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87" w:author="Microsoft Office User" w:date="2017-08-26T15:42:00Z">
            <w:rPr>
              <w:rFonts w:ascii=".萍方-简" w:eastAsia=".萍方-简" w:hAnsi=".萍方-简" w:hint="eastAsia"/>
              <w:lang w:eastAsia="zh-CN"/>
            </w:rPr>
          </w:rPrChange>
        </w:rPr>
        <w:t>资金的使用，流向公开，透明</w:t>
      </w:r>
    </w:p>
    <w:p w14:paraId="13D716B5" w14:textId="37DADF70" w:rsidR="00F8790E" w:rsidRPr="0088676B" w:rsidRDefault="00F8790E" w:rsidP="00F8790E">
      <w:pPr>
        <w:rPr>
          <w:rFonts w:ascii=".萍方-简" w:eastAsiaTheme="minorEastAsia" w:hAnsi=".萍方-简"/>
          <w:lang w:eastAsia="zh-CN"/>
          <w:rPrChange w:id="168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89" w:author="Microsoft Office User" w:date="2017-08-26T15:42:00Z">
            <w:rPr>
              <w:rFonts w:ascii=".萍方-简" w:eastAsia=".萍方-简" w:hAnsi=".萍方-简" w:hint="eastAsia"/>
              <w:lang w:eastAsia="zh-CN"/>
            </w:rPr>
          </w:rPrChange>
        </w:rPr>
        <w:t>以太坊上要写智能合约有好几种语言可选：有点类似</w:t>
      </w:r>
      <w:r w:rsidRPr="0088676B">
        <w:rPr>
          <w:rFonts w:ascii=".萍方-简" w:eastAsiaTheme="minorEastAsia" w:hAnsi=".萍方-简"/>
          <w:lang w:eastAsia="zh-CN"/>
          <w:rPrChange w:id="1690" w:author="Microsoft Office User" w:date="2017-08-26T15:42:00Z">
            <w:rPr>
              <w:rFonts w:ascii=".萍方-简" w:eastAsia=".萍方-简" w:hAnsi=".萍方-简"/>
              <w:lang w:eastAsia="zh-CN"/>
            </w:rPr>
          </w:rPrChange>
        </w:rPr>
        <w:t>Javascript</w:t>
      </w:r>
      <w:r w:rsidRPr="0088676B">
        <w:rPr>
          <w:rFonts w:ascii=".萍方-简" w:eastAsiaTheme="minorEastAsia" w:hAnsi=".萍方-简" w:hint="eastAsia"/>
          <w:lang w:eastAsia="zh-CN"/>
          <w:rPrChange w:id="1691"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692" w:author="Microsoft Office User" w:date="2017-08-26T15:42:00Z">
            <w:rPr>
              <w:rFonts w:ascii=".萍方-简" w:eastAsia=".萍方-简" w:hAnsi=".萍方-简"/>
              <w:lang w:eastAsia="zh-CN"/>
            </w:rPr>
          </w:rPrChange>
        </w:rPr>
        <w:t xml:space="preserve">Solidity, </w:t>
      </w:r>
      <w:r w:rsidRPr="0088676B">
        <w:rPr>
          <w:rFonts w:ascii=".萍方-简" w:eastAsiaTheme="minorEastAsia" w:hAnsi=".萍方-简" w:hint="eastAsia"/>
          <w:lang w:eastAsia="zh-CN"/>
          <w:rPrChange w:id="1693" w:author="Microsoft Office User" w:date="2017-08-26T15:42:00Z">
            <w:rPr>
              <w:rFonts w:ascii=".萍方-简" w:eastAsia=".萍方-简" w:hAnsi=".萍方-简" w:hint="eastAsia"/>
              <w:lang w:eastAsia="zh-CN"/>
            </w:rPr>
          </w:rPrChange>
        </w:rPr>
        <w:t>文件扩展名是</w:t>
      </w:r>
      <w:r w:rsidRPr="0088676B">
        <w:rPr>
          <w:rFonts w:ascii=".萍方-简" w:eastAsiaTheme="minorEastAsia" w:hAnsi=".萍方-简"/>
          <w:lang w:eastAsia="zh-CN"/>
          <w:rPrChange w:id="1694" w:author="Microsoft Office User" w:date="2017-08-26T15:42:00Z">
            <w:rPr>
              <w:rFonts w:ascii=".萍方-简" w:eastAsia=".萍方-简" w:hAnsi=".萍方-简"/>
              <w:lang w:eastAsia="zh-CN"/>
            </w:rPr>
          </w:rPrChange>
        </w:rPr>
        <w:t xml:space="preserve">.sol. </w:t>
      </w:r>
      <w:r w:rsidRPr="0088676B">
        <w:rPr>
          <w:rFonts w:ascii=".萍方-简" w:eastAsiaTheme="minorEastAsia" w:hAnsi=".萍方-简" w:hint="eastAsia"/>
          <w:lang w:eastAsia="zh-CN"/>
          <w:rPrChange w:id="1695" w:author="Microsoft Office User" w:date="2017-08-26T15:42:00Z">
            <w:rPr>
              <w:rFonts w:ascii=".萍方-简" w:eastAsia=".萍方-简" w:hAnsi=".萍方-简" w:hint="eastAsia"/>
              <w:lang w:eastAsia="zh-CN"/>
            </w:rPr>
          </w:rPrChange>
        </w:rPr>
        <w:t>和</w:t>
      </w:r>
      <w:r w:rsidRPr="0088676B">
        <w:rPr>
          <w:rFonts w:ascii=".萍方-简" w:eastAsiaTheme="minorEastAsia" w:hAnsi=".萍方-简"/>
          <w:lang w:eastAsia="zh-CN"/>
          <w:rPrChange w:id="1696" w:author="Microsoft Office User" w:date="2017-08-26T15:42:00Z">
            <w:rPr>
              <w:rFonts w:ascii=".萍方-简" w:eastAsia=".萍方-简" w:hAnsi=".萍方-简"/>
              <w:lang w:eastAsia="zh-CN"/>
            </w:rPr>
          </w:rPrChange>
        </w:rPr>
        <w:t>Python</w:t>
      </w:r>
      <w:r w:rsidRPr="0088676B">
        <w:rPr>
          <w:rFonts w:ascii=".萍方-简" w:eastAsiaTheme="minorEastAsia" w:hAnsi=".萍方-简" w:hint="eastAsia"/>
          <w:lang w:eastAsia="zh-CN"/>
          <w:rPrChange w:id="1697" w:author="Microsoft Office User" w:date="2017-08-26T15:42:00Z">
            <w:rPr>
              <w:rFonts w:ascii=".萍方-简" w:eastAsia=".萍方-简" w:hAnsi=".萍方-简" w:hint="eastAsia"/>
              <w:lang w:eastAsia="zh-CN"/>
            </w:rPr>
          </w:rPrChange>
        </w:rPr>
        <w:t>接近的</w:t>
      </w:r>
      <w:r w:rsidRPr="0088676B">
        <w:rPr>
          <w:rFonts w:ascii=".萍方-简" w:eastAsiaTheme="minorEastAsia" w:hAnsi=".萍方-简"/>
          <w:lang w:eastAsia="zh-CN"/>
          <w:rPrChange w:id="1698" w:author="Microsoft Office User" w:date="2017-08-26T15:42:00Z">
            <w:rPr>
              <w:rFonts w:ascii=".萍方-简" w:eastAsia=".萍方-简" w:hAnsi=".萍方-简"/>
              <w:lang w:eastAsia="zh-CN"/>
            </w:rPr>
          </w:rPrChange>
        </w:rPr>
        <w:t xml:space="preserve">Serpent, </w:t>
      </w:r>
      <w:r w:rsidRPr="0088676B">
        <w:rPr>
          <w:rFonts w:ascii=".萍方-简" w:eastAsiaTheme="minorEastAsia" w:hAnsi=".萍方-简" w:hint="eastAsia"/>
          <w:lang w:eastAsia="zh-CN"/>
          <w:rPrChange w:id="1699" w:author="Microsoft Office User" w:date="2017-08-26T15:42:00Z">
            <w:rPr>
              <w:rFonts w:ascii=".萍方-简" w:eastAsia=".萍方-简" w:hAnsi=".萍方-简" w:hint="eastAsia"/>
              <w:lang w:eastAsia="zh-CN"/>
            </w:rPr>
          </w:rPrChange>
        </w:rPr>
        <w:t>文件名以</w:t>
      </w:r>
      <w:r w:rsidRPr="0088676B">
        <w:rPr>
          <w:rFonts w:ascii=".萍方-简" w:eastAsiaTheme="minorEastAsia" w:hAnsi=".萍方-简"/>
          <w:lang w:eastAsia="zh-CN"/>
          <w:rPrChange w:id="1700" w:author="Microsoft Office User" w:date="2017-08-26T15:42:00Z">
            <w:rPr>
              <w:rFonts w:ascii=".萍方-简" w:eastAsia=".萍方-简" w:hAnsi=".萍方-简"/>
              <w:lang w:eastAsia="zh-CN"/>
            </w:rPr>
          </w:rPrChange>
        </w:rPr>
        <w:t>.se</w:t>
      </w:r>
      <w:r w:rsidRPr="0088676B">
        <w:rPr>
          <w:rFonts w:ascii=".萍方-简" w:eastAsiaTheme="minorEastAsia" w:hAnsi=".萍方-简" w:hint="eastAsia"/>
          <w:lang w:eastAsia="zh-CN"/>
          <w:rPrChange w:id="1701" w:author="Microsoft Office User" w:date="2017-08-26T15:42:00Z">
            <w:rPr>
              <w:rFonts w:ascii=".萍方-简" w:eastAsia=".萍方-简" w:hAnsi=".萍方-简" w:hint="eastAsia"/>
              <w:lang w:eastAsia="zh-CN"/>
            </w:rPr>
          </w:rPrChange>
        </w:rPr>
        <w:t>结尾。还有类似</w:t>
      </w:r>
      <w:r w:rsidRPr="0088676B">
        <w:rPr>
          <w:rFonts w:ascii=".萍方-简" w:eastAsiaTheme="minorEastAsia" w:hAnsi=".萍方-简"/>
          <w:lang w:eastAsia="zh-CN"/>
          <w:rPrChange w:id="1702" w:author="Microsoft Office User" w:date="2017-08-26T15:42:00Z">
            <w:rPr>
              <w:rFonts w:ascii=".萍方-简" w:eastAsia=".萍方-简" w:hAnsi=".萍方-简"/>
              <w:lang w:eastAsia="zh-CN"/>
            </w:rPr>
          </w:rPrChange>
        </w:rPr>
        <w:t>Lisp</w:t>
      </w:r>
      <w:r w:rsidRPr="0088676B">
        <w:rPr>
          <w:rFonts w:ascii=".萍方-简" w:eastAsiaTheme="minorEastAsia" w:hAnsi=".萍方-简" w:hint="eastAsia"/>
          <w:lang w:eastAsia="zh-CN"/>
          <w:rPrChange w:id="1703"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704" w:author="Microsoft Office User" w:date="2017-08-26T15:42:00Z">
            <w:rPr>
              <w:rFonts w:ascii=".萍方-简" w:eastAsia=".萍方-简" w:hAnsi=".萍方-简"/>
              <w:lang w:eastAsia="zh-CN"/>
            </w:rPr>
          </w:rPrChange>
        </w:rPr>
        <w:t>LLL</w:t>
      </w:r>
      <w:r w:rsidRPr="0088676B">
        <w:rPr>
          <w:rFonts w:ascii=".萍方-简" w:eastAsiaTheme="minorEastAsia" w:hAnsi=".萍方-简" w:hint="eastAsia"/>
          <w:lang w:eastAsia="zh-CN"/>
          <w:rPrChange w:id="1705" w:author="Microsoft Office User" w:date="2017-08-26T15:42:00Z">
            <w:rPr>
              <w:rFonts w:ascii=".萍方-简" w:eastAsia=".萍方-简" w:hAnsi=".萍方-简" w:hint="eastAsia"/>
              <w:lang w:eastAsia="zh-CN"/>
            </w:rPr>
          </w:rPrChange>
        </w:rPr>
        <w:t>。我们为</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706" w:author="Microsoft Office User" w:date="2017-08-26T15:42:00Z">
            <w:rPr>
              <w:rFonts w:ascii=".萍方-简" w:eastAsia=".萍方-简" w:hAnsi=".萍方-简" w:hint="eastAsia"/>
              <w:lang w:eastAsia="zh-CN"/>
            </w:rPr>
          </w:rPrChange>
        </w:rPr>
        <w:t>选择了</w:t>
      </w:r>
      <w:r w:rsidRPr="0088676B">
        <w:rPr>
          <w:rFonts w:ascii=".萍方-简" w:eastAsiaTheme="minorEastAsia" w:hAnsi=".萍方-简"/>
          <w:lang w:eastAsia="zh-CN"/>
          <w:rPrChange w:id="1707"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708"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709" w:author="Microsoft Office User" w:date="2017-08-26T15:42:00Z">
            <w:rPr>
              <w:rFonts w:ascii=".萍方-简" w:eastAsia=".萍方-简" w:hAnsi=".萍方-简"/>
              <w:lang w:eastAsia="zh-CN"/>
            </w:rPr>
          </w:rPrChange>
        </w:rPr>
        <w:t>DApps</w:t>
      </w:r>
      <w:r w:rsidRPr="0088676B">
        <w:rPr>
          <w:rFonts w:ascii=".萍方-简" w:eastAsiaTheme="minorEastAsia" w:hAnsi=".萍方-简" w:hint="eastAsia"/>
          <w:lang w:eastAsia="zh-CN"/>
          <w:rPrChange w:id="1710" w:author="Microsoft Office User" w:date="2017-08-26T15:42:00Z">
            <w:rPr>
              <w:rFonts w:ascii=".萍方-简" w:eastAsia=".萍方-简" w:hAnsi=".萍方-简" w:hint="eastAsia"/>
              <w:lang w:eastAsia="zh-CN"/>
            </w:rPr>
          </w:rPrChange>
        </w:rPr>
        <w:t>的打包工具我们选择</w:t>
      </w:r>
      <w:r w:rsidRPr="0088676B">
        <w:rPr>
          <w:rFonts w:ascii=".萍方-简" w:eastAsiaTheme="minorEastAsia" w:hAnsi=".萍方-简"/>
          <w:lang w:eastAsia="zh-CN"/>
          <w:rPrChange w:id="1711" w:author="Microsoft Office User" w:date="2017-08-26T15:42:00Z">
            <w:rPr>
              <w:rFonts w:ascii=".萍方-简" w:eastAsia=".萍方-简" w:hAnsi=".萍方-简"/>
              <w:lang w:eastAsia="zh-CN"/>
            </w:rPr>
          </w:rPrChange>
        </w:rPr>
        <w:t>Truffle</w:t>
      </w:r>
      <w:r w:rsidRPr="0088676B">
        <w:rPr>
          <w:rFonts w:ascii=".萍方-简" w:eastAsiaTheme="minorEastAsia" w:hAnsi=".萍方-简" w:hint="eastAsia"/>
          <w:lang w:eastAsia="zh-CN"/>
          <w:rPrChange w:id="1712" w:author="Microsoft Office User" w:date="2017-08-26T15:42:00Z">
            <w:rPr>
              <w:rFonts w:ascii=".萍方-简" w:eastAsia=".萍方-简" w:hAnsi=".萍方-简" w:hint="eastAsia"/>
              <w:lang w:eastAsia="zh-CN"/>
            </w:rPr>
          </w:rPrChange>
        </w:rPr>
        <w:t>。基于以太坊虚拟机以及</w:t>
      </w:r>
      <w:r w:rsidRPr="0088676B">
        <w:rPr>
          <w:rFonts w:ascii=".萍方-简" w:eastAsiaTheme="minorEastAsia" w:hAnsi=".萍方-简"/>
          <w:lang w:eastAsia="zh-CN"/>
          <w:rPrChange w:id="1713"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714" w:author="Microsoft Office User" w:date="2017-08-26T15:42:00Z">
            <w:rPr>
              <w:rFonts w:ascii=".萍方-简" w:eastAsia=".萍方-简" w:hAnsi=".萍方-简" w:hint="eastAsia"/>
              <w:lang w:eastAsia="zh-CN"/>
            </w:rPr>
          </w:rPrChange>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地址，可以用来进行以太币交易、可以和创建者</w:t>
      </w:r>
      <w:r w:rsidRPr="0088676B">
        <w:rPr>
          <w:rFonts w:ascii=".萍方-简" w:eastAsiaTheme="minorEastAsia" w:hAnsi=".萍方-简" w:hint="eastAsia"/>
          <w:lang w:eastAsia="zh-CN"/>
          <w:rPrChange w:id="1715" w:author="Microsoft Office User" w:date="2017-08-26T15:42:00Z">
            <w:rPr>
              <w:rFonts w:ascii=".萍方-简" w:eastAsia=".萍方-简" w:hAnsi=".萍方-简" w:hint="eastAsia"/>
              <w:lang w:eastAsia="zh-CN"/>
            </w:rPr>
          </w:rPrChange>
        </w:rPr>
        <w:lastRenderedPageBreak/>
        <w:t>以及其他使用者交互信息、也可以用来执行具有复杂逻辑性的应用，譬如建立一套基于以太坊的代币系统、发起一次</w:t>
      </w:r>
      <w:r w:rsidRPr="0088676B">
        <w:rPr>
          <w:rFonts w:ascii=".萍方-简" w:eastAsiaTheme="minorEastAsia" w:hAnsi=".萍方-简"/>
          <w:lang w:eastAsia="zh-CN"/>
          <w:rPrChange w:id="1716"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17" w:author="Microsoft Office User" w:date="2017-08-26T15:42:00Z">
            <w:rPr>
              <w:rFonts w:ascii=".萍方-简" w:eastAsia=".萍方-简" w:hAnsi=".萍方-简" w:hint="eastAsia"/>
              <w:lang w:eastAsia="zh-CN"/>
            </w:rPr>
          </w:rPrChange>
        </w:rPr>
        <w:t>活动以及建立一个去中心化自治组等等</w:t>
      </w:r>
    </w:p>
    <w:p w14:paraId="3D8EE8D5" w14:textId="77777777" w:rsidR="00F8790E" w:rsidRPr="0088676B" w:rsidRDefault="00F8790E" w:rsidP="00F8790E">
      <w:pPr>
        <w:pStyle w:val="2"/>
        <w:rPr>
          <w:rFonts w:ascii=".萍方-简" w:eastAsiaTheme="minorEastAsia" w:hAnsi=".萍方-简"/>
          <w:lang w:eastAsia="zh-CN"/>
          <w:rPrChange w:id="1718" w:author="Microsoft Office User" w:date="2017-08-26T15:42:00Z">
            <w:rPr>
              <w:rFonts w:ascii=".萍方-简" w:eastAsia=".萍方-简" w:hAnsi=".萍方-简"/>
              <w:lang w:eastAsia="zh-CN"/>
            </w:rPr>
          </w:rPrChange>
        </w:rPr>
      </w:pPr>
      <w:bookmarkStart w:id="1719" w:name="_Toc489971212"/>
      <w:r w:rsidRPr="0088676B">
        <w:rPr>
          <w:rFonts w:ascii=".萍方-简" w:eastAsiaTheme="minorEastAsia" w:hAnsi=".萍方-简" w:hint="eastAsia"/>
          <w:lang w:eastAsia="zh-CN"/>
          <w:rPrChange w:id="1720" w:author="Microsoft Office User" w:date="2017-08-26T15:42:00Z">
            <w:rPr>
              <w:rFonts w:ascii=".萍方-简" w:eastAsia=".萍方-简" w:hAnsi=".萍方-简" w:hint="eastAsia"/>
              <w:lang w:eastAsia="zh-CN"/>
            </w:rPr>
          </w:rPrChange>
        </w:rPr>
        <w:t>系统框架</w:t>
      </w:r>
      <w:bookmarkEnd w:id="1719"/>
    </w:p>
    <w:p w14:paraId="2E870D5F" w14:textId="77777777" w:rsidR="00F8790E" w:rsidRPr="0088676B" w:rsidRDefault="00F8790E" w:rsidP="00F8790E">
      <w:pPr>
        <w:rPr>
          <w:rFonts w:ascii=".萍方-简" w:eastAsiaTheme="minorEastAsia" w:hAnsi=".萍方-简"/>
          <w:lang w:eastAsia="zh-CN"/>
          <w:rPrChange w:id="172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22" w:author="Microsoft Office User" w:date="2017-08-26T15:42:00Z">
            <w:rPr>
              <w:rFonts w:ascii=".萍方-简" w:eastAsia=".萍方-简" w:hAnsi=".萍方-简" w:hint="eastAsia"/>
              <w:lang w:eastAsia="zh-CN"/>
            </w:rPr>
          </w:rPrChange>
        </w:rPr>
        <w:t>由于区块链具有完全公开、高可靠性、即时交割、去信任等诸多优点，我们设计了一个基于区块链的互助保险系统。它主要由</w:t>
      </w:r>
      <w:r w:rsidRPr="0088676B">
        <w:rPr>
          <w:rFonts w:ascii=".萍方-简" w:eastAsiaTheme="minorEastAsia" w:hAnsi=".萍方-简"/>
          <w:lang w:eastAsia="zh-CN"/>
          <w:rPrChange w:id="1723" w:author="Microsoft Office User" w:date="2017-08-26T15:42:00Z">
            <w:rPr>
              <w:rFonts w:ascii=".萍方-简" w:eastAsia=".萍方-简" w:hAnsi=".萍方-简"/>
              <w:lang w:eastAsia="zh-CN"/>
            </w:rPr>
          </w:rPrChange>
        </w:rPr>
        <w:t>4</w:t>
      </w:r>
      <w:r w:rsidRPr="0088676B">
        <w:rPr>
          <w:rFonts w:ascii=".萍方-简" w:eastAsiaTheme="minorEastAsia" w:hAnsi=".萍方-简" w:hint="eastAsia"/>
          <w:lang w:eastAsia="zh-CN"/>
          <w:rPrChange w:id="1724" w:author="Microsoft Office User" w:date="2017-08-26T15:42:00Z">
            <w:rPr>
              <w:rFonts w:ascii=".萍方-简" w:eastAsia=".萍方-简" w:hAnsi=".萍方-简" w:hint="eastAsia"/>
              <w:lang w:eastAsia="zh-CN"/>
            </w:rPr>
          </w:rPrChange>
        </w:rPr>
        <w:t>层架构：网页</w:t>
      </w:r>
      <w:r w:rsidRPr="0088676B">
        <w:rPr>
          <w:rFonts w:ascii=".萍方-简" w:eastAsiaTheme="minorEastAsia" w:hAnsi=".萍方-简"/>
          <w:lang w:eastAsia="zh-CN"/>
          <w:rPrChange w:id="1725"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726" w:author="Microsoft Office User" w:date="2017-08-26T15:42:00Z">
            <w:rPr>
              <w:rFonts w:ascii=".萍方-简" w:eastAsia=".萍方-简" w:hAnsi=".萍方-简" w:hint="eastAsia"/>
              <w:lang w:eastAsia="zh-CN"/>
            </w:rPr>
          </w:rPrChange>
        </w:rPr>
        <w:t>移动客户端，基于区块链的业务逻辑管理模块以及数据存储模块。</w:t>
      </w:r>
    </w:p>
    <w:p w14:paraId="0E18AEC3" w14:textId="436AE523" w:rsidR="00F8790E" w:rsidRPr="0088676B" w:rsidRDefault="000A7D17" w:rsidP="00F8790E">
      <w:pPr>
        <w:rPr>
          <w:rFonts w:ascii=".萍方-简" w:eastAsiaTheme="minorEastAsia" w:hAnsi=".萍方-简"/>
          <w:lang w:eastAsia="zh-CN"/>
          <w:rPrChange w:id="1727"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g">
            <w:drawing>
              <wp:anchor distT="0" distB="0" distL="114300" distR="114300" simplePos="0" relativeHeight="251696128" behindDoc="0" locked="0" layoutInCell="1" allowOverlap="1" wp14:anchorId="70344B48" wp14:editId="2302F482">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606F82D" w14:textId="77777777" w:rsidR="00061202" w:rsidRPr="00D12429" w:rsidRDefault="00061202"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0344B48" id="组合 8" o:spid="_x0000_s1026"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MedZYKcDAABICgAADgAAAAAAAAAAAAAAAAAuAgAAZHJzL2Uyb0RvYy54bWxQSwECLQAU&#10;AAYACAAAACEAbfBOCuAAAAAJAQAADwAAAAAAAAAAAAAAAAABBgAAZHJzL2Rvd25yZXYueG1sUEsF&#10;BgAAAAAEAAQA8wAAAA4HAAAAAA==&#10;">
                <v:roundrect id="矩形: 圆角 19" o:spid="_x0000_s102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" fillcolor="#548dd4 [1951]" strokecolor="#548dd4 [1951]" strokeweight="2pt"/>
                <v:shapetype id="_x0000_t202" coordsize="21600,21600" o:spt="202" path="m,l,21600r21600,l21600,xe">
                  <v:stroke joinstyle="miter"/>
                  <v:path gradientshapeok="t" o:connecttype="rect"/>
                </v:shapetype>
                <v:shape id="文本框 11" o:spid="_x0000_s102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606F82D" w14:textId="77777777" w:rsidR="00061202" w:rsidRPr="00D12429" w:rsidRDefault="00061202"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061202" w:rsidRDefault="00061202" w:rsidP="00F8790E"/>
                    </w:txbxContent>
                  </v:textbox>
                </v:shape>
              </v:group>
            </w:pict>
          </mc:Fallback>
        </mc:AlternateContent>
      </w:r>
      <w:r w:rsidRPr="0088676B">
        <w:rPr>
          <w:rFonts w:ascii=".萍方-简" w:eastAsiaTheme="minorEastAsia" w:hAnsi=".萍方-简"/>
          <w:noProof/>
          <w:lang w:eastAsia="zh-CN"/>
          <w:rPrChange w:id="1728"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3056" behindDoc="0" locked="0" layoutInCell="1" allowOverlap="1" wp14:anchorId="2138EB17" wp14:editId="1F9A1B6C">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0E78A30B" w14:textId="77777777" w:rsidR="00061202" w:rsidRPr="00A06DCF" w:rsidRDefault="00061202"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138EB17" id="组合 12" o:spid="_x0000_s1029"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3NgWlKADAABOCgAADgAAAAAAAAAAAAAAAAAuAgAAZHJzL2Uyb0RvYy54bWxQSwECLQAUAAYACAAA&#10;ACEAe84mvuEAAAAJAQAADwAAAAAAAAAAAAAAAAD6BQAAZHJzL2Rvd25yZXYueG1sUEsFBgAAAAAE&#10;AAQA8wAAAAgHAAAAAA==&#10;">
                <v:roundrect id="矩形: 圆角 11" o:spid="_x0000_s103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" fillcolor="#548dd4 [1951]" strokecolor="#548dd4 [1951]" strokeweight="2pt"/>
                <v:shape id="文本框 16" o:spid="_x0000_s103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0E78A30B" w14:textId="77777777" w:rsidR="00061202" w:rsidRPr="00A06DCF" w:rsidRDefault="00061202"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061202" w:rsidRDefault="00061202" w:rsidP="00F8790E"/>
                    </w:txbxContent>
                  </v:textbox>
                </v:shape>
              </v:group>
            </w:pict>
          </mc:Fallback>
        </mc:AlternateContent>
      </w:r>
      <w:r w:rsidRPr="0088676B">
        <w:rPr>
          <w:rFonts w:ascii=".萍方-简" w:eastAsiaTheme="minorEastAsia" w:hAnsi=".萍方-简"/>
          <w:noProof/>
          <w:lang w:eastAsia="zh-CN"/>
          <w:rPrChange w:id="1729"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6912" behindDoc="0" locked="0" layoutInCell="1" allowOverlap="1" wp14:anchorId="1F9F946B" wp14:editId="654C3646">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5EEB686" id="矩形: 圆角 5" o:spid="_x0000_s1026" style="position:absolute;margin-left:30.8pt;margin-top:12.85pt;width:408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" filled="f" strokecolor="#8db3e2 [1311]" strokeweight="2pt">
                <v:path arrowok="t"/>
              </v:roundrect>
            </w:pict>
          </mc:Fallback>
        </mc:AlternateContent>
      </w:r>
      <w:r w:rsidRPr="0088676B">
        <w:rPr>
          <w:rFonts w:ascii=".萍方-简" w:eastAsiaTheme="minorEastAsia" w:hAnsi=".萍方-简"/>
          <w:noProof/>
          <w:lang w:eastAsia="zh-CN"/>
          <w:rPrChange w:id="1730"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9984" behindDoc="0" locked="0" layoutInCell="1" allowOverlap="1" wp14:anchorId="480D9627" wp14:editId="404BC1EB">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E3725C6"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80D9627" id="文本框 19" o:spid="_x0000_s1032" type="#_x0000_t202" style="position:absolute;margin-left:47.2pt;margin-top:21.75pt;width:48.3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" fillcolor="white [3201]" stroked="f" strokeweight=".5pt">
                <v:path arrowok="t"/>
                <v:textbox>
                  <w:txbxContent>
                    <w:p w14:paraId="4E3725C6"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14:paraId="63F5199F" w14:textId="77777777" w:rsidR="00F8790E" w:rsidRPr="0088676B" w:rsidRDefault="00F8790E" w:rsidP="00F8790E">
      <w:pPr>
        <w:rPr>
          <w:rFonts w:ascii=".萍方-简" w:eastAsiaTheme="minorEastAsia" w:hAnsi=".萍方-简"/>
          <w:lang w:eastAsia="zh-CN"/>
          <w:rPrChange w:id="1731" w:author="Microsoft Office User" w:date="2017-08-26T15:42:00Z">
            <w:rPr>
              <w:rFonts w:ascii=".萍方-简" w:eastAsia=".萍方-简" w:hAnsi=".萍方-简"/>
              <w:lang w:eastAsia="zh-CN"/>
            </w:rPr>
          </w:rPrChange>
        </w:rPr>
      </w:pPr>
    </w:p>
    <w:p w14:paraId="4CE4DE19" w14:textId="47D9DD3A" w:rsidR="00F8790E" w:rsidRPr="0088676B" w:rsidRDefault="000A7D17" w:rsidP="00F8790E">
      <w:pPr>
        <w:rPr>
          <w:rFonts w:ascii=".萍方-简" w:eastAsiaTheme="minorEastAsia" w:hAnsi=".萍方-简"/>
          <w:lang w:eastAsia="zh-CN"/>
          <w:rPrChange w:id="1732"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6848" behindDoc="0" locked="0" layoutInCell="1" allowOverlap="1" wp14:anchorId="4C46225F" wp14:editId="5E539722">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E8D651C" id="_x0000_t128" coordsize="21600,21600" o:spt="128" path="m0,0l21600,,10800,21600xe">
                <v:stroke joinstyle="miter"/>
                <v:path gradientshapeok="t" o:connecttype="custom" o:connectlocs="10800,0;5400,10800;10800,21600;16200,10800" textboxrect="5400,0,16200,10800"/>
              </v:shapetype>
              <v:shape id="流程图: 合并 94" o:spid="_x0000_s1026" type="#_x0000_t128" style="position:absolute;margin-left:256.8pt;margin-top:1.55pt;width:23.65pt;height:1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" fillcolor="#c6d9f1 [671]" stroked="f" strokeweight="2pt">
                <v:path arrowok="t"/>
              </v:shape>
            </w:pict>
          </mc:Fallback>
        </mc:AlternateContent>
      </w:r>
      <w:r w:rsidRPr="0088676B">
        <w:rPr>
          <w:rFonts w:ascii=".萍方-简" w:eastAsiaTheme="minorEastAsia" w:hAnsi=".萍方-简"/>
          <w:noProof/>
          <w:lang w:eastAsia="zh-CN"/>
          <w:rPrChange w:id="1733"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05344" behindDoc="0" locked="0" layoutInCell="1" allowOverlap="1" wp14:anchorId="39A165F0" wp14:editId="473CF3BA">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07504EB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15A051E0" w14:textId="77777777" w:rsidR="00061202" w:rsidRPr="00A06DCF" w:rsidRDefault="00061202" w:rsidP="00F8790E">
                                <w:pPr>
                                  <w:jc w:val="center"/>
                                  <w:rPr>
                                    <w:rFonts w:eastAsiaTheme="minorEastAsia"/>
                                    <w:b/>
                                    <w:color w:val="FFFFFF" w:themeColor="background1"/>
                                    <w:lang w:eastAsia="zh-CN"/>
                                  </w:rPr>
                                </w:pPr>
                                <w:r>
                                  <w:rPr>
                                    <w:b/>
                                    <w:color w:val="FFFFFF" w:themeColor="background1"/>
                                  </w:rPr>
                                  <w:t>AI</w:t>
                                </w:r>
                              </w:p>
                              <w:p w14:paraId="4271BC7E"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101BDF84"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41ED08A" w14:textId="77777777" w:rsidR="00061202" w:rsidRDefault="00061202"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5CD7F55E" w14:textId="77777777" w:rsidR="00061202" w:rsidRDefault="00061202"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9A165F0" id="组合 21" o:spid="_x0000_s1033"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">
                <v:roundrect id="矩形: 圆角 22" o:spid="_x0000_s1034"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" filled="f" strokecolor="#8db3e2 [1311]" strokeweight="2pt"/>
                <v:shape id="文本框 38" o:spid="_x0000_s1035"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07504EB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36" style="position:absolute;left:12692;top:955;width:4273;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矩形: 圆角 26" o:spid="_x0000_s103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" fillcolor="#548dd4 [1951]" strokecolor="#548dd4 [1951]" strokeweight="2pt"/>
                  <v:shape id="文本框 41" o:spid="_x0000_s103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5A051E0" w14:textId="77777777" w:rsidR="00061202" w:rsidRPr="00A06DCF" w:rsidRDefault="00061202" w:rsidP="00F8790E">
                          <w:pPr>
                            <w:jc w:val="center"/>
                            <w:rPr>
                              <w:rFonts w:eastAsiaTheme="minorEastAsia"/>
                              <w:b/>
                              <w:color w:val="FFFFFF" w:themeColor="background1"/>
                              <w:lang w:eastAsia="zh-CN"/>
                            </w:rPr>
                          </w:pPr>
                          <w:r>
                            <w:rPr>
                              <w:b/>
                              <w:color w:val="FFFFFF" w:themeColor="background1"/>
                            </w:rPr>
                            <w:t>AI</w:t>
                          </w:r>
                        </w:p>
                        <w:p w14:paraId="4271BC7E" w14:textId="77777777" w:rsidR="00061202" w:rsidRDefault="00061202" w:rsidP="00F8790E"/>
                      </w:txbxContent>
                    </v:textbox>
                  </v:shape>
                </v:group>
                <v:group id="组合 42" o:spid="_x0000_s1039" style="position:absolute;left:39260;top:909;width:9048;height:3182"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矩形: 圆角 29" o:spid="_x0000_s104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" fillcolor="#548dd4 [1951]" strokecolor="#548dd4 [1951]" strokeweight="2pt"/>
                  <v:shape id="文本框 44" o:spid="_x0000_s104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01BDF84"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061202" w:rsidRDefault="00061202" w:rsidP="00F8790E"/>
                      </w:txbxContent>
                    </v:textbox>
                  </v:shape>
                </v:group>
                <v:group id="组合 45" o:spid="_x0000_s1042" style="position:absolute;left:26294;top:955;width:10776;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矩形: 圆角 36" o:spid="_x0000_s1043"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" fillcolor="#548dd4 [1951]" strokecolor="#548dd4 [1951]" strokeweight="2pt"/>
                  <v:shape id="文本框 47" o:spid="_x0000_s1044"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41ED08A" w14:textId="77777777" w:rsidR="00061202" w:rsidRDefault="00061202"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top:955;width:5772;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oundrect id="矩形: 圆角 39" o:spid="_x0000_s1046"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" fillcolor="#548dd4 [1951]" strokecolor="#548dd4 [1951]" strokeweight="2pt"/>
                  <v:shape id="文本框 50" o:spid="_x0000_s1047"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5CD7F55E" w14:textId="77777777" w:rsidR="00061202" w:rsidRDefault="00061202" w:rsidP="00F8790E">
                          <w:r>
                            <w:rPr>
                              <w:rFonts w:eastAsiaTheme="minorEastAsia" w:hint="eastAsia"/>
                              <w:b/>
                              <w:color w:val="FFFFFF" w:themeColor="background1"/>
                              <w:lang w:eastAsia="zh-CN"/>
                            </w:rPr>
                            <w:t>精算</w:t>
                          </w:r>
                        </w:p>
                      </w:txbxContent>
                    </v:textbox>
                  </v:shape>
                </v:group>
              </v:group>
            </w:pict>
          </mc:Fallback>
        </mc:AlternateContent>
      </w:r>
    </w:p>
    <w:p w14:paraId="03295029" w14:textId="77777777" w:rsidR="00F8790E" w:rsidRPr="0088676B" w:rsidRDefault="00F8790E" w:rsidP="00F8790E">
      <w:pPr>
        <w:rPr>
          <w:rFonts w:ascii=".萍方-简" w:eastAsiaTheme="minorEastAsia" w:hAnsi=".萍方-简"/>
          <w:lang w:eastAsia="zh-CN"/>
          <w:rPrChange w:id="1734" w:author="Microsoft Office User" w:date="2017-08-26T15:42:00Z">
            <w:rPr>
              <w:rFonts w:ascii=".萍方-简" w:eastAsia=".萍方-简" w:hAnsi=".萍方-简"/>
              <w:lang w:eastAsia="zh-CN"/>
            </w:rPr>
          </w:rPrChange>
        </w:rPr>
      </w:pPr>
    </w:p>
    <w:p w14:paraId="62F4D7A9" w14:textId="5C5C975A" w:rsidR="00F8790E" w:rsidRPr="0088676B" w:rsidRDefault="000A7D17" w:rsidP="00F8790E">
      <w:pPr>
        <w:rPr>
          <w:rFonts w:ascii=".萍方-简" w:eastAsiaTheme="minorEastAsia" w:hAnsi=".萍方-简"/>
          <w:lang w:eastAsia="zh-CN"/>
          <w:rPrChange w:id="1735"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32992" behindDoc="0" locked="0" layoutInCell="1" allowOverlap="1" wp14:anchorId="7FD07057" wp14:editId="02679F72">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8064D9" id="流程图: 合并 95" o:spid="_x0000_s1026" type="#_x0000_t128" style="position:absolute;margin-left:256.85pt;margin-top:22.6pt;width:23.65pt;height:1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" fillcolor="#c6d9f1 [671]" stroked="f" strokeweight="2pt">
                <v:path arrowok="t"/>
              </v:shape>
            </w:pict>
          </mc:Fallback>
        </mc:AlternateContent>
      </w:r>
    </w:p>
    <w:p w14:paraId="66025306" w14:textId="5635A214" w:rsidR="00F8790E" w:rsidRPr="0088676B" w:rsidRDefault="000A7D17" w:rsidP="00F8790E">
      <w:pPr>
        <w:rPr>
          <w:rFonts w:ascii=".萍方-简" w:eastAsiaTheme="minorEastAsia" w:hAnsi=".萍方-简"/>
          <w:lang w:eastAsia="zh-CN"/>
          <w:rPrChange w:id="1736"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11488" behindDoc="0" locked="0" layoutInCell="1" allowOverlap="1" wp14:anchorId="7A72B6BC" wp14:editId="35F6C02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5E6F813" id="矩形: 圆角 74" o:spid="_x0000_s1026" style="position:absolute;margin-left:330.25pt;margin-top:28.3pt;width:82pt;height:2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" fillcolor="#548dd4 [1951]" strokecolor="#548dd4 [1951]" strokeweight="2pt">
                <v:path arrowok="t"/>
              </v:roundrect>
            </w:pict>
          </mc:Fallback>
        </mc:AlternateContent>
      </w:r>
      <w:r w:rsidRPr="0088676B">
        <w:rPr>
          <w:rFonts w:ascii=".萍方-简" w:eastAsiaTheme="minorEastAsia" w:hAnsi=".萍方-简"/>
          <w:noProof/>
          <w:lang w:eastAsia="zh-CN"/>
          <w:rPrChange w:id="1737"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14560" behindDoc="0" locked="0" layoutInCell="1" allowOverlap="1" wp14:anchorId="1DD93153" wp14:editId="29A767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170AC760"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D93153" id="文本框 52" o:spid="_x0000_s1048" type="#_x0000_t202" style="position:absolute;margin-left:336.95pt;margin-top:30.1pt;width:70.4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YMSgIAAHM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" filled="f" stroked="f" strokeweight=".5pt">
                <v:path arrowok="t"/>
                <v:textbox>
                  <w:txbxContent>
                    <w:p w14:paraId="170AC760"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88676B">
        <w:rPr>
          <w:rFonts w:ascii=".萍方-简" w:eastAsiaTheme="minorEastAsia" w:hAnsi=".萍方-简"/>
          <w:noProof/>
          <w:lang w:eastAsia="zh-CN"/>
          <w:rPrChange w:id="1738"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9200" behindDoc="0" locked="0" layoutInCell="1" allowOverlap="1" wp14:anchorId="30460DB4" wp14:editId="150F08CA">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7E125150"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1980091C"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0460DB4" id="组合 53" o:spid="_x0000_s1049"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">
                <v:roundrect id="矩形: 圆角 58" o:spid="_x0000_s1050"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" filled="f" strokecolor="#8db3e2 [1311]" strokeweight="2pt"/>
                <v:shape id="文本框 55" o:spid="_x0000_s1051"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7E125150"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52" style="position:absolute;left:12828;top:1046;width:10418;height:3181" coordorigin="-14378,90" coordsize="1112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矩形: 圆角 67" o:spid="_x0000_s1053" style="position:absolute;left:-14378;top:90;width:11124;height:31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" fillcolor="#548dd4 [1951]" strokecolor="#548dd4 [1951]" strokeweight="2pt"/>
                  <v:shape id="文本框 58" o:spid="_x0000_s1054" type="#_x0000_t202" style="position:absolute;left:-13468;top:318;width:955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1980091C"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88676B">
        <w:rPr>
          <w:rFonts w:ascii=".萍方-简" w:eastAsiaTheme="minorEastAsia" w:hAnsi=".萍方-简"/>
          <w:noProof/>
          <w:lang w:eastAsia="zh-CN"/>
          <w:rPrChange w:id="1739"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2272" behindDoc="0" locked="0" layoutInCell="1" allowOverlap="1" wp14:anchorId="0A886FFC" wp14:editId="2F1C3DFF">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4CAFE73" id="矩形: 圆角 72" o:spid="_x0000_s1026" style="position:absolute;margin-left:233.65pt;margin-top:29.05pt;width:82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" fillcolor="#548dd4 [1951]" strokecolor="#548dd4 [1951]" strokeweight="2pt">
                <v:path arrowok="t"/>
              </v:roundrect>
            </w:pict>
          </mc:Fallback>
        </mc:AlternateContent>
      </w:r>
      <w:r w:rsidRPr="0088676B">
        <w:rPr>
          <w:rFonts w:ascii=".萍方-简" w:eastAsiaTheme="minorEastAsia" w:hAnsi=".萍方-简"/>
          <w:noProof/>
          <w:lang w:eastAsia="zh-CN"/>
          <w:rPrChange w:id="1740"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8416" behindDoc="0" locked="0" layoutInCell="1" allowOverlap="1" wp14:anchorId="2F3CD5DD" wp14:editId="705EC24A">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35A99185"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3CD5DD" id="文本框 64" o:spid="_x0000_s1055" type="#_x0000_t202" style="position:absolute;margin-left:240.35pt;margin-top:30.85pt;width:70.4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AotItJ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0237FBDA" w14:textId="77777777" w:rsidR="00F8790E" w:rsidRPr="0088676B" w:rsidRDefault="00F8790E" w:rsidP="00F8790E">
      <w:pPr>
        <w:rPr>
          <w:rFonts w:ascii=".萍方-简" w:eastAsiaTheme="minorEastAsia" w:hAnsi=".萍方-简"/>
          <w:lang w:eastAsia="zh-CN"/>
          <w:rPrChange w:id="1741" w:author="Microsoft Office User" w:date="2017-08-26T15:42:00Z">
            <w:rPr>
              <w:rFonts w:ascii=".萍方-简" w:eastAsia=".萍方-简" w:hAnsi=".萍方-简"/>
              <w:lang w:eastAsia="zh-CN"/>
            </w:rPr>
          </w:rPrChange>
        </w:rPr>
      </w:pPr>
    </w:p>
    <w:p w14:paraId="38C59889" w14:textId="5910429F" w:rsidR="00F8790E" w:rsidRPr="0088676B" w:rsidRDefault="000A7D17" w:rsidP="00F8790E">
      <w:pPr>
        <w:rPr>
          <w:rFonts w:ascii=".萍方-简" w:eastAsiaTheme="minorEastAsia" w:hAnsi=".萍方-简"/>
          <w:lang w:eastAsia="zh-CN"/>
          <w:rPrChange w:id="1742"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9920" behindDoc="0" locked="0" layoutInCell="1" allowOverlap="1" wp14:anchorId="4BE5456B" wp14:editId="049EBEF4">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B75664" id="流程图: 合并 96" o:spid="_x0000_s1026" type="#_x0000_t128" style="position:absolute;margin-left:256.85pt;margin-top:13.8pt;width:23.6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" fillcolor="#c6d9f1 [671]" stroked="f" strokeweight="2pt">
                <v:path arrowok="t"/>
              </v:shape>
            </w:pict>
          </mc:Fallback>
        </mc:AlternateContent>
      </w:r>
    </w:p>
    <w:p w14:paraId="0F799E69" w14:textId="572EC93A" w:rsidR="00F8790E" w:rsidRPr="0088676B" w:rsidRDefault="000A7D17" w:rsidP="00F8790E">
      <w:pPr>
        <w:rPr>
          <w:rFonts w:ascii=".萍方-简" w:eastAsiaTheme="minorEastAsia" w:hAnsi=".萍方-简"/>
          <w:lang w:eastAsia="zh-CN"/>
          <w:rPrChange w:id="1743"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3776" behindDoc="0" locked="0" layoutInCell="1" allowOverlap="1" wp14:anchorId="35A4F44F" wp14:editId="7B647022">
                <wp:simplePos x="0" y="0"/>
                <wp:positionH relativeFrom="column">
                  <wp:posOffset>4298315</wp:posOffset>
                </wp:positionH>
                <wp:positionV relativeFrom="paragraph">
                  <wp:posOffset>236220</wp:posOffset>
                </wp:positionV>
                <wp:extent cx="892810" cy="277495"/>
                <wp:effectExtent l="0" t="0" r="0" b="190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14:paraId="548DB4B2"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4F44F" id="文本框 92" o:spid="_x0000_s1056" type="#_x0000_t202" style="position:absolute;margin-left:338.45pt;margin-top:18.6pt;width:70.3pt;height:2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" filled="f" stroked="f" strokeweight=".5pt">
                <v:path arrowok="t"/>
                <v:textbox>
                  <w:txbxContent>
                    <w:p w14:paraId="548DB4B2"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061202" w:rsidRDefault="00061202" w:rsidP="00F8790E"/>
                  </w:txbxContent>
                </v:textbox>
              </v:shape>
            </w:pict>
          </mc:Fallback>
        </mc:AlternateContent>
      </w:r>
      <w:r w:rsidRPr="0088676B">
        <w:rPr>
          <w:rFonts w:ascii=".萍方-简" w:eastAsiaTheme="minorEastAsia" w:hAnsi=".萍方-简"/>
          <w:noProof/>
          <w:lang w:eastAsia="zh-CN"/>
          <w:rPrChange w:id="1744"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20704" behindDoc="0" locked="0" layoutInCell="1" allowOverlap="1" wp14:anchorId="143D5DC2" wp14:editId="74DD91E6">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11CF3D19" id="矩形: 圆角 91" o:spid="_x0000_s1026" style="position:absolute;margin-left:332.85pt;margin-top:16.8pt;width:79.15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" fillcolor="#548dd4 [1951]" strokecolor="#548dd4 [1951]" strokeweight="2pt">
                <v:path arrowok="t"/>
              </v:roundrect>
            </w:pict>
          </mc:Fallback>
        </mc:AlternateContent>
      </w:r>
      <w:r w:rsidRPr="0088676B">
        <w:rPr>
          <w:rFonts w:ascii=".萍方-简" w:eastAsiaTheme="minorEastAsia" w:hAnsi=".萍方-简"/>
          <w:noProof/>
          <w:lang w:eastAsia="zh-CN"/>
          <w:rPrChange w:id="1745"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17632" behindDoc="0" locked="0" layoutInCell="1" allowOverlap="1" wp14:anchorId="114293E7" wp14:editId="3B9A8FCB">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5F20556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10E6B4FC"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273D8C4E" w14:textId="77777777" w:rsidR="00061202" w:rsidRPr="00580722" w:rsidRDefault="00061202"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114293E7" id="组合 65" o:spid="_x0000_s1057"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">
                <v:roundrect id="矩形: 圆角 77" o:spid="_x0000_s1058" style="position:absolute;top:-136;width:51816;height:50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" filled="f" strokecolor="#8db3e2 [1311]" strokeweight="2pt"/>
                <v:shape id="文本框 67" o:spid="_x0000_s1059"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5F20556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60" style="position:absolute;left:25976;top:819;width:10054;height:3181" coordorigin="-16891,-90" coordsize="1278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矩形: 圆角 83" o:spid="_x0000_s1061" style="position:absolute;left:-16891;top:-90;width:12784;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" fillcolor="#548dd4 [1951]" strokecolor="#548dd4 [1951]" strokeweight="2pt"/>
                  <v:shape id="文本框 79" o:spid="_x0000_s1062" type="#_x0000_t202" style="position:absolute;left:-15981;top:136;width:1135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0E6B4FC"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061202" w:rsidRDefault="00061202" w:rsidP="00F8790E"/>
                      </w:txbxContent>
                    </v:textbox>
                  </v:shape>
                </v:group>
                <v:group id="组合 80" o:spid="_x0000_s1063" style="position:absolute;left:13101;top:819;width:10776;height:3182" coordorigin="-14086,-135"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6" o:spid="_x0000_s1064" style="position:absolute;left:-14086;top:-135;width:11506;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" fillcolor="#548dd4 [1951]" strokecolor="#548dd4 [1951]" strokeweight="2pt"/>
                  <v:shape id="文本框 82" o:spid="_x0000_s1065" type="#_x0000_t202" style="position:absolute;left:-13177;top:91;width:9551;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273D8C4E" w14:textId="77777777" w:rsidR="00061202" w:rsidRPr="00580722" w:rsidRDefault="00061202"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14:paraId="47BED612" w14:textId="77777777" w:rsidR="00F8790E" w:rsidRPr="0088676B" w:rsidRDefault="00F8790E" w:rsidP="00F8790E">
      <w:pPr>
        <w:rPr>
          <w:rFonts w:ascii=".萍方-简" w:eastAsiaTheme="minorEastAsia" w:hAnsi=".萍方-简"/>
          <w:lang w:eastAsia="zh-CN"/>
          <w:rPrChange w:id="1746" w:author="Microsoft Office User" w:date="2017-08-26T15:42:00Z">
            <w:rPr>
              <w:rFonts w:ascii=".萍方-简" w:eastAsia=".萍方-简" w:hAnsi=".萍方-简"/>
              <w:lang w:eastAsia="zh-CN"/>
            </w:rPr>
          </w:rPrChange>
        </w:rPr>
      </w:pPr>
    </w:p>
    <w:p w14:paraId="7F2745A7" w14:textId="77777777" w:rsidR="00F8790E" w:rsidRPr="0088676B" w:rsidRDefault="00F8790E" w:rsidP="00F8790E">
      <w:pPr>
        <w:rPr>
          <w:rFonts w:ascii=".萍方-简" w:eastAsiaTheme="minorEastAsia" w:hAnsi=".萍方-简"/>
          <w:lang w:eastAsia="zh-CN"/>
          <w:rPrChange w:id="1747" w:author="Microsoft Office User" w:date="2017-08-26T15:42:00Z">
            <w:rPr>
              <w:rFonts w:ascii=".萍方-简" w:eastAsia=".萍方-简" w:hAnsi=".萍方-简"/>
              <w:lang w:eastAsia="zh-CN"/>
            </w:rPr>
          </w:rPrChange>
        </w:rPr>
      </w:pPr>
    </w:p>
    <w:p w14:paraId="20A8250F" w14:textId="77777777" w:rsidR="00F8790E" w:rsidRPr="0088676B" w:rsidRDefault="00F8790E" w:rsidP="00F8790E">
      <w:pPr>
        <w:pStyle w:val="2"/>
        <w:rPr>
          <w:rFonts w:ascii=".萍方-简" w:eastAsiaTheme="minorEastAsia" w:hAnsi=".萍方-简"/>
          <w:lang w:eastAsia="zh-CN"/>
          <w:rPrChange w:id="1748" w:author="Microsoft Office User" w:date="2017-08-26T15:42:00Z">
            <w:rPr>
              <w:rFonts w:ascii=".萍方-简" w:eastAsia=".萍方-简" w:hAnsi=".萍方-简"/>
              <w:lang w:eastAsia="zh-CN"/>
            </w:rPr>
          </w:rPrChange>
        </w:rPr>
      </w:pPr>
      <w:bookmarkStart w:id="1749" w:name="_Toc489971213"/>
      <w:r w:rsidRPr="0088676B">
        <w:rPr>
          <w:rFonts w:ascii=".萍方-简" w:eastAsiaTheme="minorEastAsia" w:hAnsi=".萍方-简" w:hint="eastAsia"/>
          <w:lang w:eastAsia="zh-CN"/>
          <w:rPrChange w:id="1750" w:author="Microsoft Office User" w:date="2017-08-26T15:42:00Z">
            <w:rPr>
              <w:rFonts w:ascii=".萍方-简" w:eastAsia=".萍方-简" w:hAnsi=".萍方-简" w:hint="eastAsia"/>
              <w:lang w:eastAsia="zh-CN"/>
            </w:rPr>
          </w:rPrChange>
        </w:rPr>
        <w:t>互助币</w:t>
      </w:r>
      <w:bookmarkEnd w:id="1749"/>
    </w:p>
    <w:p w14:paraId="7DA1018F" w14:textId="3933C90E" w:rsidR="00A01667" w:rsidRDefault="00A01667" w:rsidP="00A01667">
      <w:pPr>
        <w:pStyle w:val="ad"/>
        <w:numPr>
          <w:ilvl w:val="0"/>
          <w:numId w:val="43"/>
        </w:numPr>
        <w:rPr>
          <w:rFonts w:ascii=".萍方-简" w:eastAsiaTheme="minorEastAsia" w:hAnsi=".萍方-简"/>
          <w:lang w:eastAsia="zh-CN"/>
        </w:rPr>
      </w:pPr>
      <w:r>
        <w:rPr>
          <w:rFonts w:ascii=".萍方-简" w:eastAsiaTheme="minorEastAsia" w:hAnsi=".萍方-简"/>
          <w:lang w:eastAsia="zh-CN"/>
        </w:rPr>
        <w:t>GAS</w:t>
      </w:r>
      <w:r>
        <w:rPr>
          <w:rFonts w:ascii=".萍方-简" w:eastAsiaTheme="minorEastAsia" w:hAnsi=".萍方-简" w:hint="eastAsia"/>
          <w:lang w:eastAsia="zh-CN"/>
        </w:rPr>
        <w:t>属性</w:t>
      </w:r>
      <w:r w:rsidR="00FE34E0">
        <w:rPr>
          <w:rFonts w:ascii=".萍方-简" w:eastAsiaTheme="minorEastAsia" w:hAnsi=".萍方-简" w:hint="eastAsia"/>
          <w:lang w:eastAsia="zh-CN"/>
        </w:rPr>
        <w:t>；</w:t>
      </w:r>
    </w:p>
    <w:p w14:paraId="7BB48C9B" w14:textId="095E3196" w:rsidR="00A01667" w:rsidRPr="00A01667" w:rsidRDefault="00A01667" w:rsidP="00A01667">
      <w:pPr>
        <w:pStyle w:val="ad"/>
        <w:numPr>
          <w:ilvl w:val="0"/>
          <w:numId w:val="43"/>
        </w:numPr>
        <w:rPr>
          <w:rFonts w:ascii=".萍方-简" w:eastAsiaTheme="minorEastAsia" w:hAnsi=".萍方-简"/>
          <w:lang w:eastAsia="zh-CN"/>
        </w:rPr>
      </w:pPr>
      <w:r w:rsidRPr="00A01667">
        <w:rPr>
          <w:rFonts w:ascii=".萍方-简" w:eastAsiaTheme="minorEastAsia" w:hAnsi=".萍方-简" w:hint="eastAsia"/>
          <w:lang w:eastAsia="zh-CN"/>
        </w:rPr>
        <w:t>消费使用；</w:t>
      </w:r>
    </w:p>
    <w:p w14:paraId="67E40014" w14:textId="6F43A4E8" w:rsidR="00A01667" w:rsidRDefault="00A01667" w:rsidP="00A01667">
      <w:pPr>
        <w:pStyle w:val="ad"/>
        <w:numPr>
          <w:ilvl w:val="0"/>
          <w:numId w:val="43"/>
        </w:numPr>
        <w:rPr>
          <w:rFonts w:ascii=".萍方-简" w:eastAsiaTheme="minorEastAsia" w:hAnsi=".萍方-简"/>
          <w:lang w:eastAsia="zh-CN"/>
        </w:rPr>
      </w:pPr>
      <w:r w:rsidRPr="00A01667">
        <w:rPr>
          <w:rFonts w:ascii=".萍方-简" w:eastAsiaTheme="minorEastAsia" w:hAnsi=".萍方-简" w:hint="eastAsia"/>
          <w:lang w:eastAsia="zh-CN"/>
        </w:rPr>
        <w:t>投资属性</w:t>
      </w:r>
      <w:r>
        <w:rPr>
          <w:rFonts w:ascii=".萍方-简" w:eastAsiaTheme="minorEastAsia" w:hAnsi=".萍方-简" w:hint="eastAsia"/>
          <w:lang w:eastAsia="zh-CN"/>
        </w:rPr>
        <w:t>；</w:t>
      </w:r>
    </w:p>
    <w:p w14:paraId="111A5065" w14:textId="562D2AD8" w:rsidR="00A01667" w:rsidRPr="00A01667" w:rsidRDefault="00A01667" w:rsidP="00A01667">
      <w:pPr>
        <w:pStyle w:val="ad"/>
        <w:numPr>
          <w:ilvl w:val="0"/>
          <w:numId w:val="43"/>
        </w:numPr>
        <w:rPr>
          <w:rFonts w:ascii=".萍方-简" w:eastAsiaTheme="minorEastAsia" w:hAnsi=".萍方-简" w:hint="eastAsia"/>
          <w:lang w:eastAsia="zh-CN"/>
        </w:rPr>
      </w:pPr>
      <w:r>
        <w:rPr>
          <w:rFonts w:ascii=".萍方-简" w:eastAsiaTheme="minorEastAsia" w:hAnsi=".萍方-简" w:hint="eastAsia"/>
          <w:lang w:eastAsia="zh-CN"/>
        </w:rPr>
        <w:t>投票决策（相互链</w:t>
      </w:r>
      <w:r w:rsidR="00FE34E0">
        <w:rPr>
          <w:rFonts w:ascii=".萍方-简" w:eastAsiaTheme="minorEastAsia" w:hAnsi=".萍方-简" w:hint="eastAsia"/>
          <w:lang w:eastAsia="zh-CN"/>
        </w:rPr>
        <w:t>共识协议</w:t>
      </w:r>
      <w:r w:rsidR="00FE34E0">
        <w:rPr>
          <w:rFonts w:ascii=".萍方-简" w:eastAsiaTheme="minorEastAsia" w:hAnsi=".萍方-简" w:hint="eastAsia"/>
          <w:lang w:eastAsia="zh-CN"/>
        </w:rPr>
        <w:t>/</w:t>
      </w:r>
      <w:r w:rsidR="00FE34E0">
        <w:rPr>
          <w:rFonts w:ascii=".萍方-简" w:eastAsiaTheme="minorEastAsia" w:hAnsi=".萍方-简" w:hint="eastAsia"/>
          <w:lang w:eastAsia="zh-CN"/>
        </w:rPr>
        <w:t>智能合约流转逻辑）</w:t>
      </w:r>
    </w:p>
    <w:p w14:paraId="6DA280FF" w14:textId="30139E81" w:rsidR="00F8790E" w:rsidRPr="0088676B" w:rsidRDefault="00F8790E" w:rsidP="00F8790E">
      <w:pPr>
        <w:rPr>
          <w:rFonts w:ascii=".萍方-简" w:eastAsiaTheme="minorEastAsia" w:hAnsi=".萍方-简"/>
          <w:lang w:eastAsia="zh-CN"/>
          <w:rPrChange w:id="175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52" w:author="Microsoft Office User" w:date="2017-08-26T15:42:00Z">
            <w:rPr>
              <w:rFonts w:ascii=".萍方-简" w:eastAsia=".萍方-简" w:hAnsi=".萍方-简" w:hint="eastAsia"/>
              <w:lang w:eastAsia="zh-CN"/>
            </w:rPr>
          </w:rPrChange>
        </w:rPr>
        <w:lastRenderedPageBreak/>
        <w:t>互助币是基于以太坊</w:t>
      </w:r>
      <w:r w:rsidRPr="0088676B">
        <w:rPr>
          <w:rFonts w:ascii=".萍方-简" w:eastAsiaTheme="minorEastAsia" w:hAnsi=".萍方-简"/>
          <w:lang w:eastAsia="zh-CN"/>
          <w:rPrChange w:id="1753" w:author="Microsoft Office User" w:date="2017-08-26T15:42:00Z">
            <w:rPr>
              <w:rFonts w:ascii=".萍方-简" w:eastAsia=".萍方-简" w:hAnsi=".萍方-简"/>
              <w:lang w:eastAsia="zh-CN"/>
            </w:rPr>
          </w:rPrChange>
        </w:rPr>
        <w:t>ERC20</w:t>
      </w:r>
      <w:r w:rsidRPr="0088676B">
        <w:rPr>
          <w:rFonts w:ascii=".萍方-简" w:eastAsiaTheme="minorEastAsia" w:hAnsi=".萍方-简" w:hint="eastAsia"/>
          <w:lang w:eastAsia="zh-CN"/>
          <w:rPrChange w:id="1754" w:author="Microsoft Office User" w:date="2017-08-26T15:42:00Z">
            <w:rPr>
              <w:rFonts w:ascii=".萍方-简" w:eastAsia=".萍方-简" w:hAnsi=".萍方-简" w:hint="eastAsia"/>
              <w:lang w:eastAsia="zh-CN"/>
            </w:rPr>
          </w:rPrChange>
        </w:rPr>
        <w:t>协议开发出的代币，这样可以使得互助币在</w:t>
      </w:r>
      <w:r w:rsidRPr="0088676B">
        <w:rPr>
          <w:rFonts w:ascii=".萍方-简" w:eastAsiaTheme="minorEastAsia" w:hAnsi=".萍方-简"/>
          <w:lang w:eastAsia="zh-CN"/>
          <w:rPrChange w:id="1755"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56" w:author="Microsoft Office User" w:date="2017-08-26T15:42:00Z">
            <w:rPr>
              <w:rFonts w:ascii=".萍方-简" w:eastAsia=".萍方-简" w:hAnsi=".萍方-简" w:hint="eastAsia"/>
              <w:lang w:eastAsia="zh-CN"/>
            </w:rPr>
          </w:rPrChange>
        </w:rPr>
        <w:t>结束后很方便地上线全球重要数字货币交易平台。同时也支持转账和查询余额</w:t>
      </w:r>
      <w:r w:rsidRPr="0088676B">
        <w:rPr>
          <w:rFonts w:ascii="Arial" w:eastAsiaTheme="minorEastAsia" w:hAnsi="Arial" w:cs="Arial" w:hint="eastAsia"/>
          <w:b/>
          <w:bCs/>
          <w:sz w:val="28"/>
          <w:szCs w:val="28"/>
          <w:lang w:eastAsia="zh-CN"/>
        </w:rPr>
        <w:t>。</w:t>
      </w:r>
      <w:r w:rsidRPr="0088676B">
        <w:rPr>
          <w:rFonts w:ascii=".萍方-简" w:eastAsiaTheme="minorEastAsia" w:hAnsi=".萍方-简" w:hint="eastAsia"/>
          <w:lang w:eastAsia="zh-CN"/>
          <w:rPrChange w:id="1757" w:author="Microsoft Office User" w:date="2017-08-26T15:42:00Z">
            <w:rPr>
              <w:rFonts w:ascii=".萍方-简" w:eastAsia=".萍方-简" w:hAnsi=".萍方-简" w:hint="eastAsia"/>
              <w:lang w:eastAsia="zh-CN"/>
            </w:rPr>
          </w:rPrChange>
        </w:rPr>
        <w:t>互助币被用来构建保险系统的资金池，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88676B">
        <w:rPr>
          <w:rFonts w:ascii=".萍方-简" w:eastAsiaTheme="minorEastAsia" w:hAnsi=".萍方-简" w:hint="eastAsia"/>
          <w:lang w:eastAsia="zh-CN"/>
          <w:rPrChange w:id="1758" w:author="Microsoft Office User" w:date="2017-08-26T15:42:00Z">
            <w:rPr>
              <w:rFonts w:ascii=".萍方-简" w:eastAsia=".萍方-简" w:hAnsi=".萍方-简" w:hint="eastAsia"/>
              <w:lang w:eastAsia="zh-CN"/>
            </w:rPr>
          </w:rPrChange>
        </w:rPr>
        <w:t>互助币是信用传递到价值的转换。比特币就是从一群极客的社区信用变为目前的社会认可价值。</w:t>
      </w:r>
      <w:r w:rsidRPr="0088676B">
        <w:rPr>
          <w:rFonts w:ascii=".萍方-简" w:eastAsiaTheme="minorEastAsia" w:hAnsi=".萍方-简" w:hint="eastAsia"/>
          <w:lang w:eastAsia="zh-CN"/>
          <w:rPrChange w:id="1759" w:author="Microsoft Office User" w:date="2017-08-26T15:42:00Z">
            <w:rPr>
              <w:rFonts w:ascii=".萍方-简" w:eastAsia=".萍方-简" w:hAnsi=".萍方-简" w:hint="eastAsia"/>
              <w:lang w:eastAsia="zh-CN"/>
            </w:rPr>
          </w:rPrChange>
        </w:rPr>
        <w:t>另外，互助币也会在</w:t>
      </w:r>
      <w:r w:rsidRPr="0088676B">
        <w:rPr>
          <w:rFonts w:ascii=".萍方-简" w:eastAsiaTheme="minorEastAsia" w:hAnsi=".萍方-简"/>
          <w:lang w:eastAsia="zh-CN"/>
          <w:rPrChange w:id="1760"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61" w:author="Microsoft Office User" w:date="2017-08-26T15:42:00Z">
            <w:rPr>
              <w:rFonts w:ascii=".萍方-简" w:eastAsia=".萍方-简" w:hAnsi=".萍方-简" w:hint="eastAsia"/>
              <w:lang w:eastAsia="zh-CN"/>
            </w:rPr>
          </w:rPrChange>
        </w:rPr>
        <w:t>和众筹中扮演重要角色。</w:t>
      </w:r>
    </w:p>
    <w:p w14:paraId="0E3B9A98" w14:textId="77777777" w:rsidR="00E0606F" w:rsidRPr="0088676B" w:rsidRDefault="00E0606F" w:rsidP="00F8790E">
      <w:pPr>
        <w:rPr>
          <w:rFonts w:eastAsiaTheme="minorEastAsia"/>
          <w:lang w:eastAsia="zh-CN"/>
        </w:rPr>
      </w:pPr>
    </w:p>
    <w:p w14:paraId="1FA678AF" w14:textId="77777777" w:rsidR="00F8790E" w:rsidRPr="0088676B" w:rsidRDefault="00F8790E" w:rsidP="00F8790E">
      <w:pPr>
        <w:pStyle w:val="2"/>
        <w:rPr>
          <w:rFonts w:eastAsiaTheme="minorEastAsia"/>
          <w:lang w:eastAsia="zh-CN"/>
        </w:rPr>
      </w:pPr>
      <w:bookmarkStart w:id="1762" w:name="_Toc489971214"/>
      <w:r w:rsidRPr="0088676B">
        <w:rPr>
          <w:rFonts w:ascii=".萍方-简" w:eastAsiaTheme="minorEastAsia" w:hAnsi=".萍方-简" w:hint="eastAsia"/>
          <w:lang w:eastAsia="zh-CN"/>
          <w:rPrChange w:id="1763" w:author="Microsoft Office User" w:date="2017-08-26T15:42:00Z">
            <w:rPr>
              <w:rFonts w:ascii=".萍方-简" w:eastAsia=".萍方-简" w:hAnsi=".萍方-简" w:hint="eastAsia"/>
              <w:lang w:eastAsia="zh-CN"/>
            </w:rPr>
          </w:rPrChange>
        </w:rPr>
        <w:t>人工智能模块</w:t>
      </w:r>
      <w:bookmarkEnd w:id="1762"/>
    </w:p>
    <w:p w14:paraId="5070A5A5"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764" w:author="Microsoft Office User" w:date="2017-08-26T15:42:00Z">
            <w:rPr>
              <w:rFonts w:ascii=".萍方-简" w:eastAsia=".萍方-简" w:hAnsi=".萍方-简" w:hint="eastAsia"/>
              <w:lang w:eastAsia="zh-CN"/>
            </w:rPr>
          </w:rPrChange>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这就为保险行业的颠覆性改变提供了契机</w:t>
      </w:r>
      <w:r w:rsidRPr="0088676B">
        <w:rPr>
          <w:rFonts w:eastAsiaTheme="minorEastAsia" w:hint="eastAsia"/>
          <w:lang w:eastAsia="zh-CN"/>
        </w:rPr>
        <w:t>。</w:t>
      </w:r>
    </w:p>
    <w:p w14:paraId="0C8F7D24" w14:textId="77777777" w:rsidR="00F8790E" w:rsidRPr="0088676B" w:rsidRDefault="00F8790E" w:rsidP="00F8790E">
      <w:pPr>
        <w:rPr>
          <w:rFonts w:ascii=".萍方-简" w:eastAsiaTheme="minorEastAsia" w:hAnsi=".萍方-简"/>
          <w:lang w:eastAsia="zh-CN"/>
          <w:rPrChange w:id="176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66" w:author="Microsoft Office User" w:date="2017-08-26T15:42:00Z">
            <w:rPr>
              <w:rFonts w:ascii=".萍方-简" w:eastAsia=".萍方-简" w:hAnsi=".萍方-简" w:hint="eastAsia"/>
              <w:lang w:eastAsia="zh-CN"/>
            </w:rPr>
          </w:rPrChange>
        </w:rPr>
        <w:t>互助保险系统的人工智能模块通过运用人工智能最新的研究成果，实现精确的风控模型和定价策略，通过对个体的基于大数据的智能分析，实现：</w:t>
      </w:r>
    </w:p>
    <w:p w14:paraId="77C08B84" w14:textId="77777777" w:rsidR="00F8790E" w:rsidRPr="0088676B" w:rsidRDefault="00F8790E" w:rsidP="009F0864">
      <w:pPr>
        <w:pStyle w:val="ad"/>
        <w:numPr>
          <w:ilvl w:val="0"/>
          <w:numId w:val="20"/>
        </w:numPr>
        <w:rPr>
          <w:rFonts w:ascii=".萍方-简" w:eastAsiaTheme="minorEastAsia" w:hAnsi=".萍方-简"/>
          <w:lang w:eastAsia="zh-CN"/>
          <w:rPrChange w:id="176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68" w:author="Microsoft Office User" w:date="2017-08-26T15:42:00Z">
            <w:rPr>
              <w:rFonts w:ascii=".萍方-简" w:eastAsia=".萍方-简" w:hAnsi=".萍方-简" w:hint="eastAsia"/>
              <w:lang w:eastAsia="zh-CN"/>
            </w:rPr>
          </w:rPrChange>
        </w:rPr>
        <w:t>个性化保险设计</w:t>
      </w:r>
    </w:p>
    <w:p w14:paraId="30B5450F" w14:textId="77777777" w:rsidR="00F8790E" w:rsidRPr="0088676B" w:rsidRDefault="00F8790E" w:rsidP="009F0864">
      <w:pPr>
        <w:pStyle w:val="ad"/>
        <w:numPr>
          <w:ilvl w:val="0"/>
          <w:numId w:val="20"/>
        </w:numPr>
        <w:rPr>
          <w:rFonts w:ascii=".萍方-简" w:eastAsiaTheme="minorEastAsia" w:hAnsi=".萍方-简"/>
          <w:lang w:eastAsia="zh-CN"/>
          <w:rPrChange w:id="176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0" w:author="Microsoft Office User" w:date="2017-08-26T15:42:00Z">
            <w:rPr>
              <w:rFonts w:ascii=".萍方-简" w:eastAsia=".萍方-简" w:hAnsi=".萍方-简" w:hint="eastAsia"/>
              <w:lang w:eastAsia="zh-CN"/>
            </w:rPr>
          </w:rPrChange>
        </w:rPr>
        <w:t>精准化推销</w:t>
      </w:r>
    </w:p>
    <w:p w14:paraId="35271EE6" w14:textId="77777777" w:rsidR="00F8790E" w:rsidRPr="0088676B" w:rsidRDefault="00F8790E" w:rsidP="009F0864">
      <w:pPr>
        <w:pStyle w:val="ad"/>
        <w:numPr>
          <w:ilvl w:val="0"/>
          <w:numId w:val="20"/>
        </w:numPr>
        <w:rPr>
          <w:rFonts w:ascii=".萍方-简" w:eastAsiaTheme="minorEastAsia" w:hAnsi=".萍方-简"/>
          <w:lang w:eastAsia="zh-CN"/>
          <w:rPrChange w:id="177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2" w:author="Microsoft Office User" w:date="2017-08-26T15:42:00Z">
            <w:rPr>
              <w:rFonts w:ascii=".萍方-简" w:eastAsia=".萍方-简" w:hAnsi=".萍方-简" w:hint="eastAsia"/>
              <w:lang w:eastAsia="zh-CN"/>
            </w:rPr>
          </w:rPrChange>
        </w:rPr>
        <w:t>自主发现新的保险品种</w:t>
      </w:r>
    </w:p>
    <w:p w14:paraId="38D93E37" w14:textId="77777777" w:rsidR="00F8790E" w:rsidRPr="0088676B" w:rsidRDefault="00F8790E" w:rsidP="009F0864">
      <w:pPr>
        <w:pStyle w:val="ad"/>
        <w:numPr>
          <w:ilvl w:val="0"/>
          <w:numId w:val="20"/>
        </w:numPr>
        <w:rPr>
          <w:rFonts w:ascii=".萍方-简" w:eastAsiaTheme="minorEastAsia" w:hAnsi=".萍方-简"/>
          <w:lang w:eastAsia="zh-CN"/>
          <w:rPrChange w:id="177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4" w:author="Microsoft Office User" w:date="2017-08-26T15:42:00Z">
            <w:rPr>
              <w:rFonts w:ascii=".萍方-简" w:eastAsia=".萍方-简" w:hAnsi=".萍方-简" w:hint="eastAsia"/>
              <w:lang w:eastAsia="zh-CN"/>
            </w:rPr>
          </w:rPrChange>
        </w:rPr>
        <w:t>精确地理赔</w:t>
      </w:r>
    </w:p>
    <w:p w14:paraId="01348399" w14:textId="77777777" w:rsidR="00F8790E" w:rsidRPr="0088676B" w:rsidRDefault="00F8790E" w:rsidP="00F8790E">
      <w:pPr>
        <w:rPr>
          <w:rFonts w:eastAsiaTheme="minorEastAsia"/>
          <w:lang w:eastAsia="zh-CN"/>
        </w:rPr>
      </w:pPr>
    </w:p>
    <w:p w14:paraId="56A94039" w14:textId="77777777" w:rsidR="00F8790E" w:rsidRPr="0088676B" w:rsidRDefault="00F8790E" w:rsidP="00F8790E">
      <w:pPr>
        <w:pStyle w:val="2"/>
        <w:rPr>
          <w:rFonts w:eastAsiaTheme="minorEastAsia"/>
          <w:lang w:eastAsia="zh-CN"/>
        </w:rPr>
      </w:pPr>
      <w:bookmarkStart w:id="1775" w:name="_Toc489971215"/>
      <w:r w:rsidRPr="0088676B">
        <w:rPr>
          <w:rFonts w:ascii=".萍方-简" w:eastAsiaTheme="minorEastAsia" w:hAnsi=".萍方-简" w:hint="eastAsia"/>
          <w:lang w:eastAsia="zh-CN"/>
          <w:rPrChange w:id="1776" w:author="Microsoft Office User" w:date="2017-08-26T15:42:00Z">
            <w:rPr>
              <w:rFonts w:ascii=".萍方-简" w:eastAsia=".萍方-简" w:hAnsi=".萍方-简" w:hint="eastAsia"/>
              <w:lang w:eastAsia="zh-CN"/>
            </w:rPr>
          </w:rPrChange>
        </w:rPr>
        <w:t>风险防范</w:t>
      </w:r>
      <w:bookmarkEnd w:id="1775"/>
    </w:p>
    <w:p w14:paraId="3611BB07" w14:textId="77777777" w:rsidR="00F8790E" w:rsidRPr="0088676B" w:rsidRDefault="00F8790E" w:rsidP="00F8790E">
      <w:pPr>
        <w:rPr>
          <w:rFonts w:ascii=".萍方-简" w:eastAsiaTheme="minorEastAsia" w:hAnsi=".萍方-简"/>
          <w:lang w:eastAsia="zh-CN"/>
          <w:rPrChange w:id="1777"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778" w:author="Microsoft Office User" w:date="2017-08-26T15:42:00Z">
            <w:rPr>
              <w:rFonts w:ascii=".萍方-简" w:eastAsia=".萍方-简" w:hAnsi=".萍方-简"/>
              <w:lang w:eastAsia="zh-CN"/>
            </w:rPr>
          </w:rPrChange>
        </w:rPr>
        <w:t>2017</w:t>
      </w:r>
      <w:r w:rsidRPr="0088676B">
        <w:rPr>
          <w:rFonts w:ascii=".萍方-简" w:eastAsiaTheme="minorEastAsia" w:hAnsi=".萍方-简" w:hint="eastAsia"/>
          <w:lang w:eastAsia="zh-CN"/>
          <w:rPrChange w:id="1779" w:author="Microsoft Office User" w:date="2017-08-26T15:42:00Z">
            <w:rPr>
              <w:rFonts w:ascii=".萍方-简" w:eastAsia=".萍方-简" w:hAnsi=".萍方-简" w:hint="eastAsia"/>
              <w:lang w:eastAsia="zh-CN"/>
            </w:rPr>
          </w:rPrChange>
        </w:rPr>
        <w:t>年</w:t>
      </w:r>
      <w:r w:rsidRPr="0088676B">
        <w:rPr>
          <w:rFonts w:ascii=".萍方-简" w:eastAsiaTheme="minorEastAsia" w:hAnsi=".萍方-简"/>
          <w:lang w:eastAsia="zh-CN"/>
          <w:rPrChange w:id="1780" w:author="Microsoft Office User" w:date="2017-08-26T15:42:00Z">
            <w:rPr>
              <w:rFonts w:ascii=".萍方-简" w:eastAsia=".萍方-简" w:hAnsi=".萍方-简"/>
              <w:lang w:eastAsia="zh-CN"/>
            </w:rPr>
          </w:rPrChange>
        </w:rPr>
        <w:t>7</w:t>
      </w:r>
      <w:r w:rsidRPr="0088676B">
        <w:rPr>
          <w:rFonts w:ascii=".萍方-简" w:eastAsiaTheme="minorEastAsia" w:hAnsi=".萍方-简" w:hint="eastAsia"/>
          <w:lang w:eastAsia="zh-CN"/>
          <w:rPrChange w:id="1781" w:author="Microsoft Office User" w:date="2017-08-26T15:42:00Z">
            <w:rPr>
              <w:rFonts w:ascii=".萍方-简" w:eastAsia=".萍方-简" w:hAnsi=".萍方-简" w:hint="eastAsia"/>
              <w:lang w:eastAsia="zh-CN"/>
            </w:rPr>
          </w:rPrChange>
        </w:rPr>
        <w:t>月</w:t>
      </w:r>
      <w:r w:rsidRPr="0088676B">
        <w:rPr>
          <w:rFonts w:ascii=".萍方-简" w:eastAsiaTheme="minorEastAsia" w:hAnsi=".萍方-简"/>
          <w:lang w:eastAsia="zh-CN"/>
          <w:rPrChange w:id="1782" w:author="Microsoft Office User" w:date="2017-08-26T15:42:00Z">
            <w:rPr>
              <w:rFonts w:ascii=".萍方-简" w:eastAsia=".萍方-简" w:hAnsi=".萍方-简"/>
              <w:lang w:eastAsia="zh-CN"/>
            </w:rPr>
          </w:rPrChange>
        </w:rPr>
        <w:t>20</w:t>
      </w:r>
      <w:r w:rsidR="006875E4" w:rsidRPr="0088676B">
        <w:rPr>
          <w:rFonts w:ascii=".萍方-简" w:eastAsiaTheme="minorEastAsia" w:hAnsi=".萍方-简" w:hint="eastAsia"/>
          <w:lang w:eastAsia="zh-CN"/>
          <w:rPrChange w:id="1783" w:author="Microsoft Office User" w:date="2017-08-26T15:42:00Z">
            <w:rPr>
              <w:rFonts w:ascii=".萍方-简" w:eastAsia=".萍方-简" w:hAnsi=".萍方-简" w:hint="eastAsia"/>
              <w:lang w:eastAsia="zh-CN"/>
            </w:rPr>
          </w:rPrChange>
        </w:rPr>
        <w:t>号的以太坊钱包漏洞让以太币价格大跌，让数字货币持有人心惊胆颤</w:t>
      </w:r>
      <w:r w:rsidRPr="0088676B">
        <w:rPr>
          <w:rFonts w:ascii=".萍方-简" w:eastAsiaTheme="minorEastAsia" w:hAnsi=".萍方-简" w:hint="eastAsia"/>
          <w:lang w:eastAsia="zh-CN"/>
          <w:rPrChange w:id="1784" w:author="Microsoft Office User" w:date="2017-08-26T15:42:00Z">
            <w:rPr>
              <w:rFonts w:ascii=".萍方-简" w:eastAsia=".萍方-简" w:hAnsi=".萍方-简" w:hint="eastAsia"/>
              <w:lang w:eastAsia="zh-CN"/>
            </w:rPr>
          </w:rPrChange>
        </w:rPr>
        <w:t>，也让投资人的信心动摇。但是正如</w:t>
      </w:r>
      <w:r w:rsidRPr="0088676B">
        <w:rPr>
          <w:rFonts w:ascii=".萍方-简" w:eastAsiaTheme="minorEastAsia" w:hAnsi=".萍方-简"/>
          <w:lang w:eastAsia="zh-CN"/>
          <w:rPrChange w:id="1785" w:author="Microsoft Office User" w:date="2017-08-26T15:42:00Z">
            <w:rPr>
              <w:rFonts w:ascii=".萍方-简" w:eastAsia=".萍方-简" w:hAnsi=".萍方-简"/>
              <w:lang w:eastAsia="zh-CN"/>
            </w:rPr>
          </w:rPrChange>
        </w:rPr>
        <w:t>Vitalik</w:t>
      </w:r>
      <w:r w:rsidR="006875E4" w:rsidRPr="0088676B">
        <w:rPr>
          <w:rFonts w:ascii=".萍方-简" w:eastAsiaTheme="minorEastAsia" w:hAnsi=".萍方-简"/>
          <w:lang w:eastAsia="zh-CN"/>
          <w:rPrChange w:id="1786" w:author="Microsoft Office User" w:date="2017-08-26T15:42:00Z">
            <w:rPr>
              <w:rFonts w:ascii=".萍方-简" w:eastAsia=".萍方-简" w:hAnsi=".萍方-简"/>
              <w:lang w:eastAsia="zh-CN"/>
            </w:rPr>
          </w:rPrChange>
        </w:rPr>
        <w:t xml:space="preserve"> Buterin</w:t>
      </w:r>
      <w:r w:rsidRPr="0088676B">
        <w:rPr>
          <w:rFonts w:ascii=".萍方-简" w:eastAsiaTheme="minorEastAsia" w:hAnsi=".萍方-简" w:hint="eastAsia"/>
          <w:lang w:eastAsia="zh-CN"/>
          <w:rPrChange w:id="1787" w:author="Microsoft Office User" w:date="2017-08-26T15:42:00Z">
            <w:rPr>
              <w:rFonts w:ascii=".萍方-简" w:eastAsia=".萍方-简" w:hAnsi=".萍方-简" w:hint="eastAsia"/>
              <w:lang w:eastAsia="zh-CN"/>
            </w:rPr>
          </w:rPrChange>
        </w:rPr>
        <w:t>针对此次漏洞的回应，这次事件不是以太坊的漏洞，它只是一个编码漏洞而已，所以也不需要硬分叉。此次事件是由于智能合约编程那个语言</w:t>
      </w:r>
      <w:r w:rsidRPr="0088676B">
        <w:rPr>
          <w:rFonts w:ascii=".萍方-简" w:eastAsiaTheme="minorEastAsia" w:hAnsi=".萍方-简"/>
          <w:lang w:eastAsia="zh-CN"/>
          <w:rPrChange w:id="1788"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789" w:author="Microsoft Office User" w:date="2017-08-26T15:42:00Z">
            <w:rPr>
              <w:rFonts w:ascii=".萍方-简" w:eastAsia=".萍方-简" w:hAnsi=".萍方-简" w:hint="eastAsia"/>
              <w:lang w:eastAsia="zh-CN"/>
            </w:rPr>
          </w:rPrChange>
        </w:rPr>
        <w:t>的问题。在互助币的发行</w:t>
      </w:r>
      <w:r w:rsidR="006875E4" w:rsidRPr="0088676B">
        <w:rPr>
          <w:rFonts w:ascii=".萍方-简" w:eastAsiaTheme="minorEastAsia" w:hAnsi=".萍方-简" w:hint="eastAsia"/>
          <w:lang w:eastAsia="zh-CN"/>
          <w:rPrChange w:id="1790" w:author="Microsoft Office User" w:date="2017-08-26T15:42:00Z">
            <w:rPr>
              <w:rFonts w:ascii=".萍方-简" w:eastAsia=".萍方-简" w:hAnsi=".萍方-简" w:hint="eastAsia"/>
              <w:lang w:eastAsia="zh-CN"/>
            </w:rPr>
          </w:rPrChange>
        </w:rPr>
        <w:t>和运营过程中，我们可以采用以下措施，</w:t>
      </w:r>
      <w:r w:rsidRPr="0088676B">
        <w:rPr>
          <w:rFonts w:ascii=".萍方-简" w:eastAsiaTheme="minorEastAsia" w:hAnsi=".萍方-简" w:hint="eastAsia"/>
          <w:lang w:eastAsia="zh-CN"/>
          <w:rPrChange w:id="1791" w:author="Microsoft Office User" w:date="2017-08-26T15:42:00Z">
            <w:rPr>
              <w:rFonts w:ascii=".萍方-简" w:eastAsia=".萍方-简" w:hAnsi=".萍方-简" w:hint="eastAsia"/>
              <w:lang w:eastAsia="zh-CN"/>
            </w:rPr>
          </w:rPrChange>
        </w:rPr>
        <w:t>提高安全性，以保护用户的投资以及互助保险系统的平稳运行：</w:t>
      </w:r>
    </w:p>
    <w:p w14:paraId="6140C532" w14:textId="77777777" w:rsidR="00F8790E" w:rsidRPr="0088676B" w:rsidRDefault="00F8790E" w:rsidP="009F0864">
      <w:pPr>
        <w:pStyle w:val="ad"/>
        <w:numPr>
          <w:ilvl w:val="0"/>
          <w:numId w:val="17"/>
        </w:numPr>
        <w:rPr>
          <w:rFonts w:ascii=".萍方-简" w:eastAsiaTheme="minorEastAsia" w:hAnsi=".萍方-简"/>
          <w:lang w:eastAsia="zh-CN"/>
          <w:rPrChange w:id="179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93" w:author="Microsoft Office User" w:date="2017-08-26T15:42:00Z">
            <w:rPr>
              <w:rFonts w:ascii=".萍方-简" w:eastAsia=".萍方-简" w:hAnsi=".萍方-简" w:hint="eastAsia"/>
              <w:lang w:eastAsia="zh-CN"/>
            </w:rPr>
          </w:rPrChange>
        </w:rPr>
        <w:lastRenderedPageBreak/>
        <w:t>由于互助币是建立在联盟链的基础上，我们可以将智能合约的代码不公开。仅仅对于经过资格审核的伙伴公开</w:t>
      </w:r>
    </w:p>
    <w:p w14:paraId="0CD9FE36" w14:textId="77777777" w:rsidR="00F8790E" w:rsidRPr="0088676B" w:rsidRDefault="00F8790E" w:rsidP="009F0864">
      <w:pPr>
        <w:pStyle w:val="ad"/>
        <w:numPr>
          <w:ilvl w:val="0"/>
          <w:numId w:val="18"/>
        </w:numPr>
        <w:rPr>
          <w:rFonts w:ascii=".萍方-简" w:eastAsiaTheme="minorEastAsia" w:hAnsi=".萍方-简"/>
          <w:lang w:eastAsia="zh-CN"/>
          <w:rPrChange w:id="179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95" w:author="Microsoft Office User" w:date="2017-08-26T15:42:00Z">
            <w:rPr>
              <w:rFonts w:ascii=".萍方-简" w:eastAsia=".萍方-简" w:hAnsi=".萍方-简" w:hint="eastAsia"/>
              <w:lang w:eastAsia="zh-CN"/>
            </w:rPr>
          </w:rPrChange>
        </w:rPr>
        <w:t>互相做严格的</w:t>
      </w:r>
      <w:r w:rsidR="006875E4" w:rsidRPr="0088676B">
        <w:rPr>
          <w:rFonts w:ascii=".萍方-简" w:eastAsiaTheme="minorEastAsia" w:hAnsi=".萍方-简" w:hint="eastAsia"/>
          <w:lang w:eastAsia="zh-CN"/>
          <w:rPrChange w:id="1796" w:author="Microsoft Office User" w:date="2017-08-26T15:42:00Z">
            <w:rPr>
              <w:rFonts w:ascii=".萍方-简" w:eastAsia=".萍方-简" w:hAnsi=".萍方-简" w:hint="eastAsia"/>
              <w:lang w:eastAsia="zh-CN"/>
            </w:rPr>
          </w:rPrChange>
        </w:rPr>
        <w:t>代码审查</w:t>
      </w:r>
    </w:p>
    <w:p w14:paraId="21FA1870" w14:textId="77777777" w:rsidR="00F8790E" w:rsidRPr="0088676B" w:rsidRDefault="00F8790E" w:rsidP="009F0864">
      <w:pPr>
        <w:pStyle w:val="ad"/>
        <w:numPr>
          <w:ilvl w:val="0"/>
          <w:numId w:val="18"/>
        </w:numPr>
        <w:rPr>
          <w:rFonts w:ascii=".萍方-简" w:eastAsiaTheme="minorEastAsia" w:hAnsi=".萍方-简"/>
          <w:lang w:eastAsia="zh-CN"/>
          <w:rPrChange w:id="179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98" w:author="Microsoft Office User" w:date="2017-08-26T15:42:00Z">
            <w:rPr>
              <w:rFonts w:ascii=".萍方-简" w:eastAsia=".萍方-简" w:hAnsi=".萍方-简" w:hint="eastAsia"/>
              <w:lang w:eastAsia="zh-CN"/>
            </w:rPr>
          </w:rPrChange>
        </w:rPr>
        <w:t>采用安全的开发流程</w:t>
      </w:r>
    </w:p>
    <w:p w14:paraId="12884AB8" w14:textId="77777777" w:rsidR="00F8790E" w:rsidRPr="0088676B" w:rsidRDefault="00F8790E" w:rsidP="00F8790E">
      <w:pPr>
        <w:ind w:firstLine="720"/>
        <w:rPr>
          <w:rFonts w:ascii=".萍方-简" w:eastAsiaTheme="minorEastAsia" w:hAnsi=".萍方-简"/>
          <w:lang w:eastAsia="zh-CN"/>
          <w:rPrChange w:id="179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0" w:author="Microsoft Office User" w:date="2017-08-26T15:42:00Z">
            <w:rPr>
              <w:rFonts w:ascii=".萍方-简" w:eastAsia=".萍方-简" w:hAnsi=".萍方-简" w:hint="eastAsia"/>
              <w:lang w:eastAsia="zh-CN"/>
            </w:rPr>
          </w:rPrChange>
        </w:rPr>
        <w:t>单元测试</w:t>
      </w:r>
    </w:p>
    <w:p w14:paraId="11A73A01" w14:textId="77777777" w:rsidR="00F8790E" w:rsidRPr="0088676B" w:rsidRDefault="00F8790E" w:rsidP="00F8790E">
      <w:pPr>
        <w:ind w:firstLine="720"/>
        <w:rPr>
          <w:rFonts w:ascii=".萍方-简" w:eastAsiaTheme="minorEastAsia" w:hAnsi=".萍方-简"/>
          <w:lang w:eastAsia="zh-CN"/>
          <w:rPrChange w:id="180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2" w:author="Microsoft Office User" w:date="2017-08-26T15:42:00Z">
            <w:rPr>
              <w:rFonts w:ascii=".萍方-简" w:eastAsia=".萍方-简" w:hAnsi=".萍方-简" w:hint="eastAsia"/>
              <w:lang w:eastAsia="zh-CN"/>
            </w:rPr>
          </w:rPrChange>
        </w:rPr>
        <w:t>私有链测试</w:t>
      </w:r>
    </w:p>
    <w:p w14:paraId="576904F0" w14:textId="77777777" w:rsidR="00F8790E" w:rsidRPr="0088676B" w:rsidRDefault="00F8790E" w:rsidP="00F8790E">
      <w:pPr>
        <w:ind w:firstLine="720"/>
        <w:rPr>
          <w:rFonts w:ascii=".萍方-简" w:eastAsiaTheme="minorEastAsia" w:hAnsi=".萍方-简"/>
          <w:lang w:eastAsia="zh-CN"/>
          <w:rPrChange w:id="180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4" w:author="Microsoft Office User" w:date="2017-08-26T15:42:00Z">
            <w:rPr>
              <w:rFonts w:ascii=".萍方-简" w:eastAsia=".萍方-简" w:hAnsi=".萍方-简" w:hint="eastAsia"/>
              <w:lang w:eastAsia="zh-CN"/>
            </w:rPr>
          </w:rPrChange>
        </w:rPr>
        <w:t>测试链测试</w:t>
      </w:r>
    </w:p>
    <w:p w14:paraId="72EF5D73" w14:textId="77777777" w:rsidR="00F8790E" w:rsidRPr="0088676B" w:rsidRDefault="00F8790E" w:rsidP="009F0864">
      <w:pPr>
        <w:pStyle w:val="ad"/>
        <w:numPr>
          <w:ilvl w:val="0"/>
          <w:numId w:val="19"/>
        </w:numPr>
        <w:rPr>
          <w:rFonts w:ascii=".萍方-简" w:eastAsiaTheme="minorEastAsia" w:hAnsi=".萍方-简"/>
          <w:lang w:eastAsia="zh-CN"/>
          <w:rPrChange w:id="180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6" w:author="Microsoft Office User" w:date="2017-08-26T15:42:00Z">
            <w:rPr>
              <w:rFonts w:ascii=".萍方-简" w:eastAsia=".萍方-简" w:hAnsi=".萍方-简" w:hint="eastAsia"/>
              <w:lang w:eastAsia="zh-CN"/>
            </w:rPr>
          </w:rPrChange>
        </w:rPr>
        <w:t>功能解耦</w:t>
      </w:r>
    </w:p>
    <w:p w14:paraId="63E1050D" w14:textId="77777777" w:rsidR="00F8790E" w:rsidRPr="0088676B" w:rsidRDefault="00F8790E" w:rsidP="00F8790E">
      <w:pPr>
        <w:ind w:firstLine="720"/>
        <w:rPr>
          <w:rFonts w:ascii=".萍方-简" w:eastAsiaTheme="minorEastAsia" w:hAnsi=".萍方-简"/>
          <w:lang w:eastAsia="zh-CN"/>
          <w:rPrChange w:id="180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8" w:author="Microsoft Office User" w:date="2017-08-26T15:42:00Z">
            <w:rPr>
              <w:rFonts w:ascii=".萍方-简" w:eastAsia=".萍方-简" w:hAnsi=".萍方-简" w:hint="eastAsia"/>
              <w:lang w:eastAsia="zh-CN"/>
            </w:rPr>
          </w:rPrChange>
        </w:rPr>
        <w:t>正交分解</w:t>
      </w:r>
    </w:p>
    <w:p w14:paraId="4A8BC2BA" w14:textId="77777777" w:rsidR="00F8790E" w:rsidRPr="0088676B" w:rsidRDefault="00F8790E" w:rsidP="00F8790E">
      <w:pPr>
        <w:ind w:firstLine="720"/>
        <w:rPr>
          <w:rFonts w:ascii=".萍方-简" w:eastAsiaTheme="minorEastAsia" w:hAnsi=".萍方-简"/>
          <w:lang w:eastAsia="zh-CN"/>
          <w:rPrChange w:id="180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10" w:author="Microsoft Office User" w:date="2017-08-26T15:42:00Z">
            <w:rPr>
              <w:rFonts w:ascii=".萍方-简" w:eastAsia=".萍方-简" w:hAnsi=".萍方-简" w:hint="eastAsia"/>
              <w:lang w:eastAsia="zh-CN"/>
            </w:rPr>
          </w:rPrChange>
        </w:rPr>
        <w:t>逻辑简单</w:t>
      </w:r>
    </w:p>
    <w:p w14:paraId="6EBA2ED6" w14:textId="77777777" w:rsidR="00F8790E" w:rsidRPr="0088676B" w:rsidRDefault="00F8790E" w:rsidP="00F8790E">
      <w:pPr>
        <w:ind w:firstLine="720"/>
        <w:rPr>
          <w:rFonts w:ascii=".萍方-简" w:eastAsiaTheme="minorEastAsia" w:hAnsi=".萍方-简"/>
          <w:lang w:eastAsia="zh-CN"/>
          <w:rPrChange w:id="181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12" w:author="Microsoft Office User" w:date="2017-08-26T15:42:00Z">
            <w:rPr>
              <w:rFonts w:ascii=".萍方-简" w:eastAsia=".萍方-简" w:hAnsi=".萍方-简" w:hint="eastAsia"/>
              <w:lang w:eastAsia="zh-CN"/>
            </w:rPr>
          </w:rPrChange>
        </w:rPr>
        <w:t>只对最核心的部分去中心化</w:t>
      </w:r>
    </w:p>
    <w:p w14:paraId="77A3BCB4" w14:textId="77777777" w:rsidR="00F8790E" w:rsidRPr="0088676B" w:rsidRDefault="00F8790E" w:rsidP="009F0864">
      <w:pPr>
        <w:pStyle w:val="ad"/>
        <w:numPr>
          <w:ilvl w:val="0"/>
          <w:numId w:val="19"/>
        </w:numPr>
        <w:rPr>
          <w:rFonts w:ascii=".萍方-简" w:eastAsiaTheme="minorEastAsia" w:hAnsi=".萍方-简"/>
          <w:lang w:eastAsia="zh-CN"/>
          <w:rPrChange w:id="181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14" w:author="Microsoft Office User" w:date="2017-08-26T15:42:00Z">
            <w:rPr>
              <w:rFonts w:ascii=".萍方-简" w:eastAsia=".萍方-简" w:hAnsi=".萍方-简" w:hint="eastAsia"/>
              <w:lang w:eastAsia="zh-CN"/>
            </w:rPr>
          </w:rPrChange>
        </w:rPr>
        <w:t>安全相关的工具</w:t>
      </w:r>
    </w:p>
    <w:p w14:paraId="5F8B340F" w14:textId="77777777" w:rsidR="00F8790E" w:rsidRPr="0088676B" w:rsidRDefault="00F8790E" w:rsidP="00F8790E">
      <w:pPr>
        <w:ind w:firstLine="720"/>
        <w:rPr>
          <w:rFonts w:ascii=".萍方-简" w:eastAsiaTheme="minorEastAsia" w:hAnsi=".萍方-简"/>
          <w:lang w:eastAsia="zh-CN"/>
          <w:rPrChange w:id="1815"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16" w:author="Microsoft Office User" w:date="2017-08-26T15:42:00Z">
            <w:rPr>
              <w:rFonts w:ascii=".萍方-简" w:eastAsia=".萍方-简" w:hAnsi=".萍方-简"/>
              <w:lang w:eastAsia="zh-CN"/>
            </w:rPr>
          </w:rPrChange>
        </w:rPr>
        <w:t>Oyente</w:t>
      </w:r>
    </w:p>
    <w:p w14:paraId="7A590839"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817"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818" w:author="Microsoft Office User" w:date="2017-08-26T15:42:00Z">
            <w:rPr>
              <w:rFonts w:ascii="Times New Roman" w:hAnsi="Times New Roman"/>
              <w:noProof/>
              <w:sz w:val="24"/>
              <w:szCs w:val="24"/>
              <w:lang w:eastAsia="zh-CN"/>
            </w:rPr>
          </w:rPrChange>
        </w:rPr>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88676B" w:rsidRDefault="00F8790E" w:rsidP="00F8790E">
      <w:pPr>
        <w:rPr>
          <w:rFonts w:eastAsiaTheme="minorEastAsia"/>
          <w:lang w:eastAsia="zh-CN"/>
        </w:rPr>
      </w:pPr>
    </w:p>
    <w:p w14:paraId="69117203" w14:textId="77777777" w:rsidR="00F8790E" w:rsidRPr="0088676B" w:rsidRDefault="00F8790E" w:rsidP="00F8790E">
      <w:pPr>
        <w:ind w:firstLine="720"/>
        <w:rPr>
          <w:rFonts w:ascii=".萍方-简" w:eastAsiaTheme="minorEastAsia" w:hAnsi=".萍方-简"/>
          <w:lang w:eastAsia="zh-CN"/>
          <w:rPrChange w:id="1819"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20" w:author="Microsoft Office User" w:date="2017-08-26T15:42:00Z">
            <w:rPr>
              <w:rFonts w:ascii=".萍方-简" w:eastAsia=".萍方-简" w:hAnsi=".萍方-简"/>
              <w:lang w:eastAsia="zh-CN"/>
            </w:rPr>
          </w:rPrChange>
        </w:rPr>
        <w:t>Zeppelin</w:t>
      </w:r>
    </w:p>
    <w:p w14:paraId="5D4FBBA6"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821"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822" w:author="Microsoft Office User" w:date="2017-08-26T15:42:00Z">
            <w:rPr>
              <w:rFonts w:ascii="Times New Roman" w:hAnsi="Times New Roman"/>
              <w:noProof/>
              <w:sz w:val="24"/>
              <w:szCs w:val="24"/>
              <w:lang w:eastAsia="zh-CN"/>
            </w:rPr>
          </w:rPrChange>
        </w:rPr>
        <w:lastRenderedPageBreak/>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88676B" w:rsidRDefault="00F8790E" w:rsidP="00F8790E">
      <w:pPr>
        <w:ind w:firstLine="720"/>
        <w:rPr>
          <w:rFonts w:ascii=".萍方-简" w:eastAsiaTheme="minorEastAsia" w:hAnsi=".萍方-简"/>
          <w:lang w:eastAsia="zh-CN"/>
          <w:rPrChange w:id="1823"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24" w:author="Microsoft Office User" w:date="2017-08-26T15:42:00Z">
            <w:rPr>
              <w:rFonts w:ascii=".萍方-简" w:eastAsia=".萍方-简" w:hAnsi=".萍方-简"/>
              <w:lang w:eastAsia="zh-CN"/>
            </w:rPr>
          </w:rPrChange>
        </w:rPr>
        <w:t>Zeppeline</w:t>
      </w:r>
      <w:r w:rsidRPr="0088676B">
        <w:rPr>
          <w:rFonts w:ascii=".萍方-简" w:eastAsiaTheme="minorEastAsia" w:hAnsi=".萍方-简" w:hint="eastAsia"/>
          <w:lang w:eastAsia="zh-CN"/>
          <w:rPrChange w:id="1825" w:author="Microsoft Office User" w:date="2017-08-26T15:42:00Z">
            <w:rPr>
              <w:rFonts w:ascii=".萍方-简" w:eastAsia=".萍方-简" w:hAnsi=".萍方-简" w:hint="eastAsia"/>
              <w:lang w:eastAsia="zh-CN"/>
            </w:rPr>
          </w:rPrChange>
        </w:rPr>
        <w:t>提供了更安全的组件：</w:t>
      </w:r>
    </w:p>
    <w:p w14:paraId="385EF2DB" w14:textId="77777777" w:rsidR="00F8790E" w:rsidRPr="0088676B" w:rsidRDefault="00F8790E" w:rsidP="009F0864">
      <w:pPr>
        <w:pStyle w:val="ad"/>
        <w:numPr>
          <w:ilvl w:val="1"/>
          <w:numId w:val="19"/>
        </w:numPr>
        <w:rPr>
          <w:rFonts w:ascii=".萍方-简" w:eastAsiaTheme="minorEastAsia" w:hAnsi=".萍方-简"/>
          <w:lang w:eastAsia="zh-CN"/>
          <w:rPrChange w:id="182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27" w:author="Microsoft Office User" w:date="2017-08-26T15:42:00Z">
            <w:rPr>
              <w:rFonts w:ascii=".萍方-简" w:eastAsia=".萍方-简" w:hAnsi=".萍方-简" w:hint="eastAsia"/>
              <w:lang w:eastAsia="zh-CN"/>
            </w:rPr>
          </w:rPrChange>
        </w:rPr>
        <w:t>安全数值运算，防止溢出</w:t>
      </w:r>
    </w:p>
    <w:p w14:paraId="2D977B06" w14:textId="77777777" w:rsidR="00F8790E" w:rsidRPr="0088676B" w:rsidRDefault="00F8790E" w:rsidP="009F0864">
      <w:pPr>
        <w:pStyle w:val="ad"/>
        <w:numPr>
          <w:ilvl w:val="1"/>
          <w:numId w:val="19"/>
        </w:numPr>
        <w:rPr>
          <w:rFonts w:ascii=".萍方-简" w:eastAsiaTheme="minorEastAsia" w:hAnsi=".萍方-简"/>
          <w:lang w:eastAsia="zh-CN"/>
          <w:rPrChange w:id="182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29" w:author="Microsoft Office User" w:date="2017-08-26T15:42:00Z">
            <w:rPr>
              <w:rFonts w:ascii=".萍方-简" w:eastAsia=".萍方-简" w:hAnsi=".萍方-简" w:hint="eastAsia"/>
              <w:lang w:eastAsia="zh-CN"/>
            </w:rPr>
          </w:rPrChange>
        </w:rPr>
        <w:t>所有权管理</w:t>
      </w:r>
    </w:p>
    <w:p w14:paraId="27576940" w14:textId="77777777" w:rsidR="00F8790E" w:rsidRPr="0088676B" w:rsidRDefault="00F8790E" w:rsidP="009F0864">
      <w:pPr>
        <w:pStyle w:val="ad"/>
        <w:numPr>
          <w:ilvl w:val="1"/>
          <w:numId w:val="19"/>
        </w:numPr>
        <w:rPr>
          <w:rFonts w:ascii=".萍方-简" w:eastAsiaTheme="minorEastAsia" w:hAnsi=".萍方-简"/>
          <w:lang w:eastAsia="zh-CN"/>
          <w:rPrChange w:id="183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31" w:author="Microsoft Office User" w:date="2017-08-26T15:42:00Z">
            <w:rPr>
              <w:rFonts w:ascii=".萍方-简" w:eastAsia=".萍方-简" w:hAnsi=".萍方-简" w:hint="eastAsia"/>
              <w:lang w:eastAsia="zh-CN"/>
            </w:rPr>
          </w:rPrChange>
        </w:rPr>
        <w:t>支付，余额以及限制每日交易数量</w:t>
      </w:r>
    </w:p>
    <w:p w14:paraId="5F6D8E72" w14:textId="77777777" w:rsidR="00F8790E" w:rsidRPr="0088676B" w:rsidRDefault="00F8790E" w:rsidP="009F0864">
      <w:pPr>
        <w:pStyle w:val="ad"/>
        <w:numPr>
          <w:ilvl w:val="1"/>
          <w:numId w:val="19"/>
        </w:numPr>
        <w:rPr>
          <w:rFonts w:ascii=".萍方-简" w:eastAsiaTheme="minorEastAsia" w:hAnsi=".萍方-简"/>
          <w:lang w:eastAsia="zh-CN"/>
          <w:rPrChange w:id="183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33" w:author="Microsoft Office User" w:date="2017-08-26T15:42:00Z">
            <w:rPr>
              <w:rFonts w:ascii=".萍方-简" w:eastAsia=".萍方-简" w:hAnsi=".萍方-简" w:hint="eastAsia"/>
              <w:lang w:eastAsia="zh-CN"/>
            </w:rPr>
          </w:rPrChange>
        </w:rPr>
        <w:t>多重签名</w:t>
      </w:r>
    </w:p>
    <w:p w14:paraId="08FE8F39" w14:textId="77777777" w:rsidR="00F8790E" w:rsidRPr="0088676B" w:rsidRDefault="00F8790E" w:rsidP="009F0864">
      <w:pPr>
        <w:pStyle w:val="ad"/>
        <w:numPr>
          <w:ilvl w:val="1"/>
          <w:numId w:val="19"/>
        </w:numPr>
        <w:rPr>
          <w:rFonts w:ascii=".萍方-简" w:eastAsiaTheme="minorEastAsia" w:hAnsi=".萍方-简"/>
          <w:lang w:eastAsia="zh-CN"/>
          <w:rPrChange w:id="1834"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35" w:author="Microsoft Office User" w:date="2017-08-26T15:42:00Z">
            <w:rPr>
              <w:rFonts w:ascii=".萍方-简" w:eastAsia=".萍方-简" w:hAnsi=".萍方-简"/>
              <w:lang w:eastAsia="zh-CN"/>
            </w:rPr>
          </w:rPrChange>
        </w:rPr>
        <w:t>Token</w:t>
      </w:r>
      <w:r w:rsidRPr="0088676B">
        <w:rPr>
          <w:rFonts w:ascii=".萍方-简" w:eastAsiaTheme="minorEastAsia" w:hAnsi=".萍方-简" w:hint="eastAsia"/>
          <w:lang w:eastAsia="zh-CN"/>
          <w:rPrChange w:id="1836" w:author="Microsoft Office User" w:date="2017-08-26T15:42:00Z">
            <w:rPr>
              <w:rFonts w:ascii=".萍方-简" w:eastAsia=".萍方-简" w:hAnsi=".萍方-简" w:hint="eastAsia"/>
              <w:lang w:eastAsia="zh-CN"/>
            </w:rPr>
          </w:rPrChange>
        </w:rPr>
        <w:t>抽象类和安全实践</w:t>
      </w:r>
    </w:p>
    <w:p w14:paraId="28C92F16" w14:textId="43D7BCE4" w:rsidR="006F1496" w:rsidRPr="0088676B" w:rsidRDefault="002B215F" w:rsidP="00686953">
      <w:pPr>
        <w:pStyle w:val="1"/>
        <w:rPr>
          <w:rFonts w:ascii=".萍方-简" w:eastAsiaTheme="minorEastAsia" w:hAnsi=".萍方-简"/>
          <w:lang w:eastAsia="zh-CN"/>
          <w:rPrChange w:id="1837" w:author="Microsoft Office User" w:date="2017-08-26T15:42:00Z">
            <w:rPr>
              <w:rFonts w:ascii=".萍方-简" w:eastAsia=".萍方-简" w:hAnsi=".萍方-简"/>
              <w:lang w:eastAsia="zh-CN"/>
            </w:rPr>
          </w:rPrChange>
        </w:rPr>
      </w:pPr>
      <w:bookmarkStart w:id="1838" w:name="_Toc489971216"/>
      <w:r>
        <w:rPr>
          <w:rFonts w:ascii=".萍方-简" w:eastAsiaTheme="minorEastAsia" w:hAnsi=".萍方-简" w:hint="eastAsia"/>
          <w:lang w:eastAsia="zh-CN"/>
        </w:rPr>
        <w:t>相互链</w:t>
      </w:r>
      <w:r w:rsidR="00E6392D" w:rsidRPr="0088676B">
        <w:rPr>
          <w:rFonts w:ascii=".萍方-简" w:eastAsiaTheme="minorEastAsia" w:hAnsi=".萍方-简" w:hint="eastAsia"/>
          <w:lang w:eastAsia="zh-CN"/>
          <w:rPrChange w:id="1839" w:author="Microsoft Office User" w:date="2017-08-26T15:42:00Z">
            <w:rPr>
              <w:rFonts w:ascii=".萍方-简" w:eastAsia=".萍方-简" w:hAnsi=".萍方-简" w:hint="eastAsia"/>
              <w:lang w:eastAsia="zh-CN"/>
            </w:rPr>
          </w:rPrChange>
        </w:rPr>
        <w:t>应用实例：一个互助保险的说明</w:t>
      </w:r>
      <w:bookmarkEnd w:id="1838"/>
    </w:p>
    <w:p w14:paraId="2B44F7C3" w14:textId="77777777" w:rsidR="00E6392D" w:rsidRPr="0088676B" w:rsidRDefault="00E6392D" w:rsidP="00E6392D">
      <w:pPr>
        <w:rPr>
          <w:rFonts w:asciiTheme="minorHAnsi" w:eastAsiaTheme="minorEastAsia" w:hAnsiTheme="minorHAnsi"/>
          <w:lang w:eastAsia="zh-CN"/>
          <w:rPrChange w:id="1840" w:author="Microsoft Office User" w:date="2017-08-26T15:42:00Z">
            <w:rPr>
              <w:rFonts w:asciiTheme="minorHAnsi" w:hAnsiTheme="minorHAnsi"/>
              <w:lang w:eastAsia="zh-CN"/>
            </w:rPr>
          </w:rPrChange>
        </w:rPr>
      </w:pPr>
      <w:r w:rsidRPr="0088676B">
        <w:rPr>
          <w:rFonts w:ascii="Microsoft YaHei" w:eastAsiaTheme="minorEastAsia" w:hAnsi="Microsoft YaHei" w:cs="Microsoft YaHei" w:hint="eastAsia"/>
          <w:lang w:eastAsia="zh-CN"/>
          <w:rPrChange w:id="1841" w:author="Microsoft Office User" w:date="2017-08-26T15:42:00Z">
            <w:rPr>
              <w:rFonts w:ascii="Microsoft YaHei" w:eastAsia="Microsoft YaHei" w:hAnsi="Microsoft YaHei" w:cs="Microsoft YaHei" w:hint="eastAsia"/>
              <w:lang w:eastAsia="zh-CN"/>
            </w:rPr>
          </w:rPrChange>
        </w:rPr>
        <w:t>小明是非常典型的数字货币早期投资人：</w:t>
      </w:r>
    </w:p>
    <w:p w14:paraId="0FE1B82D" w14:textId="77777777" w:rsidR="00E6392D" w:rsidRPr="0088676B" w:rsidRDefault="00E6392D" w:rsidP="00E6392D">
      <w:pPr>
        <w:pStyle w:val="ad"/>
        <w:numPr>
          <w:ilvl w:val="0"/>
          <w:numId w:val="38"/>
        </w:numPr>
        <w:spacing w:after="160" w:line="256" w:lineRule="auto"/>
        <w:rPr>
          <w:rFonts w:eastAsiaTheme="minorEastAsia"/>
          <w:lang w:eastAsia="zh-CN"/>
          <w:rPrChange w:id="1842" w:author="Microsoft Office User" w:date="2017-08-26T15:42:00Z">
            <w:rPr>
              <w:lang w:eastAsia="zh-CN"/>
            </w:rPr>
          </w:rPrChange>
        </w:rPr>
      </w:pPr>
      <w:r w:rsidRPr="0088676B">
        <w:rPr>
          <w:rFonts w:ascii="Microsoft YaHei" w:eastAsiaTheme="minorEastAsia" w:hAnsi="Microsoft YaHei" w:cs="Microsoft YaHei" w:hint="eastAsia"/>
          <w:lang w:eastAsia="zh-CN"/>
          <w:rPrChange w:id="1843" w:author="Microsoft Office User" w:date="2017-08-26T15:42:00Z">
            <w:rPr>
              <w:rFonts w:ascii="Microsoft YaHei" w:eastAsia="Microsoft YaHei" w:hAnsi="Microsoft YaHei" w:cs="Microsoft YaHei" w:hint="eastAsia"/>
              <w:lang w:eastAsia="zh-CN"/>
            </w:rPr>
          </w:rPrChange>
        </w:rPr>
        <w:t>入市早，持有一定的比特币</w:t>
      </w:r>
    </w:p>
    <w:p w14:paraId="616362FF" w14:textId="77777777" w:rsidR="00E6392D" w:rsidRPr="0088676B" w:rsidRDefault="00E6392D" w:rsidP="00E6392D">
      <w:pPr>
        <w:pStyle w:val="ad"/>
        <w:numPr>
          <w:ilvl w:val="0"/>
          <w:numId w:val="38"/>
        </w:numPr>
        <w:spacing w:after="160" w:line="256" w:lineRule="auto"/>
        <w:rPr>
          <w:rFonts w:eastAsiaTheme="minorEastAsia"/>
          <w:lang w:eastAsia="zh-CN"/>
          <w:rPrChange w:id="1844" w:author="Microsoft Office User" w:date="2017-08-26T15:42:00Z">
            <w:rPr>
              <w:lang w:eastAsia="zh-CN"/>
            </w:rPr>
          </w:rPrChange>
        </w:rPr>
      </w:pPr>
      <w:r w:rsidRPr="0088676B">
        <w:rPr>
          <w:rFonts w:ascii="Microsoft YaHei" w:eastAsiaTheme="minorEastAsia" w:hAnsi="Microsoft YaHei" w:cs="Microsoft YaHei" w:hint="eastAsia"/>
          <w:lang w:eastAsia="zh-CN"/>
          <w:rPrChange w:id="1845" w:author="Microsoft Office User" w:date="2017-08-26T15:42:00Z">
            <w:rPr>
              <w:rFonts w:ascii="Microsoft YaHei" w:eastAsia="Microsoft YaHei" w:hAnsi="Microsoft YaHei" w:cs="Microsoft YaHei" w:hint="eastAsia"/>
              <w:lang w:eastAsia="zh-CN"/>
            </w:rPr>
          </w:rPrChange>
        </w:rPr>
        <w:t>长期持有，对比特币的升值抱有乐观积极的看法</w:t>
      </w:r>
    </w:p>
    <w:p w14:paraId="3CD9C9DF" w14:textId="77777777" w:rsidR="00E6392D" w:rsidRPr="0088676B" w:rsidRDefault="00E6392D" w:rsidP="00E6392D">
      <w:pPr>
        <w:pStyle w:val="ad"/>
        <w:numPr>
          <w:ilvl w:val="0"/>
          <w:numId w:val="38"/>
        </w:numPr>
        <w:spacing w:after="160" w:line="256" w:lineRule="auto"/>
        <w:rPr>
          <w:rFonts w:eastAsiaTheme="minorEastAsia"/>
          <w:lang w:eastAsia="zh-CN"/>
          <w:rPrChange w:id="1846" w:author="Microsoft Office User" w:date="2017-08-26T15:42:00Z">
            <w:rPr>
              <w:lang w:eastAsia="zh-CN"/>
            </w:rPr>
          </w:rPrChange>
        </w:rPr>
      </w:pPr>
      <w:r w:rsidRPr="0088676B">
        <w:rPr>
          <w:rFonts w:ascii="Microsoft YaHei" w:eastAsiaTheme="minorEastAsia" w:hAnsi="Microsoft YaHei" w:cs="Microsoft YaHei" w:hint="eastAsia"/>
          <w:lang w:eastAsia="zh-CN"/>
          <w:rPrChange w:id="1847" w:author="Microsoft Office User" w:date="2017-08-26T15:42:00Z">
            <w:rPr>
              <w:rFonts w:ascii="Microsoft YaHei" w:eastAsia="Microsoft YaHei" w:hAnsi="Microsoft YaHei" w:cs="Microsoft YaHei" w:hint="eastAsia"/>
              <w:lang w:eastAsia="zh-CN"/>
            </w:rPr>
          </w:rPrChange>
        </w:rPr>
        <w:t>讲究生活品质，愿意尝试新的事物</w:t>
      </w:r>
    </w:p>
    <w:p w14:paraId="0A2245CF" w14:textId="77777777" w:rsidR="00E6392D" w:rsidRPr="0088676B" w:rsidRDefault="00E6392D" w:rsidP="00E6392D">
      <w:pPr>
        <w:pStyle w:val="ad"/>
        <w:numPr>
          <w:ilvl w:val="0"/>
          <w:numId w:val="38"/>
        </w:numPr>
        <w:spacing w:after="160" w:line="256" w:lineRule="auto"/>
        <w:rPr>
          <w:rFonts w:eastAsiaTheme="minorEastAsia"/>
          <w:lang w:eastAsia="zh-CN"/>
          <w:rPrChange w:id="1848" w:author="Microsoft Office User" w:date="2017-08-26T15:42:00Z">
            <w:rPr>
              <w:lang w:eastAsia="zh-CN"/>
            </w:rPr>
          </w:rPrChange>
        </w:rPr>
      </w:pPr>
      <w:r w:rsidRPr="0088676B">
        <w:rPr>
          <w:rFonts w:ascii="Microsoft YaHei" w:eastAsiaTheme="minorEastAsia" w:hAnsi="Microsoft YaHei" w:cs="Microsoft YaHei" w:hint="eastAsia"/>
          <w:lang w:eastAsia="zh-CN"/>
          <w:rPrChange w:id="1849" w:author="Microsoft Office User" w:date="2017-08-26T15:42:00Z">
            <w:rPr>
              <w:rFonts w:ascii="Microsoft YaHei" w:eastAsia="Microsoft YaHei" w:hAnsi="Microsoft YaHei" w:cs="Microsoft YaHei" w:hint="eastAsia"/>
              <w:lang w:eastAsia="zh-CN"/>
            </w:rPr>
          </w:rPrChange>
        </w:rPr>
        <w:t>注重自己和家人的财务规划，希望提前规划和规避重大风险，尤其是人身风险</w:t>
      </w:r>
    </w:p>
    <w:p w14:paraId="5FDCC8D9" w14:textId="77777777" w:rsidR="00E6392D" w:rsidRPr="0088676B" w:rsidRDefault="00E6392D" w:rsidP="00E6392D">
      <w:pPr>
        <w:rPr>
          <w:rFonts w:eastAsiaTheme="minorEastAsia"/>
          <w:lang w:eastAsia="zh-CN"/>
          <w:rPrChange w:id="1850" w:author="Microsoft Office User" w:date="2017-08-26T15:42:00Z">
            <w:rPr>
              <w:lang w:eastAsia="zh-CN"/>
            </w:rPr>
          </w:rPrChange>
        </w:rPr>
      </w:pPr>
      <w:r w:rsidRPr="0088676B">
        <w:rPr>
          <w:rFonts w:ascii="Microsoft YaHei" w:eastAsiaTheme="minorEastAsia" w:hAnsi="Microsoft YaHei" w:cs="Microsoft YaHei" w:hint="eastAsia"/>
          <w:lang w:eastAsia="zh-CN"/>
          <w:rPrChange w:id="1851" w:author="Microsoft Office User" w:date="2017-08-26T15:42:00Z">
            <w:rPr>
              <w:rFonts w:ascii="Microsoft YaHei" w:eastAsia="Microsoft YaHei" w:hAnsi="Microsoft YaHei" w:cs="Microsoft YaHei" w:hint="eastAsia"/>
              <w:lang w:eastAsia="zh-CN"/>
            </w:rPr>
          </w:rPrChange>
        </w:rPr>
        <w:t>然而，目前市场上没有太多金融产品的选择：</w:t>
      </w:r>
    </w:p>
    <w:p w14:paraId="341224F1" w14:textId="77777777" w:rsidR="00E6392D" w:rsidRPr="0088676B" w:rsidRDefault="00E6392D" w:rsidP="00E6392D">
      <w:pPr>
        <w:pStyle w:val="ad"/>
        <w:numPr>
          <w:ilvl w:val="0"/>
          <w:numId w:val="39"/>
        </w:numPr>
        <w:spacing w:after="160" w:line="256" w:lineRule="auto"/>
        <w:rPr>
          <w:rFonts w:eastAsiaTheme="minorEastAsia"/>
          <w:lang w:eastAsia="zh-CN"/>
          <w:rPrChange w:id="1852" w:author="Microsoft Office User" w:date="2017-08-26T15:42:00Z">
            <w:rPr>
              <w:lang w:eastAsia="zh-CN"/>
            </w:rPr>
          </w:rPrChange>
        </w:rPr>
      </w:pPr>
      <w:r w:rsidRPr="0088676B">
        <w:rPr>
          <w:rFonts w:ascii="Microsoft YaHei" w:eastAsiaTheme="minorEastAsia" w:hAnsi="Microsoft YaHei" w:cs="Microsoft YaHei" w:hint="eastAsia"/>
          <w:lang w:eastAsia="zh-CN"/>
          <w:rPrChange w:id="1853" w:author="Microsoft Office User" w:date="2017-08-26T15:42:00Z">
            <w:rPr>
              <w:rFonts w:ascii="Microsoft YaHei" w:eastAsia="Microsoft YaHei" w:hAnsi="Microsoft YaHei" w:cs="Microsoft YaHei" w:hint="eastAsia"/>
              <w:lang w:eastAsia="zh-CN"/>
            </w:rPr>
          </w:rPrChange>
        </w:rPr>
        <w:t>传统的保险公司销售的人寿保险产品，无法满足小明对数字资产增值的需求；</w:t>
      </w:r>
    </w:p>
    <w:p w14:paraId="372011E9" w14:textId="77777777" w:rsidR="00E6392D" w:rsidRPr="0088676B" w:rsidRDefault="00E6392D" w:rsidP="00E6392D">
      <w:pPr>
        <w:pStyle w:val="ad"/>
        <w:numPr>
          <w:ilvl w:val="0"/>
          <w:numId w:val="39"/>
        </w:numPr>
        <w:spacing w:after="160" w:line="256" w:lineRule="auto"/>
        <w:rPr>
          <w:rFonts w:eastAsiaTheme="minorEastAsia"/>
          <w:lang w:eastAsia="zh-CN"/>
          <w:rPrChange w:id="1854" w:author="Microsoft Office User" w:date="2017-08-26T15:42:00Z">
            <w:rPr>
              <w:lang w:eastAsia="zh-CN"/>
            </w:rPr>
          </w:rPrChange>
        </w:rPr>
      </w:pPr>
      <w:r w:rsidRPr="0088676B">
        <w:rPr>
          <w:rFonts w:ascii="Microsoft YaHei" w:eastAsiaTheme="minorEastAsia" w:hAnsi="Microsoft YaHei" w:cs="Microsoft YaHei" w:hint="eastAsia"/>
          <w:lang w:eastAsia="zh-CN"/>
          <w:rPrChange w:id="1855" w:author="Microsoft Office User" w:date="2017-08-26T15:42:00Z">
            <w:rPr>
              <w:rFonts w:ascii="Microsoft YaHei" w:eastAsia="Microsoft YaHei" w:hAnsi="Microsoft YaHei" w:cs="Microsoft YaHei" w:hint="eastAsia"/>
              <w:lang w:eastAsia="zh-CN"/>
            </w:rPr>
          </w:rPrChange>
        </w:rPr>
        <w:t>新兴的数字货币市场，没有成熟的保险产品满足小明的需求，甚至，没有一个公司或者一个组织能够提供简单的产品</w:t>
      </w:r>
    </w:p>
    <w:p w14:paraId="645BE1BF" w14:textId="77777777" w:rsidR="00E6392D" w:rsidRPr="0088676B" w:rsidRDefault="00E6392D" w:rsidP="00E6392D">
      <w:pPr>
        <w:rPr>
          <w:rFonts w:eastAsiaTheme="minorEastAsia"/>
          <w:lang w:eastAsia="zh-CN"/>
          <w:rPrChange w:id="1856" w:author="Microsoft Office User" w:date="2017-08-26T15:42:00Z">
            <w:rPr>
              <w:lang w:eastAsia="zh-CN"/>
            </w:rPr>
          </w:rPrChange>
        </w:rPr>
      </w:pPr>
      <w:r w:rsidRPr="0088676B">
        <w:rPr>
          <w:rFonts w:ascii="Microsoft YaHei" w:eastAsiaTheme="minorEastAsia" w:hAnsi="Microsoft YaHei" w:cs="Microsoft YaHei" w:hint="eastAsia"/>
          <w:lang w:eastAsia="zh-CN"/>
          <w:rPrChange w:id="1857" w:author="Microsoft Office User" w:date="2017-08-26T15:42:00Z">
            <w:rPr>
              <w:rFonts w:ascii="Microsoft YaHei" w:eastAsia="Microsoft YaHei" w:hAnsi="Microsoft YaHei" w:cs="Microsoft YaHei" w:hint="eastAsia"/>
              <w:lang w:eastAsia="zh-CN"/>
            </w:rPr>
          </w:rPrChange>
        </w:rPr>
        <w:t>在比特币投资的圈子中，小明发现了</w:t>
      </w:r>
      <w:r w:rsidRPr="0088676B">
        <w:rPr>
          <w:rFonts w:eastAsiaTheme="minorEastAsia"/>
          <w:lang w:eastAsia="zh-CN"/>
          <w:rPrChange w:id="1858"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59" w:author="Microsoft Office User" w:date="2017-08-26T15:42:00Z">
            <w:rPr>
              <w:rFonts w:ascii="Microsoft YaHei" w:eastAsia="Microsoft YaHei" w:hAnsi="Microsoft YaHei" w:cs="Microsoft YaHei" w:hint="eastAsia"/>
              <w:lang w:eastAsia="zh-CN"/>
            </w:rPr>
          </w:rPrChange>
        </w:rPr>
        <w:t>一家为数字货币圈的小伙伴们提供数字资产为基础的人寿保险的平台。小明对这个平台产生了兴趣。</w:t>
      </w:r>
    </w:p>
    <w:p w14:paraId="33F04EE1" w14:textId="77777777" w:rsidR="00E6392D" w:rsidRPr="0088676B" w:rsidRDefault="00E6392D" w:rsidP="00E6392D">
      <w:pPr>
        <w:rPr>
          <w:rFonts w:eastAsiaTheme="minorEastAsia"/>
          <w:lang w:eastAsia="zh-CN"/>
          <w:rPrChange w:id="1860" w:author="Microsoft Office User" w:date="2017-08-26T15:42:00Z">
            <w:rPr>
              <w:lang w:eastAsia="zh-CN"/>
            </w:rPr>
          </w:rPrChange>
        </w:rPr>
      </w:pPr>
      <w:r w:rsidRPr="0088676B">
        <w:rPr>
          <w:rFonts w:ascii="Microsoft YaHei" w:eastAsiaTheme="minorEastAsia" w:hAnsi="Microsoft YaHei" w:cs="Microsoft YaHei" w:hint="eastAsia"/>
          <w:lang w:eastAsia="zh-CN"/>
          <w:rPrChange w:id="1861" w:author="Microsoft Office User" w:date="2017-08-26T15:42:00Z">
            <w:rPr>
              <w:rFonts w:ascii="Microsoft YaHei" w:eastAsia="Microsoft YaHei" w:hAnsi="Microsoft YaHei" w:cs="Microsoft YaHei" w:hint="eastAsia"/>
              <w:lang w:eastAsia="zh-CN"/>
            </w:rPr>
          </w:rPrChange>
        </w:rPr>
        <w:lastRenderedPageBreak/>
        <w:t>小明来到</w:t>
      </w:r>
      <w:r w:rsidRPr="0088676B">
        <w:rPr>
          <w:rFonts w:eastAsiaTheme="minorEastAsia"/>
          <w:lang w:eastAsia="zh-CN"/>
          <w:rPrChange w:id="1862"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63" w:author="Microsoft Office User" w:date="2017-08-26T15:42:00Z">
            <w:rPr>
              <w:rFonts w:ascii="Microsoft YaHei" w:eastAsia="Microsoft YaHei" w:hAnsi="Microsoft YaHei" w:cs="Microsoft YaHei" w:hint="eastAsia"/>
              <w:lang w:eastAsia="zh-CN"/>
            </w:rPr>
          </w:rPrChange>
        </w:rPr>
        <w:t>他发现可以以两种身份来注册：一种是自己现实世界中真实的身份，既身份证定义的身份；一种是数字身份，既通过区块链的数字信息定义的身份。</w:t>
      </w:r>
      <w:r w:rsidRPr="0088676B">
        <w:rPr>
          <w:rFonts w:eastAsiaTheme="minorEastAsia"/>
          <w:lang w:eastAsia="zh-CN"/>
          <w:rPrChange w:id="1864"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65" w:author="Microsoft Office User" w:date="2017-08-26T15:42:00Z">
            <w:rPr>
              <w:rFonts w:ascii="Microsoft YaHei" w:eastAsia="Microsoft YaHei" w:hAnsi="Microsoft YaHei" w:cs="Microsoft YaHei" w:hint="eastAsia"/>
              <w:lang w:eastAsia="zh-CN"/>
            </w:rPr>
          </w:rPrChange>
        </w:rPr>
        <w:t>提供的人寿保险，可以连接两个身份，也可以把两个身份完全分开。不同的是，真实身份的小明，很大概率活不过</w:t>
      </w:r>
      <w:r w:rsidRPr="0088676B">
        <w:rPr>
          <w:rFonts w:eastAsiaTheme="minorEastAsia"/>
          <w:lang w:eastAsia="zh-CN"/>
          <w:rPrChange w:id="1866" w:author="Microsoft Office User" w:date="2017-08-26T15:42:00Z">
            <w:rPr>
              <w:lang w:eastAsia="zh-CN"/>
            </w:rPr>
          </w:rPrChange>
        </w:rPr>
        <w:t>120</w:t>
      </w:r>
      <w:r w:rsidRPr="0088676B">
        <w:rPr>
          <w:rFonts w:ascii="Microsoft YaHei" w:eastAsiaTheme="minorEastAsia" w:hAnsi="Microsoft YaHei" w:cs="Microsoft YaHei" w:hint="eastAsia"/>
          <w:lang w:eastAsia="zh-CN"/>
          <w:rPrChange w:id="1867" w:author="Microsoft Office User" w:date="2017-08-26T15:42:00Z">
            <w:rPr>
              <w:rFonts w:ascii="Microsoft YaHei" w:eastAsia="Microsoft YaHei" w:hAnsi="Microsoft YaHei" w:cs="Microsoft YaHei" w:hint="eastAsia"/>
              <w:lang w:eastAsia="zh-CN"/>
            </w:rPr>
          </w:rPrChange>
        </w:rPr>
        <w:t>岁，而数字身份理论上而言，只要区块链存在，是永不熄灭的生命。</w:t>
      </w:r>
    </w:p>
    <w:p w14:paraId="250ED632" w14:textId="77777777" w:rsidR="00E6392D" w:rsidRPr="0088676B" w:rsidRDefault="00E6392D" w:rsidP="00E6392D">
      <w:pPr>
        <w:rPr>
          <w:rFonts w:eastAsiaTheme="minorEastAsia"/>
          <w:lang w:eastAsia="zh-CN"/>
          <w:rPrChange w:id="1868" w:author="Microsoft Office User" w:date="2017-08-26T15:42:00Z">
            <w:rPr>
              <w:lang w:eastAsia="zh-CN"/>
            </w:rPr>
          </w:rPrChange>
        </w:rPr>
      </w:pPr>
      <w:r w:rsidRPr="0088676B">
        <w:rPr>
          <w:rFonts w:ascii="Microsoft YaHei" w:eastAsiaTheme="minorEastAsia" w:hAnsi="Microsoft YaHei" w:cs="Microsoft YaHei" w:hint="eastAsia"/>
          <w:lang w:eastAsia="zh-CN"/>
          <w:rPrChange w:id="1869" w:author="Microsoft Office User" w:date="2017-08-26T15:42:00Z">
            <w:rPr>
              <w:rFonts w:ascii="Microsoft YaHei" w:eastAsia="Microsoft YaHei" w:hAnsi="Microsoft YaHei" w:cs="Microsoft YaHei" w:hint="eastAsia"/>
              <w:lang w:eastAsia="zh-CN"/>
            </w:rPr>
          </w:rPrChange>
        </w:rPr>
        <w:t>小明把两个身份都注册了，并且没有把两个身份关联。理论上而言，小明可以拥有无限的数字身份，只要他的比特币足够多。</w:t>
      </w:r>
    </w:p>
    <w:p w14:paraId="453C0871" w14:textId="77777777" w:rsidR="00E6392D" w:rsidRPr="0088676B" w:rsidRDefault="00E6392D" w:rsidP="00E6392D">
      <w:pPr>
        <w:rPr>
          <w:rFonts w:eastAsiaTheme="minorEastAsia"/>
          <w:lang w:eastAsia="zh-CN"/>
          <w:rPrChange w:id="1870" w:author="Microsoft Office User" w:date="2017-08-26T15:42:00Z">
            <w:rPr>
              <w:lang w:eastAsia="zh-CN"/>
            </w:rPr>
          </w:rPrChange>
        </w:rPr>
      </w:pPr>
      <w:r w:rsidRPr="0088676B">
        <w:rPr>
          <w:rFonts w:ascii="Microsoft YaHei" w:eastAsiaTheme="minorEastAsia" w:hAnsi="Microsoft YaHei" w:cs="Microsoft YaHei" w:hint="eastAsia"/>
          <w:lang w:eastAsia="zh-CN"/>
          <w:rPrChange w:id="1871" w:author="Microsoft Office User" w:date="2017-08-26T15:42:00Z">
            <w:rPr>
              <w:rFonts w:ascii="Microsoft YaHei" w:eastAsia="Microsoft YaHei" w:hAnsi="Microsoft YaHei" w:cs="Microsoft YaHei" w:hint="eastAsia"/>
              <w:lang w:eastAsia="zh-CN"/>
            </w:rPr>
          </w:rPrChange>
        </w:rPr>
        <w:t>完成身份信息提交后，小明选择用真实身份在</w:t>
      </w:r>
      <w:r w:rsidRPr="0088676B">
        <w:rPr>
          <w:rFonts w:eastAsiaTheme="minorEastAsia"/>
          <w:lang w:eastAsia="zh-CN"/>
          <w:rPrChange w:id="1872"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73" w:author="Microsoft Office User" w:date="2017-08-26T15:42:00Z">
            <w:rPr>
              <w:rFonts w:ascii="Microsoft YaHei" w:eastAsia="Microsoft YaHei" w:hAnsi="Microsoft YaHei" w:cs="Microsoft YaHei" w:hint="eastAsia"/>
              <w:lang w:eastAsia="zh-CN"/>
            </w:rPr>
          </w:rPrChange>
        </w:rPr>
        <w:t>上，通过连接自己的银行账户，购买了一个比特币，用于在平台上来购买人寿保险。</w:t>
      </w:r>
    </w:p>
    <w:p w14:paraId="2B1CAD72" w14:textId="77777777" w:rsidR="00E6392D" w:rsidRPr="0088676B" w:rsidRDefault="00E6392D" w:rsidP="00E6392D">
      <w:pPr>
        <w:rPr>
          <w:rFonts w:eastAsiaTheme="minorEastAsia"/>
          <w:lang w:eastAsia="zh-CN"/>
          <w:rPrChange w:id="1874" w:author="Microsoft Office User" w:date="2017-08-26T15:42:00Z">
            <w:rPr>
              <w:lang w:eastAsia="zh-CN"/>
            </w:rPr>
          </w:rPrChange>
        </w:rPr>
      </w:pPr>
      <w:r w:rsidRPr="0088676B">
        <w:rPr>
          <w:rFonts w:ascii="Microsoft YaHei" w:eastAsiaTheme="minorEastAsia" w:hAnsi="Microsoft YaHei" w:cs="Microsoft YaHei" w:hint="eastAsia"/>
          <w:lang w:eastAsia="zh-CN"/>
          <w:rPrChange w:id="1875" w:author="Microsoft Office User" w:date="2017-08-26T15:42:00Z">
            <w:rPr>
              <w:rFonts w:ascii="Microsoft YaHei" w:eastAsia="Microsoft YaHei" w:hAnsi="Microsoft YaHei" w:cs="Microsoft YaHei" w:hint="eastAsia"/>
              <w:lang w:eastAsia="zh-CN"/>
            </w:rPr>
          </w:rPrChange>
        </w:rPr>
        <w:t>同时，小明用数字身份，通过自己的比特币电子钱包，为自己在</w:t>
      </w:r>
      <w:r w:rsidRPr="0088676B">
        <w:rPr>
          <w:rFonts w:eastAsiaTheme="minorEastAsia"/>
          <w:lang w:eastAsia="zh-CN"/>
          <w:rPrChange w:id="1876"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77" w:author="Microsoft Office User" w:date="2017-08-26T15:42:00Z">
            <w:rPr>
              <w:rFonts w:ascii="Microsoft YaHei" w:eastAsia="Microsoft YaHei" w:hAnsi="Microsoft YaHei" w:cs="Microsoft YaHei" w:hint="eastAsia"/>
              <w:lang w:eastAsia="zh-CN"/>
            </w:rPr>
          </w:rPrChange>
        </w:rPr>
        <w:t>的账户中转入了一个比特币，用来购买平台上的人寿保险。</w:t>
      </w:r>
    </w:p>
    <w:p w14:paraId="0636B274" w14:textId="77777777" w:rsidR="00E6392D" w:rsidRPr="0088676B" w:rsidRDefault="00E6392D" w:rsidP="00E6392D">
      <w:pPr>
        <w:rPr>
          <w:rFonts w:eastAsiaTheme="minorEastAsia"/>
          <w:lang w:eastAsia="zh-CN"/>
          <w:rPrChange w:id="1878" w:author="Microsoft Office User" w:date="2017-08-26T15:42:00Z">
            <w:rPr>
              <w:lang w:eastAsia="zh-CN"/>
            </w:rPr>
          </w:rPrChange>
        </w:rPr>
      </w:pPr>
      <w:r w:rsidRPr="0088676B">
        <w:rPr>
          <w:rFonts w:ascii="Microsoft YaHei" w:eastAsiaTheme="minorEastAsia" w:hAnsi="Microsoft YaHei" w:cs="Microsoft YaHei" w:hint="eastAsia"/>
          <w:lang w:eastAsia="zh-CN"/>
          <w:rPrChange w:id="1879" w:author="Microsoft Office User" w:date="2017-08-26T15:42:00Z">
            <w:rPr>
              <w:rFonts w:ascii="Microsoft YaHei" w:eastAsia="Microsoft YaHei" w:hAnsi="Microsoft YaHei" w:cs="Microsoft YaHei" w:hint="eastAsia"/>
              <w:lang w:eastAsia="zh-CN"/>
            </w:rPr>
          </w:rPrChange>
        </w:rPr>
        <w:t>平台的人寿保险账户被激活的最低要求是，在账户中至少有一个比特币。</w:t>
      </w:r>
    </w:p>
    <w:p w14:paraId="7B68BCEA" w14:textId="77777777" w:rsidR="00E6392D" w:rsidRPr="0088676B" w:rsidRDefault="00E6392D" w:rsidP="00E6392D">
      <w:pPr>
        <w:rPr>
          <w:rFonts w:eastAsiaTheme="minorEastAsia"/>
          <w:lang w:eastAsia="zh-CN"/>
          <w:rPrChange w:id="1880" w:author="Microsoft Office User" w:date="2017-08-26T15:42:00Z">
            <w:rPr>
              <w:lang w:eastAsia="zh-CN"/>
            </w:rPr>
          </w:rPrChange>
        </w:rPr>
      </w:pPr>
      <w:r w:rsidRPr="0088676B">
        <w:rPr>
          <w:rFonts w:ascii="Microsoft YaHei" w:eastAsiaTheme="minorEastAsia" w:hAnsi="Microsoft YaHei" w:cs="Microsoft YaHei" w:hint="eastAsia"/>
          <w:lang w:eastAsia="zh-CN"/>
          <w:rPrChange w:id="1881" w:author="Microsoft Office User" w:date="2017-08-26T15:42:00Z">
            <w:rPr>
              <w:rFonts w:ascii="Microsoft YaHei" w:eastAsia="Microsoft YaHei" w:hAnsi="Microsoft YaHei" w:cs="Microsoft YaHei" w:hint="eastAsia"/>
              <w:lang w:eastAsia="zh-CN"/>
            </w:rPr>
          </w:rPrChange>
        </w:rPr>
        <w:t>小明在比较了平台提供的人寿保险后，决定在</w:t>
      </w:r>
      <w:r w:rsidRPr="0088676B">
        <w:rPr>
          <w:rFonts w:eastAsiaTheme="minorEastAsia"/>
          <w:lang w:eastAsia="zh-CN"/>
          <w:rPrChange w:id="1882" w:author="Microsoft Office User" w:date="2017-08-26T15:42:00Z">
            <w:rPr>
              <w:lang w:eastAsia="zh-CN"/>
            </w:rPr>
          </w:rPrChange>
        </w:rPr>
        <w:t>1</w:t>
      </w:r>
      <w:r w:rsidRPr="0088676B">
        <w:rPr>
          <w:rFonts w:ascii="Microsoft YaHei" w:eastAsiaTheme="minorEastAsia" w:hAnsi="Microsoft YaHei" w:cs="Microsoft YaHei" w:hint="eastAsia"/>
          <w:lang w:eastAsia="zh-CN"/>
          <w:rPrChange w:id="1883"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884"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885"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886"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887" w:author="Microsoft Office User" w:date="2017-08-26T15:42:00Z">
            <w:rPr>
              <w:rFonts w:ascii="Microsoft YaHei" w:eastAsia="Microsoft YaHei" w:hAnsi="Microsoft YaHei" w:cs="Microsoft YaHei" w:hint="eastAsia"/>
              <w:lang w:eastAsia="zh-CN"/>
            </w:rPr>
          </w:rPrChange>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Pr="0088676B" w:rsidRDefault="00E6392D" w:rsidP="00E6392D">
      <w:pPr>
        <w:rPr>
          <w:rFonts w:eastAsiaTheme="minorEastAsia"/>
          <w:lang w:eastAsia="zh-CN"/>
          <w:rPrChange w:id="1888" w:author="Microsoft Office User" w:date="2017-08-26T15:42:00Z">
            <w:rPr>
              <w:lang w:eastAsia="zh-CN"/>
            </w:rPr>
          </w:rPrChange>
        </w:rPr>
      </w:pPr>
    </w:p>
    <w:p w14:paraId="1B85C204" w14:textId="77777777" w:rsidR="00E6392D" w:rsidRPr="0088676B" w:rsidRDefault="00E6392D" w:rsidP="00E6392D">
      <w:pPr>
        <w:rPr>
          <w:rFonts w:eastAsiaTheme="minorEastAsia"/>
          <w:lang w:eastAsia="zh-CN"/>
          <w:rPrChange w:id="1889" w:author="Microsoft Office User" w:date="2017-08-26T15:42:00Z">
            <w:rPr>
              <w:lang w:eastAsia="zh-CN"/>
            </w:rPr>
          </w:rPrChange>
        </w:rPr>
      </w:pPr>
      <w:r w:rsidRPr="0088676B">
        <w:rPr>
          <w:rFonts w:ascii="Microsoft YaHei" w:eastAsiaTheme="minorEastAsia" w:hAnsi="Microsoft YaHei" w:cs="Microsoft YaHei" w:hint="eastAsia"/>
          <w:lang w:eastAsia="zh-CN"/>
          <w:rPrChange w:id="1890" w:author="Microsoft Office User" w:date="2017-08-26T15:42:00Z">
            <w:rPr>
              <w:rFonts w:ascii="Microsoft YaHei" w:eastAsia="Microsoft YaHei" w:hAnsi="Microsoft YaHei" w:cs="Microsoft YaHei" w:hint="eastAsia"/>
              <w:lang w:eastAsia="zh-CN"/>
            </w:rPr>
          </w:rPrChange>
        </w:rPr>
        <w:t>小明仔细的看了平台细则后，发现保险的赔付部分是如下运行的：</w:t>
      </w:r>
    </w:p>
    <w:p w14:paraId="7570E233" w14:textId="77777777" w:rsidR="00E6392D" w:rsidRPr="0088676B" w:rsidRDefault="00E6392D" w:rsidP="00E6392D">
      <w:pPr>
        <w:rPr>
          <w:rFonts w:eastAsiaTheme="minorEastAsia"/>
          <w:lang w:eastAsia="zh-CN"/>
          <w:rPrChange w:id="1891" w:author="Microsoft Office User" w:date="2017-08-26T15:42:00Z">
            <w:rPr>
              <w:lang w:eastAsia="zh-CN"/>
            </w:rPr>
          </w:rPrChange>
        </w:rPr>
      </w:pPr>
      <w:r w:rsidRPr="0088676B">
        <w:rPr>
          <w:rFonts w:ascii="Microsoft YaHei" w:eastAsiaTheme="minorEastAsia" w:hAnsi="Microsoft YaHei" w:cs="Microsoft YaHei" w:hint="eastAsia"/>
          <w:lang w:eastAsia="zh-CN"/>
          <w:rPrChange w:id="1892" w:author="Microsoft Office User" w:date="2017-08-26T15:42:00Z">
            <w:rPr>
              <w:rFonts w:ascii="Microsoft YaHei" w:eastAsia="Microsoft YaHei" w:hAnsi="Microsoft YaHei" w:cs="Microsoft YaHei" w:hint="eastAsia"/>
              <w:lang w:eastAsia="zh-CN"/>
            </w:rPr>
          </w:rPrChange>
        </w:rPr>
        <w:t>保险的保费是一个比特币，需要存入</w:t>
      </w:r>
      <w:r w:rsidRPr="0088676B">
        <w:rPr>
          <w:rFonts w:eastAsiaTheme="minorEastAsia"/>
          <w:lang w:eastAsia="zh-CN"/>
          <w:rPrChange w:id="189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94" w:author="Microsoft Office User" w:date="2017-08-26T15:42:00Z">
            <w:rPr>
              <w:rFonts w:ascii="Microsoft YaHei" w:eastAsia="Microsoft YaHei" w:hAnsi="Microsoft YaHei" w:cs="Microsoft YaHei" w:hint="eastAsia"/>
              <w:lang w:eastAsia="zh-CN"/>
            </w:rPr>
          </w:rPrChange>
        </w:rPr>
        <w:t>的信托账户。如果真实身份的小明过世，而过世年纪是在</w:t>
      </w:r>
      <w:r w:rsidRPr="0088676B">
        <w:rPr>
          <w:rFonts w:eastAsiaTheme="minorEastAsia"/>
          <w:lang w:eastAsia="zh-CN"/>
          <w:rPrChange w:id="1895" w:author="Microsoft Office User" w:date="2017-08-26T15:42:00Z">
            <w:rPr>
              <w:lang w:eastAsia="zh-CN"/>
            </w:rPr>
          </w:rPrChange>
        </w:rPr>
        <w:t>0</w:t>
      </w:r>
      <w:r w:rsidRPr="0088676B">
        <w:rPr>
          <w:rFonts w:ascii="Microsoft YaHei" w:eastAsiaTheme="minorEastAsia" w:hAnsi="Microsoft YaHei" w:cs="Microsoft YaHei" w:hint="eastAsia"/>
          <w:lang w:eastAsia="zh-CN"/>
          <w:rPrChange w:id="1896" w:author="Microsoft Office User" w:date="2017-08-26T15:42:00Z">
            <w:rPr>
              <w:rFonts w:ascii="Microsoft YaHei" w:eastAsia="Microsoft YaHei" w:hAnsi="Microsoft YaHei" w:cs="Microsoft YaHei" w:hint="eastAsia"/>
              <w:lang w:eastAsia="zh-CN"/>
            </w:rPr>
          </w:rPrChange>
        </w:rPr>
        <w:t>到</w:t>
      </w:r>
      <w:r w:rsidRPr="0088676B">
        <w:rPr>
          <w:rFonts w:eastAsiaTheme="minorEastAsia"/>
          <w:lang w:eastAsia="zh-CN"/>
          <w:rPrChange w:id="1897" w:author="Microsoft Office User" w:date="2017-08-26T15:42:00Z">
            <w:rPr>
              <w:lang w:eastAsia="zh-CN"/>
            </w:rPr>
          </w:rPrChange>
        </w:rPr>
        <w:t>55</w:t>
      </w:r>
      <w:r w:rsidRPr="0088676B">
        <w:rPr>
          <w:rFonts w:ascii="Microsoft YaHei" w:eastAsiaTheme="minorEastAsia" w:hAnsi="Microsoft YaHei" w:cs="Microsoft YaHei" w:hint="eastAsia"/>
          <w:lang w:eastAsia="zh-CN"/>
          <w:rPrChange w:id="1898" w:author="Microsoft Office User" w:date="2017-08-26T15:42:00Z">
            <w:rPr>
              <w:rFonts w:ascii="Microsoft YaHei" w:eastAsia="Microsoft YaHei" w:hAnsi="Microsoft YaHei" w:cs="Microsoft YaHei" w:hint="eastAsia"/>
              <w:lang w:eastAsia="zh-CN"/>
            </w:rPr>
          </w:rPrChange>
        </w:rPr>
        <w:t>岁，那么保险会赔付</w:t>
      </w:r>
      <w:r w:rsidRPr="0088676B">
        <w:rPr>
          <w:rFonts w:eastAsiaTheme="minorEastAsia"/>
          <w:lang w:eastAsia="zh-CN"/>
          <w:rPrChange w:id="1899" w:author="Microsoft Office User" w:date="2017-08-26T15:42:00Z">
            <w:rPr>
              <w:lang w:eastAsia="zh-CN"/>
            </w:rPr>
          </w:rPrChange>
        </w:rPr>
        <w:t>10</w:t>
      </w:r>
      <w:r w:rsidRPr="0088676B">
        <w:rPr>
          <w:rFonts w:ascii="Microsoft YaHei" w:eastAsiaTheme="minorEastAsia" w:hAnsi="Microsoft YaHei" w:cs="Microsoft YaHei" w:hint="eastAsia"/>
          <w:lang w:eastAsia="zh-CN"/>
          <w:rPrChange w:id="1900"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901" w:author="Microsoft Office User" w:date="2017-08-26T15:42:00Z">
            <w:rPr>
              <w:lang w:eastAsia="zh-CN"/>
            </w:rPr>
          </w:rPrChange>
        </w:rPr>
        <w:t>56</w:t>
      </w:r>
      <w:r w:rsidRPr="0088676B">
        <w:rPr>
          <w:rFonts w:ascii="Microsoft YaHei" w:eastAsiaTheme="minorEastAsia" w:hAnsi="Microsoft YaHei" w:cs="Microsoft YaHei" w:hint="eastAsia"/>
          <w:lang w:eastAsia="zh-CN"/>
          <w:rPrChange w:id="1902"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903" w:author="Microsoft Office User" w:date="2017-08-26T15:42:00Z">
            <w:rPr>
              <w:lang w:eastAsia="zh-CN"/>
            </w:rPr>
          </w:rPrChange>
        </w:rPr>
        <w:t>85</w:t>
      </w:r>
      <w:r w:rsidRPr="0088676B">
        <w:rPr>
          <w:rFonts w:ascii="Microsoft YaHei" w:eastAsiaTheme="minorEastAsia" w:hAnsi="Microsoft YaHei" w:cs="Microsoft YaHei" w:hint="eastAsia"/>
          <w:lang w:eastAsia="zh-CN"/>
          <w:rPrChange w:id="1904" w:author="Microsoft Office User" w:date="2017-08-26T15:42:00Z">
            <w:rPr>
              <w:rFonts w:ascii="Microsoft YaHei" w:eastAsia="Microsoft YaHei" w:hAnsi="Microsoft YaHei" w:cs="Microsoft YaHei" w:hint="eastAsia"/>
              <w:lang w:eastAsia="zh-CN"/>
            </w:rPr>
          </w:rPrChange>
        </w:rPr>
        <w:t>岁之间过世，那么保险赔付</w:t>
      </w:r>
      <w:r w:rsidRPr="0088676B">
        <w:rPr>
          <w:rFonts w:eastAsiaTheme="minorEastAsia"/>
          <w:lang w:eastAsia="zh-CN"/>
          <w:rPrChange w:id="1905"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906"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907" w:author="Microsoft Office User" w:date="2017-08-26T15:42:00Z">
            <w:rPr>
              <w:lang w:eastAsia="zh-CN"/>
            </w:rPr>
          </w:rPrChange>
        </w:rPr>
        <w:t>86</w:t>
      </w:r>
      <w:r w:rsidRPr="0088676B">
        <w:rPr>
          <w:rFonts w:ascii="Microsoft YaHei" w:eastAsiaTheme="minorEastAsia" w:hAnsi="Microsoft YaHei" w:cs="Microsoft YaHei" w:hint="eastAsia"/>
          <w:lang w:eastAsia="zh-CN"/>
          <w:rPrChange w:id="1908"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909"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910" w:author="Microsoft Office User" w:date="2017-08-26T15:42:00Z">
            <w:rPr>
              <w:rFonts w:ascii="Microsoft YaHei" w:eastAsia="Microsoft YaHei" w:hAnsi="Microsoft YaHei" w:cs="Microsoft YaHei" w:hint="eastAsia"/>
              <w:lang w:eastAsia="zh-CN"/>
            </w:rPr>
          </w:rPrChange>
        </w:rPr>
        <w:t>岁之间过世，保险赔付</w:t>
      </w:r>
      <w:r w:rsidRPr="0088676B">
        <w:rPr>
          <w:rFonts w:eastAsiaTheme="minorEastAsia"/>
          <w:lang w:eastAsia="zh-CN"/>
          <w:rPrChange w:id="1911"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912" w:author="Microsoft Office User" w:date="2017-08-26T15:42:00Z">
            <w:rPr>
              <w:rFonts w:ascii="Microsoft YaHei" w:eastAsia="Microsoft YaHei" w:hAnsi="Microsoft YaHei" w:cs="Microsoft YaHei" w:hint="eastAsia"/>
              <w:lang w:eastAsia="zh-CN"/>
            </w:rPr>
          </w:rPrChange>
        </w:rPr>
        <w:t>个比特币。在</w:t>
      </w:r>
      <w:r w:rsidRPr="0088676B">
        <w:rPr>
          <w:rFonts w:eastAsiaTheme="minorEastAsia"/>
          <w:lang w:eastAsia="zh-CN"/>
          <w:rPrChange w:id="1913"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914" w:author="Microsoft Office User" w:date="2017-08-26T15:42:00Z">
            <w:rPr>
              <w:rFonts w:ascii="Microsoft YaHei" w:eastAsia="Microsoft YaHei" w:hAnsi="Microsoft YaHei" w:cs="Microsoft YaHei" w:hint="eastAsia"/>
              <w:lang w:eastAsia="zh-CN"/>
            </w:rPr>
          </w:rPrChange>
        </w:rPr>
        <w:t>岁时，不论小明是否过世，平台都会把这一个比特币还给小明，既退还到小明的</w:t>
      </w:r>
      <w:r w:rsidRPr="0088676B">
        <w:rPr>
          <w:rFonts w:eastAsiaTheme="minorEastAsia"/>
          <w:lang w:eastAsia="zh-CN"/>
          <w:rPrChange w:id="1915"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16" w:author="Microsoft Office User" w:date="2017-08-26T15:42:00Z">
            <w:rPr>
              <w:rFonts w:ascii="Microsoft YaHei" w:eastAsia="Microsoft YaHei" w:hAnsi="Microsoft YaHei" w:cs="Microsoft YaHei" w:hint="eastAsia"/>
              <w:lang w:eastAsia="zh-CN"/>
            </w:rPr>
          </w:rPrChange>
        </w:rPr>
        <w:t>账户。小明的保险受益人，或者小明本人，都可以在平台用比特币兑换成法币，然后转到银行账户。</w:t>
      </w:r>
    </w:p>
    <w:p w14:paraId="06A2BB10" w14:textId="77777777" w:rsidR="00E6392D" w:rsidRPr="0088676B" w:rsidRDefault="00E6392D" w:rsidP="00E6392D">
      <w:pPr>
        <w:rPr>
          <w:rFonts w:eastAsiaTheme="minorEastAsia"/>
          <w:lang w:eastAsia="zh-CN"/>
          <w:rPrChange w:id="1917" w:author="Microsoft Office User" w:date="2017-08-26T15:42:00Z">
            <w:rPr>
              <w:lang w:eastAsia="zh-CN"/>
            </w:rPr>
          </w:rPrChange>
        </w:rPr>
      </w:pPr>
      <w:r w:rsidRPr="0088676B">
        <w:rPr>
          <w:rFonts w:ascii="Microsoft YaHei" w:eastAsiaTheme="minorEastAsia" w:hAnsi="Microsoft YaHei" w:cs="Microsoft YaHei" w:hint="eastAsia"/>
          <w:lang w:eastAsia="zh-CN"/>
          <w:rPrChange w:id="1918" w:author="Microsoft Office User" w:date="2017-08-26T15:42:00Z">
            <w:rPr>
              <w:rFonts w:ascii="Microsoft YaHei" w:eastAsia="Microsoft YaHei" w:hAnsi="Microsoft YaHei" w:cs="Microsoft YaHei" w:hint="eastAsia"/>
              <w:lang w:eastAsia="zh-CN"/>
            </w:rPr>
          </w:rPrChange>
        </w:rPr>
        <w:t>小明的数字身份无法确定年纪，虽然小明选择的也是终身保险，然而保费的支付方式确不同。除了在一开始，小明需要把一个比特币转入</w:t>
      </w:r>
      <w:r w:rsidRPr="0088676B">
        <w:rPr>
          <w:rFonts w:eastAsiaTheme="minorEastAsia"/>
          <w:lang w:eastAsia="zh-CN"/>
          <w:rPrChange w:id="1919"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20" w:author="Microsoft Office User" w:date="2017-08-26T15:42:00Z">
            <w:rPr>
              <w:rFonts w:ascii="Microsoft YaHei" w:eastAsia="Microsoft YaHei" w:hAnsi="Microsoft YaHei" w:cs="Microsoft YaHei" w:hint="eastAsia"/>
              <w:lang w:eastAsia="zh-CN"/>
            </w:rPr>
          </w:rPrChange>
        </w:rPr>
        <w:t>的信托账户，小明还需要每隔</w:t>
      </w:r>
      <w:r w:rsidRPr="0088676B">
        <w:rPr>
          <w:rFonts w:eastAsiaTheme="minorEastAsia"/>
          <w:lang w:eastAsia="zh-CN"/>
          <w:rPrChange w:id="1921" w:author="Microsoft Office User" w:date="2017-08-26T15:42:00Z">
            <w:rPr>
              <w:lang w:eastAsia="zh-CN"/>
            </w:rPr>
          </w:rPrChange>
        </w:rPr>
        <w:t>360</w:t>
      </w:r>
      <w:r w:rsidRPr="0088676B">
        <w:rPr>
          <w:rFonts w:ascii="Microsoft YaHei" w:eastAsiaTheme="minorEastAsia" w:hAnsi="Microsoft YaHei" w:cs="Microsoft YaHei" w:hint="eastAsia"/>
          <w:lang w:eastAsia="zh-CN"/>
          <w:rPrChange w:id="1922" w:author="Microsoft Office User" w:date="2017-08-26T15:42:00Z">
            <w:rPr>
              <w:rFonts w:ascii="Microsoft YaHei" w:eastAsia="Microsoft YaHei" w:hAnsi="Microsoft YaHei" w:cs="Microsoft YaHei" w:hint="eastAsia"/>
              <w:lang w:eastAsia="zh-CN"/>
            </w:rPr>
          </w:rPrChange>
        </w:rPr>
        <w:t>天（近似一年），就向</w:t>
      </w:r>
      <w:r w:rsidRPr="0088676B">
        <w:rPr>
          <w:rFonts w:eastAsiaTheme="minorEastAsia"/>
          <w:lang w:eastAsia="zh-CN"/>
          <w:rPrChange w:id="192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24" w:author="Microsoft Office User" w:date="2017-08-26T15:42:00Z">
            <w:rPr>
              <w:rFonts w:ascii="Microsoft YaHei" w:eastAsia="Microsoft YaHei" w:hAnsi="Microsoft YaHei" w:cs="Microsoft YaHei" w:hint="eastAsia"/>
              <w:lang w:eastAsia="zh-CN"/>
            </w:rPr>
          </w:rPrChange>
        </w:rPr>
        <w:t>的账户打入</w:t>
      </w:r>
      <w:r w:rsidRPr="0088676B">
        <w:rPr>
          <w:rFonts w:eastAsiaTheme="minorEastAsia"/>
          <w:lang w:eastAsia="zh-CN"/>
          <w:rPrChange w:id="1925" w:author="Microsoft Office User" w:date="2017-08-26T15:42:00Z">
            <w:rPr>
              <w:lang w:eastAsia="zh-CN"/>
            </w:rPr>
          </w:rPrChange>
        </w:rPr>
        <w:t>0.01</w:t>
      </w:r>
      <w:r w:rsidRPr="0088676B">
        <w:rPr>
          <w:rFonts w:ascii="Microsoft YaHei" w:eastAsiaTheme="minorEastAsia" w:hAnsi="Microsoft YaHei" w:cs="Microsoft YaHei" w:hint="eastAsia"/>
          <w:lang w:eastAsia="zh-CN"/>
          <w:rPrChange w:id="1926" w:author="Microsoft Office User" w:date="2017-08-26T15:42:00Z">
            <w:rPr>
              <w:rFonts w:ascii="Microsoft YaHei" w:eastAsia="Microsoft YaHei" w:hAnsi="Microsoft YaHei" w:cs="Microsoft YaHei" w:hint="eastAsia"/>
              <w:lang w:eastAsia="zh-CN"/>
            </w:rPr>
          </w:rPrChange>
        </w:rPr>
        <w:t>个比特币。当连续</w:t>
      </w:r>
      <w:r w:rsidRPr="0088676B">
        <w:rPr>
          <w:rFonts w:eastAsiaTheme="minorEastAsia"/>
          <w:lang w:eastAsia="zh-CN"/>
          <w:rPrChange w:id="1927"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928" w:author="Microsoft Office User" w:date="2017-08-26T15:42:00Z">
            <w:rPr>
              <w:rFonts w:ascii="Microsoft YaHei" w:eastAsia="Microsoft YaHei" w:hAnsi="Microsoft YaHei" w:cs="Microsoft YaHei" w:hint="eastAsia"/>
              <w:lang w:eastAsia="zh-CN"/>
            </w:rPr>
          </w:rPrChange>
        </w:rPr>
        <w:t>次没有新的比特币打入账户后，</w:t>
      </w:r>
      <w:r w:rsidRPr="0088676B">
        <w:rPr>
          <w:rFonts w:eastAsiaTheme="minorEastAsia"/>
          <w:lang w:eastAsia="zh-CN"/>
          <w:rPrChange w:id="1929"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30" w:author="Microsoft Office User" w:date="2017-08-26T15:42:00Z">
            <w:rPr>
              <w:rFonts w:ascii="Microsoft YaHei" w:eastAsia="Microsoft YaHei" w:hAnsi="Microsoft YaHei" w:cs="Microsoft YaHei" w:hint="eastAsia"/>
              <w:lang w:eastAsia="zh-CN"/>
            </w:rPr>
          </w:rPrChange>
        </w:rPr>
        <w:t>判断小明的数字身份为过世。保费的赔付额度取决于连续多少次打入保费。表格如下：</w:t>
      </w:r>
    </w:p>
    <w:tbl>
      <w:tblPr>
        <w:tblStyle w:val="a8"/>
        <w:tblW w:w="0" w:type="auto"/>
        <w:tblLook w:val="04A0" w:firstRow="1" w:lastRow="0" w:firstColumn="1" w:lastColumn="0" w:noHBand="0" w:noVBand="1"/>
      </w:tblPr>
      <w:tblGrid>
        <w:gridCol w:w="4675"/>
        <w:gridCol w:w="4675"/>
      </w:tblGrid>
      <w:tr w:rsidR="00E6392D" w:rsidRPr="0088676B"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Pr="0088676B" w:rsidRDefault="00E6392D">
            <w:pPr>
              <w:rPr>
                <w:rFonts w:eastAsiaTheme="minorEastAsia"/>
                <w:lang w:eastAsia="zh-CN"/>
                <w:rPrChange w:id="1931" w:author="Microsoft Office User" w:date="2017-08-26T15:42:00Z">
                  <w:rPr>
                    <w:lang w:eastAsia="zh-CN"/>
                  </w:rPr>
                </w:rPrChange>
              </w:rPr>
            </w:pPr>
            <w:r w:rsidRPr="0088676B">
              <w:rPr>
                <w:rFonts w:eastAsiaTheme="minorEastAsia"/>
                <w:lang w:eastAsia="zh-CN"/>
                <w:rPrChange w:id="1932" w:author="Microsoft Office User" w:date="2017-08-26T15:42:00Z">
                  <w:rPr>
                    <w:lang w:eastAsia="zh-CN"/>
                  </w:rPr>
                </w:rPrChange>
              </w:rPr>
              <w:t xml:space="preserve">N = </w:t>
            </w:r>
            <w:r w:rsidRPr="0088676B">
              <w:rPr>
                <w:rFonts w:ascii="Microsoft YaHei" w:eastAsiaTheme="minorEastAsia" w:hAnsi="Microsoft YaHei" w:cs="Microsoft YaHei" w:hint="eastAsia"/>
                <w:lang w:eastAsia="zh-CN"/>
                <w:rPrChange w:id="1933" w:author="Microsoft Office User" w:date="2017-08-26T15:42:00Z">
                  <w:rPr>
                    <w:rFonts w:ascii="Microsoft YaHei" w:eastAsia="Microsoft YaHei" w:hAnsi="Microsoft YaHei" w:cs="Microsoft YaHei" w:hint="eastAsia"/>
                    <w:lang w:eastAsia="zh-CN"/>
                  </w:rPr>
                </w:rPrChange>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Pr="0088676B" w:rsidRDefault="00E6392D">
            <w:pPr>
              <w:rPr>
                <w:rFonts w:eastAsiaTheme="minorEastAsia"/>
                <w:rPrChange w:id="1934" w:author="Microsoft Office User" w:date="2017-08-26T15:42:00Z">
                  <w:rPr/>
                </w:rPrChange>
              </w:rPr>
            </w:pPr>
            <w:r w:rsidRPr="0088676B">
              <w:rPr>
                <w:rFonts w:ascii="Microsoft YaHei" w:eastAsiaTheme="minorEastAsia" w:hAnsi="Microsoft YaHei" w:cs="Microsoft YaHei" w:hint="eastAsia"/>
                <w:rPrChange w:id="1935" w:author="Microsoft Office User" w:date="2017-08-26T15:42:00Z">
                  <w:rPr>
                    <w:rFonts w:ascii="Microsoft YaHei" w:eastAsia="Microsoft YaHei" w:hAnsi="Microsoft YaHei" w:cs="Microsoft YaHei" w:hint="eastAsia"/>
                  </w:rPr>
                </w:rPrChange>
              </w:rPr>
              <w:t>赔付额度</w:t>
            </w:r>
          </w:p>
        </w:tc>
      </w:tr>
      <w:tr w:rsidR="00E6392D" w:rsidRPr="0088676B"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Pr="0088676B" w:rsidRDefault="00E6392D">
            <w:pPr>
              <w:rPr>
                <w:rFonts w:eastAsiaTheme="minorEastAsia"/>
                <w:rPrChange w:id="1936" w:author="Microsoft Office User" w:date="2017-08-26T15:42:00Z">
                  <w:rPr/>
                </w:rPrChange>
              </w:rPr>
            </w:pPr>
            <w:r w:rsidRPr="0088676B">
              <w:rPr>
                <w:rFonts w:eastAsiaTheme="minorEastAsia"/>
                <w:rPrChange w:id="1937" w:author="Microsoft Office User" w:date="2017-08-26T15:42:00Z">
                  <w:rPr/>
                </w:rPrChange>
              </w:rP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Pr="0088676B" w:rsidRDefault="00E6392D">
            <w:pPr>
              <w:rPr>
                <w:rFonts w:eastAsiaTheme="minorEastAsia"/>
                <w:rPrChange w:id="1938" w:author="Microsoft Office User" w:date="2017-08-26T15:42:00Z">
                  <w:rPr/>
                </w:rPrChange>
              </w:rPr>
            </w:pPr>
            <w:r w:rsidRPr="0088676B">
              <w:rPr>
                <w:rFonts w:eastAsiaTheme="minorEastAsia"/>
                <w:rPrChange w:id="1939" w:author="Microsoft Office User" w:date="2017-08-26T15:42:00Z">
                  <w:rPr/>
                </w:rPrChange>
              </w:rPr>
              <w:t xml:space="preserve">10 + N x 0.01 </w:t>
            </w:r>
          </w:p>
        </w:tc>
      </w:tr>
      <w:tr w:rsidR="00E6392D" w:rsidRPr="0088676B"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Pr="0088676B" w:rsidRDefault="00E6392D">
            <w:pPr>
              <w:rPr>
                <w:rFonts w:eastAsiaTheme="minorEastAsia"/>
                <w:rPrChange w:id="1940" w:author="Microsoft Office User" w:date="2017-08-26T15:42:00Z">
                  <w:rPr/>
                </w:rPrChange>
              </w:rPr>
            </w:pPr>
            <w:r w:rsidRPr="0088676B">
              <w:rPr>
                <w:rFonts w:eastAsiaTheme="minorEastAsia"/>
                <w:rPrChange w:id="1941" w:author="Microsoft Office User" w:date="2017-08-26T15:42:00Z">
                  <w:rPr/>
                </w:rPrChange>
              </w:rP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Pr="0088676B" w:rsidRDefault="00E6392D">
            <w:pPr>
              <w:rPr>
                <w:rFonts w:eastAsiaTheme="minorEastAsia"/>
                <w:rPrChange w:id="1942" w:author="Microsoft Office User" w:date="2017-08-26T15:42:00Z">
                  <w:rPr/>
                </w:rPrChange>
              </w:rPr>
            </w:pPr>
            <w:r w:rsidRPr="0088676B">
              <w:rPr>
                <w:rFonts w:eastAsiaTheme="minorEastAsia"/>
                <w:rPrChange w:id="1943" w:author="Microsoft Office User" w:date="2017-08-26T15:42:00Z">
                  <w:rPr/>
                </w:rPrChange>
              </w:rPr>
              <w:t>5 + N x 0.01</w:t>
            </w:r>
          </w:p>
        </w:tc>
      </w:tr>
      <w:tr w:rsidR="00E6392D" w:rsidRPr="0088676B"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Pr="0088676B" w:rsidRDefault="00E6392D">
            <w:pPr>
              <w:rPr>
                <w:rFonts w:eastAsiaTheme="minorEastAsia"/>
                <w:rPrChange w:id="1944" w:author="Microsoft Office User" w:date="2017-08-26T15:42:00Z">
                  <w:rPr/>
                </w:rPrChange>
              </w:rPr>
            </w:pPr>
            <w:r w:rsidRPr="0088676B">
              <w:rPr>
                <w:rFonts w:eastAsiaTheme="minorEastAsia"/>
                <w:rPrChange w:id="1945" w:author="Microsoft Office User" w:date="2017-08-26T15:42:00Z">
                  <w:rPr/>
                </w:rPrChange>
              </w:rP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Pr="0088676B" w:rsidRDefault="00E6392D">
            <w:pPr>
              <w:rPr>
                <w:rFonts w:eastAsiaTheme="minorEastAsia"/>
                <w:rPrChange w:id="1946" w:author="Microsoft Office User" w:date="2017-08-26T15:42:00Z">
                  <w:rPr/>
                </w:rPrChange>
              </w:rPr>
            </w:pPr>
            <w:r w:rsidRPr="0088676B">
              <w:rPr>
                <w:rFonts w:eastAsiaTheme="minorEastAsia"/>
                <w:rPrChange w:id="1947" w:author="Microsoft Office User" w:date="2017-08-26T15:42:00Z">
                  <w:rPr/>
                </w:rPrChange>
              </w:rPr>
              <w:t>2 + N x 0.01</w:t>
            </w:r>
          </w:p>
        </w:tc>
      </w:tr>
      <w:tr w:rsidR="00E6392D" w:rsidRPr="0088676B"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Pr="0088676B" w:rsidRDefault="00E6392D">
            <w:pPr>
              <w:rPr>
                <w:rFonts w:eastAsiaTheme="minorEastAsia"/>
                <w:rPrChange w:id="1948" w:author="Microsoft Office User" w:date="2017-08-26T15:42:00Z">
                  <w:rPr/>
                </w:rPrChange>
              </w:rPr>
            </w:pPr>
            <w:r w:rsidRPr="0088676B">
              <w:rPr>
                <w:rFonts w:eastAsiaTheme="minorEastAsia"/>
                <w:rPrChange w:id="1949" w:author="Microsoft Office User" w:date="2017-08-26T15:42:00Z">
                  <w:rPr/>
                </w:rPrChange>
              </w:rP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Pr="0088676B" w:rsidRDefault="00E6392D">
            <w:pPr>
              <w:rPr>
                <w:rFonts w:eastAsiaTheme="minorEastAsia"/>
                <w:rPrChange w:id="1950" w:author="Microsoft Office User" w:date="2017-08-26T15:42:00Z">
                  <w:rPr/>
                </w:rPrChange>
              </w:rPr>
            </w:pPr>
            <w:r w:rsidRPr="0088676B">
              <w:rPr>
                <w:rFonts w:eastAsiaTheme="minorEastAsia"/>
                <w:rPrChange w:id="1951" w:author="Microsoft Office User" w:date="2017-08-26T15:42:00Z">
                  <w:rPr/>
                </w:rPrChange>
              </w:rPr>
              <w:t xml:space="preserve">1+ N x 0.01 </w:t>
            </w:r>
          </w:p>
        </w:tc>
      </w:tr>
    </w:tbl>
    <w:p w14:paraId="61EEA47E" w14:textId="77777777" w:rsidR="00E6392D" w:rsidRPr="0088676B" w:rsidRDefault="00E6392D" w:rsidP="00E6392D">
      <w:pPr>
        <w:rPr>
          <w:rFonts w:asciiTheme="minorHAnsi" w:eastAsiaTheme="minorEastAsia" w:hAnsiTheme="minorHAnsi" w:cstheme="minorBidi"/>
          <w:rPrChange w:id="1952" w:author="Microsoft Office User" w:date="2017-08-26T15:42:00Z">
            <w:rPr>
              <w:rFonts w:asciiTheme="minorHAnsi" w:hAnsiTheme="minorHAnsi" w:cstheme="minorBidi"/>
            </w:rPr>
          </w:rPrChange>
        </w:rPr>
      </w:pPr>
    </w:p>
    <w:p w14:paraId="1B294E1E" w14:textId="77777777" w:rsidR="00E6392D" w:rsidRPr="0088676B" w:rsidRDefault="00E6392D" w:rsidP="00E6392D">
      <w:pPr>
        <w:rPr>
          <w:rFonts w:eastAsiaTheme="minorEastAsia"/>
          <w:lang w:eastAsia="zh-CN"/>
          <w:rPrChange w:id="1953" w:author="Microsoft Office User" w:date="2017-08-26T15:42:00Z">
            <w:rPr>
              <w:lang w:eastAsia="zh-CN"/>
            </w:rPr>
          </w:rPrChange>
        </w:rPr>
      </w:pPr>
      <w:r w:rsidRPr="0088676B">
        <w:rPr>
          <w:rFonts w:ascii="Microsoft YaHei" w:eastAsiaTheme="minorEastAsia" w:hAnsi="Microsoft YaHei" w:cs="Microsoft YaHei" w:hint="eastAsia"/>
          <w:lang w:eastAsia="zh-CN"/>
          <w:rPrChange w:id="1954" w:author="Microsoft Office User" w:date="2017-08-26T15:42:00Z">
            <w:rPr>
              <w:rFonts w:ascii="Microsoft YaHei" w:eastAsia="Microsoft YaHei" w:hAnsi="Microsoft YaHei" w:cs="Microsoft YaHei" w:hint="eastAsia"/>
              <w:lang w:eastAsia="zh-CN"/>
            </w:rPr>
          </w:rPrChange>
        </w:rPr>
        <w:t>除了赔付，小明也仔细看了资产收益账户的运行模式。</w:t>
      </w:r>
    </w:p>
    <w:p w14:paraId="1AA68E4C" w14:textId="77777777" w:rsidR="00E6392D" w:rsidRPr="0088676B" w:rsidRDefault="00E6392D" w:rsidP="00E6392D">
      <w:pPr>
        <w:rPr>
          <w:rFonts w:eastAsiaTheme="minorEastAsia"/>
          <w:lang w:eastAsia="zh-CN"/>
          <w:rPrChange w:id="1955" w:author="Microsoft Office User" w:date="2017-08-26T15:42:00Z">
            <w:rPr>
              <w:lang w:eastAsia="zh-CN"/>
            </w:rPr>
          </w:rPrChange>
        </w:rPr>
      </w:pPr>
      <w:r w:rsidRPr="0088676B">
        <w:rPr>
          <w:rFonts w:ascii="Microsoft YaHei" w:eastAsiaTheme="minorEastAsia" w:hAnsi="Microsoft YaHei" w:cs="Microsoft YaHei" w:hint="eastAsia"/>
          <w:lang w:eastAsia="zh-CN"/>
          <w:rPrChange w:id="1956" w:author="Microsoft Office User" w:date="2017-08-26T15:42:00Z">
            <w:rPr>
              <w:rFonts w:ascii="Microsoft YaHei" w:eastAsia="Microsoft YaHei" w:hAnsi="Microsoft YaHei" w:cs="Microsoft YaHei" w:hint="eastAsia"/>
              <w:lang w:eastAsia="zh-CN"/>
            </w:rPr>
          </w:rPrChange>
        </w:rPr>
        <w:lastRenderedPageBreak/>
        <w:t>真实身份和数字身份的资产收益账户运行都是相同的。当小明加入互助保险的时候，平台已经有</w:t>
      </w:r>
      <w:r w:rsidRPr="0088676B">
        <w:rPr>
          <w:rFonts w:eastAsiaTheme="minorEastAsia"/>
          <w:lang w:eastAsia="zh-CN"/>
          <w:rPrChange w:id="1957"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958" w:author="Microsoft Office User" w:date="2017-08-26T15:42:00Z">
            <w:rPr>
              <w:rFonts w:ascii="Microsoft YaHei" w:eastAsia="Microsoft YaHei" w:hAnsi="Microsoft YaHei" w:cs="Microsoft YaHei" w:hint="eastAsia"/>
              <w:lang w:eastAsia="zh-CN"/>
            </w:rPr>
          </w:rPrChange>
        </w:rPr>
        <w:t>万成员，而且和他非常像，都是数字货币圈子里的朋友，虽然，他们之间并不知道对方是谁。</w:t>
      </w:r>
    </w:p>
    <w:p w14:paraId="02ADB256" w14:textId="77777777" w:rsidR="00E6392D" w:rsidRPr="0088676B" w:rsidRDefault="00E6392D" w:rsidP="00E6392D">
      <w:pPr>
        <w:rPr>
          <w:rFonts w:eastAsiaTheme="minorEastAsia"/>
          <w:lang w:eastAsia="zh-CN"/>
          <w:rPrChange w:id="1959" w:author="Microsoft Office User" w:date="2017-08-26T15:42:00Z">
            <w:rPr>
              <w:lang w:eastAsia="zh-CN"/>
            </w:rPr>
          </w:rPrChange>
        </w:rPr>
      </w:pPr>
      <w:r w:rsidRPr="0088676B">
        <w:rPr>
          <w:rFonts w:ascii="Microsoft YaHei" w:eastAsiaTheme="minorEastAsia" w:hAnsi="Microsoft YaHei" w:cs="Microsoft YaHei" w:hint="eastAsia"/>
          <w:lang w:eastAsia="zh-CN"/>
          <w:rPrChange w:id="1960" w:author="Microsoft Office User" w:date="2017-08-26T15:42:00Z">
            <w:rPr>
              <w:rFonts w:ascii="Microsoft YaHei" w:eastAsia="Microsoft YaHei" w:hAnsi="Microsoft YaHei" w:cs="Microsoft YaHei" w:hint="eastAsia"/>
              <w:lang w:eastAsia="zh-CN"/>
            </w:rPr>
          </w:rPrChange>
        </w:rPr>
        <w:t>初始时，平台的信托中已经有至少</w:t>
      </w:r>
      <w:r w:rsidRPr="0088676B">
        <w:rPr>
          <w:rFonts w:eastAsiaTheme="minorEastAsia"/>
          <w:lang w:eastAsia="zh-CN"/>
          <w:rPrChange w:id="1961"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962" w:author="Microsoft Office User" w:date="2017-08-26T15:42:00Z">
            <w:rPr>
              <w:rFonts w:ascii="Microsoft YaHei" w:eastAsia="Microsoft YaHei" w:hAnsi="Microsoft YaHei" w:cs="Microsoft YaHei" w:hint="eastAsia"/>
              <w:lang w:eastAsia="zh-CN"/>
            </w:rPr>
          </w:rPrChange>
        </w:rPr>
        <w:t>万枚比特币。信托的保守投资策略竟然在目前的市场也可以保持</w:t>
      </w:r>
      <w:r w:rsidRPr="0088676B">
        <w:rPr>
          <w:rFonts w:eastAsiaTheme="minorEastAsia"/>
          <w:lang w:eastAsia="zh-CN"/>
          <w:rPrChange w:id="1963" w:author="Microsoft Office User" w:date="2017-08-26T15:42:00Z">
            <w:rPr>
              <w:lang w:eastAsia="zh-CN"/>
            </w:rPr>
          </w:rPrChange>
        </w:rPr>
        <w:t>40%</w:t>
      </w:r>
      <w:r w:rsidRPr="0088676B">
        <w:rPr>
          <w:rFonts w:ascii="Microsoft YaHei" w:eastAsiaTheme="minorEastAsia" w:hAnsi="Microsoft YaHei" w:cs="Microsoft YaHei" w:hint="eastAsia"/>
          <w:lang w:eastAsia="zh-CN"/>
          <w:rPrChange w:id="1964" w:author="Microsoft Office User" w:date="2017-08-26T15:42:00Z">
            <w:rPr>
              <w:rFonts w:ascii="Microsoft YaHei" w:eastAsia="Microsoft YaHei" w:hAnsi="Microsoft YaHei" w:cs="Microsoft YaHei" w:hint="eastAsia"/>
              <w:lang w:eastAsia="zh-CN"/>
            </w:rPr>
          </w:rPrChange>
        </w:rPr>
        <w:t>的年回报率。</w:t>
      </w:r>
      <w:r w:rsidRPr="0088676B">
        <w:rPr>
          <w:rFonts w:eastAsiaTheme="minorEastAsia"/>
          <w:lang w:eastAsia="zh-CN"/>
          <w:rPrChange w:id="1965"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66" w:author="Microsoft Office User" w:date="2017-08-26T15:42:00Z">
            <w:rPr>
              <w:rFonts w:ascii="Microsoft YaHei" w:eastAsia="Microsoft YaHei" w:hAnsi="Microsoft YaHei" w:cs="Microsoft YaHei" w:hint="eastAsia"/>
              <w:lang w:eastAsia="zh-CN"/>
            </w:rPr>
          </w:rPrChange>
        </w:rPr>
        <w:t>会收取相应的投资管理费用。</w:t>
      </w:r>
    </w:p>
    <w:p w14:paraId="5C9F2D9C" w14:textId="77777777" w:rsidR="00E6392D" w:rsidRPr="0088676B" w:rsidRDefault="00E6392D" w:rsidP="00E6392D">
      <w:pPr>
        <w:rPr>
          <w:rFonts w:eastAsiaTheme="minorEastAsia"/>
          <w:lang w:eastAsia="zh-CN"/>
          <w:rPrChange w:id="1967" w:author="Microsoft Office User" w:date="2017-08-26T15:42:00Z">
            <w:rPr>
              <w:lang w:eastAsia="zh-CN"/>
            </w:rPr>
          </w:rPrChange>
        </w:rPr>
      </w:pPr>
      <w:r w:rsidRPr="0088676B">
        <w:rPr>
          <w:rFonts w:ascii="Microsoft YaHei" w:eastAsiaTheme="minorEastAsia" w:hAnsi="Microsoft YaHei" w:cs="Microsoft YaHei" w:hint="eastAsia"/>
          <w:lang w:eastAsia="zh-CN"/>
          <w:rPrChange w:id="1968" w:author="Microsoft Office User" w:date="2017-08-26T15:42:00Z">
            <w:rPr>
              <w:rFonts w:ascii="Microsoft YaHei" w:eastAsia="Microsoft YaHei" w:hAnsi="Microsoft YaHei" w:cs="Microsoft YaHei" w:hint="eastAsia"/>
              <w:lang w:eastAsia="zh-CN"/>
            </w:rPr>
          </w:rPrChange>
        </w:rPr>
        <w:t>同时，每当有一个数字身份加入互助保险平台，每个现有的成员，在资产收益账户中，会有相应的一笔保费收入。当然，当某一个投保人过世的时候</w:t>
      </w:r>
      <w:r w:rsidRPr="0088676B">
        <w:rPr>
          <w:rFonts w:eastAsiaTheme="minorEastAsia"/>
          <w:lang w:eastAsia="zh-CN"/>
          <w:rPrChange w:id="1969" w:author="Microsoft Office User" w:date="2017-08-26T15:42:00Z">
            <w:rPr>
              <w:lang w:eastAsia="zh-CN"/>
            </w:rPr>
          </w:rPrChange>
        </w:rPr>
        <w:t xml:space="preserve">, mchain.io </w:t>
      </w:r>
      <w:r w:rsidRPr="0088676B">
        <w:rPr>
          <w:rFonts w:ascii="Microsoft YaHei" w:eastAsiaTheme="minorEastAsia" w:hAnsi="Microsoft YaHei" w:cs="Microsoft YaHei" w:hint="eastAsia"/>
          <w:lang w:eastAsia="zh-CN"/>
          <w:rPrChange w:id="1970" w:author="Microsoft Office User" w:date="2017-08-26T15:42:00Z">
            <w:rPr>
              <w:rFonts w:ascii="Microsoft YaHei" w:eastAsia="Microsoft YaHei" w:hAnsi="Microsoft YaHei" w:cs="Microsoft YaHei" w:hint="eastAsia"/>
              <w:lang w:eastAsia="zh-CN"/>
            </w:rPr>
          </w:rPrChange>
        </w:rPr>
        <w:t>的链和平台会同时更新信息，而且自动从资产账户中扣除需要的赔付部分。</w:t>
      </w:r>
    </w:p>
    <w:p w14:paraId="61A5A57F" w14:textId="77777777" w:rsidR="00E6392D" w:rsidRPr="0088676B" w:rsidRDefault="00E6392D" w:rsidP="00E6392D">
      <w:pPr>
        <w:rPr>
          <w:rFonts w:eastAsiaTheme="minorEastAsia"/>
          <w:lang w:eastAsia="zh-CN"/>
          <w:rPrChange w:id="1971" w:author="Microsoft Office User" w:date="2017-08-26T15:42:00Z">
            <w:rPr>
              <w:lang w:eastAsia="zh-CN"/>
            </w:rPr>
          </w:rPrChange>
        </w:rPr>
      </w:pPr>
      <w:r w:rsidRPr="0088676B">
        <w:rPr>
          <w:rFonts w:ascii="Microsoft YaHei" w:eastAsiaTheme="minorEastAsia" w:hAnsi="Microsoft YaHei" w:cs="Microsoft YaHei" w:hint="eastAsia"/>
          <w:lang w:eastAsia="zh-CN"/>
          <w:rPrChange w:id="1972" w:author="Microsoft Office User" w:date="2017-08-26T15:42:00Z">
            <w:rPr>
              <w:rFonts w:ascii="Microsoft YaHei" w:eastAsia="Microsoft YaHei" w:hAnsi="Microsoft YaHei" w:cs="Microsoft YaHei" w:hint="eastAsia"/>
              <w:lang w:eastAsia="zh-CN"/>
            </w:rPr>
          </w:rPrChange>
        </w:rPr>
        <w:t>由于数字身份的特殊性，只要一直付保费，就可以一直享受资产收益，而且超越</w:t>
      </w:r>
      <w:r w:rsidRPr="0088676B">
        <w:rPr>
          <w:rFonts w:eastAsiaTheme="minorEastAsia"/>
          <w:lang w:eastAsia="zh-CN"/>
          <w:rPrChange w:id="1973"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974" w:author="Microsoft Office User" w:date="2017-08-26T15:42:00Z">
            <w:rPr>
              <w:rFonts w:ascii="Microsoft YaHei" w:eastAsia="Microsoft YaHei" w:hAnsi="Microsoft YaHei" w:cs="Microsoft YaHei" w:hint="eastAsia"/>
              <w:lang w:eastAsia="zh-CN"/>
            </w:rPr>
          </w:rPrChange>
        </w:rPr>
        <w:t>岁的限制。</w:t>
      </w:r>
    </w:p>
    <w:p w14:paraId="2ACAD23A" w14:textId="77777777" w:rsidR="00E6392D" w:rsidRPr="0088676B" w:rsidRDefault="00E6392D" w:rsidP="00E6392D">
      <w:pPr>
        <w:rPr>
          <w:rFonts w:eastAsiaTheme="minorEastAsia"/>
          <w:lang w:eastAsia="zh-CN"/>
          <w:rPrChange w:id="1975" w:author="Microsoft Office User" w:date="2017-08-26T15:42:00Z">
            <w:rPr>
              <w:lang w:eastAsia="zh-CN"/>
            </w:rPr>
          </w:rPrChange>
        </w:rPr>
      </w:pPr>
      <w:r w:rsidRPr="0088676B">
        <w:rPr>
          <w:rFonts w:ascii="Microsoft YaHei" w:eastAsiaTheme="minorEastAsia" w:hAnsi="Microsoft YaHei" w:cs="Microsoft YaHei" w:hint="eastAsia"/>
          <w:lang w:eastAsia="zh-CN"/>
          <w:rPrChange w:id="1976" w:author="Microsoft Office User" w:date="2017-08-26T15:42:00Z">
            <w:rPr>
              <w:rFonts w:ascii="Microsoft YaHei" w:eastAsia="Microsoft YaHei" w:hAnsi="Microsoft YaHei" w:cs="Microsoft YaHei" w:hint="eastAsia"/>
              <w:lang w:eastAsia="zh-CN"/>
            </w:rPr>
          </w:rPrChange>
        </w:rPr>
        <w:t>当投保人过世，或者被判定过时的时候，资产账户的收益，自动转入</w:t>
      </w:r>
      <w:r w:rsidRPr="0088676B">
        <w:rPr>
          <w:rFonts w:eastAsiaTheme="minorEastAsia"/>
          <w:lang w:eastAsia="zh-CN"/>
          <w:rPrChange w:id="1977"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78" w:author="Microsoft Office User" w:date="2017-08-26T15:42:00Z">
            <w:rPr>
              <w:rFonts w:ascii="Microsoft YaHei" w:eastAsia="Microsoft YaHei" w:hAnsi="Microsoft YaHei" w:cs="Microsoft YaHei" w:hint="eastAsia"/>
              <w:lang w:eastAsia="zh-CN"/>
            </w:rPr>
          </w:rPrChange>
        </w:rPr>
        <w:t>上小明的账户，或者小明选定的受益人账户。</w:t>
      </w:r>
    </w:p>
    <w:p w14:paraId="0B8ACE4B" w14:textId="289CA242" w:rsidR="00E6392D" w:rsidRPr="0088676B" w:rsidRDefault="00E6392D" w:rsidP="00E6392D">
      <w:pPr>
        <w:rPr>
          <w:rFonts w:eastAsiaTheme="minorEastAsia"/>
          <w:lang w:eastAsia="zh-CN"/>
          <w:rPrChange w:id="1979" w:author="Microsoft Office User" w:date="2017-08-26T15:42:00Z">
            <w:rPr>
              <w:rFonts w:eastAsia=".萍方-简"/>
              <w:lang w:eastAsia="zh-CN"/>
            </w:rPr>
          </w:rPrChange>
        </w:rPr>
      </w:pPr>
    </w:p>
    <w:p w14:paraId="49202D5E" w14:textId="5DBB94BF" w:rsidR="009F5B31" w:rsidRPr="0088676B" w:rsidRDefault="002B215F" w:rsidP="009F5B31">
      <w:pPr>
        <w:pStyle w:val="1"/>
        <w:rPr>
          <w:rFonts w:ascii=".萍方-简" w:eastAsiaTheme="minorEastAsia" w:hAnsi=".萍方-简"/>
          <w:lang w:eastAsia="zh-CN"/>
          <w:rPrChange w:id="1980" w:author="Microsoft Office User" w:date="2017-08-26T15:42:00Z">
            <w:rPr>
              <w:rFonts w:ascii=".萍方-简" w:eastAsia=".萍方-简" w:hAnsi=".萍方-简"/>
              <w:lang w:eastAsia="zh-CN"/>
            </w:rPr>
          </w:rPrChange>
        </w:rPr>
      </w:pPr>
      <w:bookmarkStart w:id="1981" w:name="_Toc489971217"/>
      <w:r>
        <w:rPr>
          <w:rFonts w:ascii=".萍方-简" w:eastAsiaTheme="minorEastAsia" w:hAnsi=".萍方-简" w:hint="eastAsia"/>
          <w:lang w:eastAsia="zh-CN"/>
        </w:rPr>
        <w:t>相互链</w:t>
      </w:r>
      <w:r w:rsidR="009002FB" w:rsidRPr="0088676B">
        <w:rPr>
          <w:rFonts w:ascii=".萍方-简" w:eastAsiaTheme="minorEastAsia" w:hAnsi=".萍方-简"/>
          <w:lang w:eastAsia="zh-CN"/>
          <w:rPrChange w:id="1982" w:author="Microsoft Office User" w:date="2017-08-26T15:42:00Z">
            <w:rPr>
              <w:rFonts w:ascii=".萍方-简" w:eastAsia=".萍方-简" w:hAnsi=".萍方-简"/>
              <w:lang w:eastAsia="zh-CN"/>
            </w:rPr>
          </w:rPrChange>
        </w:rPr>
        <w:t>Muton</w:t>
      </w:r>
      <w:r w:rsidR="009002FB" w:rsidRPr="0088676B">
        <w:rPr>
          <w:rFonts w:ascii=".萍方-简" w:eastAsiaTheme="minorEastAsia" w:hAnsi=".萍方-简" w:hint="eastAsia"/>
          <w:lang w:eastAsia="zh-CN"/>
          <w:rPrChange w:id="1983" w:author="Microsoft Office User" w:date="2017-08-26T15:42:00Z">
            <w:rPr>
              <w:rFonts w:ascii=".萍方-简" w:eastAsia=".萍方-简" w:hAnsi=".萍方-简" w:hint="eastAsia"/>
              <w:lang w:eastAsia="zh-CN"/>
            </w:rPr>
          </w:rPrChange>
        </w:rPr>
        <w:t>币</w:t>
      </w:r>
      <w:r w:rsidR="009F5B31" w:rsidRPr="0088676B">
        <w:rPr>
          <w:rFonts w:ascii=".萍方-简" w:eastAsiaTheme="minorEastAsia" w:hAnsi=".萍方-简"/>
          <w:lang w:eastAsia="zh-CN"/>
          <w:rPrChange w:id="1984"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1985" w:author="Microsoft Office User" w:date="2017-08-26T15:42:00Z">
            <w:rPr>
              <w:rFonts w:ascii=".萍方-简" w:eastAsia=".萍方-简" w:hAnsi=".萍方-简" w:hint="eastAsia"/>
              <w:lang w:eastAsia="zh-CN"/>
            </w:rPr>
          </w:rPrChange>
        </w:rPr>
        <w:t>及</w:t>
      </w:r>
      <w:r w:rsidR="009F5B31" w:rsidRPr="0088676B">
        <w:rPr>
          <w:rFonts w:ascii=".萍方-简" w:eastAsiaTheme="minorEastAsia" w:hAnsi=".萍方-简"/>
          <w:lang w:eastAsia="zh-CN"/>
          <w:rPrChange w:id="1986"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1987" w:author="Microsoft Office User" w:date="2017-08-26T15:42:00Z">
            <w:rPr>
              <w:rFonts w:ascii=".萍方-简" w:eastAsia=".萍方-简" w:hAnsi=".萍方-简" w:hint="eastAsia"/>
              <w:lang w:eastAsia="zh-CN"/>
            </w:rPr>
          </w:rPrChange>
        </w:rPr>
        <w:t>之后的项目情况</w:t>
      </w:r>
      <w:bookmarkEnd w:id="1981"/>
    </w:p>
    <w:p w14:paraId="727948D6" w14:textId="77777777" w:rsidR="005D42CC" w:rsidRPr="0088676B" w:rsidRDefault="005D42CC" w:rsidP="005D42CC">
      <w:pPr>
        <w:pStyle w:val="2"/>
        <w:rPr>
          <w:rFonts w:ascii=".萍方-简" w:eastAsiaTheme="minorEastAsia" w:hAnsi=".萍方-简"/>
          <w:lang w:eastAsia="zh-CN"/>
          <w:rPrChange w:id="1988" w:author="Microsoft Office User" w:date="2017-08-26T15:42:00Z">
            <w:rPr>
              <w:rFonts w:ascii=".萍方-简" w:eastAsia=".萍方-简" w:hAnsi=".萍方-简"/>
              <w:lang w:eastAsia="zh-CN"/>
            </w:rPr>
          </w:rPrChange>
        </w:rPr>
      </w:pPr>
      <w:bookmarkStart w:id="1989" w:name="_Toc489971218"/>
      <w:r w:rsidRPr="0088676B">
        <w:rPr>
          <w:rFonts w:ascii=".萍方-简" w:eastAsiaTheme="minorEastAsia" w:hAnsi=".萍方-简" w:hint="eastAsia"/>
          <w:lang w:eastAsia="zh-CN"/>
          <w:rPrChange w:id="1990" w:author="Microsoft Office User" w:date="2017-08-26T15:42:00Z">
            <w:rPr>
              <w:rFonts w:ascii=".萍方-简" w:eastAsia=".萍方-简" w:hAnsi=".萍方-简" w:hint="eastAsia"/>
              <w:lang w:eastAsia="zh-CN"/>
            </w:rPr>
          </w:rPrChange>
        </w:rPr>
        <w:t>互助币</w:t>
      </w:r>
      <w:r w:rsidR="008576F4" w:rsidRPr="0088676B">
        <w:rPr>
          <w:rFonts w:ascii=".萍方-简" w:eastAsiaTheme="minorEastAsia" w:hAnsi=".萍方-简"/>
          <w:lang w:eastAsia="zh-CN"/>
          <w:rPrChange w:id="1991" w:author="Microsoft Office User" w:date="2017-08-26T15:42:00Z">
            <w:rPr>
              <w:rFonts w:ascii=".萍方-简" w:eastAsia=".萍方-简" w:hAnsi=".萍方-简"/>
              <w:lang w:eastAsia="zh-CN"/>
            </w:rPr>
          </w:rPrChange>
        </w:rPr>
        <w:t>Muton</w:t>
      </w:r>
      <w:r w:rsidRPr="0088676B">
        <w:rPr>
          <w:rFonts w:ascii=".萍方-简" w:eastAsiaTheme="minorEastAsia" w:hAnsi=".萍方-简" w:hint="eastAsia"/>
          <w:lang w:eastAsia="zh-CN"/>
          <w:rPrChange w:id="1992" w:author="Microsoft Office User" w:date="2017-08-26T15:42:00Z">
            <w:rPr>
              <w:rFonts w:ascii=".萍方-简" w:eastAsia=".萍方-简" w:hAnsi=".萍方-简" w:hint="eastAsia"/>
              <w:lang w:eastAsia="zh-CN"/>
            </w:rPr>
          </w:rPrChange>
        </w:rPr>
        <w:t>（代币符号</w:t>
      </w:r>
      <w:r w:rsidRPr="0088676B">
        <w:rPr>
          <w:rFonts w:ascii=".萍方-简" w:eastAsiaTheme="minorEastAsia" w:hAnsi=".萍方-简"/>
          <w:lang w:eastAsia="zh-CN"/>
          <w:rPrChange w:id="1993" w:author="Microsoft Office User" w:date="2017-08-26T15:42:00Z">
            <w:rPr>
              <w:rFonts w:ascii=".萍方-简" w:eastAsia=".萍方-简" w:hAnsi=".萍方-简"/>
              <w:lang w:eastAsia="zh-CN"/>
            </w:rPr>
          </w:rPrChange>
        </w:rPr>
        <w:t>:MUC</w:t>
      </w:r>
      <w:r w:rsidRPr="0088676B">
        <w:rPr>
          <w:rFonts w:ascii=".萍方-简" w:eastAsiaTheme="minorEastAsia" w:hAnsi=".萍方-简" w:hint="eastAsia"/>
          <w:lang w:eastAsia="zh-CN"/>
          <w:rPrChange w:id="1994" w:author="Microsoft Office User" w:date="2017-08-26T15:42:00Z">
            <w:rPr>
              <w:rFonts w:ascii=".萍方-简" w:eastAsia=".萍方-简" w:hAnsi=".萍方-简" w:hint="eastAsia"/>
              <w:lang w:eastAsia="zh-CN"/>
            </w:rPr>
          </w:rPrChange>
        </w:rPr>
        <w:t>）的发售</w:t>
      </w:r>
      <w:bookmarkEnd w:id="1989"/>
    </w:p>
    <w:p w14:paraId="31EC23D8" w14:textId="77777777" w:rsidR="005D42CC" w:rsidRPr="0088676B" w:rsidRDefault="005D42CC" w:rsidP="005D42CC">
      <w:pPr>
        <w:pStyle w:val="2"/>
        <w:rPr>
          <w:rFonts w:ascii=".萍方-简" w:eastAsiaTheme="minorEastAsia" w:hAnsi=".萍方-简"/>
          <w:lang w:eastAsia="zh-CN"/>
          <w:rPrChange w:id="1995" w:author="Microsoft Office User" w:date="2017-08-26T15:42:00Z">
            <w:rPr>
              <w:rFonts w:ascii=".萍方-简" w:eastAsia=".萍方-简" w:hAnsi=".萍方-简"/>
              <w:lang w:eastAsia="zh-CN"/>
            </w:rPr>
          </w:rPrChange>
        </w:rPr>
      </w:pPr>
      <w:bookmarkStart w:id="1996" w:name="_Toc489971219"/>
      <w:r w:rsidRPr="0088676B">
        <w:rPr>
          <w:rFonts w:ascii=".萍方-简" w:eastAsiaTheme="minorEastAsia" w:hAnsi=".萍方-简" w:hint="eastAsia"/>
          <w:lang w:eastAsia="zh-CN"/>
          <w:rPrChange w:id="1997" w:author="Microsoft Office User" w:date="2017-08-26T15:42:00Z">
            <w:rPr>
              <w:rFonts w:ascii=".萍方-简" w:eastAsia=".萍方-简" w:hAnsi=".萍方-简" w:hint="eastAsia"/>
              <w:lang w:eastAsia="zh-CN"/>
            </w:rPr>
          </w:rPrChange>
        </w:rPr>
        <w:t>互助币的锁定机制</w:t>
      </w:r>
      <w:bookmarkEnd w:id="1996"/>
    </w:p>
    <w:p w14:paraId="4B27D0BD" w14:textId="46B15CEB" w:rsidR="005D42CC" w:rsidRPr="0088676B" w:rsidDel="000D2E05" w:rsidRDefault="005D42CC" w:rsidP="005D42CC">
      <w:pPr>
        <w:pStyle w:val="2"/>
        <w:rPr>
          <w:del w:id="1998" w:author="Microsoft Office User" w:date="2017-08-26T16:22:00Z"/>
          <w:rFonts w:ascii=".萍方-简" w:eastAsiaTheme="minorEastAsia" w:hAnsi=".萍方-简"/>
          <w:lang w:eastAsia="zh-CN"/>
          <w:rPrChange w:id="1999" w:author="Microsoft Office User" w:date="2017-08-26T15:42:00Z">
            <w:rPr>
              <w:del w:id="2000" w:author="Microsoft Office User" w:date="2017-08-26T16:22:00Z"/>
              <w:rFonts w:ascii=".萍方-简" w:eastAsia=".萍方-简" w:hAnsi=".萍方-简"/>
              <w:lang w:eastAsia="zh-CN"/>
            </w:rPr>
          </w:rPrChange>
        </w:rPr>
      </w:pPr>
      <w:bookmarkStart w:id="2001" w:name="_Toc489971220"/>
      <w:del w:id="2002" w:author="Microsoft Office User" w:date="2017-08-26T16:22:00Z">
        <w:r w:rsidRPr="0088676B" w:rsidDel="000D2E05">
          <w:rPr>
            <w:rFonts w:ascii=".萍方-简" w:eastAsiaTheme="minorEastAsia" w:hAnsi=".萍方-简" w:hint="eastAsia"/>
            <w:lang w:eastAsia="zh-CN"/>
            <w:rPrChange w:id="2003" w:author="Microsoft Office User" w:date="2017-08-26T15:42:00Z">
              <w:rPr>
                <w:rFonts w:ascii=".萍方-简" w:eastAsia=".萍方-简" w:hAnsi=".萍方-简" w:hint="eastAsia"/>
                <w:lang w:eastAsia="zh-CN"/>
              </w:rPr>
            </w:rPrChange>
          </w:rPr>
          <w:delText>互助币最低筹集资金</w:delText>
        </w:r>
        <w:r w:rsidR="004A5E44" w:rsidRPr="0088676B" w:rsidDel="000D2E05">
          <w:rPr>
            <w:rFonts w:ascii=".萍方-简" w:eastAsiaTheme="minorEastAsia" w:hAnsi=".萍方-简" w:hint="eastAsia"/>
            <w:lang w:eastAsia="zh-CN"/>
            <w:rPrChange w:id="2004" w:author="Microsoft Office User" w:date="2017-08-26T15:42:00Z">
              <w:rPr>
                <w:rFonts w:ascii=".萍方-简" w:eastAsia=".萍方-简" w:hAnsi=".萍方-简" w:hint="eastAsia"/>
                <w:lang w:eastAsia="zh-CN"/>
              </w:rPr>
            </w:rPrChange>
          </w:rPr>
          <w:delText>和资金使用情况</w:delText>
        </w:r>
        <w:bookmarkEnd w:id="2001"/>
      </w:del>
    </w:p>
    <w:p w14:paraId="517FB023" w14:textId="3AB9F390" w:rsidR="00E465D5" w:rsidRPr="0088676B" w:rsidDel="000D2E05" w:rsidRDefault="00E465D5" w:rsidP="00E465D5">
      <w:pPr>
        <w:pStyle w:val="1"/>
        <w:rPr>
          <w:del w:id="2005" w:author="Microsoft Office User" w:date="2017-08-26T16:22:00Z"/>
          <w:rFonts w:ascii=".萍方-简" w:eastAsiaTheme="minorEastAsia" w:hAnsi=".萍方-简"/>
          <w:lang w:eastAsia="zh-CN"/>
          <w:rPrChange w:id="2006" w:author="Microsoft Office User" w:date="2017-08-26T15:42:00Z">
            <w:rPr>
              <w:del w:id="2007" w:author="Microsoft Office User" w:date="2017-08-26T16:22:00Z"/>
              <w:rFonts w:ascii=".萍方-简" w:eastAsia=".萍方-简" w:hAnsi=".萍方-简"/>
              <w:lang w:eastAsia="zh-CN"/>
            </w:rPr>
          </w:rPrChange>
        </w:rPr>
      </w:pPr>
      <w:bookmarkStart w:id="2008" w:name="_Toc489971221"/>
      <w:del w:id="2009" w:author="Microsoft Office User" w:date="2017-08-26T16:22:00Z">
        <w:r w:rsidRPr="0088676B" w:rsidDel="000D2E05">
          <w:rPr>
            <w:rFonts w:ascii=".萍方-简" w:eastAsiaTheme="minorEastAsia" w:hAnsi=".萍方-简" w:hint="eastAsia"/>
            <w:lang w:eastAsia="zh-CN"/>
            <w:rPrChange w:id="2010" w:author="Microsoft Office User" w:date="2017-08-26T15:42:00Z">
              <w:rPr>
                <w:rFonts w:ascii=".萍方-简" w:eastAsia=".萍方-简" w:hAnsi=".萍方-简" w:hint="eastAsia"/>
                <w:lang w:eastAsia="zh-CN"/>
              </w:rPr>
            </w:rPrChange>
          </w:rPr>
          <w:delText>互助链开发计划与预算</w:delText>
        </w:r>
        <w:bookmarkEnd w:id="2008"/>
      </w:del>
    </w:p>
    <w:p w14:paraId="2A950183" w14:textId="1B91DA8A" w:rsidR="00790E9D" w:rsidRPr="0088676B" w:rsidDel="000D2E05" w:rsidRDefault="00790E9D" w:rsidP="00790E9D">
      <w:pPr>
        <w:pStyle w:val="1"/>
        <w:rPr>
          <w:del w:id="2011" w:author="Microsoft Office User" w:date="2017-08-26T16:22:00Z"/>
          <w:rFonts w:ascii=".萍方-简" w:eastAsiaTheme="minorEastAsia" w:hAnsi=".萍方-简"/>
          <w:lang w:eastAsia="zh-CN"/>
          <w:rPrChange w:id="2012" w:author="Microsoft Office User" w:date="2017-08-26T15:42:00Z">
            <w:rPr>
              <w:del w:id="2013" w:author="Microsoft Office User" w:date="2017-08-26T16:22:00Z"/>
              <w:rFonts w:ascii=".萍方-简" w:eastAsia=".萍方-简" w:hAnsi=".萍方-简"/>
              <w:lang w:eastAsia="zh-CN"/>
            </w:rPr>
          </w:rPrChange>
        </w:rPr>
      </w:pPr>
      <w:bookmarkStart w:id="2014" w:name="_Toc489971222"/>
      <w:del w:id="2015" w:author="Microsoft Office User" w:date="2017-08-26T16:22:00Z">
        <w:r w:rsidRPr="0088676B" w:rsidDel="000D2E05">
          <w:rPr>
            <w:rFonts w:ascii=".萍方-简" w:eastAsiaTheme="minorEastAsia" w:hAnsi=".萍方-简" w:hint="eastAsia"/>
            <w:lang w:eastAsia="zh-CN"/>
            <w:rPrChange w:id="2016" w:author="Microsoft Office User" w:date="2017-08-26T15:42:00Z">
              <w:rPr>
                <w:rFonts w:ascii=".萍方-简" w:eastAsia=".萍方-简" w:hAnsi=".萍方-简" w:hint="eastAsia"/>
                <w:lang w:eastAsia="zh-CN"/>
              </w:rPr>
            </w:rPrChange>
          </w:rPr>
          <w:delText>互助链团队</w:delText>
        </w:r>
        <w:bookmarkEnd w:id="2014"/>
      </w:del>
    </w:p>
    <w:p w14:paraId="3167CD6A" w14:textId="408AF525" w:rsidR="00D01CC6" w:rsidRPr="0088676B" w:rsidDel="000D2E05" w:rsidRDefault="00D01CC6" w:rsidP="00BD2F03">
      <w:pPr>
        <w:rPr>
          <w:del w:id="2017" w:author="Microsoft Office User" w:date="2017-08-26T16:22:00Z"/>
          <w:rFonts w:eastAsiaTheme="minorEastAsia"/>
          <w:lang w:eastAsia="zh-CN"/>
          <w:rPrChange w:id="2018" w:author="Microsoft Office User" w:date="2017-08-26T15:42:00Z">
            <w:rPr>
              <w:del w:id="2019" w:author="Microsoft Office User" w:date="2017-08-26T16:22:00Z"/>
              <w:lang w:eastAsia="zh-CN"/>
            </w:rPr>
          </w:rPrChange>
        </w:rPr>
      </w:pPr>
      <w:del w:id="2020" w:author="Microsoft Office User" w:date="2017-08-26T16:22:00Z">
        <w:r w:rsidRPr="0088676B" w:rsidDel="000D2E05">
          <w:rPr>
            <w:rFonts w:asciiTheme="minorEastAsia" w:eastAsiaTheme="minorEastAsia" w:hAnsiTheme="minorEastAsia" w:hint="eastAsia"/>
            <w:lang w:eastAsia="zh-CN"/>
          </w:rPr>
          <w:delText>（见附件）</w:delText>
        </w:r>
      </w:del>
    </w:p>
    <w:p w14:paraId="764038A4" w14:textId="2DEB72F2" w:rsidR="00D01CC6" w:rsidRPr="0088676B" w:rsidDel="000D2E05" w:rsidRDefault="00D01CC6" w:rsidP="00BD2F03">
      <w:pPr>
        <w:rPr>
          <w:del w:id="2021" w:author="Microsoft Office User" w:date="2017-08-26T16:22:00Z"/>
          <w:rFonts w:eastAsiaTheme="minorEastAsia"/>
          <w:lang w:eastAsia="zh-CN"/>
          <w:rPrChange w:id="2022" w:author="Microsoft Office User" w:date="2017-08-26T15:42:00Z">
            <w:rPr>
              <w:del w:id="2023" w:author="Microsoft Office User" w:date="2017-08-26T16:22:00Z"/>
              <w:lang w:eastAsia="zh-CN"/>
            </w:rPr>
          </w:rPrChange>
        </w:rPr>
      </w:pPr>
    </w:p>
    <w:p w14:paraId="18C9E351" w14:textId="77777777" w:rsidR="00D01CC6" w:rsidRPr="0088676B" w:rsidRDefault="00D01CC6" w:rsidP="00BD2F03">
      <w:pPr>
        <w:rPr>
          <w:rFonts w:eastAsiaTheme="minorEastAsia"/>
          <w:lang w:eastAsia="zh-CN"/>
          <w:rPrChange w:id="2024" w:author="Microsoft Office User" w:date="2017-08-26T15:42:00Z">
            <w:rPr>
              <w:lang w:eastAsia="zh-CN"/>
            </w:rPr>
          </w:rPrChange>
        </w:rPr>
      </w:pPr>
    </w:p>
    <w:p w14:paraId="14225818" w14:textId="1483CE1D" w:rsidR="00BD2F03" w:rsidRPr="0088676B" w:rsidDel="000D2E05" w:rsidRDefault="00BD2F03" w:rsidP="00BD2F03">
      <w:pPr>
        <w:rPr>
          <w:del w:id="2025" w:author="Microsoft Office User" w:date="2017-08-26T16:22:00Z"/>
          <w:rFonts w:eastAsiaTheme="minorEastAsia"/>
          <w:lang w:eastAsia="zh-CN"/>
          <w:rPrChange w:id="2026" w:author="Microsoft Office User" w:date="2017-08-26T15:42:00Z">
            <w:rPr>
              <w:del w:id="2027" w:author="Microsoft Office User" w:date="2017-08-26T16:22:00Z"/>
              <w:lang w:eastAsia="zh-CN"/>
            </w:rPr>
          </w:rPrChange>
        </w:rPr>
      </w:pPr>
    </w:p>
    <w:p w14:paraId="049A5701" w14:textId="17C3FA4B" w:rsidR="009C2842" w:rsidRPr="0088676B" w:rsidDel="000D2E05" w:rsidRDefault="002D6DE6" w:rsidP="00D465D6">
      <w:pPr>
        <w:pStyle w:val="1"/>
        <w:rPr>
          <w:del w:id="2028" w:author="Microsoft Office User" w:date="2017-08-26T16:22:00Z"/>
          <w:rFonts w:ascii=".萍方-简" w:eastAsiaTheme="minorEastAsia" w:hAnsi=".萍方-简"/>
          <w:lang w:eastAsia="zh-CN"/>
          <w:rPrChange w:id="2029" w:author="Microsoft Office User" w:date="2017-08-26T15:42:00Z">
            <w:rPr>
              <w:del w:id="2030" w:author="Microsoft Office User" w:date="2017-08-26T16:22:00Z"/>
              <w:rFonts w:ascii=".萍方-简" w:eastAsia=".萍方-简" w:hAnsi=".萍方-简"/>
              <w:lang w:eastAsia="zh-CN"/>
            </w:rPr>
          </w:rPrChange>
        </w:rPr>
      </w:pPr>
      <w:bookmarkStart w:id="2031" w:name="_Toc489971223"/>
      <w:del w:id="2032" w:author="Microsoft Office User" w:date="2017-08-26T16:22:00Z">
        <w:r w:rsidRPr="0088676B" w:rsidDel="000D2E05">
          <w:rPr>
            <w:rFonts w:ascii=".萍方-简" w:eastAsiaTheme="minorEastAsia" w:hAnsi=".萍方-简" w:hint="eastAsia"/>
            <w:lang w:eastAsia="zh-CN"/>
            <w:rPrChange w:id="2033" w:author="Microsoft Office User" w:date="2017-08-26T15:42:00Z">
              <w:rPr>
                <w:rFonts w:ascii=".萍方-简" w:eastAsia=".萍方-简" w:hAnsi=".萍方-简" w:hint="eastAsia"/>
                <w:lang w:eastAsia="zh-CN"/>
              </w:rPr>
            </w:rPrChange>
          </w:rPr>
          <w:delText>附录</w:delText>
        </w:r>
        <w:bookmarkEnd w:id="2031"/>
      </w:del>
    </w:p>
    <w:p w14:paraId="30088360" w14:textId="56F1934C" w:rsidR="00347117" w:rsidRPr="0088676B" w:rsidDel="000D2E05" w:rsidRDefault="00347117" w:rsidP="00347117">
      <w:pPr>
        <w:pStyle w:val="2"/>
        <w:rPr>
          <w:del w:id="2034" w:author="Microsoft Office User" w:date="2017-08-26T16:22:00Z"/>
          <w:rFonts w:ascii=".萍方-简" w:eastAsiaTheme="minorEastAsia" w:hAnsi=".萍方-简"/>
          <w:noProof/>
          <w:lang w:val="en-CA" w:eastAsia="zh-CN"/>
          <w:rPrChange w:id="2035" w:author="Microsoft Office User" w:date="2017-08-26T15:42:00Z">
            <w:rPr>
              <w:del w:id="2036" w:author="Microsoft Office User" w:date="2017-08-26T16:22:00Z"/>
              <w:rFonts w:ascii=".萍方-简" w:eastAsia=".萍方-简" w:hAnsi=".萍方-简"/>
              <w:noProof/>
              <w:lang w:val="en-CA" w:eastAsia="zh-CN"/>
            </w:rPr>
          </w:rPrChange>
        </w:rPr>
      </w:pPr>
      <w:bookmarkStart w:id="2037" w:name="_Toc489971224"/>
      <w:del w:id="2038" w:author="Microsoft Office User" w:date="2017-08-26T16:22:00Z">
        <w:r w:rsidRPr="0088676B" w:rsidDel="000D2E05">
          <w:rPr>
            <w:rFonts w:ascii=".萍方-简" w:eastAsiaTheme="minorEastAsia" w:hAnsi=".萍方-简" w:hint="eastAsia"/>
            <w:noProof/>
            <w:lang w:val="en-CA" w:eastAsia="zh-CN"/>
            <w:rPrChange w:id="2039" w:author="Microsoft Office User" w:date="2017-08-26T15:42:00Z">
              <w:rPr>
                <w:rFonts w:ascii=".萍方-简" w:eastAsia=".萍方-简" w:hAnsi=".萍方-简" w:hint="eastAsia"/>
                <w:noProof/>
                <w:lang w:val="en-CA" w:eastAsia="zh-CN"/>
              </w:rPr>
            </w:rPrChange>
          </w:rPr>
          <w:delText>其他应用场景详述</w:delText>
        </w:r>
        <w:bookmarkEnd w:id="2037"/>
      </w:del>
    </w:p>
    <w:p w14:paraId="51A4D4B0" w14:textId="385AF6D6" w:rsidR="00347117" w:rsidRPr="0088676B" w:rsidDel="000D2E05" w:rsidRDefault="00347117" w:rsidP="00347117">
      <w:pPr>
        <w:pStyle w:val="3"/>
        <w:rPr>
          <w:del w:id="2040" w:author="Microsoft Office User" w:date="2017-08-26T16:22:00Z"/>
          <w:rFonts w:eastAsiaTheme="minorEastAsia"/>
          <w:lang w:eastAsia="zh-CN"/>
          <w:rPrChange w:id="2041" w:author="Microsoft Office User" w:date="2017-08-26T15:42:00Z">
            <w:rPr>
              <w:del w:id="2042" w:author="Microsoft Office User" w:date="2017-08-26T16:22:00Z"/>
              <w:rFonts w:eastAsia=".萍方-简"/>
              <w:lang w:eastAsia="zh-CN"/>
            </w:rPr>
          </w:rPrChange>
        </w:rPr>
      </w:pPr>
      <w:bookmarkStart w:id="2043" w:name="_Toc489971225"/>
      <w:del w:id="2044" w:author="Microsoft Office User" w:date="2017-08-26T16:22:00Z">
        <w:r w:rsidRPr="0088676B" w:rsidDel="000D2E05">
          <w:rPr>
            <w:rFonts w:eastAsiaTheme="minorEastAsia" w:hint="eastAsia"/>
            <w:lang w:eastAsia="zh-CN"/>
            <w:rPrChange w:id="2045" w:author="Microsoft Office User" w:date="2017-08-26T15:42:00Z">
              <w:rPr>
                <w:rFonts w:eastAsia=".萍方-简" w:hint="eastAsia"/>
                <w:lang w:eastAsia="zh-CN"/>
              </w:rPr>
            </w:rPrChange>
          </w:rPr>
          <w:delText>互助链架构应用于</w:delText>
        </w:r>
        <w:r w:rsidR="003615CD" w:rsidRPr="0088676B" w:rsidDel="000D2E05">
          <w:rPr>
            <w:rFonts w:eastAsiaTheme="minorEastAsia" w:hint="eastAsia"/>
            <w:lang w:eastAsia="zh-CN"/>
            <w:rPrChange w:id="2046" w:author="Microsoft Office User" w:date="2017-08-26T15:42:00Z">
              <w:rPr>
                <w:rFonts w:eastAsia=".萍方-简" w:hint="eastAsia"/>
                <w:lang w:eastAsia="zh-CN"/>
              </w:rPr>
            </w:rPrChange>
          </w:rPr>
          <w:delText>保险流程的优化</w:delText>
        </w:r>
        <w:bookmarkEnd w:id="2043"/>
      </w:del>
    </w:p>
    <w:p w14:paraId="3B804379" w14:textId="5465DD73" w:rsidR="00E0606F" w:rsidRPr="0088676B" w:rsidDel="000D2E05" w:rsidRDefault="00E0606F" w:rsidP="00E0606F">
      <w:pPr>
        <w:rPr>
          <w:del w:id="2047" w:author="Microsoft Office User" w:date="2017-08-26T16:22:00Z"/>
          <w:rFonts w:eastAsiaTheme="minorEastAsia"/>
          <w:lang w:eastAsia="zh-CN"/>
          <w:rPrChange w:id="2048" w:author="Microsoft Office User" w:date="2017-08-26T15:42:00Z">
            <w:rPr>
              <w:del w:id="2049" w:author="Microsoft Office User" w:date="2017-08-26T16:22:00Z"/>
              <w:lang w:eastAsia="zh-CN"/>
            </w:rPr>
          </w:rPrChange>
        </w:rPr>
      </w:pPr>
      <w:del w:id="2050" w:author="Microsoft Office User" w:date="2017-08-26T16:22:00Z">
        <w:r w:rsidRPr="0088676B" w:rsidDel="000D2E05">
          <w:rPr>
            <w:rFonts w:eastAsiaTheme="minorEastAsia"/>
            <w:lang w:eastAsia="zh-CN"/>
            <w:rPrChange w:id="2051" w:author="Microsoft Office User" w:date="2017-08-26T15:42:00Z">
              <w:rPr>
                <w:lang w:eastAsia="zh-CN"/>
              </w:rPr>
            </w:rPrChange>
          </w:rPr>
          <w:delText>Blockchain’s value for Insurance</w:delText>
        </w:r>
      </w:del>
    </w:p>
    <w:p w14:paraId="42A94323" w14:textId="04FB343F" w:rsidR="00E0606F" w:rsidRPr="0088676B" w:rsidDel="000D2E05" w:rsidRDefault="000A7D17" w:rsidP="00E0606F">
      <w:pPr>
        <w:rPr>
          <w:del w:id="2052" w:author="Microsoft Office User" w:date="2017-08-26T16:22:00Z"/>
          <w:rFonts w:eastAsiaTheme="minorEastAsia"/>
          <w:lang w:eastAsia="zh-CN"/>
          <w:rPrChange w:id="2053" w:author="Microsoft Office User" w:date="2017-08-26T15:42:00Z">
            <w:rPr>
              <w:del w:id="2054" w:author="Microsoft Office User" w:date="2017-08-26T16:22:00Z"/>
              <w:lang w:eastAsia="zh-CN"/>
            </w:rPr>
          </w:rPrChange>
        </w:rPr>
      </w:pPr>
      <w:del w:id="2055"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5760" behindDoc="0" locked="0" layoutInCell="1" allowOverlap="1" wp14:anchorId="012ABCB9" wp14:editId="0FAD434A">
                  <wp:simplePos x="0" y="0"/>
                  <wp:positionH relativeFrom="column">
                    <wp:posOffset>5300345</wp:posOffset>
                  </wp:positionH>
                  <wp:positionV relativeFrom="paragraph">
                    <wp:posOffset>139700</wp:posOffset>
                  </wp:positionV>
                  <wp:extent cx="906145" cy="558800"/>
                  <wp:effectExtent l="0" t="0" r="33655" b="2540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B6916" w14:textId="77777777" w:rsidR="00061202" w:rsidRDefault="00061202" w:rsidP="00E0606F">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2ABCB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66" type="#_x0000_t176" style="position:absolute;margin-left:417.35pt;margin-top:11pt;width:71.35pt;height: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" fillcolor="#4f81bd [3204]" strokecolor="#243f60 [1604]" strokeweight="2pt">
                  <v:path arrowok="t"/>
                  <v:textbox>
                    <w:txbxContent>
                      <w:p w14:paraId="476B6916" w14:textId="77777777" w:rsidR="00061202" w:rsidRDefault="00061202" w:rsidP="00E0606F">
                        <w:pPr>
                          <w:jc w:val="center"/>
                        </w:pPr>
                        <w:r>
                          <w:t>External Reporting</w:t>
                        </w:r>
                      </w:p>
                    </w:txbxContent>
                  </v:textbox>
                </v:shape>
              </w:pict>
            </mc:Fallback>
          </mc:AlternateContent>
        </w:r>
        <w:r w:rsidRPr="0088676B" w:rsidDel="000D2E05">
          <w:rPr>
            <w:rFonts w:eastAsiaTheme="minorEastAsia"/>
            <w:noProof/>
            <w:lang w:eastAsia="zh-CN"/>
            <w:rPrChange w:id="2056" w:author="Microsoft Office User" w:date="2017-08-26T15:42:00Z">
              <w:rPr>
                <w:rFonts w:eastAsiaTheme="minorEastAsia"/>
                <w:noProof/>
                <w:lang w:eastAsia="zh-CN"/>
              </w:rPr>
            </w:rPrChange>
          </w:rPr>
          <mc:AlternateContent>
            <mc:Choice Requires="wps">
              <w:drawing>
                <wp:anchor distT="0" distB="0" distL="114300" distR="114300" simplePos="0" relativeHeight="251764736" behindDoc="0" locked="0" layoutInCell="1" allowOverlap="1" wp14:anchorId="5F96C844" wp14:editId="7F955FD0">
                  <wp:simplePos x="0" y="0"/>
                  <wp:positionH relativeFrom="column">
                    <wp:posOffset>4114800</wp:posOffset>
                  </wp:positionH>
                  <wp:positionV relativeFrom="paragraph">
                    <wp:posOffset>165100</wp:posOffset>
                  </wp:positionV>
                  <wp:extent cx="812800" cy="490855"/>
                  <wp:effectExtent l="0" t="0" r="25400" b="1714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4908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3EED5" w14:textId="77777777" w:rsidR="00061202" w:rsidRDefault="00061202" w:rsidP="00E0606F">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96C844" id="Flowchart: Alternate Process 74" o:spid="_x0000_s1067" type="#_x0000_t176" style="position:absolute;margin-left:324pt;margin-top:13pt;width:64pt;height:3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" fillcolor="#4f81bd [3204]" strokecolor="#243f60 [1604]" strokeweight="2pt">
                  <v:path arrowok="t"/>
                  <v:textbox>
                    <w:txbxContent>
                      <w:p w14:paraId="0B03EED5" w14:textId="77777777" w:rsidR="00061202" w:rsidRDefault="00061202" w:rsidP="00E0606F">
                        <w:pPr>
                          <w:jc w:val="center"/>
                        </w:pPr>
                        <w:r>
                          <w:t>Claims</w:t>
                        </w:r>
                      </w:p>
                    </w:txbxContent>
                  </v:textbox>
                </v:shape>
              </w:pict>
            </mc:Fallback>
          </mc:AlternateContent>
        </w:r>
        <w:r w:rsidRPr="0088676B" w:rsidDel="000D2E05">
          <w:rPr>
            <w:rFonts w:eastAsiaTheme="minorEastAsia"/>
            <w:noProof/>
            <w:lang w:eastAsia="zh-CN"/>
            <w:rPrChange w:id="2057" w:author="Microsoft Office User" w:date="2017-08-26T15:42:00Z">
              <w:rPr>
                <w:rFonts w:eastAsiaTheme="minorEastAsia"/>
                <w:noProof/>
                <w:lang w:eastAsia="zh-CN"/>
              </w:rPr>
            </w:rPrChange>
          </w:rPr>
          <mc:AlternateContent>
            <mc:Choice Requires="wps">
              <w:drawing>
                <wp:anchor distT="0" distB="0" distL="114300" distR="114300" simplePos="0" relativeHeight="251744256" behindDoc="0" locked="0" layoutInCell="1" allowOverlap="1" wp14:anchorId="368DC859" wp14:editId="1698B87D">
                  <wp:simplePos x="0" y="0"/>
                  <wp:positionH relativeFrom="column">
                    <wp:posOffset>1371600</wp:posOffset>
                  </wp:positionH>
                  <wp:positionV relativeFrom="paragraph">
                    <wp:posOffset>147955</wp:posOffset>
                  </wp:positionV>
                  <wp:extent cx="871855" cy="457200"/>
                  <wp:effectExtent l="0" t="0" r="17145" b="25400"/>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CE106" w14:textId="77777777" w:rsidR="00061202" w:rsidRDefault="00061202" w:rsidP="00E0606F">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8DC859" id="Flowchart: Alternate Process 72" o:spid="_x0000_s1068" type="#_x0000_t176" style="position:absolute;margin-left:108pt;margin-top:11.65pt;width:68.6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" fillcolor="#4f81bd [3204]" strokecolor="#243f60 [1604]" strokeweight="2pt">
                  <v:path arrowok="t"/>
                  <v:textbox>
                    <w:txbxContent>
                      <w:p w14:paraId="392CE106" w14:textId="77777777" w:rsidR="00061202" w:rsidRDefault="00061202" w:rsidP="00E0606F">
                        <w:pPr>
                          <w:jc w:val="center"/>
                        </w:pPr>
                        <w:r>
                          <w:t>Post Bind</w:t>
                        </w:r>
                      </w:p>
                    </w:txbxContent>
                  </v:textbox>
                </v:shape>
              </w:pict>
            </mc:Fallback>
          </mc:AlternateContent>
        </w:r>
        <w:r w:rsidRPr="0088676B" w:rsidDel="000D2E05">
          <w:rPr>
            <w:rFonts w:eastAsiaTheme="minorEastAsia"/>
            <w:noProof/>
            <w:lang w:eastAsia="zh-CN"/>
            <w:rPrChange w:id="2058" w:author="Microsoft Office User" w:date="2017-08-26T15:42:00Z">
              <w:rPr>
                <w:rFonts w:eastAsiaTheme="minorEastAsia"/>
                <w:noProof/>
                <w:lang w:eastAsia="zh-CN"/>
              </w:rPr>
            </w:rPrChange>
          </w:rPr>
          <mc:AlternateContent>
            <mc:Choice Requires="wps">
              <w:drawing>
                <wp:anchor distT="0" distB="0" distL="114300" distR="114300" simplePos="0" relativeHeight="251745280" behindDoc="0" locked="0" layoutInCell="1" allowOverlap="1" wp14:anchorId="784BD5FF" wp14:editId="5E5AE48C">
                  <wp:simplePos x="0" y="0"/>
                  <wp:positionH relativeFrom="column">
                    <wp:posOffset>2607310</wp:posOffset>
                  </wp:positionH>
                  <wp:positionV relativeFrom="paragraph">
                    <wp:posOffset>139700</wp:posOffset>
                  </wp:positionV>
                  <wp:extent cx="1058545" cy="499745"/>
                  <wp:effectExtent l="0" t="0" r="33655" b="33655"/>
                  <wp:wrapNone/>
                  <wp:docPr id="73" name="Flowchart: Alternat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EC59C" w14:textId="77777777" w:rsidR="00061202" w:rsidRDefault="00061202" w:rsidP="00E0606F">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4BD5FF" id="Flowchart: Alternate Process 73" o:spid="_x0000_s1069" type="#_x0000_t176" style="position:absolute;margin-left:205.3pt;margin-top:11pt;width:83.35pt;height:3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" fillcolor="#4f81bd [3204]" strokecolor="#243f60 [1604]" strokeweight="2pt">
                  <v:path arrowok="t"/>
                  <v:textbox>
                    <w:txbxContent>
                      <w:p w14:paraId="5DEEC59C" w14:textId="77777777" w:rsidR="00061202" w:rsidRDefault="00061202" w:rsidP="00E0606F">
                        <w:pPr>
                          <w:jc w:val="center"/>
                        </w:pPr>
                        <w:r>
                          <w:t>Accounting &amp; Settlement</w:t>
                        </w:r>
                      </w:p>
                    </w:txbxContent>
                  </v:textbox>
                </v:shape>
              </w:pict>
            </mc:Fallback>
          </mc:AlternateContent>
        </w:r>
        <w:r w:rsidRPr="0088676B" w:rsidDel="000D2E05">
          <w:rPr>
            <w:rFonts w:eastAsiaTheme="minorEastAsia"/>
            <w:noProof/>
            <w:lang w:eastAsia="zh-CN"/>
            <w:rPrChange w:id="2059" w:author="Microsoft Office User" w:date="2017-08-26T15:42:00Z">
              <w:rPr>
                <w:rFonts w:eastAsiaTheme="minorEastAsia"/>
                <w:noProof/>
                <w:lang w:eastAsia="zh-CN"/>
              </w:rPr>
            </w:rPrChange>
          </w:rPr>
          <mc:AlternateContent>
            <mc:Choice Requires="wps">
              <w:drawing>
                <wp:anchor distT="0" distB="0" distL="114300" distR="114300" simplePos="0" relativeHeight="251742208" behindDoc="0" locked="0" layoutInCell="1" allowOverlap="1" wp14:anchorId="105D8569" wp14:editId="3FCCB31A">
                  <wp:simplePos x="0" y="0"/>
                  <wp:positionH relativeFrom="column">
                    <wp:posOffset>152400</wp:posOffset>
                  </wp:positionH>
                  <wp:positionV relativeFrom="paragraph">
                    <wp:posOffset>122555</wp:posOffset>
                  </wp:positionV>
                  <wp:extent cx="914400" cy="499745"/>
                  <wp:effectExtent l="0" t="0" r="25400" b="33655"/>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CA342" w14:textId="77777777" w:rsidR="00061202" w:rsidRDefault="00061202" w:rsidP="00E0606F">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8569" id="Flowchart: Alternate Process 70" o:spid="_x0000_s1070" type="#_x0000_t176" style="position:absolute;margin-left:12pt;margin-top:9.65pt;width:1in;height:39.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" fillcolor="#4f81bd [3204]" strokecolor="#243f60 [1604]" strokeweight="2pt">
                  <v:path arrowok="t"/>
                  <v:textbox>
                    <w:txbxContent>
                      <w:p w14:paraId="5C1CA342" w14:textId="77777777" w:rsidR="00061202" w:rsidRDefault="00061202" w:rsidP="00E0606F">
                        <w:pPr>
                          <w:jc w:val="center"/>
                        </w:pPr>
                        <w:r>
                          <w:t>Placing</w:t>
                        </w:r>
                      </w:p>
                    </w:txbxContent>
                  </v:textbox>
                </v:shape>
              </w:pict>
            </mc:Fallback>
          </mc:AlternateContent>
        </w:r>
      </w:del>
    </w:p>
    <w:bookmarkStart w:id="2060" w:name="_Toc489971226"/>
    <w:p w14:paraId="728168CF" w14:textId="1E063060" w:rsidR="00E0606F" w:rsidRPr="0088676B" w:rsidDel="000D2E05" w:rsidRDefault="000A7D17" w:rsidP="00E0606F">
      <w:pPr>
        <w:pStyle w:val="2"/>
        <w:numPr>
          <w:ilvl w:val="0"/>
          <w:numId w:val="0"/>
        </w:numPr>
        <w:ind w:left="720"/>
        <w:rPr>
          <w:del w:id="2061" w:author="Microsoft Office User" w:date="2017-08-26T16:22:00Z"/>
          <w:rFonts w:asciiTheme="minorEastAsia" w:eastAsiaTheme="minorEastAsia" w:hAnsiTheme="minorEastAsia"/>
          <w:lang w:eastAsia="zh-CN"/>
        </w:rPr>
      </w:pPr>
      <w:del w:id="2062"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8832" behindDoc="0" locked="0" layoutInCell="1" allowOverlap="1" wp14:anchorId="6ED3C4AA" wp14:editId="30A7521F">
                  <wp:simplePos x="0" y="0"/>
                  <wp:positionH relativeFrom="column">
                    <wp:posOffset>4970145</wp:posOffset>
                  </wp:positionH>
                  <wp:positionV relativeFrom="paragraph">
                    <wp:posOffset>73025</wp:posOffset>
                  </wp:positionV>
                  <wp:extent cx="381000" cy="45720"/>
                  <wp:effectExtent l="0" t="25400" r="50800" b="5588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79505E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391.35pt;margin-top:5.75pt;width:30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" adj="20304" fillcolor="#4f81bd [3204]" strokecolor="#243f60 [1604]" strokeweight="2pt">
                  <v:path arrowok="t"/>
                </v:shape>
              </w:pict>
            </mc:Fallback>
          </mc:AlternateContent>
        </w:r>
        <w:r w:rsidRPr="0088676B" w:rsidDel="000D2E05">
          <w:rPr>
            <w:rFonts w:eastAsiaTheme="minorEastAsia"/>
            <w:noProof/>
            <w:lang w:eastAsia="zh-CN"/>
            <w:rPrChange w:id="2063" w:author="Microsoft Office User" w:date="2017-08-26T15:42:00Z">
              <w:rPr>
                <w:rFonts w:eastAsiaTheme="minorEastAsia"/>
                <w:noProof/>
                <w:lang w:eastAsia="zh-CN"/>
              </w:rPr>
            </w:rPrChange>
          </w:rPr>
          <mc:AlternateContent>
            <mc:Choice Requires="wps">
              <w:drawing>
                <wp:anchor distT="0" distB="0" distL="114300" distR="114300" simplePos="0" relativeHeight="251767808" behindDoc="0" locked="0" layoutInCell="1" allowOverlap="1" wp14:anchorId="4D2C9E73" wp14:editId="2089E719">
                  <wp:simplePos x="0" y="0"/>
                  <wp:positionH relativeFrom="column">
                    <wp:posOffset>3665855</wp:posOffset>
                  </wp:positionH>
                  <wp:positionV relativeFrom="paragraph">
                    <wp:posOffset>53340</wp:posOffset>
                  </wp:positionV>
                  <wp:extent cx="432435" cy="76200"/>
                  <wp:effectExtent l="0" t="25400" r="50165" b="5080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BF5D7D" id="Arrow: Right 77" o:spid="_x0000_s1026" type="#_x0000_t13" style="position:absolute;margin-left:288.65pt;margin-top:4.2pt;width:34.05pt;height: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" adj="19697" fillcolor="#4f81bd [3204]" strokecolor="#243f60 [1604]" strokeweight="2pt">
                  <v:path arrowok="t"/>
                </v:shape>
              </w:pict>
            </mc:Fallback>
          </mc:AlternateContent>
        </w:r>
        <w:r w:rsidRPr="0088676B" w:rsidDel="000D2E05">
          <w:rPr>
            <w:rFonts w:eastAsiaTheme="minorEastAsia"/>
            <w:noProof/>
            <w:lang w:eastAsia="zh-CN"/>
            <w:rPrChange w:id="2064" w:author="Microsoft Office User" w:date="2017-08-26T15:42:00Z">
              <w:rPr>
                <w:rFonts w:eastAsiaTheme="minorEastAsia"/>
                <w:noProof/>
                <w:lang w:eastAsia="zh-CN"/>
              </w:rPr>
            </w:rPrChange>
          </w:rPr>
          <mc:AlternateContent>
            <mc:Choice Requires="wps">
              <w:drawing>
                <wp:anchor distT="0" distB="0" distL="114300" distR="114300" simplePos="0" relativeHeight="251766784" behindDoc="0" locked="0" layoutInCell="1" allowOverlap="1" wp14:anchorId="43C782CF" wp14:editId="06FAE563">
                  <wp:simplePos x="0" y="0"/>
                  <wp:positionH relativeFrom="column">
                    <wp:posOffset>2252345</wp:posOffset>
                  </wp:positionH>
                  <wp:positionV relativeFrom="paragraph">
                    <wp:posOffset>27940</wp:posOffset>
                  </wp:positionV>
                  <wp:extent cx="363855" cy="45720"/>
                  <wp:effectExtent l="0" t="25400" r="42545" b="5588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992589" id="Arrow: Right 76" o:spid="_x0000_s1026" type="#_x0000_t13" style="position:absolute;margin-left:177.35pt;margin-top:2.2pt;width:28.65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" adj="20243" fillcolor="#4f81bd [3204]" strokecolor="#243f60 [1604]" strokeweight="2pt">
                  <v:path arrowok="t"/>
                </v:shape>
              </w:pict>
            </mc:Fallback>
          </mc:AlternateContent>
        </w:r>
        <w:r w:rsidRPr="0088676B" w:rsidDel="000D2E05">
          <w:rPr>
            <w:rFonts w:eastAsiaTheme="minorEastAsia"/>
            <w:noProof/>
            <w:lang w:eastAsia="zh-CN"/>
            <w:rPrChange w:id="2065" w:author="Microsoft Office User" w:date="2017-08-26T15:42:00Z">
              <w:rPr>
                <w:rFonts w:eastAsiaTheme="minorEastAsia"/>
                <w:noProof/>
                <w:lang w:eastAsia="zh-CN"/>
              </w:rPr>
            </w:rPrChange>
          </w:rPr>
          <mc:AlternateContent>
            <mc:Choice Requires="wps">
              <w:drawing>
                <wp:anchor distT="0" distB="0" distL="114300" distR="114300" simplePos="0" relativeHeight="251743232" behindDoc="0" locked="0" layoutInCell="1" allowOverlap="1" wp14:anchorId="57F221A7" wp14:editId="0FEA5AD5">
                  <wp:simplePos x="0" y="0"/>
                  <wp:positionH relativeFrom="column">
                    <wp:posOffset>1108710</wp:posOffset>
                  </wp:positionH>
                  <wp:positionV relativeFrom="paragraph">
                    <wp:posOffset>29845</wp:posOffset>
                  </wp:positionV>
                  <wp:extent cx="236855" cy="45720"/>
                  <wp:effectExtent l="0" t="25400" r="42545" b="5588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55B03A" id="Arrow: Right 71" o:spid="_x0000_s1026" type="#_x0000_t13" style="position:absolute;margin-left:87.3pt;margin-top:2.35pt;width:18.65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" adj="19515" fillcolor="#4f81bd [3204]" strokecolor="#243f60 [1604]" strokeweight="2pt">
                  <v:path arrowok="t"/>
                </v:shape>
              </w:pict>
            </mc:Fallback>
          </mc:AlternateContent>
        </w:r>
        <w:bookmarkEnd w:id="2060"/>
      </w:del>
    </w:p>
    <w:p w14:paraId="699EB7E5" w14:textId="41334B27" w:rsidR="00E0606F" w:rsidRPr="0088676B" w:rsidDel="000D2E05" w:rsidRDefault="00E0606F" w:rsidP="00E0606F">
      <w:pPr>
        <w:rPr>
          <w:del w:id="2066" w:author="Microsoft Office User" w:date="2017-08-26T16:22:00Z"/>
          <w:rFonts w:eastAsiaTheme="minorEastAsia"/>
          <w:lang w:eastAsia="zh-CN"/>
        </w:rPr>
      </w:pPr>
    </w:p>
    <w:p w14:paraId="0901BF36" w14:textId="2B5B0BF8" w:rsidR="00E0606F" w:rsidRPr="0088676B" w:rsidDel="000D2E05" w:rsidRDefault="00E0606F" w:rsidP="00E0606F">
      <w:pPr>
        <w:rPr>
          <w:del w:id="2067" w:author="Microsoft Office User" w:date="2017-08-26T16:22:00Z"/>
          <w:rFonts w:eastAsiaTheme="minorEastAsia"/>
          <w:lang w:eastAsia="zh-CN"/>
        </w:rPr>
      </w:pPr>
      <w:del w:id="2068" w:author="Microsoft Office User" w:date="2017-08-26T16:22:00Z">
        <w:r w:rsidRPr="0088676B" w:rsidDel="000D2E05">
          <w:rPr>
            <w:rFonts w:eastAsiaTheme="minorEastAsia"/>
            <w:b/>
            <w:bCs/>
            <w:i/>
            <w:iCs/>
            <w:lang w:eastAsia="zh-CN"/>
          </w:rPr>
          <w:delText>Blockchain has the potential to drive simplicity and efficiency through the establishment of new financial services infrastructure and processes across all of the key aspects of the insurance value chain</w:delText>
        </w:r>
        <w:r w:rsidRPr="0088676B" w:rsidDel="000D2E05">
          <w:rPr>
            <w:rFonts w:eastAsiaTheme="minorEastAsia"/>
            <w:lang w:eastAsia="zh-CN"/>
          </w:rPr>
          <w:delText>.</w:delText>
        </w:r>
      </w:del>
    </w:p>
    <w:p w14:paraId="23112720" w14:textId="36F991A0" w:rsidR="00E0606F" w:rsidRPr="0088676B" w:rsidDel="000D2E05" w:rsidRDefault="00E0606F" w:rsidP="00E0606F">
      <w:pPr>
        <w:rPr>
          <w:del w:id="2069" w:author="Microsoft Office User" w:date="2017-08-26T16:22:00Z"/>
          <w:rFonts w:eastAsiaTheme="minorEastAsia"/>
          <w:lang w:eastAsia="zh-CN"/>
        </w:rPr>
      </w:pPr>
      <w:del w:id="2070" w:author="Microsoft Office User" w:date="2017-08-26T16:22:00Z">
        <w:r w:rsidRPr="0088676B" w:rsidDel="000D2E05">
          <w:rPr>
            <w:rFonts w:eastAsiaTheme="minorEastAsia"/>
            <w:lang w:eastAsia="zh-CN"/>
          </w:rPr>
          <w:delText>Operational simplification: Reduces manual efforts to reconcile and resolve disputes;</w:delText>
        </w:r>
      </w:del>
    </w:p>
    <w:p w14:paraId="6416CC6B" w14:textId="2B77BF49" w:rsidR="00E0606F" w:rsidRPr="0088676B" w:rsidDel="000D2E05" w:rsidRDefault="00E0606F" w:rsidP="00E0606F">
      <w:pPr>
        <w:rPr>
          <w:del w:id="2071" w:author="Microsoft Office User" w:date="2017-08-26T16:22:00Z"/>
          <w:rFonts w:eastAsiaTheme="minorEastAsia"/>
          <w:lang w:eastAsia="zh-CN"/>
        </w:rPr>
      </w:pPr>
      <w:del w:id="2072" w:author="Microsoft Office User" w:date="2017-08-26T16:22:00Z">
        <w:r w:rsidRPr="0088676B" w:rsidDel="000D2E05">
          <w:rPr>
            <w:rFonts w:eastAsiaTheme="minorEastAsia"/>
            <w:lang w:eastAsia="zh-CN"/>
          </w:rPr>
          <w:delText>Counterparty risk reduction: Agreements codified and executed in a shared, immutable environment;</w:delText>
        </w:r>
      </w:del>
    </w:p>
    <w:p w14:paraId="59ACFDE2" w14:textId="0F3DB707" w:rsidR="00E0606F" w:rsidRPr="0088676B" w:rsidDel="000D2E05" w:rsidRDefault="00E0606F" w:rsidP="00E0606F">
      <w:pPr>
        <w:rPr>
          <w:del w:id="2073" w:author="Microsoft Office User" w:date="2017-08-26T16:22:00Z"/>
          <w:rFonts w:eastAsiaTheme="minorEastAsia"/>
          <w:lang w:eastAsia="zh-CN"/>
        </w:rPr>
      </w:pPr>
      <w:del w:id="2074" w:author="Microsoft Office User" w:date="2017-08-26T16:22:00Z">
        <w:r w:rsidRPr="0088676B" w:rsidDel="000D2E05">
          <w:rPr>
            <w:rFonts w:eastAsiaTheme="minorEastAsia"/>
            <w:lang w:eastAsia="zh-CN"/>
          </w:rPr>
          <w:delText>Liquidity and capital improvement: Can reduce locked-in capital and provides increased transparency;</w:delText>
        </w:r>
      </w:del>
    </w:p>
    <w:p w14:paraId="5C94BF36" w14:textId="1F802C36" w:rsidR="00E0606F" w:rsidRPr="0088676B" w:rsidDel="000D2E05" w:rsidRDefault="00E0606F" w:rsidP="00E0606F">
      <w:pPr>
        <w:rPr>
          <w:del w:id="2075" w:author="Microsoft Office User" w:date="2017-08-26T16:22:00Z"/>
          <w:rFonts w:eastAsiaTheme="minorEastAsia"/>
          <w:lang w:eastAsia="zh-CN"/>
        </w:rPr>
      </w:pPr>
      <w:del w:id="2076" w:author="Microsoft Office User" w:date="2017-08-26T16:22:00Z">
        <w:r w:rsidRPr="0088676B" w:rsidDel="000D2E05">
          <w:rPr>
            <w:rFonts w:eastAsiaTheme="minorEastAsia"/>
            <w:lang w:eastAsia="zh-CN"/>
          </w:rPr>
          <w:delText>Regulatory efficiency improvement: Enables real-time monitoring;</w:delText>
        </w:r>
      </w:del>
    </w:p>
    <w:p w14:paraId="51785AF9" w14:textId="55DD397D" w:rsidR="00E0606F" w:rsidRPr="0088676B" w:rsidDel="000D2E05" w:rsidRDefault="00E0606F" w:rsidP="00E0606F">
      <w:pPr>
        <w:rPr>
          <w:del w:id="2077" w:author="Microsoft Office User" w:date="2017-08-26T16:22:00Z"/>
          <w:rFonts w:eastAsiaTheme="minorEastAsia"/>
          <w:lang w:eastAsia="zh-CN"/>
        </w:rPr>
      </w:pPr>
      <w:del w:id="2078" w:author="Microsoft Office User" w:date="2017-08-26T16:22:00Z">
        <w:r w:rsidRPr="0088676B" w:rsidDel="000D2E05">
          <w:rPr>
            <w:rFonts w:eastAsiaTheme="minorEastAsia"/>
            <w:lang w:eastAsia="zh-CN"/>
          </w:rPr>
          <w:delText>Clearing and settlement time reduction: May reduce some third parties supporting transaction verification / validation and accelerates settlement;</w:delText>
        </w:r>
      </w:del>
    </w:p>
    <w:p w14:paraId="1146F2ED" w14:textId="40DCF5FC" w:rsidR="00E0606F" w:rsidRPr="0088676B" w:rsidDel="000D2E05" w:rsidRDefault="00E0606F" w:rsidP="00E0606F">
      <w:pPr>
        <w:rPr>
          <w:del w:id="2079" w:author="Microsoft Office User" w:date="2017-08-26T16:22:00Z"/>
          <w:rFonts w:eastAsiaTheme="minorEastAsia"/>
          <w:lang w:eastAsia="zh-CN"/>
        </w:rPr>
      </w:pPr>
      <w:del w:id="2080" w:author="Microsoft Office User" w:date="2017-08-26T16:22:00Z">
        <w:r w:rsidRPr="0088676B" w:rsidDel="000D2E05">
          <w:rPr>
            <w:rFonts w:eastAsiaTheme="minorEastAsia"/>
            <w:lang w:eastAsia="zh-CN"/>
          </w:rPr>
          <w:delText>Fraud minimization: Helps with asset provenance and transaction history within a single source;</w:delText>
        </w:r>
      </w:del>
    </w:p>
    <w:p w14:paraId="69E23A39" w14:textId="77D5A3C7" w:rsidR="00E0606F" w:rsidRPr="0088676B" w:rsidDel="000D2E05" w:rsidRDefault="00E0606F" w:rsidP="00E0606F">
      <w:pPr>
        <w:rPr>
          <w:del w:id="2081" w:author="Microsoft Office User" w:date="2017-08-26T16:22:00Z"/>
          <w:rFonts w:eastAsiaTheme="minorEastAsia"/>
          <w:lang w:eastAsia="zh-CN"/>
        </w:rPr>
      </w:pPr>
    </w:p>
    <w:p w14:paraId="26E08B87" w14:textId="59F90453" w:rsidR="00E0606F" w:rsidRPr="0088676B" w:rsidDel="000D2E05" w:rsidRDefault="00E0606F" w:rsidP="00E0606F">
      <w:pPr>
        <w:rPr>
          <w:del w:id="2082" w:author="Microsoft Office User" w:date="2017-08-26T16:22:00Z"/>
          <w:rFonts w:eastAsiaTheme="minorEastAsia"/>
          <w:b/>
          <w:lang w:eastAsia="zh-CN"/>
        </w:rPr>
      </w:pPr>
      <w:del w:id="2083" w:author="Microsoft Office User" w:date="2017-08-26T16:22:00Z">
        <w:r w:rsidRPr="0088676B" w:rsidDel="000D2E05">
          <w:rPr>
            <w:rFonts w:eastAsiaTheme="minorEastAsia"/>
            <w:b/>
            <w:lang w:eastAsia="zh-CN"/>
          </w:rPr>
          <w:delText>Insurance Administration:</w:delText>
        </w:r>
      </w:del>
    </w:p>
    <w:p w14:paraId="0F558653" w14:textId="681DD8DE" w:rsidR="00E0606F" w:rsidRPr="0088676B" w:rsidDel="000D2E05" w:rsidRDefault="00E0606F" w:rsidP="00E0606F">
      <w:pPr>
        <w:rPr>
          <w:del w:id="2084" w:author="Microsoft Office User" w:date="2017-08-26T16:22:00Z"/>
          <w:rFonts w:eastAsiaTheme="minorEastAsia"/>
          <w:lang w:eastAsia="zh-CN"/>
        </w:rPr>
      </w:pPr>
      <w:del w:id="2085" w:author="Microsoft Office User" w:date="2017-08-26T16:22:00Z">
        <w:r w:rsidRPr="0088676B" w:rsidDel="000D2E05">
          <w:rPr>
            <w:rFonts w:eastAsiaTheme="minorEastAsia"/>
            <w:lang w:eastAsia="zh-CN"/>
          </w:rPr>
          <w:delText>Today:</w:delText>
        </w:r>
      </w:del>
    </w:p>
    <w:p w14:paraId="5F0ECE2E" w14:textId="66BC0A70" w:rsidR="00E0606F" w:rsidRPr="0088676B" w:rsidDel="000D2E05" w:rsidRDefault="00E0606F" w:rsidP="00E0606F">
      <w:pPr>
        <w:pStyle w:val="ad"/>
        <w:numPr>
          <w:ilvl w:val="0"/>
          <w:numId w:val="5"/>
        </w:numPr>
        <w:rPr>
          <w:del w:id="2086" w:author="Microsoft Office User" w:date="2017-08-26T16:22:00Z"/>
          <w:rFonts w:eastAsiaTheme="minorEastAsia"/>
          <w:lang w:eastAsia="zh-CN"/>
        </w:rPr>
      </w:pPr>
      <w:del w:id="2087" w:author="Microsoft Office User" w:date="2017-08-26T16:22:00Z">
        <w:r w:rsidRPr="0088676B" w:rsidDel="000D2E05">
          <w:rPr>
            <w:rFonts w:eastAsiaTheme="minorEastAsia"/>
            <w:lang w:eastAsia="zh-CN"/>
          </w:rPr>
          <w:delText xml:space="preserve">Manual processes between multiple parties (Insurance provider, benefits administrator, employer, employee, service provider network, etc) </w:delText>
        </w:r>
      </w:del>
    </w:p>
    <w:p w14:paraId="5608A51C" w14:textId="56E94F17" w:rsidR="00E0606F" w:rsidRPr="0088676B" w:rsidDel="000D2E05" w:rsidRDefault="00E0606F" w:rsidP="00E0606F">
      <w:pPr>
        <w:pStyle w:val="ad"/>
        <w:numPr>
          <w:ilvl w:val="0"/>
          <w:numId w:val="5"/>
        </w:numPr>
        <w:rPr>
          <w:del w:id="2088" w:author="Microsoft Office User" w:date="2017-08-26T16:22:00Z"/>
          <w:rFonts w:eastAsiaTheme="minorEastAsia"/>
          <w:lang w:eastAsia="zh-CN"/>
        </w:rPr>
      </w:pPr>
      <w:del w:id="2089" w:author="Microsoft Office User" w:date="2017-08-26T16:22:00Z">
        <w:r w:rsidRPr="0088676B" w:rsidDel="000D2E05">
          <w:rPr>
            <w:rFonts w:eastAsiaTheme="minorEastAsia"/>
            <w:lang w:eastAsia="zh-CN"/>
          </w:rPr>
          <w:delText>Protracted coordination of business transactions between business network participants</w:delText>
        </w:r>
      </w:del>
    </w:p>
    <w:p w14:paraId="24B2FA51" w14:textId="4B145874" w:rsidR="00E0606F" w:rsidRPr="0088676B" w:rsidDel="000D2E05" w:rsidRDefault="00E0606F" w:rsidP="00E0606F">
      <w:pPr>
        <w:pStyle w:val="ad"/>
        <w:numPr>
          <w:ilvl w:val="0"/>
          <w:numId w:val="5"/>
        </w:numPr>
        <w:rPr>
          <w:del w:id="2090" w:author="Microsoft Office User" w:date="2017-08-26T16:22:00Z"/>
          <w:rFonts w:eastAsiaTheme="minorEastAsia"/>
          <w:lang w:eastAsia="zh-CN"/>
        </w:rPr>
      </w:pPr>
      <w:del w:id="2091" w:author="Microsoft Office User" w:date="2017-08-26T16:22:00Z">
        <w:r w:rsidRPr="0088676B" w:rsidDel="000D2E05">
          <w:rPr>
            <w:rFonts w:eastAsiaTheme="minorEastAsia"/>
            <w:lang w:eastAsia="zh-CN"/>
          </w:rPr>
          <w:delText>Different versions of the same data in multiple systems of record, leading to added costs and lengthy disputes</w:delText>
        </w:r>
      </w:del>
    </w:p>
    <w:p w14:paraId="0139B26C" w14:textId="669236D3" w:rsidR="00E0606F" w:rsidRPr="0088676B" w:rsidDel="000D2E05" w:rsidRDefault="00E0606F" w:rsidP="00E0606F">
      <w:pPr>
        <w:pStyle w:val="ad"/>
        <w:numPr>
          <w:ilvl w:val="0"/>
          <w:numId w:val="5"/>
        </w:numPr>
        <w:rPr>
          <w:del w:id="2092" w:author="Microsoft Office User" w:date="2017-08-26T16:22:00Z"/>
          <w:rFonts w:eastAsiaTheme="minorEastAsia"/>
          <w:lang w:eastAsia="zh-CN"/>
        </w:rPr>
      </w:pPr>
      <w:del w:id="2093" w:author="Microsoft Office User" w:date="2017-08-26T16:22:00Z">
        <w:r w:rsidRPr="0088676B" w:rsidDel="000D2E05">
          <w:rPr>
            <w:rFonts w:eastAsiaTheme="minorEastAsia"/>
            <w:lang w:eastAsia="zh-CN"/>
          </w:rPr>
          <w:delText>Error prone verification processes for eligibility and benefits</w:delText>
        </w:r>
      </w:del>
    </w:p>
    <w:p w14:paraId="1D7E872B" w14:textId="124E30F2" w:rsidR="00E0606F" w:rsidRPr="0088676B" w:rsidDel="000D2E05" w:rsidRDefault="00E0606F" w:rsidP="00E0606F">
      <w:pPr>
        <w:rPr>
          <w:del w:id="2094" w:author="Microsoft Office User" w:date="2017-08-26T16:22:00Z"/>
          <w:rFonts w:eastAsiaTheme="minorEastAsia"/>
          <w:lang w:eastAsia="zh-CN"/>
        </w:rPr>
      </w:pPr>
    </w:p>
    <w:p w14:paraId="1A143D5D" w14:textId="315AB3A4" w:rsidR="00E0606F" w:rsidRPr="0088676B" w:rsidDel="000D2E05" w:rsidRDefault="00E0606F" w:rsidP="00E0606F">
      <w:pPr>
        <w:rPr>
          <w:del w:id="2095" w:author="Microsoft Office User" w:date="2017-08-26T16:22:00Z"/>
          <w:rFonts w:eastAsiaTheme="minorEastAsia"/>
          <w:lang w:eastAsia="zh-CN"/>
        </w:rPr>
      </w:pPr>
      <w:del w:id="2096" w:author="Microsoft Office User" w:date="2017-08-26T16:22:00Z">
        <w:r w:rsidRPr="0088676B" w:rsidDel="000D2E05">
          <w:rPr>
            <w:rFonts w:eastAsiaTheme="minorEastAsia"/>
            <w:lang w:eastAsia="zh-CN"/>
          </w:rPr>
          <w:delText>With Blockchain:</w:delText>
        </w:r>
      </w:del>
    </w:p>
    <w:p w14:paraId="1582D55E" w14:textId="7FAA56D1" w:rsidR="00E0606F" w:rsidRPr="0088676B" w:rsidDel="000D2E05" w:rsidRDefault="00E0606F" w:rsidP="00E0606F">
      <w:pPr>
        <w:pStyle w:val="ad"/>
        <w:numPr>
          <w:ilvl w:val="0"/>
          <w:numId w:val="6"/>
        </w:numPr>
        <w:rPr>
          <w:del w:id="2097" w:author="Microsoft Office User" w:date="2017-08-26T16:22:00Z"/>
          <w:rFonts w:eastAsiaTheme="minorEastAsia"/>
          <w:lang w:eastAsia="zh-CN"/>
        </w:rPr>
      </w:pPr>
      <w:del w:id="2098" w:author="Microsoft Office User" w:date="2017-08-26T16:22:00Z">
        <w:r w:rsidRPr="0088676B" w:rsidDel="000D2E05">
          <w:rPr>
            <w:rFonts w:eastAsiaTheme="minorEastAsia"/>
            <w:lang w:eastAsia="zh-CN"/>
          </w:rPr>
          <w:delText xml:space="preserve">Manual process are automated by sharing plan participant, entitlement and claim data </w:delText>
        </w:r>
      </w:del>
    </w:p>
    <w:p w14:paraId="5740384C" w14:textId="36CC9126" w:rsidR="00E0606F" w:rsidRPr="0088676B" w:rsidDel="000D2E05" w:rsidRDefault="00E0606F" w:rsidP="00E0606F">
      <w:pPr>
        <w:pStyle w:val="ad"/>
        <w:numPr>
          <w:ilvl w:val="0"/>
          <w:numId w:val="6"/>
        </w:numPr>
        <w:rPr>
          <w:del w:id="2099" w:author="Microsoft Office User" w:date="2017-08-26T16:22:00Z"/>
          <w:rFonts w:eastAsiaTheme="minorEastAsia"/>
          <w:lang w:eastAsia="zh-CN"/>
        </w:rPr>
      </w:pPr>
      <w:del w:id="2100" w:author="Microsoft Office User" w:date="2017-08-26T16:22:00Z">
        <w:r w:rsidRPr="0088676B" w:rsidDel="000D2E05">
          <w:rPr>
            <w:rFonts w:eastAsiaTheme="minorEastAsia"/>
            <w:lang w:eastAsia="zh-CN"/>
          </w:rPr>
          <w:delText>Smart contracts computationally encode participant registration and verification rules</w:delText>
        </w:r>
      </w:del>
    </w:p>
    <w:p w14:paraId="55BCA632" w14:textId="60E93977" w:rsidR="00E0606F" w:rsidRPr="0088676B" w:rsidDel="000D2E05" w:rsidRDefault="00E0606F" w:rsidP="00E0606F">
      <w:pPr>
        <w:pStyle w:val="ad"/>
        <w:numPr>
          <w:ilvl w:val="0"/>
          <w:numId w:val="6"/>
        </w:numPr>
        <w:rPr>
          <w:del w:id="2101" w:author="Microsoft Office User" w:date="2017-08-26T16:22:00Z"/>
          <w:rFonts w:eastAsiaTheme="minorEastAsia"/>
          <w:lang w:eastAsia="zh-CN"/>
        </w:rPr>
      </w:pPr>
      <w:del w:id="2102" w:author="Microsoft Office User" w:date="2017-08-26T16:22:00Z">
        <w:r w:rsidRPr="0088676B" w:rsidDel="000D2E05">
          <w:rPr>
            <w:rFonts w:eastAsiaTheme="minorEastAsia"/>
            <w:lang w:eastAsia="zh-CN"/>
          </w:rPr>
          <w:delText>Shared data and smart contract computations reduce downstream disputes</w:delText>
        </w:r>
      </w:del>
    </w:p>
    <w:p w14:paraId="4140A195" w14:textId="6E4E8230" w:rsidR="00E0606F" w:rsidRPr="0088676B" w:rsidDel="000D2E05" w:rsidRDefault="00E0606F" w:rsidP="00E0606F">
      <w:pPr>
        <w:pStyle w:val="ad"/>
        <w:numPr>
          <w:ilvl w:val="0"/>
          <w:numId w:val="6"/>
        </w:numPr>
        <w:rPr>
          <w:del w:id="2103" w:author="Microsoft Office User" w:date="2017-08-26T16:22:00Z"/>
          <w:rFonts w:eastAsiaTheme="minorEastAsia"/>
          <w:lang w:eastAsia="zh-CN"/>
        </w:rPr>
      </w:pPr>
      <w:del w:id="2104" w:author="Microsoft Office User" w:date="2017-08-26T16:22:00Z">
        <w:r w:rsidRPr="0088676B" w:rsidDel="000D2E05">
          <w:rPr>
            <w:rFonts w:eastAsiaTheme="minorEastAsia"/>
            <w:lang w:eastAsia="zh-CN"/>
          </w:rPr>
          <w:delText>Benefits verification based on multiple data sources readily available to all service providers</w:delText>
        </w:r>
      </w:del>
    </w:p>
    <w:p w14:paraId="6783ADAA" w14:textId="54E56439" w:rsidR="00E0606F" w:rsidRPr="0088676B" w:rsidDel="000D2E05" w:rsidRDefault="00E0606F" w:rsidP="00E0606F">
      <w:pPr>
        <w:rPr>
          <w:del w:id="2105" w:author="Microsoft Office User" w:date="2017-08-26T16:22:00Z"/>
          <w:rFonts w:eastAsiaTheme="minorEastAsia"/>
          <w:lang w:eastAsia="zh-CN"/>
        </w:rPr>
      </w:pPr>
    </w:p>
    <w:p w14:paraId="41AA391C" w14:textId="7F42B10D" w:rsidR="00E0606F" w:rsidRPr="0088676B" w:rsidDel="000D2E05" w:rsidRDefault="00E0606F" w:rsidP="00E0606F">
      <w:pPr>
        <w:rPr>
          <w:del w:id="2106" w:author="Microsoft Office User" w:date="2017-08-26T16:22:00Z"/>
          <w:rFonts w:eastAsiaTheme="minorEastAsia"/>
          <w:lang w:eastAsia="zh-CN"/>
        </w:rPr>
      </w:pPr>
    </w:p>
    <w:p w14:paraId="3A5DC5A8" w14:textId="3C8F3177" w:rsidR="00E0606F" w:rsidRPr="0088676B" w:rsidDel="000D2E05" w:rsidRDefault="00E0606F" w:rsidP="00E0606F">
      <w:pPr>
        <w:rPr>
          <w:del w:id="2107" w:author="Microsoft Office User" w:date="2017-08-26T16:22:00Z"/>
          <w:rFonts w:eastAsiaTheme="minorEastAsia"/>
          <w:lang w:eastAsia="zh-CN"/>
        </w:rPr>
      </w:pPr>
    </w:p>
    <w:p w14:paraId="3A7499BF" w14:textId="5C6971E1" w:rsidR="00E0606F" w:rsidRPr="0088676B" w:rsidDel="000D2E05" w:rsidRDefault="00E0606F" w:rsidP="00E0606F">
      <w:pPr>
        <w:rPr>
          <w:del w:id="2108" w:author="Microsoft Office User" w:date="2017-08-26T16:22:00Z"/>
          <w:rFonts w:eastAsiaTheme="minorEastAsia"/>
          <w:lang w:eastAsia="zh-CN"/>
        </w:rPr>
      </w:pPr>
    </w:p>
    <w:p w14:paraId="263AF474" w14:textId="5442A1CC" w:rsidR="00E0606F" w:rsidRPr="0088676B" w:rsidDel="000D2E05" w:rsidRDefault="00E0606F" w:rsidP="00E0606F">
      <w:pPr>
        <w:rPr>
          <w:del w:id="2109" w:author="Microsoft Office User" w:date="2017-08-26T16:22:00Z"/>
          <w:rFonts w:eastAsiaTheme="minorEastAsia"/>
          <w:lang w:eastAsia="zh-CN"/>
        </w:rPr>
      </w:pPr>
    </w:p>
    <w:p w14:paraId="3EC0C53B" w14:textId="392B6D36" w:rsidR="00E0606F" w:rsidRPr="0088676B" w:rsidDel="000D2E05" w:rsidRDefault="00E0606F" w:rsidP="003615CD">
      <w:pPr>
        <w:pStyle w:val="4"/>
        <w:rPr>
          <w:del w:id="2110" w:author="Microsoft Office User" w:date="2017-08-26T16:22:00Z"/>
          <w:rFonts w:eastAsiaTheme="minorEastAsia"/>
          <w:lang w:eastAsia="zh-CN"/>
        </w:rPr>
      </w:pPr>
      <w:del w:id="2111" w:author="Microsoft Office User" w:date="2017-08-26T16:22:00Z">
        <w:r w:rsidRPr="0088676B" w:rsidDel="000D2E05">
          <w:rPr>
            <w:rFonts w:eastAsiaTheme="minorEastAsia"/>
            <w:b w:val="0"/>
            <w:bCs w:val="0"/>
            <w:i w:val="0"/>
            <w:iCs w:val="0"/>
            <w:lang w:eastAsia="zh-CN"/>
          </w:rPr>
          <w:delText>Blockchain’s Value for Insurance</w:delText>
        </w:r>
      </w:del>
    </w:p>
    <w:p w14:paraId="045B4007" w14:textId="52097E64" w:rsidR="003615CD" w:rsidRPr="0088676B" w:rsidDel="000D2E05" w:rsidRDefault="003615CD" w:rsidP="003615CD">
      <w:pPr>
        <w:rPr>
          <w:del w:id="2112" w:author="Microsoft Office User" w:date="2017-08-26T16:22:00Z"/>
          <w:rFonts w:eastAsiaTheme="minorEastAsia"/>
          <w:lang w:eastAsia="zh-CN"/>
        </w:rPr>
      </w:pPr>
    </w:p>
    <w:p w14:paraId="3BB40CFB" w14:textId="068D0B58" w:rsidR="00E0606F" w:rsidRPr="0088676B" w:rsidDel="000D2E05" w:rsidRDefault="00E0606F" w:rsidP="00E0606F">
      <w:pPr>
        <w:rPr>
          <w:del w:id="2113" w:author="Microsoft Office User" w:date="2017-08-26T16:22:00Z"/>
          <w:rFonts w:eastAsiaTheme="minorEastAsia"/>
          <w:lang w:eastAsia="zh-CN"/>
        </w:rPr>
      </w:pPr>
      <w:del w:id="2114" w:author="Microsoft Office User" w:date="2017-08-26T16:22:00Z">
        <w:r w:rsidRPr="00DE6D50" w:rsidDel="000D2E05">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del>
    </w:p>
    <w:p w14:paraId="0562DB1E" w14:textId="14B6AAF7" w:rsidR="00E0606F" w:rsidRPr="0088676B" w:rsidDel="000D2E05" w:rsidRDefault="00E0606F" w:rsidP="00E0606F">
      <w:pPr>
        <w:pStyle w:val="3"/>
        <w:numPr>
          <w:ilvl w:val="0"/>
          <w:numId w:val="0"/>
        </w:numPr>
        <w:ind w:left="900"/>
        <w:rPr>
          <w:del w:id="2115" w:author="Microsoft Office User" w:date="2017-08-26T16:22:00Z"/>
          <w:rFonts w:eastAsiaTheme="minorEastAsia"/>
          <w:lang w:eastAsia="zh-CN"/>
        </w:rPr>
      </w:pPr>
    </w:p>
    <w:p w14:paraId="3C7CD0E3" w14:textId="52F3AFA6" w:rsidR="00E0606F" w:rsidRPr="0088676B" w:rsidDel="000D2E05" w:rsidRDefault="00E0606F" w:rsidP="003615CD">
      <w:pPr>
        <w:pStyle w:val="4"/>
        <w:rPr>
          <w:del w:id="2116" w:author="Microsoft Office User" w:date="2017-08-26T16:22:00Z"/>
          <w:rFonts w:eastAsiaTheme="minorEastAsia"/>
          <w:lang w:eastAsia="zh-CN"/>
        </w:rPr>
      </w:pPr>
      <w:del w:id="2117" w:author="Microsoft Office User" w:date="2017-08-26T16:22:00Z">
        <w:r w:rsidRPr="0088676B" w:rsidDel="000D2E05">
          <w:rPr>
            <w:rFonts w:eastAsiaTheme="minorEastAsia"/>
            <w:b w:val="0"/>
            <w:bCs w:val="0"/>
            <w:i w:val="0"/>
            <w:iCs w:val="0"/>
            <w:lang w:eastAsia="zh-CN"/>
          </w:rPr>
          <w:delText>Blockchain Network Participants</w:delText>
        </w:r>
      </w:del>
    </w:p>
    <w:p w14:paraId="1B6656C7" w14:textId="69A6517D" w:rsidR="003615CD" w:rsidRPr="0088676B" w:rsidDel="000D2E05" w:rsidRDefault="003615CD" w:rsidP="003615CD">
      <w:pPr>
        <w:rPr>
          <w:del w:id="2118" w:author="Microsoft Office User" w:date="2017-08-26T16:22:00Z"/>
          <w:rFonts w:eastAsiaTheme="minorEastAsia"/>
          <w:lang w:eastAsia="zh-CN"/>
        </w:rPr>
      </w:pPr>
    </w:p>
    <w:p w14:paraId="401BE09E" w14:textId="53EA6D95" w:rsidR="00E0606F" w:rsidRPr="0088676B" w:rsidDel="000D2E05" w:rsidRDefault="00E0606F" w:rsidP="00E0606F">
      <w:pPr>
        <w:rPr>
          <w:del w:id="2119" w:author="Microsoft Office User" w:date="2017-08-26T16:22:00Z"/>
          <w:rFonts w:eastAsiaTheme="minorEastAsia"/>
          <w:lang w:eastAsia="zh-CN"/>
        </w:rPr>
      </w:pPr>
      <w:del w:id="2120" w:author="Microsoft Office User" w:date="2017-08-26T16:22:00Z">
        <w:r w:rsidRPr="00DE6D50" w:rsidDel="000D2E05">
          <w:rPr>
            <w:rFonts w:eastAsiaTheme="minorEastAsia"/>
            <w:noProof/>
            <w:lang w:eastAsia="zh-CN"/>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del>
    </w:p>
    <w:p w14:paraId="0884DC74" w14:textId="02A190F9" w:rsidR="00E0606F" w:rsidRPr="0088676B" w:rsidDel="000D2E05" w:rsidRDefault="00E0606F" w:rsidP="00E0606F">
      <w:pPr>
        <w:rPr>
          <w:del w:id="2121" w:author="Microsoft Office User" w:date="2017-08-26T16:22:00Z"/>
          <w:rFonts w:eastAsiaTheme="minorEastAsia"/>
          <w:lang w:eastAsia="zh-CN"/>
        </w:rPr>
      </w:pPr>
    </w:p>
    <w:p w14:paraId="6C09F374" w14:textId="0B434B52" w:rsidR="00E0606F" w:rsidRPr="0088676B" w:rsidDel="000D2E05" w:rsidRDefault="00E0606F" w:rsidP="00E0606F">
      <w:pPr>
        <w:rPr>
          <w:del w:id="2122" w:author="Microsoft Office User" w:date="2017-08-26T16:22:00Z"/>
          <w:rFonts w:eastAsiaTheme="minorEastAsia"/>
          <w:lang w:eastAsia="zh-CN"/>
        </w:rPr>
      </w:pPr>
    </w:p>
    <w:p w14:paraId="54CD9483" w14:textId="1237AC47" w:rsidR="00E0606F" w:rsidRPr="0088676B" w:rsidDel="000D2E05" w:rsidRDefault="00E0606F" w:rsidP="003615CD">
      <w:pPr>
        <w:pStyle w:val="4"/>
        <w:rPr>
          <w:del w:id="2123" w:author="Microsoft Office User" w:date="2017-08-26T16:22:00Z"/>
          <w:rFonts w:eastAsiaTheme="minorEastAsia"/>
          <w:lang w:eastAsia="zh-CN"/>
        </w:rPr>
      </w:pPr>
      <w:del w:id="2124" w:author="Microsoft Office User" w:date="2017-08-26T16:22:00Z">
        <w:r w:rsidRPr="0088676B" w:rsidDel="000D2E05">
          <w:rPr>
            <w:rFonts w:eastAsiaTheme="minorEastAsia" w:hint="eastAsia"/>
            <w:b w:val="0"/>
            <w:bCs w:val="0"/>
            <w:i w:val="0"/>
            <w:iCs w:val="0"/>
            <w:lang w:eastAsia="zh-CN"/>
          </w:rPr>
          <w:delText>应用场景一（互助保险）</w:delText>
        </w:r>
      </w:del>
    </w:p>
    <w:p w14:paraId="6DC74AAA" w14:textId="7CD8C990" w:rsidR="003615CD" w:rsidRPr="0088676B" w:rsidDel="000D2E05" w:rsidRDefault="003615CD" w:rsidP="00E0606F">
      <w:pPr>
        <w:rPr>
          <w:del w:id="2125" w:author="Microsoft Office User" w:date="2017-08-26T16:22:00Z"/>
          <w:rFonts w:eastAsiaTheme="minorEastAsia"/>
          <w:lang w:eastAsia="zh-CN"/>
        </w:rPr>
      </w:pPr>
    </w:p>
    <w:p w14:paraId="11885D3D" w14:textId="28F2A1E0" w:rsidR="00E0606F" w:rsidRPr="0088676B" w:rsidDel="000D2E05" w:rsidRDefault="000A7D17" w:rsidP="00E0606F">
      <w:pPr>
        <w:rPr>
          <w:del w:id="2126" w:author="Microsoft Office User" w:date="2017-08-26T16:22:00Z"/>
          <w:rFonts w:eastAsiaTheme="minorEastAsia"/>
          <w:lang w:eastAsia="zh-CN"/>
          <w:rPrChange w:id="2127" w:author="Microsoft Office User" w:date="2017-08-26T15:42:00Z">
            <w:rPr>
              <w:del w:id="2128" w:author="Microsoft Office User" w:date="2017-08-26T16:22:00Z"/>
              <w:lang w:eastAsia="zh-CN"/>
            </w:rPr>
          </w:rPrChange>
        </w:rPr>
      </w:pPr>
      <w:del w:id="212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6304" behindDoc="0" locked="0" layoutInCell="1" allowOverlap="1" wp14:anchorId="279C8981" wp14:editId="0356832A">
                  <wp:simplePos x="0" y="0"/>
                  <wp:positionH relativeFrom="margin">
                    <wp:posOffset>12700</wp:posOffset>
                  </wp:positionH>
                  <wp:positionV relativeFrom="paragraph">
                    <wp:posOffset>2540</wp:posOffset>
                  </wp:positionV>
                  <wp:extent cx="1733550" cy="678180"/>
                  <wp:effectExtent l="0" t="0" r="19050" b="33020"/>
                  <wp:wrapNone/>
                  <wp:docPr id="3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14:paraId="6957E4AD" w14:textId="77777777" w:rsidR="00061202" w:rsidRDefault="00061202" w:rsidP="00E0606F">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C8981" id="Rectangle 6" o:spid="_x0000_s1071" style="position:absolute;margin-left:1pt;margin-top:.2pt;width:136.5pt;height:53.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" fillcolor="#4472c4" strokecolor="#2f528f" strokeweight="1pt">
                  <v:path arrowok="t"/>
                  <v:textbox>
                    <w:txbxContent>
                      <w:p w14:paraId="6957E4AD" w14:textId="77777777" w:rsidR="00061202" w:rsidRDefault="00061202" w:rsidP="00E0606F">
                        <w:r>
                          <w:t>Client registers on mutual insurance exchange and create own wallet</w:t>
                        </w:r>
                      </w:p>
                    </w:txbxContent>
                  </v:textbox>
                  <w10:wrap anchorx="margin"/>
                </v:rect>
              </w:pict>
            </mc:Fallback>
          </mc:AlternateContent>
        </w:r>
        <w:r w:rsidRPr="0088676B" w:rsidDel="000D2E05">
          <w:rPr>
            <w:rFonts w:eastAsiaTheme="minorEastAsia"/>
            <w:noProof/>
            <w:lang w:eastAsia="zh-CN"/>
            <w:rPrChange w:id="2130" w:author="Microsoft Office User" w:date="2017-08-26T15:42:00Z">
              <w:rPr>
                <w:rFonts w:eastAsiaTheme="minorEastAsia"/>
                <w:noProof/>
                <w:lang w:eastAsia="zh-CN"/>
              </w:rPr>
            </w:rPrChange>
          </w:rPr>
          <mc:AlternateContent>
            <mc:Choice Requires="wps">
              <w:drawing>
                <wp:anchor distT="0" distB="0" distL="114300" distR="114300" simplePos="0" relativeHeight="251748352" behindDoc="0" locked="0" layoutInCell="1" allowOverlap="1" wp14:anchorId="3B53EBFC" wp14:editId="511C73E6">
                  <wp:simplePos x="0" y="0"/>
                  <wp:positionH relativeFrom="margin">
                    <wp:posOffset>2781300</wp:posOffset>
                  </wp:positionH>
                  <wp:positionV relativeFrom="paragraph">
                    <wp:posOffset>17780</wp:posOffset>
                  </wp:positionV>
                  <wp:extent cx="3124200" cy="662940"/>
                  <wp:effectExtent l="0" t="0" r="25400" b="22860"/>
                  <wp:wrapNone/>
                  <wp:docPr id="3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9FE26D" w14:textId="77777777" w:rsidR="00061202" w:rsidRDefault="00061202" w:rsidP="00E0606F">
                              <w:pPr>
                                <w:pStyle w:val="ad"/>
                                <w:numPr>
                                  <w:ilvl w:val="0"/>
                                  <w:numId w:val="2"/>
                                </w:numPr>
                                <w:spacing w:after="160" w:line="259" w:lineRule="auto"/>
                              </w:pPr>
                              <w:r>
                                <w:t>verify personal information</w:t>
                              </w:r>
                            </w:p>
                            <w:p w14:paraId="34BE6A1B" w14:textId="77777777" w:rsidR="00061202" w:rsidRDefault="00061202" w:rsidP="00E0606F">
                              <w:pPr>
                                <w:pStyle w:val="ad"/>
                                <w:numPr>
                                  <w:ilvl w:val="0"/>
                                  <w:numId w:val="2"/>
                                </w:numPr>
                                <w:spacing w:after="160" w:line="259" w:lineRule="auto"/>
                              </w:pPr>
                              <w:r>
                                <w:t>link bank account to exchange</w:t>
                              </w:r>
                            </w:p>
                            <w:p w14:paraId="07F9670D" w14:textId="77777777" w:rsidR="00061202" w:rsidRDefault="00061202" w:rsidP="00E0606F">
                              <w:pPr>
                                <w:pStyle w:val="ad"/>
                                <w:numPr>
                                  <w:ilvl w:val="0"/>
                                  <w:numId w:val="2"/>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EBFC" id="Rectangle 10" o:spid="_x0000_s1072" style="position:absolute;margin-left:219pt;margin-top:1.4pt;width:246pt;height:52.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" fillcolor="#4f81bd [3204]" strokecolor="#243f60 [1604]" strokeweight="2pt">
                  <v:path arrowok="t"/>
                  <v:textbox>
                    <w:txbxContent>
                      <w:p w14:paraId="749FE26D" w14:textId="77777777" w:rsidR="00061202" w:rsidRDefault="00061202" w:rsidP="00E0606F">
                        <w:pPr>
                          <w:pStyle w:val="ad"/>
                          <w:numPr>
                            <w:ilvl w:val="0"/>
                            <w:numId w:val="2"/>
                          </w:numPr>
                          <w:spacing w:after="160" w:line="259" w:lineRule="auto"/>
                        </w:pPr>
                        <w:r>
                          <w:t>verify personal information</w:t>
                        </w:r>
                      </w:p>
                      <w:p w14:paraId="34BE6A1B" w14:textId="77777777" w:rsidR="00061202" w:rsidRDefault="00061202" w:rsidP="00E0606F">
                        <w:pPr>
                          <w:pStyle w:val="ad"/>
                          <w:numPr>
                            <w:ilvl w:val="0"/>
                            <w:numId w:val="2"/>
                          </w:numPr>
                          <w:spacing w:after="160" w:line="259" w:lineRule="auto"/>
                        </w:pPr>
                        <w:r>
                          <w:t>link bank account to exchange</w:t>
                        </w:r>
                      </w:p>
                      <w:p w14:paraId="07F9670D" w14:textId="77777777" w:rsidR="00061202" w:rsidRDefault="00061202" w:rsidP="00E0606F">
                        <w:pPr>
                          <w:pStyle w:val="ad"/>
                          <w:numPr>
                            <w:ilvl w:val="0"/>
                            <w:numId w:val="2"/>
                          </w:numPr>
                          <w:spacing w:after="160" w:line="259" w:lineRule="auto"/>
                        </w:pPr>
                        <w:r>
                          <w:t>setup private key and wallet for policyholder and beneficiary</w:t>
                        </w:r>
                      </w:p>
                    </w:txbxContent>
                  </v:textbox>
                  <w10:wrap anchorx="margin"/>
                </v:rect>
              </w:pict>
            </mc:Fallback>
          </mc:AlternateContent>
        </w:r>
      </w:del>
    </w:p>
    <w:p w14:paraId="376D9BD7" w14:textId="6162DDA9" w:rsidR="00E0606F" w:rsidRPr="0088676B" w:rsidDel="000D2E05" w:rsidRDefault="000A7D17" w:rsidP="00E0606F">
      <w:pPr>
        <w:rPr>
          <w:del w:id="2131" w:author="Microsoft Office User" w:date="2017-08-26T16:22:00Z"/>
          <w:rFonts w:eastAsiaTheme="minorEastAsia"/>
          <w:lang w:eastAsia="zh-CN"/>
          <w:rPrChange w:id="2132" w:author="Microsoft Office User" w:date="2017-08-26T15:42:00Z">
            <w:rPr>
              <w:del w:id="2133" w:author="Microsoft Office User" w:date="2017-08-26T16:22:00Z"/>
              <w:lang w:eastAsia="zh-CN"/>
            </w:rPr>
          </w:rPrChange>
        </w:rPr>
      </w:pPr>
      <w:del w:id="2134"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0640" behindDoc="0" locked="0" layoutInCell="1" allowOverlap="1" wp14:anchorId="1D90FF63" wp14:editId="1514FE0C">
                  <wp:simplePos x="0" y="0"/>
                  <wp:positionH relativeFrom="column">
                    <wp:posOffset>1790700</wp:posOffset>
                  </wp:positionH>
                  <wp:positionV relativeFrom="paragraph">
                    <wp:posOffset>25400</wp:posOffset>
                  </wp:positionV>
                  <wp:extent cx="958850" cy="45720"/>
                  <wp:effectExtent l="0" t="0" r="31750" b="30480"/>
                  <wp:wrapNone/>
                  <wp:docPr id="33" name="Arrow: Lef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D051B35"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margin-left:141pt;margin-top:2pt;width:75.5pt;height: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" adj="515" fillcolor="#4f81bd [3204]" strokecolor="#243f60 [1604]" strokeweight="2pt">
                  <v:path arrowok="t"/>
                </v:shape>
              </w:pict>
            </mc:Fallback>
          </mc:AlternateContent>
        </w:r>
      </w:del>
    </w:p>
    <w:p w14:paraId="0300672B" w14:textId="361C0F2F" w:rsidR="00E0606F" w:rsidRPr="0088676B" w:rsidDel="000D2E05" w:rsidRDefault="000A7D17" w:rsidP="00E0606F">
      <w:pPr>
        <w:rPr>
          <w:del w:id="2135" w:author="Microsoft Office User" w:date="2017-08-26T16:22:00Z"/>
          <w:rFonts w:eastAsiaTheme="minorEastAsia"/>
          <w:lang w:eastAsia="zh-CN"/>
          <w:rPrChange w:id="2136" w:author="Microsoft Office User" w:date="2017-08-26T15:42:00Z">
            <w:rPr>
              <w:del w:id="2137" w:author="Microsoft Office User" w:date="2017-08-26T16:22:00Z"/>
              <w:lang w:eastAsia="zh-CN"/>
            </w:rPr>
          </w:rPrChange>
        </w:rPr>
      </w:pPr>
      <w:del w:id="213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9616" behindDoc="0" locked="0" layoutInCell="1" allowOverlap="1" wp14:anchorId="5EA22E76" wp14:editId="1DE00492">
                  <wp:simplePos x="0" y="0"/>
                  <wp:positionH relativeFrom="column">
                    <wp:posOffset>760730</wp:posOffset>
                  </wp:positionH>
                  <wp:positionV relativeFrom="paragraph">
                    <wp:posOffset>120015</wp:posOffset>
                  </wp:positionV>
                  <wp:extent cx="5715" cy="240030"/>
                  <wp:effectExtent l="50800" t="0" r="95885" b="64770"/>
                  <wp:wrapNone/>
                  <wp:docPr id="3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5117E89" id="_x0000_t32" coordsize="21600,21600" o:spt="32" o:oned="t" path="m0,0l21600,21600e" filled="f">
                  <v:path arrowok="t" fillok="f" o:connecttype="none"/>
                  <o:lock v:ext="edit" shapetype="t"/>
                </v:shapetype>
                <v:shape id="Straight Arrow Connector 30" o:spid="_x0000_s1026" type="#_x0000_t32" style="position:absolute;margin-left:59.9pt;margin-top:9.45pt;width:.45pt;height:18.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" strokecolor="#4579b8 [3044]">
                  <v:stroke endarrow="block"/>
                  <o:lock v:ext="edit" shapetype="f"/>
                </v:shape>
              </w:pict>
            </mc:Fallback>
          </mc:AlternateContent>
        </w:r>
        <w:r w:rsidRPr="0088676B" w:rsidDel="000D2E05">
          <w:rPr>
            <w:rFonts w:eastAsiaTheme="minorEastAsia"/>
            <w:noProof/>
            <w:lang w:eastAsia="zh-CN"/>
            <w:rPrChange w:id="2139" w:author="Microsoft Office User" w:date="2017-08-26T15:42:00Z">
              <w:rPr>
                <w:rFonts w:eastAsiaTheme="minorEastAsia"/>
                <w:noProof/>
                <w:lang w:eastAsia="zh-CN"/>
              </w:rPr>
            </w:rPrChange>
          </w:rPr>
          <mc:AlternateContent>
            <mc:Choice Requires="wps">
              <w:drawing>
                <wp:anchor distT="0" distB="0" distL="114300" distR="114300" simplePos="0" relativeHeight="251750400" behindDoc="0" locked="0" layoutInCell="1" allowOverlap="1" wp14:anchorId="0EDD593C" wp14:editId="263F174E">
                  <wp:simplePos x="0" y="0"/>
                  <wp:positionH relativeFrom="margin">
                    <wp:posOffset>2781300</wp:posOffset>
                  </wp:positionH>
                  <wp:positionV relativeFrom="paragraph">
                    <wp:posOffset>314325</wp:posOffset>
                  </wp:positionV>
                  <wp:extent cx="3133725" cy="662940"/>
                  <wp:effectExtent l="0" t="0" r="15875" b="22860"/>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32D15" w14:textId="77777777" w:rsidR="00061202" w:rsidRDefault="00061202"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061202" w:rsidRDefault="00061202" w:rsidP="00E0606F">
                              <w:pPr>
                                <w:pStyle w:val="ad"/>
                                <w:numPr>
                                  <w:ilvl w:val="0"/>
                                  <w:numId w:val="2"/>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593C" id="Rectangle 15" o:spid="_x0000_s1073" style="position:absolute;margin-left:219pt;margin-top:24.75pt;width:246.75pt;height:52.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" fillcolor="#4f81bd [3204]" strokecolor="#243f60 [1604]" strokeweight="2pt">
                  <v:path arrowok="t"/>
                  <v:textbox>
                    <w:txbxContent>
                      <w:p w14:paraId="5AD32D15" w14:textId="77777777" w:rsidR="00061202" w:rsidRDefault="00061202"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061202" w:rsidRDefault="00061202" w:rsidP="00E0606F">
                        <w:pPr>
                          <w:pStyle w:val="ad"/>
                          <w:numPr>
                            <w:ilvl w:val="0"/>
                            <w:numId w:val="2"/>
                          </w:numPr>
                          <w:spacing w:after="160" w:line="259" w:lineRule="auto"/>
                        </w:pPr>
                        <w:r>
                          <w:t>Investments and reinsurance</w:t>
                        </w:r>
                      </w:p>
                    </w:txbxContent>
                  </v:textbox>
                  <w10:wrap anchorx="margin"/>
                </v:rect>
              </w:pict>
            </mc:Fallback>
          </mc:AlternateContent>
        </w:r>
      </w:del>
    </w:p>
    <w:p w14:paraId="41828ADA" w14:textId="6EEC36B3" w:rsidR="00E0606F" w:rsidRPr="0088676B" w:rsidDel="000D2E05" w:rsidRDefault="000A7D17" w:rsidP="00E0606F">
      <w:pPr>
        <w:rPr>
          <w:del w:id="2140" w:author="Microsoft Office User" w:date="2017-08-26T16:22:00Z"/>
          <w:rFonts w:eastAsiaTheme="minorEastAsia"/>
          <w:lang w:eastAsia="zh-CN"/>
          <w:rPrChange w:id="2141" w:author="Microsoft Office User" w:date="2017-08-26T15:42:00Z">
            <w:rPr>
              <w:del w:id="2142" w:author="Microsoft Office User" w:date="2017-08-26T16:22:00Z"/>
              <w:lang w:eastAsia="zh-CN"/>
            </w:rPr>
          </w:rPrChange>
        </w:rPr>
      </w:pPr>
      <w:del w:id="2143"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7328" behindDoc="0" locked="0" layoutInCell="1" allowOverlap="1" wp14:anchorId="5CB509A5" wp14:editId="5D2BA881">
                  <wp:simplePos x="0" y="0"/>
                  <wp:positionH relativeFrom="margin">
                    <wp:posOffset>0</wp:posOffset>
                  </wp:positionH>
                  <wp:positionV relativeFrom="paragraph">
                    <wp:posOffset>67945</wp:posOffset>
                  </wp:positionV>
                  <wp:extent cx="1743075" cy="655320"/>
                  <wp:effectExtent l="0" t="0" r="34925" b="3048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0BA82" w14:textId="77777777" w:rsidR="00061202" w:rsidRDefault="00061202" w:rsidP="00E0606F">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509A5" id="Rectangle 5" o:spid="_x0000_s1074" style="position:absolute;margin-left:0;margin-top:5.35pt;width:137.25pt;height:51.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" fillcolor="#4f81bd [3204]" strokecolor="#243f60 [1604]" strokeweight="2pt">
                  <v:path arrowok="t"/>
                  <v:textbox>
                    <w:txbxContent>
                      <w:p w14:paraId="3D00BA82" w14:textId="77777777" w:rsidR="00061202" w:rsidRDefault="00061202" w:rsidP="00E0606F">
                        <w:r>
                          <w:t>Client buys ETH or BTC coins from exchange</w:t>
                        </w:r>
                      </w:p>
                    </w:txbxContent>
                  </v:textbox>
                  <w10:wrap anchorx="margin"/>
                </v:rect>
              </w:pict>
            </mc:Fallback>
          </mc:AlternateContent>
        </w:r>
      </w:del>
    </w:p>
    <w:p w14:paraId="4815A9CF" w14:textId="7D3F9EAC" w:rsidR="00E0606F" w:rsidRPr="0088676B" w:rsidDel="000D2E05" w:rsidRDefault="000A7D17" w:rsidP="00E0606F">
      <w:pPr>
        <w:rPr>
          <w:del w:id="2144" w:author="Microsoft Office User" w:date="2017-08-26T16:22:00Z"/>
          <w:rFonts w:eastAsiaTheme="minorEastAsia"/>
          <w:lang w:eastAsia="zh-CN"/>
          <w:rPrChange w:id="2145" w:author="Microsoft Office User" w:date="2017-08-26T15:42:00Z">
            <w:rPr>
              <w:del w:id="2146" w:author="Microsoft Office User" w:date="2017-08-26T16:22:00Z"/>
              <w:lang w:eastAsia="zh-CN"/>
            </w:rPr>
          </w:rPrChange>
        </w:rPr>
      </w:pPr>
      <w:del w:id="2147"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1664" behindDoc="0" locked="0" layoutInCell="1" allowOverlap="1" wp14:anchorId="283FD749" wp14:editId="3AA23E5F">
                  <wp:simplePos x="0" y="0"/>
                  <wp:positionH relativeFrom="column">
                    <wp:posOffset>1795145</wp:posOffset>
                  </wp:positionH>
                  <wp:positionV relativeFrom="paragraph">
                    <wp:posOffset>23495</wp:posOffset>
                  </wp:positionV>
                  <wp:extent cx="958850" cy="45720"/>
                  <wp:effectExtent l="0" t="0" r="31750" b="30480"/>
                  <wp:wrapNone/>
                  <wp:docPr id="34" name="Arrow: Lef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B00E36" id="Arrow: Left 34" o:spid="_x0000_s1026" type="#_x0000_t66" style="position:absolute;margin-left:141.35pt;margin-top:1.85pt;width:75.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" adj="515" fillcolor="#4f81bd [3204]" strokecolor="#243f60 [1604]" strokeweight="2pt">
                  <v:path arrowok="t"/>
                </v:shape>
              </w:pict>
            </mc:Fallback>
          </mc:AlternateContent>
        </w:r>
      </w:del>
    </w:p>
    <w:p w14:paraId="0220482A" w14:textId="3D557068" w:rsidR="00E0606F" w:rsidRPr="0088676B" w:rsidDel="000D2E05" w:rsidRDefault="000A7D17" w:rsidP="00E0606F">
      <w:pPr>
        <w:rPr>
          <w:del w:id="2148" w:author="Microsoft Office User" w:date="2017-08-26T16:22:00Z"/>
          <w:rFonts w:eastAsiaTheme="minorEastAsia"/>
          <w:lang w:eastAsia="zh-CN"/>
        </w:rPr>
      </w:pPr>
      <w:del w:id="214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0880" behindDoc="0" locked="0" layoutInCell="1" allowOverlap="1" wp14:anchorId="3432C4EA" wp14:editId="41142828">
                  <wp:simplePos x="0" y="0"/>
                  <wp:positionH relativeFrom="column">
                    <wp:posOffset>766445</wp:posOffset>
                  </wp:positionH>
                  <wp:positionV relativeFrom="paragraph">
                    <wp:posOffset>95250</wp:posOffset>
                  </wp:positionV>
                  <wp:extent cx="5715" cy="240030"/>
                  <wp:effectExtent l="50800" t="0" r="95885" b="64770"/>
                  <wp:wrapNone/>
                  <wp:docPr id="2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CBAEE8" id="Straight Arrow Connector 30" o:spid="_x0000_s1026" type="#_x0000_t32" style="position:absolute;margin-left:60.35pt;margin-top:7.5pt;width:.45pt;height:1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EHsOQ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" strokecolor="#4579b8 [3044]">
                  <v:stroke endarrow="block"/>
                  <o:lock v:ext="edit" shapetype="f"/>
                </v:shape>
              </w:pict>
            </mc:Fallback>
          </mc:AlternateContent>
        </w:r>
      </w:del>
    </w:p>
    <w:p w14:paraId="2B7D1E31" w14:textId="162FBA2B" w:rsidR="00E0606F" w:rsidRPr="0088676B" w:rsidDel="000D2E05" w:rsidRDefault="000A7D17" w:rsidP="00E0606F">
      <w:pPr>
        <w:rPr>
          <w:del w:id="2150" w:author="Microsoft Office User" w:date="2017-08-26T16:22:00Z"/>
          <w:rFonts w:eastAsiaTheme="minorEastAsia"/>
          <w:lang w:eastAsia="zh-CN"/>
          <w:rPrChange w:id="2151" w:author="Microsoft Office User" w:date="2017-08-26T15:42:00Z">
            <w:rPr>
              <w:del w:id="2152" w:author="Microsoft Office User" w:date="2017-08-26T16:22:00Z"/>
              <w:lang w:eastAsia="zh-CN"/>
            </w:rPr>
          </w:rPrChange>
        </w:rPr>
      </w:pPr>
      <w:del w:id="2153"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1424" behindDoc="0" locked="0" layoutInCell="1" allowOverlap="1" wp14:anchorId="1AB92418" wp14:editId="3C7CAE19">
                  <wp:simplePos x="0" y="0"/>
                  <wp:positionH relativeFrom="margin">
                    <wp:posOffset>2790825</wp:posOffset>
                  </wp:positionH>
                  <wp:positionV relativeFrom="paragraph">
                    <wp:posOffset>12700</wp:posOffset>
                  </wp:positionV>
                  <wp:extent cx="3114675" cy="828675"/>
                  <wp:effectExtent l="0" t="0" r="34925" b="34925"/>
                  <wp:wrapNone/>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AEA87" w14:textId="77777777" w:rsidR="00061202" w:rsidRDefault="00061202" w:rsidP="00E0606F">
                              <w:pPr>
                                <w:pStyle w:val="ad"/>
                                <w:numPr>
                                  <w:ilvl w:val="0"/>
                                  <w:numId w:val="2"/>
                                </w:numPr>
                                <w:spacing w:after="160" w:line="259" w:lineRule="auto"/>
                              </w:pPr>
                              <w:r>
                                <w:t>Exchange prepares quote based on client request on coverage</w:t>
                              </w:r>
                            </w:p>
                            <w:p w14:paraId="447425A5" w14:textId="77777777" w:rsidR="00061202" w:rsidRDefault="00061202" w:rsidP="00E0606F">
                              <w:pPr>
                                <w:pStyle w:val="ad"/>
                                <w:numPr>
                                  <w:ilvl w:val="0"/>
                                  <w:numId w:val="2"/>
                                </w:numPr>
                                <w:spacing w:after="160" w:line="259" w:lineRule="auto"/>
                              </w:pPr>
                              <w:r>
                                <w:t>Smart Contract is initialized between each policyholders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92418" id="Rectangle 18" o:spid="_x0000_s1075" style="position:absolute;margin-left:219.75pt;margin-top:1pt;width:245.25pt;height:65.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" fillcolor="#4f81bd [3204]" strokecolor="#243f60 [1604]" strokeweight="2pt">
                  <v:path arrowok="t"/>
                  <v:textbox>
                    <w:txbxContent>
                      <w:p w14:paraId="772AEA87" w14:textId="77777777" w:rsidR="00061202" w:rsidRDefault="00061202" w:rsidP="00E0606F">
                        <w:pPr>
                          <w:pStyle w:val="ad"/>
                          <w:numPr>
                            <w:ilvl w:val="0"/>
                            <w:numId w:val="2"/>
                          </w:numPr>
                          <w:spacing w:after="160" w:line="259" w:lineRule="auto"/>
                        </w:pPr>
                        <w:r>
                          <w:t>Exchange prepares quote based on client request on coverage</w:t>
                        </w:r>
                      </w:p>
                      <w:p w14:paraId="447425A5" w14:textId="77777777" w:rsidR="00061202" w:rsidRDefault="00061202" w:rsidP="00E0606F">
                        <w:pPr>
                          <w:pStyle w:val="ad"/>
                          <w:numPr>
                            <w:ilvl w:val="0"/>
                            <w:numId w:val="2"/>
                          </w:numPr>
                          <w:spacing w:after="160" w:line="259" w:lineRule="auto"/>
                        </w:pPr>
                        <w:r>
                          <w:t>Smart Contract is initialized between each policyholders to mutually cover each other</w:t>
                        </w:r>
                      </w:p>
                    </w:txbxContent>
                  </v:textbox>
                  <w10:wrap anchorx="margin"/>
                </v:rect>
              </w:pict>
            </mc:Fallback>
          </mc:AlternateContent>
        </w:r>
        <w:r w:rsidRPr="0088676B" w:rsidDel="000D2E05">
          <w:rPr>
            <w:rFonts w:eastAsiaTheme="minorEastAsia"/>
            <w:noProof/>
            <w:lang w:eastAsia="zh-CN"/>
            <w:rPrChange w:id="2154" w:author="Microsoft Office User" w:date="2017-08-26T15:42:00Z">
              <w:rPr>
                <w:rFonts w:eastAsiaTheme="minorEastAsia"/>
                <w:noProof/>
                <w:lang w:eastAsia="zh-CN"/>
              </w:rPr>
            </w:rPrChange>
          </w:rPr>
          <mc:AlternateContent>
            <mc:Choice Requires="wps">
              <w:drawing>
                <wp:anchor distT="0" distB="0" distL="114300" distR="114300" simplePos="0" relativeHeight="251749376" behindDoc="0" locked="0" layoutInCell="1" allowOverlap="1" wp14:anchorId="4BAA7373" wp14:editId="5D01FA51">
                  <wp:simplePos x="0" y="0"/>
                  <wp:positionH relativeFrom="margin">
                    <wp:posOffset>0</wp:posOffset>
                  </wp:positionH>
                  <wp:positionV relativeFrom="paragraph">
                    <wp:posOffset>79375</wp:posOffset>
                  </wp:positionV>
                  <wp:extent cx="1743075" cy="632460"/>
                  <wp:effectExtent l="0" t="0" r="34925" b="27940"/>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CDAC8" w14:textId="77777777" w:rsidR="00061202" w:rsidRDefault="00061202" w:rsidP="00E0606F">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AA7373" id="Rectangle 14" o:spid="_x0000_s1076" style="position:absolute;margin-left:0;margin-top:6.25pt;width:137.25pt;height:4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" fillcolor="#4f81bd [3204]" strokecolor="#243f60 [1604]" strokeweight="2pt">
                  <v:path arrowok="t"/>
                  <v:textbox>
                    <w:txbxContent>
                      <w:p w14:paraId="22ACDAC8" w14:textId="77777777" w:rsidR="00061202" w:rsidRDefault="00061202" w:rsidP="00E0606F">
                        <w:r>
                          <w:t>Client shops on life insurance coverage on exchange and quote premium in mutual insurance coin</w:t>
                        </w:r>
                      </w:p>
                    </w:txbxContent>
                  </v:textbox>
                  <w10:wrap anchorx="margin"/>
                </v:rect>
              </w:pict>
            </mc:Fallback>
          </mc:AlternateContent>
        </w:r>
      </w:del>
    </w:p>
    <w:p w14:paraId="79FC1AB6" w14:textId="0C1E59E7" w:rsidR="00E0606F" w:rsidRPr="0088676B" w:rsidDel="000D2E05" w:rsidRDefault="000A7D17" w:rsidP="00E0606F">
      <w:pPr>
        <w:rPr>
          <w:del w:id="2155" w:author="Microsoft Office User" w:date="2017-08-26T16:22:00Z"/>
          <w:rFonts w:eastAsiaTheme="minorEastAsia"/>
          <w:lang w:eastAsia="zh-CN"/>
          <w:rPrChange w:id="2156" w:author="Microsoft Office User" w:date="2017-08-26T15:42:00Z">
            <w:rPr>
              <w:del w:id="2157" w:author="Microsoft Office User" w:date="2017-08-26T16:22:00Z"/>
              <w:lang w:eastAsia="zh-CN"/>
            </w:rPr>
          </w:rPrChange>
        </w:rPr>
      </w:pPr>
      <w:del w:id="215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2688" behindDoc="0" locked="0" layoutInCell="1" allowOverlap="1" wp14:anchorId="651BEE99" wp14:editId="4A933328">
                  <wp:simplePos x="0" y="0"/>
                  <wp:positionH relativeFrom="column">
                    <wp:posOffset>1790065</wp:posOffset>
                  </wp:positionH>
                  <wp:positionV relativeFrom="paragraph">
                    <wp:posOffset>31115</wp:posOffset>
                  </wp:positionV>
                  <wp:extent cx="958850" cy="45720"/>
                  <wp:effectExtent l="0" t="0" r="31750" b="30480"/>
                  <wp:wrapNone/>
                  <wp:docPr id="20" name="Arrow: Lef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E5D7E4" id="Arrow: Left 35" o:spid="_x0000_s1026" type="#_x0000_t66" style="position:absolute;margin-left:140.95pt;margin-top:2.45pt;width:75.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" adj="515" fillcolor="#4f81bd [3204]" strokecolor="#243f60 [1604]" strokeweight="2pt">
                  <v:path arrowok="t"/>
                </v:shape>
              </w:pict>
            </mc:Fallback>
          </mc:AlternateContent>
        </w:r>
      </w:del>
    </w:p>
    <w:p w14:paraId="5799B1F3" w14:textId="16EA7928" w:rsidR="00E0606F" w:rsidRPr="0088676B" w:rsidDel="000D2E05" w:rsidRDefault="000A7D17" w:rsidP="00E0606F">
      <w:pPr>
        <w:rPr>
          <w:del w:id="2159" w:author="Microsoft Office User" w:date="2017-08-26T16:22:00Z"/>
          <w:rFonts w:eastAsiaTheme="minorEastAsia"/>
          <w:lang w:eastAsia="zh-CN"/>
          <w:rPrChange w:id="2160" w:author="Microsoft Office User" w:date="2017-08-26T15:42:00Z">
            <w:rPr>
              <w:del w:id="2161" w:author="Microsoft Office User" w:date="2017-08-26T16:22:00Z"/>
              <w:lang w:eastAsia="zh-CN"/>
            </w:rPr>
          </w:rPrChange>
        </w:rPr>
      </w:pPr>
      <w:del w:id="2162"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1904" behindDoc="0" locked="0" layoutInCell="1" allowOverlap="1" wp14:anchorId="7B9D4C07" wp14:editId="5F3BDF18">
                  <wp:simplePos x="0" y="0"/>
                  <wp:positionH relativeFrom="column">
                    <wp:posOffset>755015</wp:posOffset>
                  </wp:positionH>
                  <wp:positionV relativeFrom="paragraph">
                    <wp:posOffset>65405</wp:posOffset>
                  </wp:positionV>
                  <wp:extent cx="5715" cy="240030"/>
                  <wp:effectExtent l="50800" t="0" r="95885" b="64770"/>
                  <wp:wrapNone/>
                  <wp:docPr id="1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155B08" id="Straight Arrow Connector 30" o:spid="_x0000_s1026" type="#_x0000_t32" style="position:absolute;margin-left:59.45pt;margin-top:5.15pt;width:.45pt;height:18.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" strokecolor="#4579b8 [3044]">
                  <v:stroke endarrow="block"/>
                  <o:lock v:ext="edit" shapetype="f"/>
                </v:shape>
              </w:pict>
            </mc:Fallback>
          </mc:AlternateContent>
        </w:r>
      </w:del>
    </w:p>
    <w:p w14:paraId="3E4C9E9B" w14:textId="39A7191F" w:rsidR="00E0606F" w:rsidRPr="0088676B" w:rsidDel="000D2E05" w:rsidRDefault="000A7D17" w:rsidP="00E0606F">
      <w:pPr>
        <w:rPr>
          <w:del w:id="2163" w:author="Microsoft Office User" w:date="2017-08-26T16:22:00Z"/>
          <w:rFonts w:eastAsiaTheme="minorEastAsia"/>
          <w:lang w:eastAsia="zh-CN"/>
          <w:rPrChange w:id="2164" w:author="Microsoft Office User" w:date="2017-08-26T15:42:00Z">
            <w:rPr>
              <w:del w:id="2165" w:author="Microsoft Office User" w:date="2017-08-26T16:22:00Z"/>
              <w:lang w:eastAsia="zh-CN"/>
            </w:rPr>
          </w:rPrChange>
        </w:rPr>
      </w:pPr>
      <w:del w:id="2166"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2448" behindDoc="0" locked="0" layoutInCell="1" allowOverlap="1" wp14:anchorId="5C7AB0B0" wp14:editId="319198FE">
                  <wp:simplePos x="0" y="0"/>
                  <wp:positionH relativeFrom="margin">
                    <wp:posOffset>0</wp:posOffset>
                  </wp:positionH>
                  <wp:positionV relativeFrom="paragraph">
                    <wp:posOffset>62865</wp:posOffset>
                  </wp:positionV>
                  <wp:extent cx="1781175" cy="1041400"/>
                  <wp:effectExtent l="0" t="0" r="22225" b="254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5A6E6" w14:textId="77777777" w:rsidR="00061202" w:rsidRDefault="00061202" w:rsidP="00E0606F">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B0B0" id="Rectangle 22" o:spid="_x0000_s1077" style="position:absolute;margin-left:0;margin-top:4.95pt;width:140.25pt;height:8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" fillcolor="#4f81bd [3204]" strokecolor="#243f60 [1604]" strokeweight="2pt">
                  <v:path arrowok="t"/>
                  <v:textbox>
                    <w:txbxContent>
                      <w:p w14:paraId="4F55A6E6" w14:textId="77777777" w:rsidR="00061202" w:rsidRDefault="00061202" w:rsidP="00E0606F">
                        <w:r>
                          <w:t>Client buys mutual insurance coin (smart contract) to engage with current mutual insurance policyholders</w:t>
                        </w:r>
                      </w:p>
                    </w:txbxContent>
                  </v:textbox>
                  <w10:wrap anchorx="margin"/>
                </v:rect>
              </w:pict>
            </mc:Fallback>
          </mc:AlternateContent>
        </w:r>
        <w:r w:rsidRPr="0088676B" w:rsidDel="000D2E05">
          <w:rPr>
            <w:rFonts w:eastAsiaTheme="minorEastAsia"/>
            <w:noProof/>
            <w:lang w:eastAsia="zh-CN"/>
            <w:rPrChange w:id="2167" w:author="Microsoft Office User" w:date="2017-08-26T15:42:00Z">
              <w:rPr>
                <w:rFonts w:eastAsiaTheme="minorEastAsia"/>
                <w:noProof/>
                <w:lang w:eastAsia="zh-CN"/>
              </w:rPr>
            </w:rPrChange>
          </w:rPr>
          <mc:AlternateContent>
            <mc:Choice Requires="wps">
              <w:drawing>
                <wp:anchor distT="0" distB="0" distL="114300" distR="114300" simplePos="0" relativeHeight="251753472" behindDoc="0" locked="0" layoutInCell="1" allowOverlap="1" wp14:anchorId="69D92B6C" wp14:editId="098F0910">
                  <wp:simplePos x="0" y="0"/>
                  <wp:positionH relativeFrom="margin">
                    <wp:posOffset>2800350</wp:posOffset>
                  </wp:positionH>
                  <wp:positionV relativeFrom="paragraph">
                    <wp:posOffset>53340</wp:posOffset>
                  </wp:positionV>
                  <wp:extent cx="3114675" cy="1222375"/>
                  <wp:effectExtent l="0" t="0" r="34925" b="222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1222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2C2BE" w14:textId="77777777" w:rsidR="00061202" w:rsidRDefault="00061202" w:rsidP="00E0606F">
                              <w:pPr>
                                <w:pStyle w:val="ad"/>
                                <w:numPr>
                                  <w:ilvl w:val="0"/>
                                  <w:numId w:val="2"/>
                                </w:numPr>
                                <w:spacing w:after="160" w:line="259" w:lineRule="auto"/>
                              </w:pPr>
                              <w:r>
                                <w:t>Smart contract distributes new coverage coins equally to each current policyholders</w:t>
                              </w:r>
                            </w:p>
                            <w:p w14:paraId="3095DDCC" w14:textId="77777777" w:rsidR="00061202" w:rsidRDefault="00061202"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2B6C" id="Rectangle 23" o:spid="_x0000_s1078" style="position:absolute;margin-left:220.5pt;margin-top:4.2pt;width:245.25pt;height:9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" fillcolor="#4f81bd [3204]" strokecolor="#243f60 [1604]" strokeweight="2pt">
                  <v:path arrowok="t"/>
                  <v:textbox>
                    <w:txbxContent>
                      <w:p w14:paraId="6022C2BE" w14:textId="77777777" w:rsidR="00061202" w:rsidRDefault="00061202" w:rsidP="00E0606F">
                        <w:pPr>
                          <w:pStyle w:val="ad"/>
                          <w:numPr>
                            <w:ilvl w:val="0"/>
                            <w:numId w:val="2"/>
                          </w:numPr>
                          <w:spacing w:after="160" w:line="259" w:lineRule="auto"/>
                        </w:pPr>
                        <w:r>
                          <w:t>Smart contract distributes new coverage coins equally to each current policyholders</w:t>
                        </w:r>
                      </w:p>
                      <w:p w14:paraId="3095DDCC" w14:textId="77777777" w:rsidR="00061202" w:rsidRDefault="00061202"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mc:Fallback>
          </mc:AlternateContent>
        </w:r>
      </w:del>
    </w:p>
    <w:p w14:paraId="1C6D664B" w14:textId="606DD657" w:rsidR="00E0606F" w:rsidRPr="0088676B" w:rsidDel="000D2E05" w:rsidRDefault="000A7D17" w:rsidP="00E0606F">
      <w:pPr>
        <w:rPr>
          <w:del w:id="2168" w:author="Microsoft Office User" w:date="2017-08-26T16:22:00Z"/>
          <w:rFonts w:eastAsiaTheme="minorEastAsia"/>
          <w:lang w:eastAsia="zh-CN"/>
          <w:rPrChange w:id="2169" w:author="Microsoft Office User" w:date="2017-08-26T15:42:00Z">
            <w:rPr>
              <w:del w:id="2170" w:author="Microsoft Office User" w:date="2017-08-26T16:22:00Z"/>
              <w:lang w:eastAsia="zh-CN"/>
            </w:rPr>
          </w:rPrChange>
        </w:rPr>
      </w:pPr>
      <w:del w:id="2171"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3712" behindDoc="0" locked="0" layoutInCell="1" allowOverlap="1" wp14:anchorId="4B63C61F" wp14:editId="2F01502F">
                  <wp:simplePos x="0" y="0"/>
                  <wp:positionH relativeFrom="column">
                    <wp:posOffset>1795145</wp:posOffset>
                  </wp:positionH>
                  <wp:positionV relativeFrom="paragraph">
                    <wp:posOffset>104775</wp:posOffset>
                  </wp:positionV>
                  <wp:extent cx="995680" cy="45720"/>
                  <wp:effectExtent l="0" t="0" r="20320" b="30480"/>
                  <wp:wrapNone/>
                  <wp:docPr id="36" name="Arrow: Lef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D10371" id="Arrow: Left 36" o:spid="_x0000_s1026" type="#_x0000_t66" style="position:absolute;margin-left:141.35pt;margin-top:8.25pt;width:78.4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" adj="496" fillcolor="#4f81bd [3204]" strokecolor="#243f60 [1604]" strokeweight="2pt">
                  <v:path arrowok="t"/>
                </v:shape>
              </w:pict>
            </mc:Fallback>
          </mc:AlternateContent>
        </w:r>
      </w:del>
    </w:p>
    <w:p w14:paraId="2BFA17C0" w14:textId="5D5367EC" w:rsidR="00E0606F" w:rsidRPr="0088676B" w:rsidDel="000D2E05" w:rsidRDefault="00E0606F" w:rsidP="00E0606F">
      <w:pPr>
        <w:rPr>
          <w:del w:id="2172" w:author="Microsoft Office User" w:date="2017-08-26T16:22:00Z"/>
          <w:rFonts w:eastAsiaTheme="minorEastAsia"/>
          <w:lang w:eastAsia="zh-CN"/>
          <w:rPrChange w:id="2173" w:author="Microsoft Office User" w:date="2017-08-26T15:42:00Z">
            <w:rPr>
              <w:del w:id="2174" w:author="Microsoft Office User" w:date="2017-08-26T16:22:00Z"/>
              <w:lang w:eastAsia="zh-CN"/>
            </w:rPr>
          </w:rPrChange>
        </w:rPr>
      </w:pPr>
    </w:p>
    <w:p w14:paraId="346DE5AF" w14:textId="1C981137" w:rsidR="00E0606F" w:rsidRPr="0088676B" w:rsidDel="000D2E05" w:rsidRDefault="000A7D17" w:rsidP="00E0606F">
      <w:pPr>
        <w:rPr>
          <w:del w:id="2175" w:author="Microsoft Office User" w:date="2017-08-26T16:22:00Z"/>
          <w:rFonts w:eastAsiaTheme="minorEastAsia"/>
          <w:lang w:eastAsia="zh-CN"/>
          <w:rPrChange w:id="2176" w:author="Microsoft Office User" w:date="2017-08-26T15:42:00Z">
            <w:rPr>
              <w:del w:id="2177" w:author="Microsoft Office User" w:date="2017-08-26T16:22:00Z"/>
              <w:lang w:eastAsia="zh-CN"/>
            </w:rPr>
          </w:rPrChange>
        </w:rPr>
      </w:pPr>
      <w:del w:id="2178" w:author="Microsoft Office User" w:date="2017-08-26T16:22:00Z">
        <w:r w:rsidRPr="00DE6D50" w:rsidDel="000D2E05">
          <w:rPr>
            <w:rFonts w:eastAsiaTheme="minorEastAsia"/>
            <w:noProof/>
            <w:lang w:eastAsia="zh-CN"/>
          </w:rPr>
          <mc:AlternateContent>
            <mc:Choice Requires="wps">
              <w:drawing>
                <wp:anchor distT="0" distB="0" distL="114297" distR="114297" simplePos="0" relativeHeight="251755520" behindDoc="0" locked="0" layoutInCell="1" allowOverlap="1" wp14:anchorId="4DB45EB7" wp14:editId="2FB70DC5">
                  <wp:simplePos x="0" y="0"/>
                  <wp:positionH relativeFrom="column">
                    <wp:posOffset>849629</wp:posOffset>
                  </wp:positionH>
                  <wp:positionV relativeFrom="paragraph">
                    <wp:posOffset>135255</wp:posOffset>
                  </wp:positionV>
                  <wp:extent cx="0" cy="533400"/>
                  <wp:effectExtent l="50800" t="0" r="76200" b="7620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24B022" id="Straight Arrow Connector 25" o:spid="_x0000_s1026" type="#_x0000_t32" style="position:absolute;margin-left:66.9pt;margin-top:10.65pt;width:0;height:42pt;z-index:251755520;visibility:visible;mso-wrap-style:square;mso-width-percent:0;mso-height-percent:0;mso-wrap-distance-left:114297emu;mso-wrap-distance-top:0;mso-wrap-distance-right:114297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" strokecolor="#4579b8 [3044]">
                  <v:stroke endarrow="block"/>
                  <o:lock v:ext="edit" shapetype="f"/>
                </v:shape>
              </w:pict>
            </mc:Fallback>
          </mc:AlternateContent>
        </w:r>
      </w:del>
    </w:p>
    <w:p w14:paraId="7711489B" w14:textId="7E676D45" w:rsidR="00E0606F" w:rsidRPr="0088676B" w:rsidDel="000D2E05" w:rsidRDefault="00E0606F" w:rsidP="00E0606F">
      <w:pPr>
        <w:rPr>
          <w:del w:id="2179" w:author="Microsoft Office User" w:date="2017-08-26T16:22:00Z"/>
          <w:rFonts w:eastAsiaTheme="minorEastAsia"/>
          <w:lang w:eastAsia="zh-CN"/>
          <w:rPrChange w:id="2180" w:author="Microsoft Office User" w:date="2017-08-26T15:42:00Z">
            <w:rPr>
              <w:del w:id="2181" w:author="Microsoft Office User" w:date="2017-08-26T16:22:00Z"/>
              <w:lang w:eastAsia="zh-CN"/>
            </w:rPr>
          </w:rPrChange>
        </w:rPr>
      </w:pPr>
    </w:p>
    <w:p w14:paraId="6D1B60EF" w14:textId="45A5AE42" w:rsidR="00E0606F" w:rsidRPr="0088676B" w:rsidDel="000D2E05" w:rsidRDefault="000A7D17" w:rsidP="00E0606F">
      <w:pPr>
        <w:rPr>
          <w:del w:id="2182" w:author="Microsoft Office User" w:date="2017-08-26T16:22:00Z"/>
          <w:rFonts w:eastAsiaTheme="minorEastAsia"/>
          <w:lang w:eastAsia="zh-CN"/>
          <w:rPrChange w:id="2183" w:author="Microsoft Office User" w:date="2017-08-26T15:42:00Z">
            <w:rPr>
              <w:del w:id="2184" w:author="Microsoft Office User" w:date="2017-08-26T16:22:00Z"/>
              <w:lang w:eastAsia="zh-CN"/>
            </w:rPr>
          </w:rPrChange>
        </w:rPr>
      </w:pPr>
      <w:del w:id="2185"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4496" behindDoc="0" locked="0" layoutInCell="1" allowOverlap="1" wp14:anchorId="1BA268F3" wp14:editId="1DA45D8D">
                  <wp:simplePos x="0" y="0"/>
                  <wp:positionH relativeFrom="margin">
                    <wp:posOffset>12700</wp:posOffset>
                  </wp:positionH>
                  <wp:positionV relativeFrom="paragraph">
                    <wp:posOffset>22225</wp:posOffset>
                  </wp:positionV>
                  <wp:extent cx="1676400" cy="1236980"/>
                  <wp:effectExtent l="0" t="0" r="25400" b="33020"/>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369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E0AB0" w14:textId="77777777" w:rsidR="00061202" w:rsidRDefault="00061202" w:rsidP="00E0606F">
                              <w:pPr>
                                <w:jc w:val="center"/>
                              </w:pPr>
                              <w:r>
                                <w:t>Blockchain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268F3" id="_x0000_t110" coordsize="21600,21600" o:spt="110" path="m10800,l,10800,10800,21600,21600,10800xe">
                  <v:stroke joinstyle="miter"/>
                  <v:path gradientshapeok="t" o:connecttype="rect" textboxrect="5400,5400,16200,16200"/>
                </v:shapetype>
                <v:shape id="Flowchart: Decision 24" o:spid="_x0000_s1079" type="#_x0000_t110" style="position:absolute;margin-left:1pt;margin-top:1.75pt;width:132pt;height:97.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" fillcolor="#4f81bd [3204]" strokecolor="#243f60 [1604]" strokeweight="2pt">
                  <v:path arrowok="t"/>
                  <v:textbox>
                    <w:txbxContent>
                      <w:p w14:paraId="17BE0AB0" w14:textId="77777777" w:rsidR="00061202" w:rsidRDefault="00061202" w:rsidP="00E0606F">
                        <w:pPr>
                          <w:jc w:val="center"/>
                        </w:pPr>
                        <w:r>
                          <w:t>Blockchain broadcast event</w:t>
                        </w:r>
                      </w:p>
                    </w:txbxContent>
                  </v:textbox>
                  <w10:wrap anchorx="margin"/>
                </v:shape>
              </w:pict>
            </mc:Fallback>
          </mc:AlternateContent>
        </w:r>
        <w:r w:rsidRPr="0088676B" w:rsidDel="000D2E05">
          <w:rPr>
            <w:rFonts w:eastAsiaTheme="minorEastAsia"/>
            <w:noProof/>
            <w:lang w:eastAsia="zh-CN"/>
            <w:rPrChange w:id="2186" w:author="Microsoft Office User" w:date="2017-08-26T15:42:00Z">
              <w:rPr>
                <w:rFonts w:eastAsiaTheme="minorEastAsia"/>
                <w:noProof/>
                <w:lang w:eastAsia="zh-CN"/>
              </w:rPr>
            </w:rPrChange>
          </w:rPr>
          <mc:AlternateContent>
            <mc:Choice Requires="wps">
              <w:drawing>
                <wp:anchor distT="0" distB="0" distL="114300" distR="114300" simplePos="0" relativeHeight="251756544" behindDoc="0" locked="0" layoutInCell="1" allowOverlap="1" wp14:anchorId="40A0FD48" wp14:editId="3F779A10">
                  <wp:simplePos x="0" y="0"/>
                  <wp:positionH relativeFrom="margin">
                    <wp:posOffset>2449830</wp:posOffset>
                  </wp:positionH>
                  <wp:positionV relativeFrom="paragraph">
                    <wp:posOffset>192405</wp:posOffset>
                  </wp:positionV>
                  <wp:extent cx="2277110" cy="1019810"/>
                  <wp:effectExtent l="0" t="0" r="34290" b="2159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101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BA705" w14:textId="77777777" w:rsidR="00061202" w:rsidRDefault="00061202" w:rsidP="00E0606F">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FD48" id="Rectangle 26" o:spid="_x0000_s1080" style="position:absolute;margin-left:192.9pt;margin-top:15.15pt;width:179.3pt;height:80.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" fillcolor="#4f81bd [3204]" strokecolor="#243f60 [1604]" strokeweight="2pt">
                  <v:path arrowok="t"/>
                  <v:textbox>
                    <w:txbxContent>
                      <w:p w14:paraId="2C2BA705" w14:textId="77777777" w:rsidR="00061202" w:rsidRDefault="00061202" w:rsidP="00E0606F">
                        <w:r>
                          <w:t xml:space="preserve">Smart contract executes based on survivorship certificate and expires coverage between policyholders and unlock mutual insurance coverage </w:t>
                        </w:r>
                      </w:p>
                    </w:txbxContent>
                  </v:textbox>
                  <w10:wrap anchorx="margin"/>
                </v:rect>
              </w:pict>
            </mc:Fallback>
          </mc:AlternateContent>
        </w:r>
      </w:del>
    </w:p>
    <w:p w14:paraId="4E62B020" w14:textId="47243056" w:rsidR="00E0606F" w:rsidRPr="0088676B" w:rsidDel="000D2E05" w:rsidRDefault="000A7D17" w:rsidP="00E0606F">
      <w:pPr>
        <w:rPr>
          <w:del w:id="2187" w:author="Microsoft Office User" w:date="2017-08-26T16:22:00Z"/>
          <w:rFonts w:eastAsiaTheme="minorEastAsia"/>
          <w:lang w:eastAsia="zh-CN"/>
          <w:rPrChange w:id="2188" w:author="Microsoft Office User" w:date="2017-08-26T15:42:00Z">
            <w:rPr>
              <w:del w:id="2189" w:author="Microsoft Office User" w:date="2017-08-26T16:22:00Z"/>
              <w:lang w:eastAsia="zh-CN"/>
            </w:rPr>
          </w:rPrChange>
        </w:rPr>
      </w:pPr>
      <w:del w:id="2190"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9856" behindDoc="0" locked="0" layoutInCell="1" allowOverlap="1" wp14:anchorId="7B21862C" wp14:editId="75793CF3">
                  <wp:simplePos x="0" y="0"/>
                  <wp:positionH relativeFrom="column">
                    <wp:posOffset>1689100</wp:posOffset>
                  </wp:positionH>
                  <wp:positionV relativeFrom="paragraph">
                    <wp:posOffset>307340</wp:posOffset>
                  </wp:positionV>
                  <wp:extent cx="760730" cy="635"/>
                  <wp:effectExtent l="12700" t="53340" r="39370" b="73025"/>
                  <wp:wrapNone/>
                  <wp:docPr id="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2F5C8D" id="AutoShape 115" o:spid="_x0000_s1026" type="#_x0000_t32" style="position:absolute;margin-left:133pt;margin-top:24.2pt;width:59.9pt;height:.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">
                  <v:stroke endarrow="block"/>
                </v:shape>
              </w:pict>
            </mc:Fallback>
          </mc:AlternateContent>
        </w:r>
        <w:r w:rsidRPr="0088676B" w:rsidDel="000D2E05">
          <w:rPr>
            <w:rFonts w:eastAsiaTheme="minorEastAsia"/>
            <w:noProof/>
            <w:lang w:eastAsia="zh-CN"/>
            <w:rPrChange w:id="2191" w:author="Microsoft Office User" w:date="2017-08-26T15:42:00Z">
              <w:rPr>
                <w:rFonts w:eastAsiaTheme="minorEastAsia"/>
                <w:noProof/>
                <w:lang w:eastAsia="zh-CN"/>
              </w:rPr>
            </w:rPrChange>
          </w:rPr>
          <mc:AlternateContent>
            <mc:Choice Requires="wps">
              <w:drawing>
                <wp:anchor distT="0" distB="0" distL="114300" distR="114300" simplePos="0" relativeHeight="251757568" behindDoc="0" locked="0" layoutInCell="1" allowOverlap="1" wp14:anchorId="50255014" wp14:editId="7C9175B7">
                  <wp:simplePos x="0" y="0"/>
                  <wp:positionH relativeFrom="margin">
                    <wp:align>left</wp:align>
                  </wp:positionH>
                  <wp:positionV relativeFrom="paragraph">
                    <wp:posOffset>1202055</wp:posOffset>
                  </wp:positionV>
                  <wp:extent cx="2277110" cy="820420"/>
                  <wp:effectExtent l="0" t="0" r="34290" b="1778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470AC1" w14:textId="77777777" w:rsidR="00061202" w:rsidRDefault="00061202" w:rsidP="00E0606F">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55014" id="Rectangle 27" o:spid="_x0000_s1081" style="position:absolute;margin-left:0;margin-top:94.65pt;width:179.3pt;height:64.6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" fillcolor="#4f81bd [3204]" strokecolor="#243f60 [1604]" strokeweight="2pt">
                  <v:path arrowok="t"/>
                  <v:textbox>
                    <w:txbxContent>
                      <w:p w14:paraId="73470AC1" w14:textId="77777777" w:rsidR="00061202" w:rsidRDefault="00061202" w:rsidP="00E0606F">
                        <w:r>
                          <w:t>Smart contract executes based on death certificate and mutual policyholders pays mutual insurance coin to beneficiary wallet</w:t>
                        </w:r>
                      </w:p>
                    </w:txbxContent>
                  </v:textbox>
                  <w10:wrap anchorx="margin"/>
                </v:rect>
              </w:pict>
            </mc:Fallback>
          </mc:AlternateContent>
        </w:r>
      </w:del>
    </w:p>
    <w:p w14:paraId="3B0BACD8" w14:textId="37EC5868" w:rsidR="00E0606F" w:rsidRPr="0088676B" w:rsidDel="000D2E05" w:rsidRDefault="00E0606F" w:rsidP="00E0606F">
      <w:pPr>
        <w:rPr>
          <w:del w:id="2192" w:author="Microsoft Office User" w:date="2017-08-26T16:22:00Z"/>
          <w:rFonts w:eastAsiaTheme="minorEastAsia"/>
          <w:lang w:eastAsia="zh-CN"/>
        </w:rPr>
      </w:pPr>
    </w:p>
    <w:p w14:paraId="49F29F8D" w14:textId="01086261" w:rsidR="00E0606F" w:rsidRPr="0088676B" w:rsidDel="000D2E05" w:rsidRDefault="00E0606F" w:rsidP="00E0606F">
      <w:pPr>
        <w:rPr>
          <w:del w:id="2193" w:author="Microsoft Office User" w:date="2017-08-26T16:22:00Z"/>
          <w:rFonts w:eastAsiaTheme="minorEastAsia"/>
          <w:lang w:eastAsia="zh-CN"/>
        </w:rPr>
      </w:pPr>
    </w:p>
    <w:p w14:paraId="7BDFD031" w14:textId="0DE65D27" w:rsidR="00E0606F" w:rsidRPr="0088676B" w:rsidDel="000D2E05" w:rsidRDefault="000A7D17" w:rsidP="00E0606F">
      <w:pPr>
        <w:rPr>
          <w:del w:id="2194" w:author="Microsoft Office User" w:date="2017-08-26T16:22:00Z"/>
          <w:rFonts w:eastAsiaTheme="minorEastAsia"/>
          <w:lang w:eastAsia="zh-CN"/>
        </w:rPr>
      </w:pPr>
      <w:del w:id="2195" w:author="Microsoft Office User" w:date="2017-08-26T16:22:00Z">
        <w:r w:rsidRPr="00DE6D50" w:rsidDel="000D2E05">
          <w:rPr>
            <w:rFonts w:eastAsiaTheme="minorEastAsia"/>
            <w:noProof/>
            <w:lang w:eastAsia="zh-CN"/>
          </w:rPr>
          <mc:AlternateContent>
            <mc:Choice Requires="wps">
              <w:drawing>
                <wp:anchor distT="0" distB="0" distL="114298" distR="114298" simplePos="0" relativeHeight="251758592" behindDoc="0" locked="0" layoutInCell="1" allowOverlap="1" wp14:anchorId="427DE01D" wp14:editId="0BD53887">
                  <wp:simplePos x="0" y="0"/>
                  <wp:positionH relativeFrom="column">
                    <wp:posOffset>735330</wp:posOffset>
                  </wp:positionH>
                  <wp:positionV relativeFrom="paragraph">
                    <wp:posOffset>132080</wp:posOffset>
                  </wp:positionV>
                  <wp:extent cx="228600" cy="0"/>
                  <wp:effectExtent l="49530" t="17780" r="77470" b="33020"/>
                  <wp:wrapNone/>
                  <wp:docPr id="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286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FCFB62" id="Straight Arrow Connector 28" o:spid="_x0000_s1026" type="#_x0000_t32" style="position:absolute;margin-left:57.9pt;margin-top:10.4pt;width:18pt;height:0;rotation:90;z-index:251758592;visibility:visible;mso-wrap-style:square;mso-width-percent:0;mso-height-percent:0;mso-wrap-distance-left:114298emu;mso-wrap-distance-top:0;mso-wrap-distance-right:114298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" strokecolor="#4579b8 [3044]">
                  <v:stroke endarrow="block"/>
                  <o:lock v:ext="edit" shapetype="f"/>
                </v:shape>
              </w:pict>
            </mc:Fallback>
          </mc:AlternateContent>
        </w:r>
      </w:del>
    </w:p>
    <w:p w14:paraId="5442DE30" w14:textId="617A96F9" w:rsidR="00E0606F" w:rsidRPr="0088676B" w:rsidDel="000D2E05" w:rsidRDefault="00E0606F" w:rsidP="00E0606F">
      <w:pPr>
        <w:rPr>
          <w:del w:id="2196" w:author="Microsoft Office User" w:date="2017-08-26T16:22:00Z"/>
          <w:rFonts w:eastAsiaTheme="minorEastAsia"/>
          <w:lang w:eastAsia="zh-CN"/>
        </w:rPr>
      </w:pPr>
    </w:p>
    <w:p w14:paraId="2452B0FB" w14:textId="36FEC8E4" w:rsidR="00E0606F" w:rsidRPr="0088676B" w:rsidDel="000D2E05" w:rsidRDefault="00E0606F" w:rsidP="00E0606F">
      <w:pPr>
        <w:rPr>
          <w:del w:id="2197" w:author="Microsoft Office User" w:date="2017-08-26T16:22:00Z"/>
          <w:rFonts w:eastAsiaTheme="minorEastAsia"/>
          <w:lang w:eastAsia="zh-CN"/>
        </w:rPr>
      </w:pPr>
    </w:p>
    <w:p w14:paraId="135C42FC" w14:textId="676DA506" w:rsidR="00E0606F" w:rsidRPr="0088676B" w:rsidDel="000D2E05" w:rsidRDefault="00E0606F" w:rsidP="00E0606F">
      <w:pPr>
        <w:rPr>
          <w:del w:id="2198" w:author="Microsoft Office User" w:date="2017-08-26T16:22:00Z"/>
          <w:rFonts w:eastAsiaTheme="minorEastAsia"/>
          <w:lang w:eastAsia="zh-CN"/>
        </w:rPr>
      </w:pPr>
    </w:p>
    <w:p w14:paraId="5582810E" w14:textId="0024238A" w:rsidR="00E0606F" w:rsidRPr="0088676B" w:rsidDel="000D2E05" w:rsidRDefault="00E0606F" w:rsidP="00E0606F">
      <w:pPr>
        <w:rPr>
          <w:del w:id="2199" w:author="Microsoft Office User" w:date="2017-08-26T16:22:00Z"/>
          <w:rFonts w:eastAsiaTheme="minorEastAsia"/>
          <w:lang w:eastAsia="zh-CN"/>
          <w:rPrChange w:id="2200" w:author="Microsoft Office User" w:date="2017-08-26T15:42:00Z">
            <w:rPr>
              <w:del w:id="2201" w:author="Microsoft Office User" w:date="2017-08-26T16:22:00Z"/>
              <w:lang w:eastAsia="zh-CN"/>
            </w:rPr>
          </w:rPrChange>
        </w:rPr>
      </w:pPr>
      <w:del w:id="2202" w:author="Microsoft Office User" w:date="2017-08-26T16:22:00Z">
        <w:r w:rsidRPr="0088676B" w:rsidDel="000D2E05">
          <w:rPr>
            <w:rFonts w:eastAsiaTheme="minorEastAsia"/>
            <w:lang w:eastAsia="zh-CN"/>
            <w:rPrChange w:id="2203" w:author="Microsoft Office User" w:date="2017-08-26T15:42:00Z">
              <w:rPr>
                <w:lang w:eastAsia="zh-CN"/>
              </w:rPr>
            </w:rPrChange>
          </w:rPr>
          <w:delText>Plan Participant Onboarding (Insurance Sales): Interactions between Plan Sponsor and Plan Administrator to on-board Plan Participants is often cumbersome and error prone</w:delText>
        </w:r>
      </w:del>
    </w:p>
    <w:p w14:paraId="0A9DE92E" w14:textId="057424C0" w:rsidR="00E0606F" w:rsidRPr="0088676B" w:rsidDel="000D2E05" w:rsidRDefault="00E0606F" w:rsidP="00E0606F">
      <w:pPr>
        <w:rPr>
          <w:del w:id="2204" w:author="Microsoft Office User" w:date="2017-08-26T16:22:00Z"/>
          <w:rFonts w:eastAsiaTheme="minorEastAsia"/>
          <w:lang w:eastAsia="zh-CN"/>
          <w:rPrChange w:id="2205" w:author="Microsoft Office User" w:date="2017-08-26T15:42:00Z">
            <w:rPr>
              <w:del w:id="2206" w:author="Microsoft Office User" w:date="2017-08-26T16:22:00Z"/>
              <w:lang w:eastAsia="zh-CN"/>
            </w:rPr>
          </w:rPrChange>
        </w:rPr>
      </w:pPr>
      <w:del w:id="2207" w:author="Microsoft Office User" w:date="2017-08-26T16:22:00Z">
        <w:r w:rsidRPr="0088676B" w:rsidDel="000D2E05">
          <w:rPr>
            <w:rFonts w:eastAsiaTheme="minorEastAsia"/>
            <w:lang w:eastAsia="zh-CN"/>
            <w:rPrChange w:id="2208" w:author="Microsoft Office User" w:date="2017-08-26T15:42:00Z">
              <w:rPr>
                <w:lang w:eastAsia="zh-CN"/>
              </w:rPr>
            </w:rPrChange>
          </w:rPr>
          <w:delText xml:space="preserve">Role of Blockchain: </w:delText>
        </w:r>
      </w:del>
    </w:p>
    <w:p w14:paraId="67073D2F" w14:textId="53B29565" w:rsidR="00E0606F" w:rsidRPr="0088676B" w:rsidDel="000D2E05" w:rsidRDefault="00E0606F" w:rsidP="00E0606F">
      <w:pPr>
        <w:numPr>
          <w:ilvl w:val="0"/>
          <w:numId w:val="7"/>
        </w:numPr>
        <w:rPr>
          <w:del w:id="2209" w:author="Microsoft Office User" w:date="2017-08-26T16:22:00Z"/>
          <w:rFonts w:eastAsiaTheme="minorEastAsia"/>
          <w:lang w:eastAsia="zh-CN"/>
          <w:rPrChange w:id="2210" w:author="Microsoft Office User" w:date="2017-08-26T15:42:00Z">
            <w:rPr>
              <w:del w:id="2211" w:author="Microsoft Office User" w:date="2017-08-26T16:22:00Z"/>
              <w:lang w:eastAsia="zh-CN"/>
            </w:rPr>
          </w:rPrChange>
        </w:rPr>
      </w:pPr>
      <w:del w:id="2212" w:author="Microsoft Office User" w:date="2017-08-26T16:22:00Z">
        <w:r w:rsidRPr="0088676B" w:rsidDel="000D2E05">
          <w:rPr>
            <w:rFonts w:eastAsiaTheme="minorEastAsia"/>
            <w:lang w:eastAsia="zh-CN"/>
            <w:rPrChange w:id="2213" w:author="Microsoft Office User" w:date="2017-08-26T15:42:00Z">
              <w:rPr>
                <w:lang w:eastAsia="zh-CN"/>
              </w:rPr>
            </w:rPrChange>
          </w:rPr>
          <w:delText>Records required plan participant information directly from Plan Sponsor’s HR systems</w:delText>
        </w:r>
      </w:del>
    </w:p>
    <w:p w14:paraId="1BC32C1D" w14:textId="051A1C06" w:rsidR="00E0606F" w:rsidRPr="0088676B" w:rsidDel="000D2E05" w:rsidRDefault="00E0606F" w:rsidP="00E0606F">
      <w:pPr>
        <w:numPr>
          <w:ilvl w:val="0"/>
          <w:numId w:val="7"/>
        </w:numPr>
        <w:rPr>
          <w:del w:id="2214" w:author="Microsoft Office User" w:date="2017-08-26T16:22:00Z"/>
          <w:rFonts w:eastAsiaTheme="minorEastAsia"/>
          <w:lang w:eastAsia="zh-CN"/>
          <w:rPrChange w:id="2215" w:author="Microsoft Office User" w:date="2017-08-26T15:42:00Z">
            <w:rPr>
              <w:del w:id="2216" w:author="Microsoft Office User" w:date="2017-08-26T16:22:00Z"/>
              <w:lang w:eastAsia="zh-CN"/>
            </w:rPr>
          </w:rPrChange>
        </w:rPr>
      </w:pPr>
      <w:del w:id="2217" w:author="Microsoft Office User" w:date="2017-08-26T16:22:00Z">
        <w:r w:rsidRPr="0088676B" w:rsidDel="000D2E05">
          <w:rPr>
            <w:rFonts w:eastAsiaTheme="minorEastAsia"/>
            <w:lang w:eastAsia="zh-CN"/>
            <w:rPrChange w:id="2218" w:author="Microsoft Office User" w:date="2017-08-26T15:42:00Z">
              <w:rPr>
                <w:lang w:eastAsia="zh-CN"/>
              </w:rPr>
            </w:rPrChange>
          </w:rPr>
          <w:delText>Makes data available to all blockchain participants on a real-time basis reduces possibility of dispute</w:delText>
        </w:r>
      </w:del>
    </w:p>
    <w:p w14:paraId="29800790" w14:textId="43844A7E" w:rsidR="00E0606F" w:rsidRPr="0088676B" w:rsidDel="000D2E05" w:rsidRDefault="00E0606F" w:rsidP="00E0606F">
      <w:pPr>
        <w:pStyle w:val="ad"/>
        <w:numPr>
          <w:ilvl w:val="0"/>
          <w:numId w:val="7"/>
        </w:numPr>
        <w:rPr>
          <w:del w:id="2219" w:author="Microsoft Office User" w:date="2017-08-26T16:22:00Z"/>
          <w:rFonts w:eastAsiaTheme="minorEastAsia"/>
          <w:lang w:eastAsia="zh-CN"/>
          <w:rPrChange w:id="2220" w:author="Microsoft Office User" w:date="2017-08-26T15:42:00Z">
            <w:rPr>
              <w:del w:id="2221" w:author="Microsoft Office User" w:date="2017-08-26T16:22:00Z"/>
              <w:lang w:eastAsia="zh-CN"/>
            </w:rPr>
          </w:rPrChange>
        </w:rPr>
      </w:pPr>
      <w:del w:id="2222" w:author="Microsoft Office User" w:date="2017-08-26T16:22:00Z">
        <w:r w:rsidRPr="0088676B" w:rsidDel="000D2E05">
          <w:rPr>
            <w:rFonts w:eastAsiaTheme="minorEastAsia"/>
            <w:lang w:eastAsia="zh-CN"/>
            <w:rPrChange w:id="2223" w:author="Microsoft Office User" w:date="2017-08-26T15:42:00Z">
              <w:rPr>
                <w:lang w:eastAsia="zh-CN"/>
              </w:rPr>
            </w:rPrChange>
          </w:rPr>
          <w:delText>Improves client satisfaction and reduces costs</w:delText>
        </w:r>
      </w:del>
    </w:p>
    <w:p w14:paraId="2FAEED8A" w14:textId="452A8A0E" w:rsidR="00E0606F" w:rsidRPr="0088676B" w:rsidDel="000D2E05" w:rsidRDefault="00E0606F" w:rsidP="00E0606F">
      <w:pPr>
        <w:rPr>
          <w:del w:id="2224" w:author="Microsoft Office User" w:date="2017-08-26T16:22:00Z"/>
          <w:rFonts w:eastAsiaTheme="minorEastAsia"/>
          <w:lang w:eastAsia="zh-CN"/>
          <w:rPrChange w:id="2225" w:author="Microsoft Office User" w:date="2017-08-26T15:42:00Z">
            <w:rPr>
              <w:del w:id="2226" w:author="Microsoft Office User" w:date="2017-08-26T16:22:00Z"/>
              <w:lang w:eastAsia="zh-CN"/>
            </w:rPr>
          </w:rPrChange>
        </w:rPr>
      </w:pPr>
    </w:p>
    <w:p w14:paraId="64DB92E2" w14:textId="62BE32BE" w:rsidR="00E0606F" w:rsidRPr="0088676B" w:rsidDel="000D2E05" w:rsidRDefault="00E0606F" w:rsidP="003615CD">
      <w:pPr>
        <w:pStyle w:val="4"/>
        <w:rPr>
          <w:del w:id="2227" w:author="Microsoft Office User" w:date="2017-08-26T16:22:00Z"/>
          <w:rFonts w:eastAsiaTheme="minorEastAsia"/>
          <w:lang w:eastAsia="zh-CN"/>
        </w:rPr>
      </w:pPr>
      <w:del w:id="2228"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3</w:delText>
        </w:r>
      </w:del>
    </w:p>
    <w:p w14:paraId="569EDA71" w14:textId="35AD9391" w:rsidR="00E0606F" w:rsidRPr="0088676B" w:rsidDel="000D2E05" w:rsidRDefault="00E0606F" w:rsidP="00E0606F">
      <w:pPr>
        <w:pStyle w:val="UsageNotes"/>
        <w:spacing w:after="120"/>
        <w:rPr>
          <w:del w:id="2229" w:author="Microsoft Office User" w:date="2017-08-26T16:22:00Z"/>
          <w:rFonts w:ascii="Arial" w:eastAsiaTheme="minorEastAsia" w:hAnsi="Arial" w:cs="Arial"/>
          <w:color w:val="000000" w:themeColor="text1"/>
          <w:sz w:val="20"/>
          <w:szCs w:val="20"/>
          <w:rPrChange w:id="2230" w:author="Microsoft Office User" w:date="2017-08-26T15:42:00Z">
            <w:rPr>
              <w:del w:id="2231" w:author="Microsoft Office User" w:date="2017-08-26T16:22:00Z"/>
              <w:rFonts w:ascii="Arial" w:hAnsi="Arial" w:cs="Arial"/>
              <w:color w:val="000000" w:themeColor="text1"/>
              <w:sz w:val="20"/>
              <w:szCs w:val="20"/>
            </w:rPr>
          </w:rPrChange>
        </w:rPr>
      </w:pPr>
      <w:del w:id="2232" w:author="Microsoft Office User" w:date="2017-08-26T16:22:00Z">
        <w:r w:rsidRPr="0088676B" w:rsidDel="000D2E05">
          <w:rPr>
            <w:rFonts w:ascii="Arial" w:eastAsiaTheme="minorEastAsia" w:hAnsi="Arial" w:cs="Arial"/>
            <w:color w:val="000000" w:themeColor="text1"/>
            <w:sz w:val="20"/>
            <w:szCs w:val="20"/>
            <w:rPrChange w:id="2233" w:author="Microsoft Office User" w:date="2017-08-26T15:42:00Z">
              <w:rPr>
                <w:rFonts w:ascii="Arial" w:hAnsi="Arial" w:cs="Arial"/>
                <w:color w:val="000000" w:themeColor="text1"/>
                <w:sz w:val="20"/>
                <w:szCs w:val="20"/>
              </w:rPr>
            </w:rPrChange>
          </w:rPr>
          <w:delText xml:space="preserve">Coverage Verification: </w:delText>
        </w:r>
      </w:del>
    </w:p>
    <w:p w14:paraId="272F01EF" w14:textId="5F02F4C5" w:rsidR="00E0606F" w:rsidRPr="0088676B" w:rsidDel="000D2E05" w:rsidRDefault="00E0606F" w:rsidP="00E0606F">
      <w:pPr>
        <w:pStyle w:val="UsageNotes"/>
        <w:spacing w:after="120"/>
        <w:rPr>
          <w:del w:id="2234" w:author="Microsoft Office User" w:date="2017-08-26T16:22:00Z"/>
          <w:rFonts w:ascii="Arial" w:eastAsiaTheme="minorEastAsia" w:hAnsi="Arial" w:cs="Arial"/>
          <w:color w:val="000000" w:themeColor="text1"/>
          <w:sz w:val="20"/>
          <w:szCs w:val="20"/>
          <w:rPrChange w:id="2235" w:author="Microsoft Office User" w:date="2017-08-26T15:42:00Z">
            <w:rPr>
              <w:del w:id="2236" w:author="Microsoft Office User" w:date="2017-08-26T16:22:00Z"/>
              <w:rFonts w:ascii="Arial" w:hAnsi="Arial" w:cs="Arial"/>
              <w:color w:val="000000" w:themeColor="text1"/>
              <w:sz w:val="20"/>
              <w:szCs w:val="20"/>
            </w:rPr>
          </w:rPrChange>
        </w:rPr>
      </w:pPr>
      <w:del w:id="2237" w:author="Microsoft Office User" w:date="2017-08-26T16:22:00Z">
        <w:r w:rsidRPr="0088676B" w:rsidDel="000D2E05">
          <w:rPr>
            <w:rFonts w:ascii="Arial" w:eastAsiaTheme="minorEastAsia" w:hAnsi="Arial" w:cs="Arial"/>
            <w:color w:val="000000" w:themeColor="text1"/>
            <w:sz w:val="20"/>
            <w:szCs w:val="20"/>
            <w:rPrChange w:id="2238" w:author="Microsoft Office User" w:date="2017-08-26T15:42:00Z">
              <w:rPr>
                <w:rFonts w:ascii="Arial" w:hAnsi="Arial" w:cs="Arial"/>
                <w:color w:val="000000" w:themeColor="text1"/>
                <w:sz w:val="20"/>
                <w:szCs w:val="20"/>
              </w:rPr>
            </w:rPrChange>
          </w:rPr>
          <w:delText xml:space="preserve">Lack of ready availability can: </w:delText>
        </w:r>
      </w:del>
    </w:p>
    <w:p w14:paraId="516A0258" w14:textId="0F751445" w:rsidR="00E0606F" w:rsidRPr="0088676B" w:rsidDel="000D2E05" w:rsidRDefault="00E0606F" w:rsidP="00E0606F">
      <w:pPr>
        <w:pStyle w:val="UsageNotes"/>
        <w:spacing w:after="120"/>
        <w:rPr>
          <w:del w:id="2239" w:author="Microsoft Office User" w:date="2017-08-26T16:22:00Z"/>
          <w:rFonts w:ascii="Arial" w:eastAsiaTheme="minorEastAsia" w:hAnsi="Arial" w:cs="Arial"/>
          <w:color w:val="000000" w:themeColor="text1"/>
          <w:sz w:val="20"/>
          <w:szCs w:val="20"/>
          <w:rPrChange w:id="2240" w:author="Microsoft Office User" w:date="2017-08-26T15:42:00Z">
            <w:rPr>
              <w:del w:id="2241" w:author="Microsoft Office User" w:date="2017-08-26T16:22:00Z"/>
              <w:rFonts w:ascii="Arial" w:hAnsi="Arial" w:cs="Arial"/>
              <w:color w:val="000000" w:themeColor="text1"/>
              <w:sz w:val="20"/>
              <w:szCs w:val="20"/>
            </w:rPr>
          </w:rPrChange>
        </w:rPr>
      </w:pPr>
      <w:del w:id="2242" w:author="Microsoft Office User" w:date="2017-08-26T16:22:00Z">
        <w:r w:rsidRPr="0088676B" w:rsidDel="000D2E05">
          <w:rPr>
            <w:rFonts w:ascii="Arial" w:eastAsiaTheme="minorEastAsia" w:hAnsi="Arial" w:cs="Arial"/>
            <w:color w:val="000000" w:themeColor="text1"/>
            <w:sz w:val="20"/>
            <w:szCs w:val="20"/>
            <w:rPrChange w:id="2243" w:author="Microsoft Office User" w:date="2017-08-26T15:42:00Z">
              <w:rPr>
                <w:rFonts w:ascii="Arial" w:hAnsi="Arial" w:cs="Arial"/>
                <w:color w:val="000000" w:themeColor="text1"/>
                <w:sz w:val="20"/>
                <w:szCs w:val="20"/>
              </w:rPr>
            </w:rPrChange>
          </w:rPr>
          <w:delText xml:space="preserve">   - Delay provision of coverage upfront</w:delText>
        </w:r>
      </w:del>
    </w:p>
    <w:p w14:paraId="6AE8BF9C" w14:textId="1997415C" w:rsidR="00E0606F" w:rsidRPr="0088676B" w:rsidDel="000D2E05" w:rsidRDefault="00E0606F" w:rsidP="00E0606F">
      <w:pPr>
        <w:pStyle w:val="UsageNotes"/>
        <w:spacing w:after="120"/>
        <w:rPr>
          <w:del w:id="2244" w:author="Microsoft Office User" w:date="2017-08-26T16:22:00Z"/>
          <w:rFonts w:ascii="Arial" w:eastAsiaTheme="minorEastAsia" w:hAnsi="Arial" w:cs="Arial"/>
          <w:color w:val="000000" w:themeColor="text1"/>
          <w:sz w:val="20"/>
          <w:szCs w:val="20"/>
          <w:rPrChange w:id="2245" w:author="Microsoft Office User" w:date="2017-08-26T15:42:00Z">
            <w:rPr>
              <w:del w:id="2246" w:author="Microsoft Office User" w:date="2017-08-26T16:22:00Z"/>
              <w:rFonts w:ascii="Arial" w:hAnsi="Arial" w:cs="Arial"/>
              <w:color w:val="000000" w:themeColor="text1"/>
              <w:sz w:val="20"/>
              <w:szCs w:val="20"/>
            </w:rPr>
          </w:rPrChange>
        </w:rPr>
      </w:pPr>
      <w:del w:id="2247" w:author="Microsoft Office User" w:date="2017-08-26T16:22:00Z">
        <w:r w:rsidRPr="0088676B" w:rsidDel="000D2E05">
          <w:rPr>
            <w:rFonts w:ascii="Arial" w:eastAsiaTheme="minorEastAsia" w:hAnsi="Arial" w:cs="Arial"/>
            <w:color w:val="000000" w:themeColor="text1"/>
            <w:sz w:val="20"/>
            <w:szCs w:val="20"/>
            <w:rPrChange w:id="2248" w:author="Microsoft Office User" w:date="2017-08-26T15:42:00Z">
              <w:rPr>
                <w:rFonts w:ascii="Arial" w:hAnsi="Arial" w:cs="Arial"/>
                <w:color w:val="000000" w:themeColor="text1"/>
                <w:sz w:val="20"/>
                <w:szCs w:val="20"/>
              </w:rPr>
            </w:rPrChange>
          </w:rPr>
          <w:delText xml:space="preserve">   - Involve cumbersome manual discussions </w:delText>
        </w:r>
      </w:del>
    </w:p>
    <w:p w14:paraId="7E0BB51C" w14:textId="5AB312EE" w:rsidR="00E0606F" w:rsidRPr="0088676B" w:rsidDel="000D2E05" w:rsidRDefault="00E0606F" w:rsidP="00E0606F">
      <w:pPr>
        <w:pStyle w:val="UsageNotes"/>
        <w:spacing w:after="120"/>
        <w:rPr>
          <w:del w:id="2249" w:author="Microsoft Office User" w:date="2017-08-26T16:22:00Z"/>
          <w:rFonts w:ascii="Arial" w:eastAsiaTheme="minorEastAsia" w:hAnsi="Arial" w:cs="Arial"/>
          <w:color w:val="000000" w:themeColor="text1"/>
          <w:sz w:val="20"/>
          <w:szCs w:val="20"/>
          <w:rPrChange w:id="2250" w:author="Microsoft Office User" w:date="2017-08-26T15:42:00Z">
            <w:rPr>
              <w:del w:id="2251" w:author="Microsoft Office User" w:date="2017-08-26T16:22:00Z"/>
              <w:rFonts w:ascii="Arial" w:hAnsi="Arial" w:cs="Arial"/>
              <w:color w:val="000000" w:themeColor="text1"/>
              <w:sz w:val="20"/>
              <w:szCs w:val="20"/>
            </w:rPr>
          </w:rPrChange>
        </w:rPr>
      </w:pPr>
      <w:del w:id="2252" w:author="Microsoft Office User" w:date="2017-08-26T16:22:00Z">
        <w:r w:rsidRPr="0088676B" w:rsidDel="000D2E05">
          <w:rPr>
            <w:rFonts w:ascii="Arial" w:eastAsiaTheme="minorEastAsia" w:hAnsi="Arial" w:cs="Arial"/>
            <w:color w:val="000000" w:themeColor="text1"/>
            <w:sz w:val="20"/>
            <w:szCs w:val="20"/>
            <w:rPrChange w:id="2253" w:author="Microsoft Office User" w:date="2017-08-26T15:42:00Z">
              <w:rPr>
                <w:rFonts w:ascii="Arial" w:hAnsi="Arial" w:cs="Arial"/>
                <w:color w:val="000000" w:themeColor="text1"/>
                <w:sz w:val="20"/>
                <w:szCs w:val="20"/>
              </w:rPr>
            </w:rPrChange>
          </w:rPr>
          <w:delText xml:space="preserve">   - Require upfront payment despite coverage</w:delText>
        </w:r>
      </w:del>
    </w:p>
    <w:p w14:paraId="222FF3AD" w14:textId="22EA0A42" w:rsidR="00E0606F" w:rsidRPr="0088676B" w:rsidDel="000D2E05" w:rsidRDefault="00E0606F" w:rsidP="00E0606F">
      <w:pPr>
        <w:pStyle w:val="UsageNotes"/>
        <w:spacing w:after="120"/>
        <w:rPr>
          <w:del w:id="2254" w:author="Microsoft Office User" w:date="2017-08-26T16:22:00Z"/>
          <w:rFonts w:ascii="Arial" w:eastAsiaTheme="minorEastAsia" w:hAnsi="Arial" w:cs="Arial"/>
          <w:sz w:val="20"/>
          <w:szCs w:val="20"/>
          <w:rPrChange w:id="2255" w:author="Microsoft Office User" w:date="2017-08-26T15:42:00Z">
            <w:rPr>
              <w:del w:id="2256" w:author="Microsoft Office User" w:date="2017-08-26T16:22:00Z"/>
              <w:rFonts w:ascii="Arial" w:hAnsi="Arial" w:cs="Arial"/>
              <w:sz w:val="20"/>
              <w:szCs w:val="20"/>
            </w:rPr>
          </w:rPrChange>
        </w:rPr>
      </w:pPr>
    </w:p>
    <w:p w14:paraId="24A3FB1B" w14:textId="079838A2" w:rsidR="00E0606F" w:rsidRPr="0088676B" w:rsidDel="000D2E05" w:rsidRDefault="00E0606F" w:rsidP="00E0606F">
      <w:pPr>
        <w:pStyle w:val="UsageNotes"/>
        <w:spacing w:after="120"/>
        <w:rPr>
          <w:del w:id="2257" w:author="Microsoft Office User" w:date="2017-08-26T16:22:00Z"/>
          <w:rFonts w:ascii="Arial" w:eastAsiaTheme="minorEastAsia" w:hAnsi="Arial" w:cs="Arial"/>
          <w:color w:val="000000" w:themeColor="text1"/>
          <w:sz w:val="20"/>
          <w:szCs w:val="20"/>
          <w:rPrChange w:id="2258" w:author="Microsoft Office User" w:date="2017-08-26T15:42:00Z">
            <w:rPr>
              <w:del w:id="2259" w:author="Microsoft Office User" w:date="2017-08-26T16:22:00Z"/>
              <w:rFonts w:ascii="Arial" w:hAnsi="Arial" w:cs="Arial"/>
              <w:color w:val="000000" w:themeColor="text1"/>
              <w:sz w:val="20"/>
              <w:szCs w:val="20"/>
            </w:rPr>
          </w:rPrChange>
        </w:rPr>
      </w:pPr>
      <w:del w:id="2260" w:author="Microsoft Office User" w:date="2017-08-26T16:22:00Z">
        <w:r w:rsidRPr="0088676B" w:rsidDel="000D2E05">
          <w:rPr>
            <w:rFonts w:ascii="Arial" w:eastAsiaTheme="minorEastAsia" w:hAnsi="Arial" w:cs="Arial"/>
            <w:color w:val="000000" w:themeColor="text1"/>
            <w:sz w:val="20"/>
            <w:szCs w:val="20"/>
            <w:rPrChange w:id="2261" w:author="Microsoft Office User" w:date="2017-08-26T15:42:00Z">
              <w:rPr>
                <w:rFonts w:ascii="Arial" w:hAnsi="Arial" w:cs="Arial"/>
                <w:color w:val="000000" w:themeColor="text1"/>
                <w:sz w:val="20"/>
                <w:szCs w:val="20"/>
              </w:rPr>
            </w:rPrChange>
          </w:rPr>
          <w:delText>Role of Blockchain:</w:delText>
        </w:r>
      </w:del>
    </w:p>
    <w:p w14:paraId="41E50AAF" w14:textId="1349C028" w:rsidR="00E0606F" w:rsidRPr="0088676B" w:rsidDel="000D2E05" w:rsidRDefault="00E0606F" w:rsidP="00E0606F">
      <w:pPr>
        <w:pStyle w:val="UsageNotes"/>
        <w:numPr>
          <w:ilvl w:val="0"/>
          <w:numId w:val="8"/>
        </w:numPr>
        <w:spacing w:after="120"/>
        <w:rPr>
          <w:del w:id="2262" w:author="Microsoft Office User" w:date="2017-08-26T16:22:00Z"/>
          <w:rFonts w:ascii="Arial" w:eastAsiaTheme="minorEastAsia" w:hAnsi="Arial" w:cs="Arial"/>
          <w:color w:val="000000" w:themeColor="text1"/>
          <w:sz w:val="20"/>
          <w:szCs w:val="20"/>
          <w:rPrChange w:id="2263" w:author="Microsoft Office User" w:date="2017-08-26T15:42:00Z">
            <w:rPr>
              <w:del w:id="2264" w:author="Microsoft Office User" w:date="2017-08-26T16:22:00Z"/>
              <w:rFonts w:ascii="Arial" w:hAnsi="Arial" w:cs="Arial"/>
              <w:color w:val="000000" w:themeColor="text1"/>
              <w:sz w:val="20"/>
              <w:szCs w:val="20"/>
            </w:rPr>
          </w:rPrChange>
        </w:rPr>
      </w:pPr>
      <w:del w:id="2265" w:author="Microsoft Office User" w:date="2017-08-26T16:22:00Z">
        <w:r w:rsidRPr="0088676B" w:rsidDel="000D2E05">
          <w:rPr>
            <w:rFonts w:ascii="Arial" w:eastAsiaTheme="minorEastAsia" w:hAnsi="Arial" w:cs="Arial"/>
            <w:color w:val="000000" w:themeColor="text1"/>
            <w:sz w:val="20"/>
            <w:szCs w:val="20"/>
            <w:rPrChange w:id="2266" w:author="Microsoft Office User" w:date="2017-08-26T15:42:00Z">
              <w:rPr>
                <w:rFonts w:ascii="Arial" w:hAnsi="Arial" w:cs="Arial"/>
                <w:color w:val="000000" w:themeColor="text1"/>
                <w:sz w:val="20"/>
                <w:szCs w:val="20"/>
              </w:rPr>
            </w:rPrChange>
          </w:rPr>
          <w:delText xml:space="preserve">Provides immediate access to coverage information and current plan participant status </w:delText>
        </w:r>
      </w:del>
    </w:p>
    <w:p w14:paraId="0AD7A72E" w14:textId="0F5D88CA" w:rsidR="00E0606F" w:rsidRPr="0088676B" w:rsidDel="000D2E05" w:rsidRDefault="00E0606F" w:rsidP="00E0606F">
      <w:pPr>
        <w:pStyle w:val="UsageNotes"/>
        <w:numPr>
          <w:ilvl w:val="0"/>
          <w:numId w:val="8"/>
        </w:numPr>
        <w:spacing w:after="120"/>
        <w:rPr>
          <w:del w:id="2267" w:author="Microsoft Office User" w:date="2017-08-26T16:22:00Z"/>
          <w:rFonts w:ascii="Arial" w:eastAsiaTheme="minorEastAsia" w:hAnsi="Arial" w:cs="Arial"/>
          <w:color w:val="000000" w:themeColor="text1"/>
          <w:sz w:val="20"/>
          <w:szCs w:val="20"/>
          <w:rPrChange w:id="2268" w:author="Microsoft Office User" w:date="2017-08-26T15:42:00Z">
            <w:rPr>
              <w:del w:id="2269" w:author="Microsoft Office User" w:date="2017-08-26T16:22:00Z"/>
              <w:rFonts w:ascii="Arial" w:hAnsi="Arial" w:cs="Arial"/>
              <w:color w:val="000000" w:themeColor="text1"/>
              <w:sz w:val="20"/>
              <w:szCs w:val="20"/>
            </w:rPr>
          </w:rPrChange>
        </w:rPr>
      </w:pPr>
      <w:del w:id="2270" w:author="Microsoft Office User" w:date="2017-08-26T16:22:00Z">
        <w:r w:rsidRPr="0088676B" w:rsidDel="000D2E05">
          <w:rPr>
            <w:rFonts w:ascii="Arial" w:eastAsiaTheme="minorEastAsia" w:hAnsi="Arial" w:cs="Arial"/>
            <w:color w:val="000000" w:themeColor="text1"/>
            <w:sz w:val="20"/>
            <w:szCs w:val="20"/>
            <w:rPrChange w:id="2271" w:author="Microsoft Office User" w:date="2017-08-26T15:42:00Z">
              <w:rPr>
                <w:rFonts w:ascii="Arial" w:hAnsi="Arial" w:cs="Arial"/>
                <w:color w:val="000000" w:themeColor="text1"/>
                <w:sz w:val="20"/>
                <w:szCs w:val="20"/>
              </w:rPr>
            </w:rPrChange>
          </w:rPr>
          <w:delText>Smart contracts verify plan participant coverage immediately, and avoid creation of payment disputes after the appointment occurs</w:delText>
        </w:r>
      </w:del>
    </w:p>
    <w:p w14:paraId="0E354DC1" w14:textId="12556116" w:rsidR="00E0606F" w:rsidRPr="0088676B" w:rsidDel="000D2E05" w:rsidRDefault="00E0606F" w:rsidP="00E0606F">
      <w:pPr>
        <w:pStyle w:val="UsageNotes"/>
        <w:spacing w:after="120"/>
        <w:rPr>
          <w:del w:id="2272" w:author="Microsoft Office User" w:date="2017-08-26T16:22:00Z"/>
          <w:rFonts w:ascii="Arial" w:eastAsiaTheme="minorEastAsia" w:hAnsi="Arial" w:cs="Arial"/>
          <w:sz w:val="20"/>
          <w:szCs w:val="20"/>
          <w:rPrChange w:id="2273" w:author="Microsoft Office User" w:date="2017-08-26T15:42:00Z">
            <w:rPr>
              <w:del w:id="2274" w:author="Microsoft Office User" w:date="2017-08-26T16:22:00Z"/>
              <w:rFonts w:ascii="Arial" w:hAnsi="Arial" w:cs="Arial"/>
              <w:sz w:val="20"/>
              <w:szCs w:val="20"/>
            </w:rPr>
          </w:rPrChange>
        </w:rPr>
      </w:pPr>
    </w:p>
    <w:p w14:paraId="2DF4A7E0" w14:textId="707A4934" w:rsidR="00E0606F" w:rsidRPr="0088676B" w:rsidDel="000D2E05" w:rsidRDefault="00E0606F" w:rsidP="00E0606F">
      <w:pPr>
        <w:pStyle w:val="UsageNotes"/>
        <w:spacing w:after="120" w:line="240" w:lineRule="auto"/>
        <w:rPr>
          <w:del w:id="2275" w:author="Microsoft Office User" w:date="2017-08-26T16:22:00Z"/>
          <w:rFonts w:ascii="Arial" w:eastAsiaTheme="minorEastAsia" w:hAnsi="Arial" w:cs="Arial"/>
          <w:i w:val="0"/>
          <w:color w:val="auto"/>
          <w:sz w:val="20"/>
          <w:szCs w:val="20"/>
          <w:rPrChange w:id="2276" w:author="Microsoft Office User" w:date="2017-08-26T15:42:00Z">
            <w:rPr>
              <w:del w:id="2277" w:author="Microsoft Office User" w:date="2017-08-26T16:22:00Z"/>
              <w:rFonts w:ascii="Arial" w:hAnsi="Arial" w:cs="Arial"/>
              <w:i w:val="0"/>
              <w:color w:val="auto"/>
              <w:sz w:val="20"/>
              <w:szCs w:val="20"/>
            </w:rPr>
          </w:rPrChange>
        </w:rPr>
      </w:pPr>
    </w:p>
    <w:p w14:paraId="1DD91026" w14:textId="2F636C6A" w:rsidR="00E0606F" w:rsidRPr="0088676B" w:rsidDel="000D2E05" w:rsidRDefault="00E0606F" w:rsidP="003615CD">
      <w:pPr>
        <w:pStyle w:val="4"/>
        <w:rPr>
          <w:del w:id="2278" w:author="Microsoft Office User" w:date="2017-08-26T16:22:00Z"/>
          <w:rFonts w:eastAsiaTheme="minorEastAsia"/>
          <w:lang w:eastAsia="zh-CN"/>
        </w:rPr>
      </w:pPr>
      <w:del w:id="2279"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4</w:delText>
        </w:r>
      </w:del>
    </w:p>
    <w:p w14:paraId="2B4D3821" w14:textId="1442F966" w:rsidR="00E0606F" w:rsidRPr="0088676B" w:rsidDel="000D2E05" w:rsidRDefault="00E0606F" w:rsidP="00E0606F">
      <w:pPr>
        <w:pStyle w:val="UsageNotes"/>
        <w:spacing w:after="120" w:line="240" w:lineRule="auto"/>
        <w:ind w:left="720"/>
        <w:rPr>
          <w:del w:id="2280" w:author="Microsoft Office User" w:date="2017-08-26T16:22:00Z"/>
          <w:rFonts w:ascii="Arial" w:eastAsiaTheme="minorEastAsia" w:hAnsi="Arial" w:cs="Arial"/>
          <w:i w:val="0"/>
          <w:color w:val="auto"/>
          <w:sz w:val="20"/>
          <w:szCs w:val="20"/>
          <w:rPrChange w:id="2281" w:author="Microsoft Office User" w:date="2017-08-26T15:42:00Z">
            <w:rPr>
              <w:del w:id="2282" w:author="Microsoft Office User" w:date="2017-08-26T16:22:00Z"/>
              <w:rFonts w:ascii="Arial" w:hAnsi="Arial" w:cs="Arial"/>
              <w:i w:val="0"/>
              <w:color w:val="auto"/>
              <w:sz w:val="20"/>
              <w:szCs w:val="20"/>
            </w:rPr>
          </w:rPrChange>
        </w:rPr>
      </w:pPr>
    </w:p>
    <w:p w14:paraId="4C6F17EA" w14:textId="68667E31" w:rsidR="00E0606F" w:rsidRPr="0088676B" w:rsidDel="000D2E05" w:rsidRDefault="00E0606F" w:rsidP="00E0606F">
      <w:pPr>
        <w:pStyle w:val="UsageNotes"/>
        <w:spacing w:after="120"/>
        <w:rPr>
          <w:del w:id="2283" w:author="Microsoft Office User" w:date="2017-08-26T16:22:00Z"/>
          <w:rFonts w:ascii="Arial" w:eastAsiaTheme="minorEastAsia" w:hAnsi="Arial" w:cs="Arial"/>
          <w:color w:val="000000" w:themeColor="text1"/>
          <w:sz w:val="20"/>
          <w:szCs w:val="20"/>
          <w:rPrChange w:id="2284" w:author="Microsoft Office User" w:date="2017-08-26T15:42:00Z">
            <w:rPr>
              <w:del w:id="2285" w:author="Microsoft Office User" w:date="2017-08-26T16:22:00Z"/>
              <w:rFonts w:ascii="Arial" w:hAnsi="Arial" w:cs="Arial"/>
              <w:color w:val="000000" w:themeColor="text1"/>
              <w:sz w:val="20"/>
              <w:szCs w:val="20"/>
            </w:rPr>
          </w:rPrChange>
        </w:rPr>
      </w:pPr>
      <w:del w:id="2286" w:author="Microsoft Office User" w:date="2017-08-26T16:22:00Z">
        <w:r w:rsidRPr="0088676B" w:rsidDel="000D2E05">
          <w:rPr>
            <w:rFonts w:ascii="Arial" w:eastAsiaTheme="minorEastAsia" w:hAnsi="Arial" w:cs="Arial"/>
            <w:color w:val="000000" w:themeColor="text1"/>
            <w:sz w:val="20"/>
            <w:szCs w:val="20"/>
            <w:rPrChange w:id="2287" w:author="Microsoft Office User" w:date="2017-08-26T15:42:00Z">
              <w:rPr>
                <w:rFonts w:ascii="Arial" w:hAnsi="Arial" w:cs="Arial"/>
                <w:color w:val="000000" w:themeColor="text1"/>
                <w:sz w:val="20"/>
                <w:szCs w:val="20"/>
              </w:rPr>
            </w:rPrChange>
          </w:rPr>
          <w:delText xml:space="preserve">Claim Submission: </w:delText>
        </w:r>
      </w:del>
    </w:p>
    <w:p w14:paraId="5CF54240" w14:textId="1909002E" w:rsidR="00E0606F" w:rsidRPr="0088676B" w:rsidDel="000D2E05" w:rsidRDefault="00E0606F" w:rsidP="00E0606F">
      <w:pPr>
        <w:pStyle w:val="UsageNotes"/>
        <w:spacing w:after="120"/>
        <w:rPr>
          <w:del w:id="2288" w:author="Microsoft Office User" w:date="2017-08-26T16:22:00Z"/>
          <w:rFonts w:ascii="Arial" w:eastAsiaTheme="minorEastAsia" w:hAnsi="Arial" w:cs="Arial"/>
          <w:color w:val="000000" w:themeColor="text1"/>
          <w:sz w:val="20"/>
          <w:szCs w:val="20"/>
          <w:rPrChange w:id="2289" w:author="Microsoft Office User" w:date="2017-08-26T15:42:00Z">
            <w:rPr>
              <w:del w:id="2290" w:author="Microsoft Office User" w:date="2017-08-26T16:22:00Z"/>
              <w:rFonts w:ascii="Arial" w:hAnsi="Arial" w:cs="Arial"/>
              <w:color w:val="000000" w:themeColor="text1"/>
              <w:sz w:val="20"/>
              <w:szCs w:val="20"/>
            </w:rPr>
          </w:rPrChange>
        </w:rPr>
      </w:pPr>
      <w:del w:id="2291" w:author="Microsoft Office User" w:date="2017-08-26T16:22:00Z">
        <w:r w:rsidRPr="0088676B" w:rsidDel="000D2E05">
          <w:rPr>
            <w:rFonts w:ascii="Arial" w:eastAsiaTheme="minorEastAsia" w:hAnsi="Arial" w:cs="Arial"/>
            <w:color w:val="000000" w:themeColor="text1"/>
            <w:sz w:val="20"/>
            <w:szCs w:val="20"/>
            <w:rPrChange w:id="2292" w:author="Microsoft Office User" w:date="2017-08-26T15:42:00Z">
              <w:rPr>
                <w:rFonts w:ascii="Arial" w:hAnsi="Arial" w:cs="Arial"/>
                <w:color w:val="000000" w:themeColor="text1"/>
                <w:sz w:val="20"/>
                <w:szCs w:val="20"/>
              </w:rPr>
            </w:rPrChange>
          </w:rPr>
          <w:delText xml:space="preserve">Initial submission and filing process can: </w:delText>
        </w:r>
      </w:del>
    </w:p>
    <w:p w14:paraId="47FB6DB6" w14:textId="0958A587" w:rsidR="00E0606F" w:rsidRPr="0088676B" w:rsidDel="000D2E05" w:rsidRDefault="00E0606F" w:rsidP="00E0606F">
      <w:pPr>
        <w:pStyle w:val="UsageNotes"/>
        <w:spacing w:after="120"/>
        <w:rPr>
          <w:del w:id="2293" w:author="Microsoft Office User" w:date="2017-08-26T16:22:00Z"/>
          <w:rFonts w:ascii="Arial" w:eastAsiaTheme="minorEastAsia" w:hAnsi="Arial" w:cs="Arial"/>
          <w:color w:val="000000" w:themeColor="text1"/>
          <w:sz w:val="20"/>
          <w:szCs w:val="20"/>
          <w:rPrChange w:id="2294" w:author="Microsoft Office User" w:date="2017-08-26T15:42:00Z">
            <w:rPr>
              <w:del w:id="2295" w:author="Microsoft Office User" w:date="2017-08-26T16:22:00Z"/>
              <w:rFonts w:ascii="Arial" w:hAnsi="Arial" w:cs="Arial"/>
              <w:color w:val="000000" w:themeColor="text1"/>
              <w:sz w:val="20"/>
              <w:szCs w:val="20"/>
            </w:rPr>
          </w:rPrChange>
        </w:rPr>
      </w:pPr>
      <w:del w:id="2296" w:author="Microsoft Office User" w:date="2017-08-26T16:22:00Z">
        <w:r w:rsidRPr="0088676B" w:rsidDel="000D2E05">
          <w:rPr>
            <w:rFonts w:ascii="Arial" w:eastAsiaTheme="minorEastAsia" w:hAnsi="Arial" w:cs="Arial"/>
            <w:color w:val="000000" w:themeColor="text1"/>
            <w:sz w:val="20"/>
            <w:szCs w:val="20"/>
            <w:rPrChange w:id="2297" w:author="Microsoft Office User" w:date="2017-08-26T15:42:00Z">
              <w:rPr>
                <w:rFonts w:ascii="Arial" w:hAnsi="Arial" w:cs="Arial"/>
                <w:color w:val="000000" w:themeColor="text1"/>
                <w:sz w:val="20"/>
                <w:szCs w:val="20"/>
              </w:rPr>
            </w:rPrChange>
          </w:rPr>
          <w:delText>- Allow erroneous submissions</w:delText>
        </w:r>
      </w:del>
    </w:p>
    <w:p w14:paraId="13ACBE81" w14:textId="28D2E417" w:rsidR="00E0606F" w:rsidRPr="0088676B" w:rsidDel="000D2E05" w:rsidRDefault="00E0606F" w:rsidP="00E0606F">
      <w:pPr>
        <w:pStyle w:val="UsageNotes"/>
        <w:spacing w:after="120"/>
        <w:rPr>
          <w:del w:id="2298" w:author="Microsoft Office User" w:date="2017-08-26T16:22:00Z"/>
          <w:rFonts w:ascii="Arial" w:eastAsiaTheme="minorEastAsia" w:hAnsi="Arial" w:cs="Arial"/>
          <w:color w:val="000000" w:themeColor="text1"/>
          <w:sz w:val="20"/>
          <w:szCs w:val="20"/>
          <w:rPrChange w:id="2299" w:author="Microsoft Office User" w:date="2017-08-26T15:42:00Z">
            <w:rPr>
              <w:del w:id="2300" w:author="Microsoft Office User" w:date="2017-08-26T16:22:00Z"/>
              <w:rFonts w:ascii="Arial" w:hAnsi="Arial" w:cs="Arial"/>
              <w:color w:val="000000" w:themeColor="text1"/>
              <w:sz w:val="20"/>
              <w:szCs w:val="20"/>
            </w:rPr>
          </w:rPrChange>
        </w:rPr>
      </w:pPr>
      <w:del w:id="2301" w:author="Microsoft Office User" w:date="2017-08-26T16:22:00Z">
        <w:r w:rsidRPr="0088676B" w:rsidDel="000D2E05">
          <w:rPr>
            <w:rFonts w:ascii="Arial" w:eastAsiaTheme="minorEastAsia" w:hAnsi="Arial" w:cs="Arial"/>
            <w:color w:val="000000" w:themeColor="text1"/>
            <w:sz w:val="20"/>
            <w:szCs w:val="20"/>
            <w:rPrChange w:id="2302" w:author="Microsoft Office User" w:date="2017-08-26T15:42:00Z">
              <w:rPr>
                <w:rFonts w:ascii="Arial" w:hAnsi="Arial" w:cs="Arial"/>
                <w:color w:val="000000" w:themeColor="text1"/>
                <w:sz w:val="20"/>
                <w:szCs w:val="20"/>
              </w:rPr>
            </w:rPrChange>
          </w:rPr>
          <w:delText xml:space="preserve">   - Result in dispute resolution</w:delText>
        </w:r>
      </w:del>
    </w:p>
    <w:p w14:paraId="6515171B" w14:textId="3D851B1A" w:rsidR="00E0606F" w:rsidRPr="0088676B" w:rsidDel="000D2E05" w:rsidRDefault="00E0606F" w:rsidP="00E0606F">
      <w:pPr>
        <w:pStyle w:val="UsageNotes"/>
        <w:spacing w:after="120"/>
        <w:rPr>
          <w:del w:id="2303" w:author="Microsoft Office User" w:date="2017-08-26T16:22:00Z"/>
          <w:rFonts w:ascii="Arial" w:eastAsiaTheme="minorEastAsia" w:hAnsi="Arial" w:cs="Arial"/>
          <w:color w:val="000000" w:themeColor="text1"/>
          <w:sz w:val="20"/>
          <w:szCs w:val="20"/>
          <w:rPrChange w:id="2304" w:author="Microsoft Office User" w:date="2017-08-26T15:42:00Z">
            <w:rPr>
              <w:del w:id="2305" w:author="Microsoft Office User" w:date="2017-08-26T16:22:00Z"/>
              <w:rFonts w:ascii="Arial" w:hAnsi="Arial" w:cs="Arial"/>
              <w:color w:val="000000" w:themeColor="text1"/>
              <w:sz w:val="20"/>
              <w:szCs w:val="20"/>
            </w:rPr>
          </w:rPrChange>
        </w:rPr>
      </w:pPr>
      <w:del w:id="2306" w:author="Microsoft Office User" w:date="2017-08-26T16:22:00Z">
        <w:r w:rsidRPr="0088676B" w:rsidDel="000D2E05">
          <w:rPr>
            <w:rFonts w:ascii="Arial" w:eastAsiaTheme="minorEastAsia" w:hAnsi="Arial" w:cs="Arial"/>
            <w:color w:val="000000" w:themeColor="text1"/>
            <w:sz w:val="20"/>
            <w:szCs w:val="20"/>
            <w:rPrChange w:id="2307" w:author="Microsoft Office User" w:date="2017-08-26T15:42:00Z">
              <w:rPr>
                <w:rFonts w:ascii="Arial" w:hAnsi="Arial" w:cs="Arial"/>
                <w:color w:val="000000" w:themeColor="text1"/>
                <w:sz w:val="20"/>
                <w:szCs w:val="20"/>
              </w:rPr>
            </w:rPrChange>
          </w:rPr>
          <w:delText xml:space="preserve">   - Delay payment times</w:delText>
        </w:r>
      </w:del>
    </w:p>
    <w:p w14:paraId="75244225" w14:textId="366D78A2" w:rsidR="00E0606F" w:rsidRPr="0088676B" w:rsidDel="000D2E05" w:rsidRDefault="00E0606F" w:rsidP="00E0606F">
      <w:pPr>
        <w:pStyle w:val="UsageNotes"/>
        <w:spacing w:after="120"/>
        <w:rPr>
          <w:del w:id="2308" w:author="Microsoft Office User" w:date="2017-08-26T16:22:00Z"/>
          <w:rFonts w:ascii="Arial" w:eastAsiaTheme="minorEastAsia" w:hAnsi="Arial" w:cs="Arial"/>
          <w:sz w:val="20"/>
          <w:szCs w:val="20"/>
          <w:rPrChange w:id="2309" w:author="Microsoft Office User" w:date="2017-08-26T15:42:00Z">
            <w:rPr>
              <w:del w:id="2310" w:author="Microsoft Office User" w:date="2017-08-26T16:22:00Z"/>
              <w:rFonts w:ascii="Arial" w:hAnsi="Arial" w:cs="Arial"/>
              <w:sz w:val="20"/>
              <w:szCs w:val="20"/>
            </w:rPr>
          </w:rPrChange>
        </w:rPr>
      </w:pPr>
    </w:p>
    <w:p w14:paraId="0B0A6F65" w14:textId="20B99D92" w:rsidR="00E0606F" w:rsidRPr="0088676B" w:rsidDel="000D2E05" w:rsidRDefault="00E0606F" w:rsidP="00E0606F">
      <w:pPr>
        <w:pStyle w:val="UsageNotes"/>
        <w:spacing w:after="120" w:line="240" w:lineRule="auto"/>
        <w:rPr>
          <w:del w:id="2311" w:author="Microsoft Office User" w:date="2017-08-26T16:22:00Z"/>
          <w:rFonts w:ascii="Arial" w:eastAsiaTheme="minorEastAsia" w:hAnsi="Arial" w:cs="Arial"/>
          <w:i w:val="0"/>
          <w:color w:val="auto"/>
          <w:sz w:val="20"/>
          <w:szCs w:val="20"/>
          <w:rPrChange w:id="2312" w:author="Microsoft Office User" w:date="2017-08-26T15:42:00Z">
            <w:rPr>
              <w:del w:id="2313" w:author="Microsoft Office User" w:date="2017-08-26T16:22:00Z"/>
              <w:rFonts w:ascii="Arial" w:hAnsi="Arial" w:cs="Arial"/>
              <w:i w:val="0"/>
              <w:color w:val="auto"/>
              <w:sz w:val="20"/>
              <w:szCs w:val="20"/>
            </w:rPr>
          </w:rPrChange>
        </w:rPr>
      </w:pPr>
      <w:del w:id="2314" w:author="Microsoft Office User" w:date="2017-08-26T16:22:00Z">
        <w:r w:rsidRPr="0088676B" w:rsidDel="000D2E05">
          <w:rPr>
            <w:rFonts w:ascii="Arial" w:eastAsiaTheme="minorEastAsia" w:hAnsi="Arial" w:cs="Arial"/>
            <w:i w:val="0"/>
            <w:sz w:val="20"/>
            <w:szCs w:val="20"/>
            <w:rPrChange w:id="2315" w:author="Microsoft Office User" w:date="2017-08-26T15:42:00Z">
              <w:rPr>
                <w:rFonts w:ascii="Arial" w:hAnsi="Arial" w:cs="Arial"/>
                <w:i w:val="0"/>
                <w:sz w:val="20"/>
                <w:szCs w:val="20"/>
              </w:rPr>
            </w:rPrChange>
          </w:rPr>
          <w:delText>Role of Blockchain:</w:delText>
        </w:r>
      </w:del>
    </w:p>
    <w:p w14:paraId="2A60232D" w14:textId="0BDE9ECB" w:rsidR="00E0606F" w:rsidRPr="0088676B" w:rsidDel="000D2E05" w:rsidRDefault="00E0606F" w:rsidP="00E0606F">
      <w:pPr>
        <w:pStyle w:val="UsageNotes"/>
        <w:spacing w:after="120" w:line="240" w:lineRule="auto"/>
        <w:rPr>
          <w:del w:id="2316" w:author="Microsoft Office User" w:date="2017-08-26T16:22:00Z"/>
          <w:rFonts w:ascii="Arial" w:eastAsiaTheme="minorEastAsia" w:hAnsi="Arial" w:cs="Arial"/>
          <w:i w:val="0"/>
          <w:color w:val="auto"/>
          <w:sz w:val="20"/>
          <w:szCs w:val="20"/>
          <w:rPrChange w:id="2317" w:author="Microsoft Office User" w:date="2017-08-26T15:42:00Z">
            <w:rPr>
              <w:del w:id="2318" w:author="Microsoft Office User" w:date="2017-08-26T16:22:00Z"/>
              <w:rFonts w:ascii="Arial" w:hAnsi="Arial" w:cs="Arial"/>
              <w:i w:val="0"/>
              <w:color w:val="auto"/>
              <w:sz w:val="20"/>
              <w:szCs w:val="20"/>
            </w:rPr>
          </w:rPrChange>
        </w:rPr>
      </w:pPr>
    </w:p>
    <w:p w14:paraId="453232A4" w14:textId="6E11B5A7" w:rsidR="00E0606F" w:rsidRPr="0088676B" w:rsidDel="000D2E05" w:rsidRDefault="00E0606F" w:rsidP="00E0606F">
      <w:pPr>
        <w:pStyle w:val="UsageNotes"/>
        <w:numPr>
          <w:ilvl w:val="0"/>
          <w:numId w:val="9"/>
        </w:numPr>
        <w:spacing w:after="120"/>
        <w:rPr>
          <w:del w:id="2319" w:author="Microsoft Office User" w:date="2017-08-26T16:22:00Z"/>
          <w:rFonts w:ascii="Arial" w:eastAsiaTheme="minorEastAsia" w:hAnsi="Arial" w:cs="Arial"/>
          <w:color w:val="000000" w:themeColor="text1"/>
          <w:sz w:val="20"/>
          <w:szCs w:val="20"/>
          <w:rPrChange w:id="2320" w:author="Microsoft Office User" w:date="2017-08-26T15:42:00Z">
            <w:rPr>
              <w:del w:id="2321" w:author="Microsoft Office User" w:date="2017-08-26T16:22:00Z"/>
              <w:rFonts w:ascii="Arial" w:hAnsi="Arial" w:cs="Arial"/>
              <w:color w:val="000000" w:themeColor="text1"/>
              <w:sz w:val="20"/>
              <w:szCs w:val="20"/>
            </w:rPr>
          </w:rPrChange>
        </w:rPr>
      </w:pPr>
      <w:del w:id="2322" w:author="Microsoft Office User" w:date="2017-08-26T16:22:00Z">
        <w:r w:rsidRPr="0088676B" w:rsidDel="000D2E05">
          <w:rPr>
            <w:rFonts w:ascii="Arial" w:eastAsiaTheme="minorEastAsia" w:hAnsi="Arial" w:cs="Arial"/>
            <w:color w:val="000000" w:themeColor="text1"/>
            <w:sz w:val="20"/>
            <w:szCs w:val="20"/>
            <w:rPrChange w:id="2323" w:author="Microsoft Office User" w:date="2017-08-26T15:42:00Z">
              <w:rPr>
                <w:rFonts w:ascii="Arial" w:hAnsi="Arial" w:cs="Arial"/>
                <w:color w:val="000000" w:themeColor="text1"/>
                <w:sz w:val="20"/>
                <w:szCs w:val="20"/>
              </w:rPr>
            </w:rPrChange>
          </w:rPr>
          <w:delText>Provides smart contracts that capture key contractual elements of the underlying policy and flag claim errors before submission</w:delText>
        </w:r>
      </w:del>
    </w:p>
    <w:p w14:paraId="31CD8762" w14:textId="3872C2C7" w:rsidR="00E0606F" w:rsidRPr="0088676B" w:rsidDel="000D2E05" w:rsidRDefault="00E0606F" w:rsidP="00E0606F">
      <w:pPr>
        <w:pStyle w:val="UsageNotes"/>
        <w:numPr>
          <w:ilvl w:val="0"/>
          <w:numId w:val="9"/>
        </w:numPr>
        <w:spacing w:after="120"/>
        <w:rPr>
          <w:del w:id="2324" w:author="Microsoft Office User" w:date="2017-08-26T16:22:00Z"/>
          <w:rFonts w:ascii="Arial" w:eastAsiaTheme="minorEastAsia" w:hAnsi="Arial" w:cs="Arial"/>
          <w:color w:val="000000" w:themeColor="text1"/>
          <w:sz w:val="20"/>
          <w:szCs w:val="20"/>
          <w:rPrChange w:id="2325" w:author="Microsoft Office User" w:date="2017-08-26T15:42:00Z">
            <w:rPr>
              <w:del w:id="2326" w:author="Microsoft Office User" w:date="2017-08-26T16:22:00Z"/>
              <w:rFonts w:ascii="Arial" w:hAnsi="Arial" w:cs="Arial"/>
              <w:color w:val="000000" w:themeColor="text1"/>
              <w:sz w:val="20"/>
              <w:szCs w:val="20"/>
            </w:rPr>
          </w:rPrChange>
        </w:rPr>
      </w:pPr>
      <w:del w:id="2327" w:author="Microsoft Office User" w:date="2017-08-26T16:22:00Z">
        <w:r w:rsidRPr="0088676B" w:rsidDel="000D2E05">
          <w:rPr>
            <w:rFonts w:ascii="Arial" w:eastAsiaTheme="minorEastAsia" w:hAnsi="Arial" w:cs="Arial"/>
            <w:color w:val="000000" w:themeColor="text1"/>
            <w:sz w:val="20"/>
            <w:szCs w:val="20"/>
            <w:rPrChange w:id="2328" w:author="Microsoft Office User" w:date="2017-08-26T15:42:00Z">
              <w:rPr>
                <w:rFonts w:ascii="Arial" w:hAnsi="Arial" w:cs="Arial"/>
                <w:color w:val="000000" w:themeColor="text1"/>
                <w:sz w:val="20"/>
                <w:szCs w:val="20"/>
              </w:rPr>
            </w:rPrChange>
          </w:rPr>
          <w:delText>Gives all permissioned parties access to claim data</w:delText>
        </w:r>
      </w:del>
    </w:p>
    <w:p w14:paraId="34CF9138" w14:textId="25A7108E" w:rsidR="00E0606F" w:rsidRPr="0088676B" w:rsidDel="000D2E05" w:rsidRDefault="00E0606F" w:rsidP="00E0606F">
      <w:pPr>
        <w:pStyle w:val="UsageNotes"/>
        <w:numPr>
          <w:ilvl w:val="0"/>
          <w:numId w:val="9"/>
        </w:numPr>
        <w:spacing w:after="120"/>
        <w:rPr>
          <w:del w:id="2329" w:author="Microsoft Office User" w:date="2017-08-26T16:22:00Z"/>
          <w:rFonts w:ascii="Arial" w:eastAsiaTheme="minorEastAsia" w:hAnsi="Arial" w:cs="Arial"/>
          <w:color w:val="000000" w:themeColor="text1"/>
          <w:sz w:val="20"/>
          <w:szCs w:val="20"/>
          <w:rPrChange w:id="2330" w:author="Microsoft Office User" w:date="2017-08-26T15:42:00Z">
            <w:rPr>
              <w:del w:id="2331" w:author="Microsoft Office User" w:date="2017-08-26T16:22:00Z"/>
              <w:rFonts w:ascii="Arial" w:hAnsi="Arial" w:cs="Arial"/>
              <w:color w:val="000000" w:themeColor="text1"/>
              <w:sz w:val="20"/>
              <w:szCs w:val="20"/>
            </w:rPr>
          </w:rPrChange>
        </w:rPr>
      </w:pPr>
      <w:del w:id="2332" w:author="Microsoft Office User" w:date="2017-08-26T16:22:00Z">
        <w:r w:rsidRPr="0088676B" w:rsidDel="000D2E05">
          <w:rPr>
            <w:rFonts w:ascii="Arial" w:eastAsiaTheme="minorEastAsia" w:hAnsi="Arial" w:cs="Arial"/>
            <w:color w:val="000000" w:themeColor="text1"/>
            <w:sz w:val="20"/>
            <w:szCs w:val="20"/>
            <w:rPrChange w:id="2333" w:author="Microsoft Office User" w:date="2017-08-26T15:42:00Z">
              <w:rPr>
                <w:rFonts w:ascii="Arial" w:hAnsi="Arial" w:cs="Arial"/>
                <w:color w:val="000000" w:themeColor="text1"/>
                <w:sz w:val="20"/>
                <w:szCs w:val="20"/>
              </w:rPr>
            </w:rPrChange>
          </w:rPr>
          <w:delText>Provides immediate access to more relevant data and reduces the time required to make business decisions</w:delText>
        </w:r>
      </w:del>
    </w:p>
    <w:p w14:paraId="1A02EA49" w14:textId="187614F5" w:rsidR="00347117" w:rsidRPr="0088676B" w:rsidDel="000D2E05" w:rsidRDefault="00347117" w:rsidP="00347117">
      <w:pPr>
        <w:pStyle w:val="3"/>
        <w:rPr>
          <w:del w:id="2334" w:author="Microsoft Office User" w:date="2017-08-26T16:22:00Z"/>
          <w:rFonts w:eastAsiaTheme="minorEastAsia"/>
          <w:lang w:eastAsia="zh-CN"/>
          <w:rPrChange w:id="2335" w:author="Microsoft Office User" w:date="2017-08-26T15:42:00Z">
            <w:rPr>
              <w:del w:id="2336" w:author="Microsoft Office User" w:date="2017-08-26T16:22:00Z"/>
              <w:rFonts w:eastAsia=".萍方-简"/>
              <w:lang w:eastAsia="zh-CN"/>
            </w:rPr>
          </w:rPrChange>
        </w:rPr>
      </w:pPr>
      <w:bookmarkStart w:id="2337" w:name="_Toc489971227"/>
      <w:del w:id="2338" w:author="Microsoft Office User" w:date="2017-08-26T16:22:00Z">
        <w:r w:rsidRPr="0088676B" w:rsidDel="000D2E05">
          <w:rPr>
            <w:rFonts w:eastAsiaTheme="minorEastAsia" w:hint="eastAsia"/>
            <w:lang w:eastAsia="zh-CN"/>
            <w:rPrChange w:id="2339" w:author="Microsoft Office User" w:date="2017-08-26T15:42:00Z">
              <w:rPr>
                <w:rFonts w:eastAsia=".萍方-简" w:hint="eastAsia"/>
                <w:lang w:eastAsia="zh-CN"/>
              </w:rPr>
            </w:rPrChange>
          </w:rPr>
          <w:delText>互助链架构应用于房屋贷款审批及投资平台</w:delText>
        </w:r>
        <w:bookmarkEnd w:id="2337"/>
      </w:del>
    </w:p>
    <w:p w14:paraId="7CE2BD4B" w14:textId="68A9988B" w:rsidR="00347117" w:rsidRPr="0088676B" w:rsidDel="000D2E05" w:rsidRDefault="00347117" w:rsidP="00347117">
      <w:pPr>
        <w:pStyle w:val="4"/>
        <w:rPr>
          <w:del w:id="2340" w:author="Microsoft Office User" w:date="2017-08-26T16:22:00Z"/>
          <w:rFonts w:eastAsiaTheme="minorEastAsia"/>
          <w:lang w:eastAsia="zh-CN"/>
          <w:rPrChange w:id="2341" w:author="Microsoft Office User" w:date="2017-08-26T15:42:00Z">
            <w:rPr>
              <w:del w:id="2342" w:author="Microsoft Office User" w:date="2017-08-26T16:22:00Z"/>
              <w:rFonts w:eastAsia=".萍方-简"/>
              <w:lang w:eastAsia="zh-CN"/>
            </w:rPr>
          </w:rPrChange>
        </w:rPr>
      </w:pPr>
      <w:del w:id="2343" w:author="Microsoft Office User" w:date="2017-08-26T16:22:00Z">
        <w:r w:rsidRPr="0088676B" w:rsidDel="000D2E05">
          <w:rPr>
            <w:rFonts w:eastAsiaTheme="minorEastAsia"/>
            <w:lang w:eastAsia="zh-CN"/>
            <w:rPrChange w:id="2344" w:author="Microsoft Office User" w:date="2017-08-26T15:42:00Z">
              <w:rPr>
                <w:rFonts w:eastAsia=".萍方-简"/>
                <w:lang w:eastAsia="zh-CN"/>
              </w:rPr>
            </w:rPrChange>
          </w:rPr>
          <w:delText>Mutual Chain Mortgage Origination:</w:delText>
        </w:r>
        <w:r w:rsidRPr="0088676B" w:rsidDel="000D2E05">
          <w:rPr>
            <w:rFonts w:ascii="Calibri" w:eastAsia="Calibri" w:hAnsi="Calibri" w:cs="Calibri"/>
            <w:lang w:eastAsia="zh-CN"/>
            <w:rPrChange w:id="2345" w:author="Microsoft Office User" w:date="2017-08-26T15:42:00Z">
              <w:rPr>
                <w:rFonts w:eastAsia=".萍方-简"/>
                <w:lang w:eastAsia="zh-CN"/>
              </w:rPr>
            </w:rPrChange>
          </w:rPr>
          <w:delText> </w:delText>
        </w:r>
        <w:r w:rsidRPr="0088676B" w:rsidDel="000D2E05">
          <w:rPr>
            <w:rFonts w:eastAsiaTheme="minorEastAsia"/>
            <w:lang w:eastAsia="zh-CN"/>
            <w:rPrChange w:id="2346" w:author="Microsoft Office User" w:date="2017-08-26T15:42:00Z">
              <w:rPr>
                <w:rFonts w:eastAsia=".萍方-简"/>
                <w:lang w:eastAsia="zh-CN"/>
              </w:rPr>
            </w:rPrChange>
          </w:rPr>
          <w:delText>Processes are timely, costly and can result in search errors, which generate transactional risk</w:delText>
        </w:r>
      </w:del>
    </w:p>
    <w:p w14:paraId="2184F117" w14:textId="4D4E0DF9" w:rsidR="00347117" w:rsidRPr="0088676B" w:rsidDel="000D2E05" w:rsidRDefault="00347117" w:rsidP="00347117">
      <w:pPr>
        <w:rPr>
          <w:del w:id="2347" w:author="Microsoft Office User" w:date="2017-08-26T16:22:00Z"/>
          <w:rFonts w:eastAsiaTheme="minorEastAsia"/>
          <w:lang w:eastAsia="zh-CN"/>
          <w:rPrChange w:id="2348" w:author="Microsoft Office User" w:date="2017-08-26T15:42:00Z">
            <w:rPr>
              <w:del w:id="2349" w:author="Microsoft Office User" w:date="2017-08-26T16:22:00Z"/>
              <w:rFonts w:eastAsia=".萍方-简"/>
              <w:lang w:eastAsia="zh-CN"/>
            </w:rPr>
          </w:rPrChange>
        </w:rPr>
      </w:pPr>
    </w:p>
    <w:p w14:paraId="0421C92A" w14:textId="72B6B48E" w:rsidR="00347117" w:rsidRPr="0088676B" w:rsidDel="000D2E05" w:rsidRDefault="00347117" w:rsidP="00347117">
      <w:pPr>
        <w:pStyle w:val="1"/>
        <w:numPr>
          <w:ilvl w:val="0"/>
          <w:numId w:val="0"/>
        </w:numPr>
        <w:rPr>
          <w:del w:id="2350" w:author="Microsoft Office User" w:date="2017-08-26T16:22:00Z"/>
          <w:rFonts w:asciiTheme="minorEastAsia" w:eastAsiaTheme="minorEastAsia" w:hAnsiTheme="minorEastAsia"/>
          <w:lang w:eastAsia="zh-CN"/>
        </w:rPr>
      </w:pPr>
      <w:bookmarkStart w:id="2351" w:name="_Toc489971228"/>
      <w:del w:id="2352" w:author="Microsoft Office User" w:date="2017-08-26T16:22:00Z">
        <w:r w:rsidRPr="00DE6D50" w:rsidDel="000D2E05">
          <w:rPr>
            <w:rFonts w:asciiTheme="minorEastAsia" w:eastAsiaTheme="minorEastAsia" w:hAnsiTheme="minorEastAsia"/>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2351"/>
      </w:del>
    </w:p>
    <w:p w14:paraId="1F2F0084" w14:textId="22DEE315" w:rsidR="00347117" w:rsidRPr="0088676B" w:rsidDel="000D2E05" w:rsidRDefault="00347117" w:rsidP="00347117">
      <w:pPr>
        <w:rPr>
          <w:del w:id="2353" w:author="Microsoft Office User" w:date="2017-08-26T16:22:00Z"/>
          <w:rFonts w:eastAsiaTheme="minorEastAsia"/>
          <w:lang w:eastAsia="zh-CN"/>
        </w:rPr>
      </w:pPr>
    </w:p>
    <w:p w14:paraId="69337A87" w14:textId="5BBA66CE" w:rsidR="00347117" w:rsidRPr="0088676B" w:rsidDel="000D2E05" w:rsidRDefault="00347117" w:rsidP="00347117">
      <w:pPr>
        <w:rPr>
          <w:del w:id="2354" w:author="Microsoft Office User" w:date="2017-08-26T16:22:00Z"/>
          <w:rFonts w:eastAsiaTheme="minorEastAsia"/>
          <w:lang w:eastAsia="zh-CN"/>
        </w:rPr>
      </w:pPr>
    </w:p>
    <w:p w14:paraId="76F07E2F" w14:textId="38BDB5F2" w:rsidR="00347117" w:rsidRPr="0088676B" w:rsidDel="000D2E05" w:rsidRDefault="00347117" w:rsidP="00347117">
      <w:pPr>
        <w:rPr>
          <w:del w:id="2355" w:author="Microsoft Office User" w:date="2017-08-26T16:22:00Z"/>
          <w:rFonts w:eastAsiaTheme="minorEastAsia"/>
          <w:lang w:eastAsia="zh-CN"/>
        </w:rPr>
      </w:pPr>
      <w:del w:id="2356" w:author="Microsoft Office User" w:date="2017-08-26T16:22:00Z">
        <w:r w:rsidRPr="00DE6D50" w:rsidDel="000D2E05">
          <w:rPr>
            <w:rFonts w:eastAsiaTheme="minorEastAsia"/>
            <w:noProof/>
            <w:lang w:eastAsia="zh-CN"/>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del>
    </w:p>
    <w:p w14:paraId="0325B58F" w14:textId="346B540A" w:rsidR="00347117" w:rsidRPr="0088676B" w:rsidDel="000D2E05" w:rsidRDefault="00347117" w:rsidP="00347117">
      <w:pPr>
        <w:pStyle w:val="4"/>
        <w:rPr>
          <w:del w:id="2357" w:author="Microsoft Office User" w:date="2017-08-26T16:22:00Z"/>
          <w:rFonts w:eastAsiaTheme="minorEastAsia"/>
          <w:lang w:eastAsia="zh-CN"/>
          <w:rPrChange w:id="2358" w:author="Microsoft Office User" w:date="2017-08-26T15:42:00Z">
            <w:rPr>
              <w:del w:id="2359" w:author="Microsoft Office User" w:date="2017-08-26T16:22:00Z"/>
              <w:rFonts w:eastAsia=".萍方-简"/>
              <w:lang w:eastAsia="zh-CN"/>
            </w:rPr>
          </w:rPrChange>
        </w:rPr>
      </w:pPr>
      <w:del w:id="2360" w:author="Microsoft Office User" w:date="2017-08-26T16:22:00Z">
        <w:r w:rsidRPr="0088676B" w:rsidDel="000D2E05">
          <w:rPr>
            <w:rFonts w:eastAsiaTheme="minorEastAsia"/>
            <w:lang w:eastAsia="zh-CN"/>
            <w:rPrChange w:id="2361" w:author="Microsoft Office User" w:date="2017-08-26T15:42:00Z">
              <w:rPr>
                <w:rFonts w:eastAsia=".萍方-简"/>
                <w:lang w:eastAsia="zh-CN"/>
              </w:rPr>
            </w:rPrChange>
          </w:rPr>
          <w:delText>Mutual Chain A shared ledger between involved parties can increase trust, speed of execution, auditability and cost</w:delText>
        </w:r>
      </w:del>
    </w:p>
    <w:p w14:paraId="58B2D264" w14:textId="3CA573F9" w:rsidR="00347117" w:rsidRPr="0088676B" w:rsidRDefault="00347117" w:rsidP="00347117">
      <w:pPr>
        <w:rPr>
          <w:rFonts w:eastAsiaTheme="minorEastAsia"/>
          <w:lang w:eastAsia="zh-CN"/>
        </w:rPr>
      </w:pPr>
      <w:del w:id="2362" w:author="Microsoft Office User" w:date="2017-08-26T16:22:00Z">
        <w:r w:rsidRPr="00DE6D50" w:rsidDel="000D2E05">
          <w:rPr>
            <w:rFonts w:eastAsiaTheme="minorEastAsia"/>
            <w:noProof/>
            <w:lang w:eastAsia="zh-CN"/>
          </w:rPr>
          <w:drawing>
            <wp:inline distT="0" distB="0" distL="0" distR="0" wp14:anchorId="2CCDA41F" wp14:editId="325EEAEE">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del>
    </w:p>
    <w:bookmarkStart w:id="2363" w:name="_Toc489971229"/>
    <w:p w14:paraId="5F3E1CF2" w14:textId="56982C1D" w:rsidR="00347117" w:rsidRPr="0088676B" w:rsidRDefault="000A7D17" w:rsidP="00347117">
      <w:pPr>
        <w:pStyle w:val="2"/>
        <w:rPr>
          <w:rFonts w:ascii=".萍方-简" w:eastAsiaTheme="minorEastAsia" w:hAnsi=".萍方-简"/>
          <w:lang w:eastAsia="zh-CN"/>
          <w:rPrChange w:id="2364"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40160" behindDoc="0" locked="0" layoutInCell="1" allowOverlap="1" wp14:anchorId="60FB6A37" wp14:editId="51E4EE56">
                <wp:simplePos x="0" y="0"/>
                <wp:positionH relativeFrom="column">
                  <wp:posOffset>918845</wp:posOffset>
                </wp:positionH>
                <wp:positionV relativeFrom="paragraph">
                  <wp:posOffset>-3145790</wp:posOffset>
                </wp:positionV>
                <wp:extent cx="5715" cy="240030"/>
                <wp:effectExtent l="50800" t="0" r="95885" b="647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57CF45" id="Straight Arrow Connector 30" o:spid="_x0000_s1026" type="#_x0000_t32" style="position:absolute;margin-left:72.35pt;margin-top:-247.65pt;width:.45pt;height:1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xnOM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" strokecolor="#4579b8 [3044]">
                <v:stroke endarrow="block"/>
                <o:lock v:ext="edit" shapetype="f"/>
              </v:shape>
            </w:pict>
          </mc:Fallback>
        </mc:AlternateContent>
      </w:r>
      <w:r w:rsidR="00347117" w:rsidRPr="0088676B">
        <w:rPr>
          <w:rFonts w:ascii=".萍方-简" w:eastAsiaTheme="minorEastAsia" w:hAnsi=".萍方-简" w:hint="eastAsia"/>
          <w:lang w:eastAsia="zh-CN"/>
          <w:rPrChange w:id="2365" w:author="Microsoft Office User" w:date="2017-08-26T15:42:00Z">
            <w:rPr>
              <w:rFonts w:ascii=".萍方-简" w:eastAsia=".萍方-简" w:hAnsi=".萍方-简" w:hint="eastAsia"/>
              <w:lang w:eastAsia="zh-CN"/>
            </w:rPr>
          </w:rPrChange>
        </w:rPr>
        <w:t>项目组织结构</w:t>
      </w:r>
      <w:bookmarkEnd w:id="2363"/>
    </w:p>
    <w:p w14:paraId="6CE95FDB" w14:textId="77777777" w:rsidR="009C2842" w:rsidRPr="0088676B" w:rsidRDefault="002D6DE6" w:rsidP="009C2842">
      <w:pPr>
        <w:pStyle w:val="3"/>
        <w:rPr>
          <w:rFonts w:ascii=".萍方-简" w:eastAsiaTheme="minorEastAsia" w:hAnsi=".萍方-简"/>
          <w:rPrChange w:id="2366" w:author="Microsoft Office User" w:date="2017-08-26T15:42:00Z">
            <w:rPr>
              <w:rFonts w:ascii=".萍方-简" w:eastAsia=".萍方-简" w:hAnsi=".萍方-简"/>
            </w:rPr>
          </w:rPrChange>
        </w:rPr>
      </w:pPr>
      <w:bookmarkStart w:id="2367" w:name="_Toc489971230"/>
      <w:r w:rsidRPr="0088676B">
        <w:rPr>
          <w:rFonts w:ascii=".萍方-简" w:eastAsiaTheme="minorEastAsia" w:hAnsi=".萍方-简" w:hint="eastAsia"/>
          <w:lang w:eastAsia="zh-CN"/>
          <w:rPrChange w:id="2368" w:author="Microsoft Office User" w:date="2017-08-26T15:42:00Z">
            <w:rPr>
              <w:rFonts w:ascii=".萍方-简" w:eastAsia=".萍方-简" w:hAnsi=".萍方-简" w:hint="eastAsia"/>
              <w:lang w:eastAsia="zh-CN"/>
            </w:rPr>
          </w:rPrChange>
        </w:rPr>
        <w:t>核心团队</w:t>
      </w:r>
      <w:bookmarkEnd w:id="2367"/>
    </w:p>
    <w:p w14:paraId="500F3CA2" w14:textId="77777777" w:rsidR="009C2842" w:rsidRPr="0088676B" w:rsidRDefault="002D6DE6" w:rsidP="009C2842">
      <w:pPr>
        <w:rPr>
          <w:rFonts w:eastAsiaTheme="minorEastAsia"/>
          <w:lang w:eastAsia="zh-CN"/>
          <w:rPrChange w:id="2369" w:author="Microsoft Office User" w:date="2017-08-26T15:42:00Z">
            <w:rPr>
              <w:lang w:eastAsia="zh-CN"/>
            </w:rPr>
          </w:rPrChange>
        </w:rPr>
      </w:pPr>
      <w:r w:rsidRPr="0088676B">
        <w:rPr>
          <w:rFonts w:asciiTheme="minorEastAsia" w:eastAsiaTheme="minorEastAsia" w:hAnsiTheme="minorEastAsia" w:hint="eastAsia"/>
          <w:lang w:eastAsia="zh-CN"/>
        </w:rPr>
        <w:t>第一阶段，我们预计需要建立</w:t>
      </w:r>
      <w:r w:rsidRPr="0088676B">
        <w:rPr>
          <w:rFonts w:asciiTheme="minorEastAsia" w:eastAsiaTheme="minorEastAsia" w:hAnsiTheme="minorEastAsia"/>
          <w:lang w:eastAsia="zh-CN"/>
        </w:rPr>
        <w:t>7-11人的国际团队，具体包括：</w:t>
      </w:r>
    </w:p>
    <w:p w14:paraId="7395F83A" w14:textId="77777777" w:rsidR="009C2842" w:rsidRPr="0088676B" w:rsidRDefault="002D6DE6" w:rsidP="009F0864">
      <w:pPr>
        <w:pStyle w:val="ad"/>
        <w:numPr>
          <w:ilvl w:val="0"/>
          <w:numId w:val="1"/>
        </w:numPr>
        <w:rPr>
          <w:rFonts w:eastAsiaTheme="minorEastAsia"/>
          <w:rPrChange w:id="2370" w:author="Microsoft Office User" w:date="2017-08-26T15:42:00Z">
            <w:rPr/>
          </w:rPrChange>
        </w:rPr>
      </w:pPr>
      <w:r w:rsidRPr="0088676B">
        <w:rPr>
          <w:rFonts w:asciiTheme="minorEastAsia" w:eastAsiaTheme="minorEastAsia" w:hAnsiTheme="minorEastAsia" w:hint="eastAsia"/>
          <w:lang w:eastAsia="zh-CN"/>
        </w:rPr>
        <w:t>项目总监委员会</w:t>
      </w:r>
    </w:p>
    <w:p w14:paraId="5B60C00E" w14:textId="77777777" w:rsidR="009C2842" w:rsidRPr="0088676B" w:rsidRDefault="002D6DE6" w:rsidP="009F0864">
      <w:pPr>
        <w:pStyle w:val="ad"/>
        <w:numPr>
          <w:ilvl w:val="0"/>
          <w:numId w:val="1"/>
        </w:numPr>
        <w:rPr>
          <w:rFonts w:eastAsiaTheme="minorEastAsia"/>
          <w:rPrChange w:id="2371" w:author="Microsoft Office User" w:date="2017-08-26T15:42:00Z">
            <w:rPr/>
          </w:rPrChange>
        </w:rPr>
      </w:pPr>
      <w:r w:rsidRPr="0088676B">
        <w:rPr>
          <w:rFonts w:asciiTheme="minorEastAsia" w:eastAsiaTheme="minorEastAsia" w:hAnsiTheme="minorEastAsia" w:hint="eastAsia"/>
          <w:lang w:eastAsia="zh-CN"/>
        </w:rPr>
        <w:t>执行总监</w:t>
      </w:r>
      <w:r w:rsidR="009C2842" w:rsidRPr="0088676B">
        <w:rPr>
          <w:rFonts w:eastAsiaTheme="minorEastAsia"/>
          <w:rPrChange w:id="2372" w:author="Microsoft Office User" w:date="2017-08-26T15:42:00Z">
            <w:rPr/>
          </w:rPrChange>
        </w:rPr>
        <w:t>(1)</w:t>
      </w:r>
    </w:p>
    <w:p w14:paraId="29B4C403" w14:textId="77777777" w:rsidR="009C2842" w:rsidRPr="0088676B" w:rsidRDefault="002D6DE6" w:rsidP="009F0864">
      <w:pPr>
        <w:pStyle w:val="ad"/>
        <w:numPr>
          <w:ilvl w:val="0"/>
          <w:numId w:val="1"/>
        </w:numPr>
        <w:rPr>
          <w:rFonts w:eastAsiaTheme="minorEastAsia"/>
          <w:lang w:eastAsia="zh-CN"/>
          <w:rPrChange w:id="2373" w:author="Microsoft Office User" w:date="2017-08-26T15:42:00Z">
            <w:rPr>
              <w:lang w:eastAsia="zh-CN"/>
            </w:rPr>
          </w:rPrChange>
        </w:rPr>
      </w:pPr>
      <w:r w:rsidRPr="0088676B">
        <w:rPr>
          <w:rFonts w:asciiTheme="minorEastAsia" w:eastAsiaTheme="minorEastAsia" w:hAnsiTheme="minorEastAsia" w:hint="eastAsia"/>
          <w:lang w:eastAsia="zh-CN"/>
        </w:rPr>
        <w:t>区块链技术主管</w:t>
      </w:r>
      <w:r w:rsidRPr="0088676B">
        <w:rPr>
          <w:rFonts w:asciiTheme="minorEastAsia" w:eastAsiaTheme="minorEastAsia" w:hAnsiTheme="minorEastAsia"/>
          <w:lang w:eastAsia="zh-CN"/>
        </w:rPr>
        <w:t>/架构师</w:t>
      </w:r>
      <w:r w:rsidR="009C2842" w:rsidRPr="0088676B">
        <w:rPr>
          <w:rFonts w:eastAsiaTheme="minorEastAsia"/>
          <w:lang w:eastAsia="zh-CN"/>
          <w:rPrChange w:id="2374" w:author="Microsoft Office User" w:date="2017-08-26T15:42:00Z">
            <w:rPr>
              <w:lang w:eastAsia="zh-CN"/>
            </w:rPr>
          </w:rPrChange>
        </w:rPr>
        <w:t xml:space="preserve"> (1~2)</w:t>
      </w:r>
    </w:p>
    <w:p w14:paraId="16D06249" w14:textId="77777777" w:rsidR="009C2842" w:rsidRPr="0088676B" w:rsidRDefault="002D6DE6" w:rsidP="009F0864">
      <w:pPr>
        <w:pStyle w:val="ad"/>
        <w:numPr>
          <w:ilvl w:val="0"/>
          <w:numId w:val="1"/>
        </w:numPr>
        <w:rPr>
          <w:rFonts w:eastAsiaTheme="minorEastAsia"/>
          <w:rPrChange w:id="2375" w:author="Microsoft Office User" w:date="2017-08-26T15:42:00Z">
            <w:rPr/>
          </w:rPrChange>
        </w:rPr>
      </w:pPr>
      <w:r w:rsidRPr="0088676B">
        <w:rPr>
          <w:rFonts w:asciiTheme="minorEastAsia" w:eastAsiaTheme="minorEastAsia" w:hAnsiTheme="minorEastAsia" w:hint="eastAsia"/>
          <w:lang w:eastAsia="zh-CN"/>
        </w:rPr>
        <w:t>区块链研发工程师</w:t>
      </w:r>
      <w:r w:rsidR="009C2842" w:rsidRPr="0088676B">
        <w:rPr>
          <w:rFonts w:eastAsiaTheme="minorEastAsia"/>
          <w:rPrChange w:id="2376" w:author="Microsoft Office User" w:date="2017-08-26T15:42:00Z">
            <w:rPr/>
          </w:rPrChange>
        </w:rPr>
        <w:t xml:space="preserve"> (3~5)</w:t>
      </w:r>
    </w:p>
    <w:p w14:paraId="53575107" w14:textId="77777777" w:rsidR="009C2842" w:rsidRPr="0088676B" w:rsidRDefault="002D6DE6" w:rsidP="009F0864">
      <w:pPr>
        <w:pStyle w:val="ad"/>
        <w:numPr>
          <w:ilvl w:val="0"/>
          <w:numId w:val="1"/>
        </w:numPr>
        <w:rPr>
          <w:rFonts w:eastAsiaTheme="minorEastAsia"/>
          <w:rPrChange w:id="2377" w:author="Microsoft Office User" w:date="2017-08-26T15:42:00Z">
            <w:rPr/>
          </w:rPrChange>
        </w:rPr>
      </w:pPr>
      <w:r w:rsidRPr="0088676B">
        <w:rPr>
          <w:rFonts w:asciiTheme="minorEastAsia" w:eastAsiaTheme="minorEastAsia" w:hAnsiTheme="minorEastAsia" w:hint="eastAsia"/>
          <w:lang w:eastAsia="zh-CN"/>
        </w:rPr>
        <w:t>前端开发设计</w:t>
      </w:r>
      <w:r w:rsidR="009C2842" w:rsidRPr="0088676B">
        <w:rPr>
          <w:rFonts w:eastAsiaTheme="minorEastAsia"/>
          <w:rPrChange w:id="2378" w:author="Microsoft Office User" w:date="2017-08-26T15:42:00Z">
            <w:rPr/>
          </w:rPrChange>
        </w:rPr>
        <w:t xml:space="preserve"> (1)</w:t>
      </w:r>
    </w:p>
    <w:p w14:paraId="57CC5075" w14:textId="77777777" w:rsidR="009C2842" w:rsidRPr="0088676B" w:rsidRDefault="002D6DE6" w:rsidP="009F0864">
      <w:pPr>
        <w:pStyle w:val="ad"/>
        <w:numPr>
          <w:ilvl w:val="0"/>
          <w:numId w:val="1"/>
        </w:numPr>
        <w:rPr>
          <w:rFonts w:eastAsiaTheme="minorEastAsia"/>
          <w:rPrChange w:id="2379" w:author="Microsoft Office User" w:date="2017-08-26T15:42:00Z">
            <w:rPr/>
          </w:rPrChange>
        </w:rPr>
      </w:pPr>
      <w:r w:rsidRPr="0088676B">
        <w:rPr>
          <w:rFonts w:asciiTheme="minorEastAsia" w:eastAsiaTheme="minorEastAsia" w:hAnsiTheme="minorEastAsia" w:hint="eastAsia"/>
          <w:lang w:eastAsia="zh-CN"/>
        </w:rPr>
        <w:t>保险逻辑和产品开发</w:t>
      </w:r>
      <w:r w:rsidR="009C2842" w:rsidRPr="0088676B">
        <w:rPr>
          <w:rFonts w:eastAsiaTheme="minorEastAsia"/>
          <w:rPrChange w:id="2380" w:author="Microsoft Office User" w:date="2017-08-26T15:42:00Z">
            <w:rPr/>
          </w:rPrChange>
        </w:rPr>
        <w:t xml:space="preserve"> (1~3)</w:t>
      </w:r>
    </w:p>
    <w:p w14:paraId="54378D51" w14:textId="77777777" w:rsidR="009C2842" w:rsidRPr="0088676B" w:rsidRDefault="002D6DE6" w:rsidP="009C2842">
      <w:pPr>
        <w:pStyle w:val="3"/>
        <w:rPr>
          <w:rFonts w:ascii=".萍方-简" w:eastAsiaTheme="minorEastAsia" w:hAnsi=".萍方-简"/>
          <w:lang w:eastAsia="zh-CN"/>
          <w:rPrChange w:id="2381" w:author="Microsoft Office User" w:date="2017-08-26T15:42:00Z">
            <w:rPr>
              <w:rFonts w:ascii=".萍方-简" w:eastAsia=".萍方-简" w:hAnsi=".萍方-简"/>
              <w:lang w:eastAsia="zh-CN"/>
            </w:rPr>
          </w:rPrChange>
        </w:rPr>
      </w:pPr>
      <w:bookmarkStart w:id="2382" w:name="_Toc489971231"/>
      <w:r w:rsidRPr="0088676B">
        <w:rPr>
          <w:rFonts w:ascii=".萍方-简" w:eastAsiaTheme="minorEastAsia" w:hAnsi=".萍方-简" w:hint="eastAsia"/>
          <w:lang w:eastAsia="zh-CN"/>
          <w:rPrChange w:id="2383" w:author="Microsoft Office User" w:date="2017-08-26T15:42:00Z">
            <w:rPr>
              <w:rFonts w:ascii=".萍方-简" w:eastAsia=".萍方-简" w:hAnsi=".萍方-简" w:hint="eastAsia"/>
              <w:lang w:eastAsia="zh-CN"/>
            </w:rPr>
          </w:rPrChange>
        </w:rPr>
        <w:t>角色与责任</w:t>
      </w:r>
      <w:bookmarkEnd w:id="2382"/>
    </w:p>
    <w:tbl>
      <w:tblPr>
        <w:tblStyle w:val="a8"/>
        <w:tblW w:w="0" w:type="auto"/>
        <w:tblInd w:w="288" w:type="dxa"/>
        <w:tblLayout w:type="fixed"/>
        <w:tblLook w:val="04A0" w:firstRow="1" w:lastRow="0" w:firstColumn="1" w:lastColumn="0" w:noHBand="0" w:noVBand="1"/>
      </w:tblPr>
      <w:tblGrid>
        <w:gridCol w:w="2250"/>
        <w:gridCol w:w="1620"/>
        <w:gridCol w:w="1170"/>
        <w:gridCol w:w="4248"/>
      </w:tblGrid>
      <w:tr w:rsidR="008B5100" w:rsidRPr="0088676B" w14:paraId="5A90D08D" w14:textId="77777777" w:rsidTr="002D6DE6">
        <w:tc>
          <w:tcPr>
            <w:tcW w:w="2250" w:type="dxa"/>
            <w:shd w:val="clear" w:color="auto" w:fill="8DB3E2" w:themeFill="text2" w:themeFillTint="66"/>
          </w:tcPr>
          <w:p w14:paraId="72353D15" w14:textId="77777777" w:rsidR="008B5100" w:rsidRPr="0088676B" w:rsidRDefault="002D6DE6" w:rsidP="009C2842">
            <w:pPr>
              <w:rPr>
                <w:rFonts w:eastAsiaTheme="minorEastAsia"/>
                <w:b/>
                <w:rPrChange w:id="2384" w:author="Microsoft Office User" w:date="2017-08-26T15:42:00Z">
                  <w:rPr>
                    <w:b/>
                  </w:rPr>
                </w:rPrChange>
              </w:rPr>
            </w:pPr>
            <w:r w:rsidRPr="0088676B">
              <w:rPr>
                <w:rFonts w:asciiTheme="minorEastAsia" w:eastAsiaTheme="minorEastAsia" w:hAnsiTheme="minorEastAsia" w:hint="eastAsia"/>
                <w:b/>
                <w:lang w:eastAsia="zh-CN"/>
              </w:rPr>
              <w:lastRenderedPageBreak/>
              <w:t>团队</w:t>
            </w:r>
          </w:p>
        </w:tc>
        <w:tc>
          <w:tcPr>
            <w:tcW w:w="1620" w:type="dxa"/>
            <w:shd w:val="clear" w:color="auto" w:fill="8DB3E2" w:themeFill="text2" w:themeFillTint="66"/>
          </w:tcPr>
          <w:p w14:paraId="7F75349A" w14:textId="77777777" w:rsidR="008B5100" w:rsidRPr="0088676B" w:rsidRDefault="002D6DE6" w:rsidP="009C2842">
            <w:pPr>
              <w:rPr>
                <w:rFonts w:eastAsiaTheme="minorEastAsia"/>
                <w:b/>
                <w:rPrChange w:id="2385" w:author="Microsoft Office User" w:date="2017-08-26T15:42:00Z">
                  <w:rPr>
                    <w:b/>
                  </w:rPr>
                </w:rPrChange>
              </w:rPr>
            </w:pPr>
            <w:r w:rsidRPr="0088676B">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88676B" w:rsidRDefault="002D6DE6" w:rsidP="009C2842">
            <w:pPr>
              <w:rPr>
                <w:rFonts w:eastAsiaTheme="minorEastAsia"/>
                <w:b/>
                <w:rPrChange w:id="2386" w:author="Microsoft Office User" w:date="2017-08-26T15:42:00Z">
                  <w:rPr>
                    <w:b/>
                  </w:rPr>
                </w:rPrChange>
              </w:rPr>
            </w:pPr>
            <w:r w:rsidRPr="0088676B">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88676B" w:rsidRDefault="002D6DE6" w:rsidP="009C2842">
            <w:pPr>
              <w:rPr>
                <w:rFonts w:eastAsiaTheme="minorEastAsia"/>
                <w:b/>
                <w:rPrChange w:id="2387" w:author="Microsoft Office User" w:date="2017-08-26T15:42:00Z">
                  <w:rPr>
                    <w:b/>
                  </w:rPr>
                </w:rPrChange>
              </w:rPr>
            </w:pPr>
            <w:r w:rsidRPr="0088676B">
              <w:rPr>
                <w:rFonts w:asciiTheme="minorEastAsia" w:eastAsiaTheme="minorEastAsia" w:hAnsiTheme="minorEastAsia" w:hint="eastAsia"/>
                <w:b/>
                <w:lang w:eastAsia="zh-CN"/>
              </w:rPr>
              <w:t>负责的具体工作</w:t>
            </w:r>
          </w:p>
        </w:tc>
      </w:tr>
      <w:tr w:rsidR="008B5100" w:rsidRPr="0088676B" w14:paraId="3D3C1C6F" w14:textId="77777777" w:rsidTr="002D6DE6">
        <w:tc>
          <w:tcPr>
            <w:tcW w:w="2250" w:type="dxa"/>
          </w:tcPr>
          <w:p w14:paraId="009DA48B" w14:textId="77777777" w:rsidR="008B5100" w:rsidRPr="0088676B" w:rsidRDefault="002D6DE6" w:rsidP="009C2842">
            <w:pPr>
              <w:rPr>
                <w:rFonts w:eastAsiaTheme="minorEastAsia"/>
                <w:rPrChange w:id="2388" w:author="Microsoft Office User" w:date="2017-08-26T15:42:00Z">
                  <w:rPr/>
                </w:rPrChange>
              </w:rPr>
            </w:pPr>
            <w:r w:rsidRPr="0088676B">
              <w:rPr>
                <w:rFonts w:asciiTheme="minorEastAsia" w:eastAsiaTheme="minorEastAsia" w:hAnsiTheme="minorEastAsia" w:hint="eastAsia"/>
                <w:lang w:eastAsia="zh-CN"/>
              </w:rPr>
              <w:t>项目总监委员会</w:t>
            </w:r>
          </w:p>
        </w:tc>
        <w:tc>
          <w:tcPr>
            <w:tcW w:w="1620" w:type="dxa"/>
          </w:tcPr>
          <w:p w14:paraId="3ABE0A84" w14:textId="77777777" w:rsidR="008B5100" w:rsidRPr="0088676B" w:rsidRDefault="002D6DE6" w:rsidP="009C2842">
            <w:pPr>
              <w:rPr>
                <w:rFonts w:eastAsiaTheme="minorEastAsia"/>
                <w:rPrChange w:id="2389" w:author="Microsoft Office User" w:date="2017-08-26T15:42:00Z">
                  <w:rPr/>
                </w:rPrChange>
              </w:rPr>
            </w:pPr>
            <w:r w:rsidRPr="0088676B">
              <w:rPr>
                <w:rFonts w:asciiTheme="minorEastAsia" w:eastAsiaTheme="minorEastAsia" w:hAnsiTheme="minorEastAsia" w:hint="eastAsia"/>
                <w:lang w:eastAsia="zh-CN"/>
              </w:rPr>
              <w:t>委员会成员</w:t>
            </w:r>
          </w:p>
        </w:tc>
        <w:tc>
          <w:tcPr>
            <w:tcW w:w="1170" w:type="dxa"/>
          </w:tcPr>
          <w:p w14:paraId="27A62F44" w14:textId="77777777" w:rsidR="008B5100" w:rsidRPr="0088676B" w:rsidRDefault="008B5100" w:rsidP="009C2842">
            <w:pPr>
              <w:rPr>
                <w:rFonts w:eastAsiaTheme="minorEastAsia"/>
                <w:rPrChange w:id="2390" w:author="Microsoft Office User" w:date="2017-08-26T15:42:00Z">
                  <w:rPr/>
                </w:rPrChange>
              </w:rPr>
            </w:pPr>
          </w:p>
        </w:tc>
        <w:tc>
          <w:tcPr>
            <w:tcW w:w="4248" w:type="dxa"/>
          </w:tcPr>
          <w:p w14:paraId="2D700352" w14:textId="77777777" w:rsidR="008B5100" w:rsidRPr="0088676B" w:rsidRDefault="008B5100" w:rsidP="009C2842">
            <w:pPr>
              <w:rPr>
                <w:rFonts w:eastAsiaTheme="minorEastAsia"/>
                <w:rPrChange w:id="2391" w:author="Microsoft Office User" w:date="2017-08-26T15:42:00Z">
                  <w:rPr/>
                </w:rPrChange>
              </w:rPr>
            </w:pPr>
          </w:p>
        </w:tc>
      </w:tr>
      <w:tr w:rsidR="008B5100" w:rsidRPr="0088676B" w14:paraId="0A9F24C3" w14:textId="77777777" w:rsidTr="002D6DE6">
        <w:tc>
          <w:tcPr>
            <w:tcW w:w="2250" w:type="dxa"/>
          </w:tcPr>
          <w:p w14:paraId="461B9847" w14:textId="77777777" w:rsidR="008B5100" w:rsidRPr="0088676B" w:rsidRDefault="002D6DE6" w:rsidP="009C2842">
            <w:pPr>
              <w:rPr>
                <w:rFonts w:eastAsiaTheme="minorEastAsia"/>
                <w:rPrChange w:id="2392" w:author="Microsoft Office User" w:date="2017-08-26T15:42:00Z">
                  <w:rPr/>
                </w:rPrChange>
              </w:rPr>
            </w:pPr>
            <w:r w:rsidRPr="0088676B">
              <w:rPr>
                <w:rFonts w:asciiTheme="minorEastAsia" w:eastAsiaTheme="minorEastAsia" w:hAnsiTheme="minorEastAsia" w:hint="eastAsia"/>
                <w:lang w:eastAsia="zh-CN"/>
              </w:rPr>
              <w:t>执行与运营</w:t>
            </w:r>
          </w:p>
        </w:tc>
        <w:tc>
          <w:tcPr>
            <w:tcW w:w="1620" w:type="dxa"/>
          </w:tcPr>
          <w:p w14:paraId="2BADC059" w14:textId="77777777" w:rsidR="008B5100" w:rsidRPr="0088676B" w:rsidRDefault="002D6DE6" w:rsidP="009C2842">
            <w:pPr>
              <w:rPr>
                <w:rFonts w:eastAsiaTheme="minorEastAsia"/>
                <w:rPrChange w:id="2393" w:author="Microsoft Office User" w:date="2017-08-26T15:42:00Z">
                  <w:rPr/>
                </w:rPrChange>
              </w:rPr>
            </w:pPr>
            <w:r w:rsidRPr="0088676B">
              <w:rPr>
                <w:rFonts w:asciiTheme="minorEastAsia" w:eastAsiaTheme="minorEastAsia" w:hAnsiTheme="minorEastAsia" w:hint="eastAsia"/>
                <w:lang w:eastAsia="zh-CN"/>
              </w:rPr>
              <w:t>执行总监</w:t>
            </w:r>
          </w:p>
        </w:tc>
        <w:tc>
          <w:tcPr>
            <w:tcW w:w="1170" w:type="dxa"/>
          </w:tcPr>
          <w:p w14:paraId="43B8E708" w14:textId="77777777" w:rsidR="008B5100" w:rsidRPr="0088676B" w:rsidRDefault="008B5100" w:rsidP="009C2842">
            <w:pPr>
              <w:rPr>
                <w:rFonts w:eastAsiaTheme="minorEastAsia"/>
                <w:rPrChange w:id="2394" w:author="Microsoft Office User" w:date="2017-08-26T15:42:00Z">
                  <w:rPr/>
                </w:rPrChange>
              </w:rPr>
            </w:pPr>
          </w:p>
        </w:tc>
        <w:tc>
          <w:tcPr>
            <w:tcW w:w="4248" w:type="dxa"/>
          </w:tcPr>
          <w:p w14:paraId="2783E970" w14:textId="77777777" w:rsidR="008B5100" w:rsidRPr="0088676B" w:rsidRDefault="008B5100" w:rsidP="009C2842">
            <w:pPr>
              <w:rPr>
                <w:rFonts w:ascii="Verdana" w:eastAsiaTheme="minorEastAsia" w:hAnsi="Verdana"/>
                <w:bCs/>
                <w:i/>
                <w:sz w:val="16"/>
                <w:szCs w:val="16"/>
                <w:rPrChange w:id="2395" w:author="Microsoft Office User" w:date="2017-08-26T15:42:00Z">
                  <w:rPr>
                    <w:rFonts w:ascii="Verdana" w:hAnsi="Verdana"/>
                    <w:bCs/>
                    <w:i/>
                    <w:sz w:val="16"/>
                    <w:szCs w:val="16"/>
                  </w:rPr>
                </w:rPrChange>
              </w:rPr>
            </w:pPr>
          </w:p>
        </w:tc>
      </w:tr>
      <w:tr w:rsidR="008B5100" w:rsidRPr="0088676B" w14:paraId="56C10C65" w14:textId="77777777" w:rsidTr="002D6DE6">
        <w:tc>
          <w:tcPr>
            <w:tcW w:w="2250" w:type="dxa"/>
          </w:tcPr>
          <w:p w14:paraId="165213BA" w14:textId="77777777" w:rsidR="008B5100" w:rsidRPr="0088676B" w:rsidRDefault="002D6DE6" w:rsidP="008B5100">
            <w:pPr>
              <w:rPr>
                <w:rFonts w:eastAsiaTheme="minorEastAsia"/>
                <w:rPrChange w:id="2396" w:author="Microsoft Office User" w:date="2017-08-26T15:42:00Z">
                  <w:rPr/>
                </w:rPrChange>
              </w:rPr>
            </w:pPr>
            <w:r w:rsidRPr="0088676B">
              <w:rPr>
                <w:rFonts w:asciiTheme="minorEastAsia" w:eastAsiaTheme="minorEastAsia" w:hAnsiTheme="minorEastAsia" w:hint="eastAsia"/>
                <w:lang w:eastAsia="zh-CN"/>
              </w:rPr>
              <w:t>架构师</w:t>
            </w:r>
          </w:p>
        </w:tc>
        <w:tc>
          <w:tcPr>
            <w:tcW w:w="1620" w:type="dxa"/>
          </w:tcPr>
          <w:p w14:paraId="65CB739A" w14:textId="77777777" w:rsidR="008B5100" w:rsidRPr="0088676B" w:rsidRDefault="002D6DE6" w:rsidP="009C2842">
            <w:pPr>
              <w:rPr>
                <w:rFonts w:eastAsiaTheme="minorEastAsia"/>
                <w:rPrChange w:id="2397" w:author="Microsoft Office User" w:date="2017-08-26T15:42:00Z">
                  <w:rPr/>
                </w:rPrChange>
              </w:rPr>
            </w:pPr>
            <w:r w:rsidRPr="0088676B">
              <w:rPr>
                <w:rFonts w:asciiTheme="minorEastAsia" w:eastAsiaTheme="minorEastAsia" w:hAnsiTheme="minorEastAsia" w:hint="eastAsia"/>
                <w:lang w:eastAsia="zh-CN"/>
              </w:rPr>
              <w:t>区块链架构师</w:t>
            </w:r>
          </w:p>
        </w:tc>
        <w:tc>
          <w:tcPr>
            <w:tcW w:w="1170" w:type="dxa"/>
          </w:tcPr>
          <w:p w14:paraId="491EBB27" w14:textId="77777777" w:rsidR="008B5100" w:rsidRPr="0088676B" w:rsidRDefault="008B5100" w:rsidP="009C2842">
            <w:pPr>
              <w:rPr>
                <w:rFonts w:eastAsiaTheme="minorEastAsia"/>
                <w:rPrChange w:id="2398" w:author="Microsoft Office User" w:date="2017-08-26T15:42:00Z">
                  <w:rPr/>
                </w:rPrChange>
              </w:rPr>
            </w:pPr>
          </w:p>
        </w:tc>
        <w:tc>
          <w:tcPr>
            <w:tcW w:w="4248" w:type="dxa"/>
          </w:tcPr>
          <w:p w14:paraId="3AFEA9B3" w14:textId="77777777" w:rsidR="008B5100" w:rsidRPr="0088676B" w:rsidRDefault="008B5100" w:rsidP="009C2842">
            <w:pPr>
              <w:rPr>
                <w:rFonts w:ascii="Verdana" w:eastAsiaTheme="minorEastAsia" w:hAnsi="Verdana"/>
                <w:bCs/>
                <w:i/>
                <w:sz w:val="16"/>
                <w:szCs w:val="16"/>
                <w:rPrChange w:id="2399" w:author="Microsoft Office User" w:date="2017-08-26T15:42:00Z">
                  <w:rPr>
                    <w:rFonts w:ascii="Verdana" w:hAnsi="Verdana"/>
                    <w:bCs/>
                    <w:i/>
                    <w:sz w:val="16"/>
                    <w:szCs w:val="16"/>
                  </w:rPr>
                </w:rPrChange>
              </w:rPr>
            </w:pPr>
          </w:p>
        </w:tc>
      </w:tr>
      <w:tr w:rsidR="008B5100" w:rsidRPr="0088676B" w14:paraId="54F3735B" w14:textId="77777777" w:rsidTr="002D6DE6">
        <w:tc>
          <w:tcPr>
            <w:tcW w:w="2250" w:type="dxa"/>
          </w:tcPr>
          <w:p w14:paraId="47056CC3" w14:textId="77777777" w:rsidR="008B5100" w:rsidRPr="0088676B" w:rsidRDefault="002D6DE6" w:rsidP="002D6DE6">
            <w:pPr>
              <w:rPr>
                <w:rFonts w:eastAsiaTheme="minorEastAsia"/>
                <w:rPrChange w:id="2400" w:author="Microsoft Office User" w:date="2017-08-26T15:42:00Z">
                  <w:rPr/>
                </w:rPrChange>
              </w:rPr>
            </w:pPr>
            <w:r w:rsidRPr="0088676B">
              <w:rPr>
                <w:rFonts w:asciiTheme="minorEastAsia" w:eastAsiaTheme="minorEastAsia" w:hAnsiTheme="minorEastAsia" w:hint="eastAsia"/>
                <w:lang w:eastAsia="zh-CN"/>
              </w:rPr>
              <w:t>区块链技术主管</w:t>
            </w:r>
          </w:p>
        </w:tc>
        <w:tc>
          <w:tcPr>
            <w:tcW w:w="1620" w:type="dxa"/>
          </w:tcPr>
          <w:p w14:paraId="362A4829" w14:textId="77777777" w:rsidR="008B5100" w:rsidRPr="0088676B" w:rsidRDefault="008B5100" w:rsidP="009C2842">
            <w:pPr>
              <w:rPr>
                <w:rFonts w:eastAsiaTheme="minorEastAsia"/>
                <w:rPrChange w:id="2401" w:author="Microsoft Office User" w:date="2017-08-26T15:42:00Z">
                  <w:rPr/>
                </w:rPrChange>
              </w:rPr>
            </w:pPr>
          </w:p>
        </w:tc>
        <w:tc>
          <w:tcPr>
            <w:tcW w:w="1170" w:type="dxa"/>
          </w:tcPr>
          <w:p w14:paraId="0F1F2623" w14:textId="77777777" w:rsidR="008B5100" w:rsidRPr="0088676B" w:rsidRDefault="008B5100" w:rsidP="009C2842">
            <w:pPr>
              <w:rPr>
                <w:rFonts w:eastAsiaTheme="minorEastAsia"/>
                <w:rPrChange w:id="2402" w:author="Microsoft Office User" w:date="2017-08-26T15:42:00Z">
                  <w:rPr/>
                </w:rPrChange>
              </w:rPr>
            </w:pPr>
          </w:p>
        </w:tc>
        <w:tc>
          <w:tcPr>
            <w:tcW w:w="4248" w:type="dxa"/>
          </w:tcPr>
          <w:p w14:paraId="3906CD01" w14:textId="77777777" w:rsidR="008B5100" w:rsidRPr="0088676B" w:rsidRDefault="008B5100" w:rsidP="009C2842">
            <w:pPr>
              <w:rPr>
                <w:rFonts w:ascii="Verdana" w:eastAsiaTheme="minorEastAsia" w:hAnsi="Verdana"/>
                <w:bCs/>
                <w:i/>
                <w:sz w:val="16"/>
                <w:szCs w:val="16"/>
                <w:rPrChange w:id="2403" w:author="Microsoft Office User" w:date="2017-08-26T15:42:00Z">
                  <w:rPr>
                    <w:rFonts w:ascii="Verdana" w:hAnsi="Verdana"/>
                    <w:bCs/>
                    <w:i/>
                    <w:sz w:val="16"/>
                    <w:szCs w:val="16"/>
                  </w:rPr>
                </w:rPrChange>
              </w:rPr>
            </w:pPr>
          </w:p>
        </w:tc>
      </w:tr>
      <w:tr w:rsidR="00632F63" w:rsidRPr="0088676B" w14:paraId="55F4F771" w14:textId="77777777" w:rsidTr="002D6DE6">
        <w:tc>
          <w:tcPr>
            <w:tcW w:w="2250" w:type="dxa"/>
          </w:tcPr>
          <w:p w14:paraId="1A9D5BA7" w14:textId="77777777" w:rsidR="00632F63" w:rsidRPr="0088676B" w:rsidRDefault="002D6DE6" w:rsidP="008B5100">
            <w:pPr>
              <w:rPr>
                <w:rFonts w:eastAsiaTheme="minorEastAsia"/>
                <w:rPrChange w:id="2404" w:author="Microsoft Office User" w:date="2017-08-26T15:42:00Z">
                  <w:rPr/>
                </w:rPrChange>
              </w:rPr>
            </w:pPr>
            <w:r w:rsidRPr="0088676B">
              <w:rPr>
                <w:rFonts w:asciiTheme="minorEastAsia" w:eastAsiaTheme="minorEastAsia" w:hAnsiTheme="minorEastAsia" w:hint="eastAsia"/>
                <w:lang w:eastAsia="zh-CN"/>
              </w:rPr>
              <w:t>区块链研发工程师</w:t>
            </w:r>
          </w:p>
        </w:tc>
        <w:tc>
          <w:tcPr>
            <w:tcW w:w="1620" w:type="dxa"/>
          </w:tcPr>
          <w:p w14:paraId="21D1D73B" w14:textId="77777777" w:rsidR="00632F63" w:rsidRPr="0088676B" w:rsidRDefault="00632F63" w:rsidP="009C2842">
            <w:pPr>
              <w:rPr>
                <w:rFonts w:eastAsiaTheme="minorEastAsia"/>
                <w:rPrChange w:id="2405" w:author="Microsoft Office User" w:date="2017-08-26T15:42:00Z">
                  <w:rPr/>
                </w:rPrChange>
              </w:rPr>
            </w:pPr>
          </w:p>
        </w:tc>
        <w:tc>
          <w:tcPr>
            <w:tcW w:w="1170" w:type="dxa"/>
          </w:tcPr>
          <w:p w14:paraId="0A3AC9CE" w14:textId="77777777" w:rsidR="00632F63" w:rsidRPr="0088676B" w:rsidRDefault="00632F63" w:rsidP="009C2842">
            <w:pPr>
              <w:rPr>
                <w:rFonts w:eastAsiaTheme="minorEastAsia"/>
                <w:rPrChange w:id="2406" w:author="Microsoft Office User" w:date="2017-08-26T15:42:00Z">
                  <w:rPr/>
                </w:rPrChange>
              </w:rPr>
            </w:pPr>
          </w:p>
        </w:tc>
        <w:tc>
          <w:tcPr>
            <w:tcW w:w="4248" w:type="dxa"/>
          </w:tcPr>
          <w:p w14:paraId="0C5C8F5F" w14:textId="77777777" w:rsidR="00632F63" w:rsidRPr="0088676B" w:rsidRDefault="00632F63" w:rsidP="009C2842">
            <w:pPr>
              <w:rPr>
                <w:rFonts w:ascii="Verdana" w:eastAsiaTheme="minorEastAsia" w:hAnsi="Verdana"/>
                <w:bCs/>
                <w:i/>
                <w:sz w:val="16"/>
                <w:szCs w:val="16"/>
                <w:rPrChange w:id="2407" w:author="Microsoft Office User" w:date="2017-08-26T15:42:00Z">
                  <w:rPr>
                    <w:rFonts w:ascii="Verdana" w:hAnsi="Verdana"/>
                    <w:bCs/>
                    <w:i/>
                    <w:sz w:val="16"/>
                    <w:szCs w:val="16"/>
                  </w:rPr>
                </w:rPrChange>
              </w:rPr>
            </w:pPr>
          </w:p>
        </w:tc>
      </w:tr>
      <w:tr w:rsidR="00632F63" w:rsidRPr="0088676B" w14:paraId="01C73EB1" w14:textId="77777777" w:rsidTr="002D6DE6">
        <w:tc>
          <w:tcPr>
            <w:tcW w:w="2250" w:type="dxa"/>
          </w:tcPr>
          <w:p w14:paraId="31C59247" w14:textId="77777777" w:rsidR="00632F63" w:rsidRPr="0088676B" w:rsidRDefault="002D6DE6" w:rsidP="00393AFE">
            <w:pPr>
              <w:rPr>
                <w:rFonts w:eastAsiaTheme="minorEastAsia"/>
                <w:rPrChange w:id="2408" w:author="Microsoft Office User" w:date="2017-08-26T15:42:00Z">
                  <w:rPr/>
                </w:rPrChange>
              </w:rPr>
            </w:pPr>
            <w:r w:rsidRPr="0088676B">
              <w:rPr>
                <w:rFonts w:asciiTheme="minorEastAsia" w:eastAsiaTheme="minorEastAsia" w:hAnsiTheme="minorEastAsia" w:hint="eastAsia"/>
                <w:lang w:eastAsia="zh-CN"/>
              </w:rPr>
              <w:t>前端开发设计</w:t>
            </w:r>
          </w:p>
        </w:tc>
        <w:tc>
          <w:tcPr>
            <w:tcW w:w="1620" w:type="dxa"/>
          </w:tcPr>
          <w:p w14:paraId="03897AAC" w14:textId="77777777" w:rsidR="00632F63" w:rsidRPr="0088676B" w:rsidRDefault="00632F63" w:rsidP="00393AFE">
            <w:pPr>
              <w:rPr>
                <w:rFonts w:eastAsiaTheme="minorEastAsia"/>
                <w:rPrChange w:id="2409" w:author="Microsoft Office User" w:date="2017-08-26T15:42:00Z">
                  <w:rPr/>
                </w:rPrChange>
              </w:rPr>
            </w:pPr>
          </w:p>
        </w:tc>
        <w:tc>
          <w:tcPr>
            <w:tcW w:w="1170" w:type="dxa"/>
          </w:tcPr>
          <w:p w14:paraId="4C33D9E5" w14:textId="77777777" w:rsidR="00632F63" w:rsidRPr="0088676B" w:rsidRDefault="00632F63" w:rsidP="00393AFE">
            <w:pPr>
              <w:rPr>
                <w:rFonts w:eastAsiaTheme="minorEastAsia"/>
                <w:rPrChange w:id="2410" w:author="Microsoft Office User" w:date="2017-08-26T15:42:00Z">
                  <w:rPr/>
                </w:rPrChange>
              </w:rPr>
            </w:pPr>
          </w:p>
        </w:tc>
        <w:tc>
          <w:tcPr>
            <w:tcW w:w="4248" w:type="dxa"/>
          </w:tcPr>
          <w:p w14:paraId="7C3B15FB" w14:textId="77777777" w:rsidR="00632F63" w:rsidRPr="0088676B" w:rsidRDefault="00632F63" w:rsidP="009C2842">
            <w:pPr>
              <w:rPr>
                <w:rFonts w:ascii="Verdana" w:eastAsiaTheme="minorEastAsia" w:hAnsi="Verdana"/>
                <w:bCs/>
                <w:i/>
                <w:sz w:val="16"/>
                <w:szCs w:val="16"/>
                <w:rPrChange w:id="2411" w:author="Microsoft Office User" w:date="2017-08-26T15:42:00Z">
                  <w:rPr>
                    <w:rFonts w:ascii="Verdana" w:hAnsi="Verdana"/>
                    <w:bCs/>
                    <w:i/>
                    <w:sz w:val="16"/>
                    <w:szCs w:val="16"/>
                  </w:rPr>
                </w:rPrChange>
              </w:rPr>
            </w:pPr>
          </w:p>
        </w:tc>
      </w:tr>
      <w:tr w:rsidR="00CA7D7E" w:rsidRPr="0088676B" w14:paraId="45964A16" w14:textId="77777777" w:rsidTr="002D6DE6">
        <w:tc>
          <w:tcPr>
            <w:tcW w:w="2250" w:type="dxa"/>
          </w:tcPr>
          <w:p w14:paraId="53BCAD32" w14:textId="77777777" w:rsidR="00CA7D7E" w:rsidRPr="0088676B" w:rsidRDefault="002D6DE6" w:rsidP="002D6DE6">
            <w:pPr>
              <w:rPr>
                <w:rFonts w:eastAsiaTheme="minorEastAsia"/>
                <w:rPrChange w:id="2412" w:author="Microsoft Office User" w:date="2017-08-26T15:42:00Z">
                  <w:rPr/>
                </w:rPrChange>
              </w:rPr>
            </w:pPr>
            <w:r w:rsidRPr="0088676B">
              <w:rPr>
                <w:rFonts w:asciiTheme="minorEastAsia" w:eastAsiaTheme="minorEastAsia" w:hAnsiTheme="minorEastAsia" w:hint="eastAsia"/>
                <w:lang w:eastAsia="zh-CN"/>
              </w:rPr>
              <w:t>保险逻辑和产品开发</w:t>
            </w:r>
          </w:p>
        </w:tc>
        <w:tc>
          <w:tcPr>
            <w:tcW w:w="1620" w:type="dxa"/>
          </w:tcPr>
          <w:p w14:paraId="084D270B" w14:textId="77777777" w:rsidR="00CA7D7E" w:rsidRPr="0088676B" w:rsidRDefault="00CA7D7E" w:rsidP="00393AFE">
            <w:pPr>
              <w:rPr>
                <w:rFonts w:eastAsiaTheme="minorEastAsia"/>
                <w:rPrChange w:id="2413" w:author="Microsoft Office User" w:date="2017-08-26T15:42:00Z">
                  <w:rPr/>
                </w:rPrChange>
              </w:rPr>
            </w:pPr>
          </w:p>
        </w:tc>
        <w:tc>
          <w:tcPr>
            <w:tcW w:w="1170" w:type="dxa"/>
          </w:tcPr>
          <w:p w14:paraId="12DF8D3E" w14:textId="77777777" w:rsidR="00CA7D7E" w:rsidRPr="0088676B" w:rsidRDefault="00CA7D7E" w:rsidP="00393AFE">
            <w:pPr>
              <w:rPr>
                <w:rFonts w:eastAsiaTheme="minorEastAsia"/>
                <w:rPrChange w:id="2414" w:author="Microsoft Office User" w:date="2017-08-26T15:42:00Z">
                  <w:rPr/>
                </w:rPrChange>
              </w:rPr>
            </w:pPr>
          </w:p>
        </w:tc>
        <w:tc>
          <w:tcPr>
            <w:tcW w:w="4248" w:type="dxa"/>
          </w:tcPr>
          <w:p w14:paraId="253A3880" w14:textId="77777777" w:rsidR="00CA7D7E" w:rsidRPr="0088676B" w:rsidRDefault="00CA7D7E" w:rsidP="009C2842">
            <w:pPr>
              <w:rPr>
                <w:rFonts w:ascii="Verdana" w:eastAsiaTheme="minorEastAsia" w:hAnsi="Verdana"/>
                <w:bCs/>
                <w:i/>
                <w:sz w:val="16"/>
                <w:szCs w:val="16"/>
                <w:rPrChange w:id="2415" w:author="Microsoft Office User" w:date="2017-08-26T15:42:00Z">
                  <w:rPr>
                    <w:rFonts w:ascii="Verdana" w:hAnsi="Verdana"/>
                    <w:bCs/>
                    <w:i/>
                    <w:sz w:val="16"/>
                    <w:szCs w:val="16"/>
                  </w:rPr>
                </w:rPrChange>
              </w:rPr>
            </w:pPr>
          </w:p>
        </w:tc>
      </w:tr>
    </w:tbl>
    <w:p w14:paraId="31A501B0" w14:textId="77777777" w:rsidR="009C2842" w:rsidRPr="0088676B" w:rsidRDefault="009C2842" w:rsidP="009C2842">
      <w:pPr>
        <w:rPr>
          <w:rFonts w:eastAsiaTheme="minorEastAsia"/>
          <w:rPrChange w:id="2416" w:author="Microsoft Office User" w:date="2017-08-26T15:42:00Z">
            <w:rPr/>
          </w:rPrChange>
        </w:rPr>
      </w:pPr>
    </w:p>
    <w:p w14:paraId="223E92A8" w14:textId="77777777" w:rsidR="008B5100" w:rsidRPr="0088676B" w:rsidRDefault="00935A29" w:rsidP="007855D9">
      <w:pPr>
        <w:pStyle w:val="2"/>
        <w:rPr>
          <w:rFonts w:ascii=".萍方-简" w:eastAsiaTheme="minorEastAsia" w:hAnsi=".萍方-简"/>
          <w:lang w:eastAsia="zh-CN"/>
          <w:rPrChange w:id="2417" w:author="Microsoft Office User" w:date="2017-08-26T15:42:00Z">
            <w:rPr>
              <w:rFonts w:ascii=".萍方-简" w:eastAsia=".萍方-简" w:hAnsi=".萍方-简"/>
              <w:lang w:eastAsia="zh-CN"/>
            </w:rPr>
          </w:rPrChange>
        </w:rPr>
      </w:pPr>
      <w:bookmarkStart w:id="2418" w:name="_Toc489971232"/>
      <w:r w:rsidRPr="0088676B">
        <w:rPr>
          <w:rFonts w:ascii=".萍方-简" w:eastAsiaTheme="minorEastAsia" w:hAnsi=".萍方-简" w:hint="eastAsia"/>
          <w:lang w:eastAsia="zh-CN"/>
          <w:rPrChange w:id="2419" w:author="Microsoft Office User" w:date="2017-08-26T15:42:00Z">
            <w:rPr>
              <w:rFonts w:ascii=".萍方-简" w:eastAsia=".萍方-简" w:hAnsi=".萍方-简" w:hint="eastAsia"/>
              <w:lang w:eastAsia="zh-CN"/>
            </w:rPr>
          </w:rPrChange>
        </w:rPr>
        <w:t>主要里程碑</w:t>
      </w:r>
      <w:r w:rsidR="008B5100" w:rsidRPr="0088676B">
        <w:rPr>
          <w:rFonts w:ascii=".萍方-简" w:eastAsiaTheme="minorEastAsia" w:hAnsi=".萍方-简"/>
          <w:lang w:eastAsia="zh-CN"/>
          <w:rPrChange w:id="2420" w:author="Microsoft Office User" w:date="2017-08-26T15:42:00Z">
            <w:rPr>
              <w:rFonts w:ascii=".萍方-简" w:eastAsia=".萍方-简" w:hAnsi=".萍方-简"/>
              <w:lang w:eastAsia="zh-CN"/>
            </w:rPr>
          </w:rPrChange>
        </w:rPr>
        <w:t>Key Milestone</w:t>
      </w:r>
      <w:bookmarkEnd w:id="2418"/>
    </w:p>
    <w:tbl>
      <w:tblPr>
        <w:tblStyle w:val="a8"/>
        <w:tblW w:w="0" w:type="auto"/>
        <w:tblInd w:w="288" w:type="dxa"/>
        <w:tblLook w:val="04A0" w:firstRow="1" w:lastRow="0" w:firstColumn="1" w:lastColumn="0" w:noHBand="0" w:noVBand="1"/>
      </w:tblPr>
      <w:tblGrid>
        <w:gridCol w:w="534"/>
        <w:gridCol w:w="5417"/>
        <w:gridCol w:w="3111"/>
      </w:tblGrid>
      <w:tr w:rsidR="00FC012C" w:rsidRPr="0088676B" w14:paraId="3BE932DE" w14:textId="77777777" w:rsidTr="003B2770">
        <w:tc>
          <w:tcPr>
            <w:tcW w:w="540" w:type="dxa"/>
            <w:shd w:val="clear" w:color="auto" w:fill="8DB3E2" w:themeFill="text2" w:themeFillTint="66"/>
          </w:tcPr>
          <w:p w14:paraId="558D0914" w14:textId="77777777" w:rsidR="00FC012C" w:rsidRPr="0088676B" w:rsidRDefault="00FC012C" w:rsidP="00FC012C">
            <w:pPr>
              <w:rPr>
                <w:rFonts w:eastAsiaTheme="minorEastAsia"/>
                <w:b/>
                <w:rPrChange w:id="2421" w:author="Microsoft Office User" w:date="2017-08-26T15:42:00Z">
                  <w:rPr>
                    <w:b/>
                  </w:rPr>
                </w:rPrChange>
              </w:rPr>
            </w:pPr>
            <w:r w:rsidRPr="0088676B">
              <w:rPr>
                <w:rFonts w:eastAsiaTheme="minorEastAsia"/>
                <w:b/>
                <w:rPrChange w:id="2422" w:author="Microsoft Office User" w:date="2017-08-26T15:42:00Z">
                  <w:rPr>
                    <w:b/>
                  </w:rPr>
                </w:rPrChange>
              </w:rPr>
              <w:t>#</w:t>
            </w:r>
          </w:p>
        </w:tc>
        <w:tc>
          <w:tcPr>
            <w:tcW w:w="5556" w:type="dxa"/>
            <w:shd w:val="clear" w:color="auto" w:fill="8DB3E2" w:themeFill="text2" w:themeFillTint="66"/>
          </w:tcPr>
          <w:p w14:paraId="1EA21A23" w14:textId="77777777" w:rsidR="00FC012C" w:rsidRPr="0088676B" w:rsidRDefault="00935A29" w:rsidP="00FC012C">
            <w:pPr>
              <w:rPr>
                <w:rFonts w:eastAsiaTheme="minorEastAsia"/>
                <w:b/>
                <w:rPrChange w:id="2423" w:author="Microsoft Office User" w:date="2017-08-26T15:42:00Z">
                  <w:rPr>
                    <w:b/>
                  </w:rPr>
                </w:rPrChange>
              </w:rPr>
            </w:pPr>
            <w:r w:rsidRPr="0088676B">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88676B" w:rsidRDefault="00935A29" w:rsidP="00FC012C">
            <w:pPr>
              <w:rPr>
                <w:rFonts w:eastAsiaTheme="minorEastAsia"/>
                <w:b/>
                <w:rPrChange w:id="2424" w:author="Microsoft Office User" w:date="2017-08-26T15:42:00Z">
                  <w:rPr>
                    <w:b/>
                  </w:rPr>
                </w:rPrChange>
              </w:rPr>
            </w:pPr>
            <w:r w:rsidRPr="0088676B">
              <w:rPr>
                <w:rFonts w:asciiTheme="minorEastAsia" w:eastAsiaTheme="minorEastAsia" w:hAnsiTheme="minorEastAsia" w:hint="eastAsia"/>
                <w:b/>
                <w:lang w:eastAsia="zh-CN"/>
              </w:rPr>
              <w:t>日期</w:t>
            </w:r>
          </w:p>
        </w:tc>
      </w:tr>
      <w:tr w:rsidR="003B2770" w:rsidRPr="0088676B" w14:paraId="0EDEE071" w14:textId="77777777" w:rsidTr="00393AFE">
        <w:tc>
          <w:tcPr>
            <w:tcW w:w="540" w:type="dxa"/>
          </w:tcPr>
          <w:p w14:paraId="7C514F61" w14:textId="77777777" w:rsidR="003B2770" w:rsidRPr="0088676B" w:rsidRDefault="003B2770" w:rsidP="00393AFE">
            <w:pPr>
              <w:rPr>
                <w:rFonts w:eastAsiaTheme="minorEastAsia"/>
                <w:rPrChange w:id="2425" w:author="Microsoft Office User" w:date="2017-08-26T15:42:00Z">
                  <w:rPr/>
                </w:rPrChange>
              </w:rPr>
            </w:pPr>
          </w:p>
        </w:tc>
        <w:tc>
          <w:tcPr>
            <w:tcW w:w="5556" w:type="dxa"/>
          </w:tcPr>
          <w:p w14:paraId="565F292F" w14:textId="77777777" w:rsidR="003B2770" w:rsidRPr="0088676B" w:rsidRDefault="00844102" w:rsidP="00393AFE">
            <w:pPr>
              <w:rPr>
                <w:rFonts w:eastAsiaTheme="minorEastAsia"/>
                <w:rPrChange w:id="2426" w:author="Microsoft Office User" w:date="2017-08-26T15:42:00Z">
                  <w:rPr/>
                </w:rPrChange>
              </w:rPr>
            </w:pPr>
            <w:r w:rsidRPr="0088676B">
              <w:rPr>
                <w:rFonts w:eastAsiaTheme="minorEastAsia"/>
                <w:rPrChange w:id="2427" w:author="Microsoft Office User" w:date="2017-08-26T15:42:00Z">
                  <w:rPr/>
                </w:rPrChange>
              </w:rPr>
              <w:t>Phrase I</w:t>
            </w:r>
          </w:p>
        </w:tc>
        <w:tc>
          <w:tcPr>
            <w:tcW w:w="3192" w:type="dxa"/>
          </w:tcPr>
          <w:p w14:paraId="1BBBCE1D" w14:textId="77777777" w:rsidR="003B2770" w:rsidRPr="0088676B" w:rsidRDefault="003B2770" w:rsidP="00393AFE">
            <w:pPr>
              <w:rPr>
                <w:rFonts w:eastAsiaTheme="minorEastAsia"/>
                <w:rPrChange w:id="2428" w:author="Microsoft Office User" w:date="2017-08-26T15:42:00Z">
                  <w:rPr/>
                </w:rPrChange>
              </w:rPr>
            </w:pPr>
          </w:p>
        </w:tc>
      </w:tr>
      <w:tr w:rsidR="00BF76DC" w:rsidRPr="0088676B" w14:paraId="6FE85D65" w14:textId="77777777" w:rsidTr="00BF76DC">
        <w:tc>
          <w:tcPr>
            <w:tcW w:w="540" w:type="dxa"/>
          </w:tcPr>
          <w:p w14:paraId="1755017B" w14:textId="77777777" w:rsidR="00BF76DC" w:rsidRPr="0088676B" w:rsidRDefault="00BF76DC" w:rsidP="00FC012C">
            <w:pPr>
              <w:rPr>
                <w:rFonts w:eastAsiaTheme="minorEastAsia"/>
                <w:rPrChange w:id="2429" w:author="Microsoft Office User" w:date="2017-08-26T15:42:00Z">
                  <w:rPr/>
                </w:rPrChange>
              </w:rPr>
            </w:pPr>
          </w:p>
        </w:tc>
        <w:tc>
          <w:tcPr>
            <w:tcW w:w="5556" w:type="dxa"/>
          </w:tcPr>
          <w:p w14:paraId="33268887" w14:textId="77777777" w:rsidR="00BF76DC" w:rsidRPr="0088676B" w:rsidRDefault="00BF76DC" w:rsidP="00FC012C">
            <w:pPr>
              <w:rPr>
                <w:rFonts w:eastAsiaTheme="minorEastAsia"/>
                <w:rPrChange w:id="2430" w:author="Microsoft Office User" w:date="2017-08-26T15:42:00Z">
                  <w:rPr/>
                </w:rPrChange>
              </w:rPr>
            </w:pPr>
            <w:r w:rsidRPr="0088676B">
              <w:rPr>
                <w:rFonts w:eastAsiaTheme="minorEastAsia"/>
                <w:rPrChange w:id="2431" w:author="Microsoft Office User" w:date="2017-08-26T15:42:00Z">
                  <w:rPr/>
                </w:rPrChange>
              </w:rPr>
              <w:t>Phrase II</w:t>
            </w:r>
          </w:p>
        </w:tc>
        <w:tc>
          <w:tcPr>
            <w:tcW w:w="3192" w:type="dxa"/>
          </w:tcPr>
          <w:p w14:paraId="68506966" w14:textId="77777777" w:rsidR="00BF76DC" w:rsidRPr="0088676B" w:rsidRDefault="00BF76DC" w:rsidP="00FC012C">
            <w:pPr>
              <w:rPr>
                <w:rFonts w:eastAsiaTheme="minorEastAsia"/>
                <w:rPrChange w:id="2432" w:author="Microsoft Office User" w:date="2017-08-26T15:42:00Z">
                  <w:rPr/>
                </w:rPrChange>
              </w:rPr>
            </w:pPr>
          </w:p>
        </w:tc>
      </w:tr>
    </w:tbl>
    <w:p w14:paraId="4053E8BF" w14:textId="77777777" w:rsidR="00260CFA" w:rsidRPr="0088676B" w:rsidRDefault="00260CFA" w:rsidP="00570BCB">
      <w:pPr>
        <w:rPr>
          <w:rFonts w:eastAsiaTheme="minorEastAsia"/>
          <w:rPrChange w:id="2433" w:author="Microsoft Office User" w:date="2017-08-26T15:42:00Z">
            <w:rPr/>
          </w:rPrChange>
        </w:rPr>
      </w:pPr>
    </w:p>
    <w:p w14:paraId="6E14C75E" w14:textId="2DE3CAA3" w:rsidR="00260CFA" w:rsidRPr="0088676B" w:rsidDel="000D2E05" w:rsidRDefault="00260CFA">
      <w:pPr>
        <w:rPr>
          <w:del w:id="2434" w:author="Microsoft Office User" w:date="2017-08-26T16:23:00Z"/>
          <w:rFonts w:eastAsiaTheme="minorEastAsia"/>
          <w:rPrChange w:id="2435" w:author="Microsoft Office User" w:date="2017-08-26T15:42:00Z">
            <w:rPr>
              <w:del w:id="2436" w:author="Microsoft Office User" w:date="2017-08-26T16:23:00Z"/>
            </w:rPr>
          </w:rPrChange>
        </w:rPr>
      </w:pPr>
      <w:del w:id="2437" w:author="Microsoft Office User" w:date="2017-08-26T16:23:00Z">
        <w:r w:rsidRPr="0088676B" w:rsidDel="000D2E05">
          <w:rPr>
            <w:rFonts w:eastAsiaTheme="minorEastAsia"/>
            <w:rPrChange w:id="2438" w:author="Microsoft Office User" w:date="2017-08-26T15:42:00Z">
              <w:rPr/>
            </w:rPrChange>
          </w:rPr>
          <w:br w:type="page"/>
        </w:r>
      </w:del>
    </w:p>
    <w:p w14:paraId="2E315524" w14:textId="16E1AAB5" w:rsidR="009C2842" w:rsidRPr="0088676B" w:rsidDel="000D2E05" w:rsidRDefault="009C2842">
      <w:pPr>
        <w:rPr>
          <w:del w:id="2439" w:author="Microsoft Office User" w:date="2017-08-26T16:23:00Z"/>
          <w:rFonts w:eastAsiaTheme="minorEastAsia"/>
          <w:rPrChange w:id="2440" w:author="Microsoft Office User" w:date="2017-08-26T15:42:00Z">
            <w:rPr>
              <w:del w:id="2441" w:author="Microsoft Office User" w:date="2017-08-26T16:23:00Z"/>
            </w:rPr>
          </w:rPrChange>
        </w:rPr>
      </w:pPr>
    </w:p>
    <w:p w14:paraId="359C0073" w14:textId="4850B876" w:rsidR="00260CFA" w:rsidRPr="0088676B" w:rsidDel="000D2E05" w:rsidRDefault="00260CFA">
      <w:pPr>
        <w:rPr>
          <w:del w:id="2442" w:author="Microsoft Office User" w:date="2017-08-26T16:23:00Z"/>
          <w:rFonts w:eastAsiaTheme="minorEastAsia"/>
          <w:b/>
          <w:sz w:val="32"/>
          <w:szCs w:val="32"/>
          <w:rPrChange w:id="2443" w:author="Microsoft Office User" w:date="2017-08-26T15:42:00Z">
            <w:rPr>
              <w:del w:id="2444" w:author="Microsoft Office User" w:date="2017-08-26T16:23:00Z"/>
              <w:b/>
              <w:sz w:val="32"/>
              <w:szCs w:val="32"/>
            </w:rPr>
          </w:rPrChange>
        </w:rPr>
      </w:pPr>
      <w:del w:id="2445" w:author="Microsoft Office User" w:date="2017-08-26T16:23:00Z">
        <w:r w:rsidRPr="0088676B" w:rsidDel="000D2E05">
          <w:rPr>
            <w:rFonts w:asciiTheme="minorEastAsia" w:eastAsiaTheme="minorEastAsia" w:hAnsiTheme="minorEastAsia" w:hint="eastAsia"/>
            <w:b/>
            <w:sz w:val="32"/>
            <w:szCs w:val="32"/>
            <w:lang w:eastAsia="zh-CN"/>
          </w:rPr>
          <w:delText>参考文献</w:delText>
        </w:r>
      </w:del>
    </w:p>
    <w:tbl>
      <w:tblPr>
        <w:tblW w:w="0" w:type="auto"/>
        <w:tblInd w:w="88" w:type="dxa"/>
        <w:tblLayout w:type="fixed"/>
        <w:tblLook w:val="0000" w:firstRow="0" w:lastRow="0" w:firstColumn="0" w:lastColumn="0" w:noHBand="0" w:noVBand="0"/>
      </w:tblPr>
      <w:tblGrid>
        <w:gridCol w:w="660"/>
        <w:gridCol w:w="8700"/>
      </w:tblGrid>
      <w:tr w:rsidR="00260CFA" w:rsidRPr="0088676B" w:rsidDel="000D2E05" w14:paraId="50A09393" w14:textId="7345DEF3">
        <w:trPr>
          <w:del w:id="2446" w:author="Microsoft Office User" w:date="2017-08-26T16:23:00Z"/>
        </w:trPr>
        <w:tc>
          <w:tcPr>
            <w:tcW w:w="660" w:type="dxa"/>
            <w:tcBorders>
              <w:top w:val="nil"/>
              <w:left w:val="nil"/>
              <w:bottom w:val="nil"/>
              <w:right w:val="nil"/>
            </w:tcBorders>
          </w:tcPr>
          <w:p w14:paraId="3CCA025C" w14:textId="5BC15D55" w:rsidR="00260CFA" w:rsidRPr="0088676B" w:rsidDel="000D2E05" w:rsidRDefault="00260CFA">
            <w:pPr>
              <w:rPr>
                <w:del w:id="2447" w:author="Microsoft Office User" w:date="2017-08-26T16:23:00Z"/>
                <w:rFonts w:ascii="Lora" w:eastAsiaTheme="minorEastAsia" w:hAnsi="Lora" w:cs="Lora"/>
                <w:color w:val="000000"/>
                <w:lang w:eastAsia="zh-CN"/>
                <w:rPrChange w:id="2448" w:author="Microsoft Office User" w:date="2017-08-26T15:42:00Z">
                  <w:rPr>
                    <w:del w:id="2449" w:author="Microsoft Office User" w:date="2017-08-26T16:23:00Z"/>
                    <w:rFonts w:ascii="Lora" w:eastAsia="SimSun" w:hAnsi="Lora" w:cs="Lora"/>
                    <w:color w:val="000000"/>
                    <w:lang w:eastAsia="zh-CN"/>
                  </w:rPr>
                </w:rPrChange>
              </w:rPr>
              <w:pPrChange w:id="2450" w:author="Microsoft Office User" w:date="2017-08-26T16:23:00Z">
                <w:pPr>
                  <w:widowControl w:val="0"/>
                  <w:autoSpaceDE w:val="0"/>
                  <w:autoSpaceDN w:val="0"/>
                  <w:adjustRightInd w:val="0"/>
                  <w:spacing w:after="0"/>
                </w:pPr>
              </w:pPrChange>
            </w:pPr>
            <w:del w:id="2451" w:author="Microsoft Office User" w:date="2017-08-26T16:23:00Z">
              <w:r w:rsidRPr="0088676B" w:rsidDel="000D2E05">
                <w:rPr>
                  <w:rFonts w:ascii="Lora" w:eastAsiaTheme="minorEastAsia" w:hAnsi="Lora" w:cs="Lora"/>
                  <w:color w:val="000000"/>
                  <w:lang w:eastAsia="zh-CN"/>
                  <w:rPrChange w:id="2452" w:author="Microsoft Office User" w:date="2017-08-26T15:42:00Z">
                    <w:rPr>
                      <w:rFonts w:ascii="Lora" w:eastAsia="SimSun" w:hAnsi="Lora" w:cs="Lora"/>
                      <w:color w:val="000000"/>
                      <w:lang w:eastAsia="zh-CN"/>
                    </w:rPr>
                  </w:rPrChange>
                </w:rPr>
                <w:delText>[1]</w:delText>
              </w:r>
            </w:del>
          </w:p>
        </w:tc>
        <w:tc>
          <w:tcPr>
            <w:tcW w:w="8700" w:type="dxa"/>
            <w:tcBorders>
              <w:top w:val="nil"/>
              <w:left w:val="nil"/>
              <w:bottom w:val="nil"/>
              <w:right w:val="nil"/>
            </w:tcBorders>
          </w:tcPr>
          <w:p w14:paraId="2CC9614F" w14:textId="147AC0BA" w:rsidR="00260CFA" w:rsidRPr="0088676B" w:rsidDel="000D2E05" w:rsidRDefault="00260CFA">
            <w:pPr>
              <w:rPr>
                <w:del w:id="2453" w:author="Microsoft Office User" w:date="2017-08-26T16:23:00Z"/>
                <w:rFonts w:ascii="Lora" w:eastAsiaTheme="minorEastAsia" w:hAnsi="Lora" w:cs="Lora"/>
                <w:color w:val="000000"/>
                <w:lang w:eastAsia="zh-CN"/>
                <w:rPrChange w:id="2454" w:author="Microsoft Office User" w:date="2017-08-26T15:42:00Z">
                  <w:rPr>
                    <w:del w:id="2455" w:author="Microsoft Office User" w:date="2017-08-26T16:23:00Z"/>
                    <w:rFonts w:ascii="Lora" w:eastAsia="SimSun" w:hAnsi="Lora" w:cs="Lora"/>
                    <w:color w:val="000000"/>
                    <w:lang w:eastAsia="zh-CN"/>
                  </w:rPr>
                </w:rPrChange>
              </w:rPr>
              <w:pPrChange w:id="2456" w:author="Microsoft Office User" w:date="2017-08-26T16:23:00Z">
                <w:pPr>
                  <w:widowControl w:val="0"/>
                  <w:autoSpaceDE w:val="0"/>
                  <w:autoSpaceDN w:val="0"/>
                  <w:adjustRightInd w:val="0"/>
                  <w:spacing w:after="0"/>
                </w:pPr>
              </w:pPrChange>
            </w:pPr>
            <w:del w:id="2457" w:author="Microsoft Office User" w:date="2017-08-26T16:23:00Z">
              <w:r w:rsidRPr="0088676B" w:rsidDel="000D2E05">
                <w:rPr>
                  <w:rFonts w:ascii="Lora" w:eastAsiaTheme="minorEastAsia" w:hAnsi="Lora" w:cs="Lora"/>
                  <w:color w:val="000000"/>
                  <w:lang w:eastAsia="zh-CN"/>
                  <w:rPrChange w:id="2458" w:author="Microsoft Office User" w:date="2017-08-26T15:42:00Z">
                    <w:rPr>
                      <w:rFonts w:ascii="Lora" w:eastAsia="SimSun" w:hAnsi="Lora" w:cs="Lora"/>
                      <w:color w:val="000000"/>
                      <w:lang w:eastAsia="zh-CN"/>
                    </w:rPr>
                  </w:rPrChange>
                </w:rPr>
                <w:delText xml:space="preserve">Satoshi. Nakamoto, "Bitcoin: A Peer-to-Peer Electronic Cash System," 2008. [Online]. Available: </w:delText>
              </w:r>
              <w:r w:rsidR="005E1FA1" w:rsidRPr="0088676B" w:rsidDel="000D2E05">
                <w:rPr>
                  <w:rFonts w:eastAsiaTheme="minorEastAsia"/>
                  <w:rPrChange w:id="2459" w:author="Microsoft Office User" w:date="2017-08-26T15:42:00Z">
                    <w:rPr/>
                  </w:rPrChange>
                </w:rPr>
                <w:fldChar w:fldCharType="begin"/>
              </w:r>
              <w:r w:rsidR="005E1FA1" w:rsidRPr="0088676B" w:rsidDel="000D2E05">
                <w:rPr>
                  <w:rFonts w:eastAsiaTheme="minorEastAsia"/>
                  <w:rPrChange w:id="2460" w:author="Microsoft Office User" w:date="2017-08-26T15:42:00Z">
                    <w:rPr/>
                  </w:rPrChange>
                </w:rPr>
                <w:delInstrText xml:space="preserve"> HYPERLINK "http://bitcoin.org/bitcoin.pdf" </w:delInstrText>
              </w:r>
              <w:r w:rsidR="005E1FA1" w:rsidRPr="0088676B" w:rsidDel="000D2E05">
                <w:rPr>
                  <w:rFonts w:eastAsiaTheme="minorEastAsia"/>
                  <w:rPrChange w:id="2461" w:author="Microsoft Office User" w:date="2017-08-26T15:42:00Z">
                    <w:rPr>
                      <w:rFonts w:ascii="Lora" w:eastAsia="SimSun" w:hAnsi="Lora" w:cs="Lora"/>
                      <w:color w:val="000000"/>
                      <w:lang w:eastAsia="zh-CN"/>
                    </w:rPr>
                  </w:rPrChange>
                </w:rPr>
                <w:fldChar w:fldCharType="separate"/>
              </w:r>
              <w:r w:rsidRPr="0088676B" w:rsidDel="000D2E05">
                <w:rPr>
                  <w:rFonts w:ascii="Lora" w:eastAsiaTheme="minorEastAsia" w:hAnsi="Lora" w:cs="Lora"/>
                  <w:color w:val="000000"/>
                  <w:lang w:eastAsia="zh-CN"/>
                  <w:rPrChange w:id="2462" w:author="Microsoft Office User" w:date="2017-08-26T15:42:00Z">
                    <w:rPr>
                      <w:rFonts w:ascii="Lora" w:eastAsia="SimSun" w:hAnsi="Lora" w:cs="Lora"/>
                      <w:color w:val="000000"/>
                      <w:lang w:eastAsia="zh-CN"/>
                    </w:rPr>
                  </w:rPrChange>
                </w:rPr>
                <w:delText>http://bitcoin.org/bitcoin.pdf</w:delText>
              </w:r>
              <w:r w:rsidR="005E1FA1" w:rsidRPr="0088676B" w:rsidDel="000D2E05">
                <w:rPr>
                  <w:rFonts w:ascii="Lora" w:eastAsiaTheme="minorEastAsia" w:hAnsi="Lora" w:cs="Lora"/>
                  <w:color w:val="000000"/>
                  <w:lang w:eastAsia="zh-CN"/>
                  <w:rPrChange w:id="2463" w:author="Microsoft Office User" w:date="2017-08-26T15:42:00Z">
                    <w:rPr>
                      <w:rFonts w:ascii="Lora" w:eastAsia="SimSun" w:hAnsi="Lora" w:cs="Lora"/>
                      <w:color w:val="000000"/>
                      <w:lang w:eastAsia="zh-CN"/>
                    </w:rPr>
                  </w:rPrChange>
                </w:rPr>
                <w:fldChar w:fldCharType="end"/>
              </w:r>
              <w:r w:rsidRPr="0088676B" w:rsidDel="000D2E05">
                <w:rPr>
                  <w:rFonts w:ascii="Lora" w:eastAsiaTheme="minorEastAsia" w:hAnsi="Lora" w:cs="Lora"/>
                  <w:color w:val="000000"/>
                  <w:lang w:eastAsia="zh-CN"/>
                  <w:rPrChange w:id="2464" w:author="Microsoft Office User" w:date="2017-08-26T15:42:00Z">
                    <w:rPr>
                      <w:rFonts w:ascii="Lora" w:eastAsia="SimSun" w:hAnsi="Lora" w:cs="Lora"/>
                      <w:color w:val="000000"/>
                      <w:lang w:eastAsia="zh-CN"/>
                    </w:rPr>
                  </w:rPrChange>
                </w:rPr>
                <w:delText>. [Accessed 10 09 2015].</w:delText>
              </w:r>
            </w:del>
          </w:p>
          <w:p w14:paraId="44A6DE07" w14:textId="44405691" w:rsidR="00260CFA" w:rsidRPr="0088676B" w:rsidDel="000D2E05" w:rsidRDefault="00260CFA">
            <w:pPr>
              <w:rPr>
                <w:del w:id="2465" w:author="Microsoft Office User" w:date="2017-08-26T16:23:00Z"/>
                <w:rFonts w:ascii="Lora" w:eastAsiaTheme="minorEastAsia" w:hAnsi="Lora" w:cs="Lora"/>
                <w:color w:val="000000"/>
                <w:lang w:eastAsia="zh-CN"/>
                <w:rPrChange w:id="2466" w:author="Microsoft Office User" w:date="2017-08-26T15:42:00Z">
                  <w:rPr>
                    <w:del w:id="2467" w:author="Microsoft Office User" w:date="2017-08-26T16:23:00Z"/>
                    <w:rFonts w:ascii="Lora" w:eastAsia="SimSun" w:hAnsi="Lora" w:cs="Lora"/>
                    <w:color w:val="000000"/>
                    <w:lang w:eastAsia="zh-CN"/>
                  </w:rPr>
                </w:rPrChange>
              </w:rPr>
              <w:pPrChange w:id="2468" w:author="Microsoft Office User" w:date="2017-08-26T16:23:00Z">
                <w:pPr>
                  <w:widowControl w:val="0"/>
                  <w:autoSpaceDE w:val="0"/>
                  <w:autoSpaceDN w:val="0"/>
                  <w:adjustRightInd w:val="0"/>
                  <w:spacing w:after="0"/>
                </w:pPr>
              </w:pPrChange>
            </w:pPr>
          </w:p>
        </w:tc>
      </w:tr>
      <w:tr w:rsidR="00260CFA" w:rsidRPr="0088676B" w:rsidDel="000D2E05" w14:paraId="75731C20" w14:textId="2492C740">
        <w:trPr>
          <w:del w:id="2469" w:author="Microsoft Office User" w:date="2017-08-26T16:23:00Z"/>
        </w:trPr>
        <w:tc>
          <w:tcPr>
            <w:tcW w:w="660" w:type="dxa"/>
            <w:tcBorders>
              <w:top w:val="nil"/>
              <w:left w:val="nil"/>
              <w:bottom w:val="nil"/>
              <w:right w:val="nil"/>
            </w:tcBorders>
          </w:tcPr>
          <w:p w14:paraId="3B4A50DC" w14:textId="5A870E28" w:rsidR="00260CFA" w:rsidRPr="0088676B" w:rsidDel="000D2E05" w:rsidRDefault="00260CFA">
            <w:pPr>
              <w:rPr>
                <w:del w:id="2470" w:author="Microsoft Office User" w:date="2017-08-26T16:23:00Z"/>
                <w:rFonts w:ascii="Lora" w:eastAsiaTheme="minorEastAsia" w:hAnsi="Lora" w:cs="Lora"/>
                <w:color w:val="000000"/>
                <w:lang w:eastAsia="zh-CN"/>
                <w:rPrChange w:id="2471" w:author="Microsoft Office User" w:date="2017-08-26T15:42:00Z">
                  <w:rPr>
                    <w:del w:id="2472" w:author="Microsoft Office User" w:date="2017-08-26T16:23:00Z"/>
                    <w:rFonts w:ascii="Lora" w:eastAsia="SimSun" w:hAnsi="Lora" w:cs="Lora"/>
                    <w:color w:val="000000"/>
                    <w:lang w:eastAsia="zh-CN"/>
                  </w:rPr>
                </w:rPrChange>
              </w:rPr>
              <w:pPrChange w:id="2473" w:author="Microsoft Office User" w:date="2017-08-26T16:23:00Z">
                <w:pPr>
                  <w:widowControl w:val="0"/>
                  <w:autoSpaceDE w:val="0"/>
                  <w:autoSpaceDN w:val="0"/>
                  <w:adjustRightInd w:val="0"/>
                  <w:spacing w:after="0"/>
                </w:pPr>
              </w:pPrChange>
            </w:pPr>
            <w:del w:id="2474" w:author="Microsoft Office User" w:date="2017-08-26T16:23:00Z">
              <w:r w:rsidRPr="0088676B" w:rsidDel="000D2E05">
                <w:rPr>
                  <w:rFonts w:ascii="Lora" w:eastAsiaTheme="minorEastAsia" w:hAnsi="Lora" w:cs="Lora"/>
                  <w:color w:val="000000"/>
                  <w:lang w:eastAsia="zh-CN"/>
                  <w:rPrChange w:id="2475" w:author="Microsoft Office User" w:date="2017-08-26T15:42:00Z">
                    <w:rPr>
                      <w:rFonts w:ascii="Lora" w:eastAsia="SimSun" w:hAnsi="Lora" w:cs="Lora"/>
                      <w:color w:val="000000"/>
                      <w:lang w:eastAsia="zh-CN"/>
                    </w:rPr>
                  </w:rPrChange>
                </w:rPr>
                <w:delText>[2]</w:delText>
              </w:r>
            </w:del>
          </w:p>
        </w:tc>
        <w:tc>
          <w:tcPr>
            <w:tcW w:w="8700" w:type="dxa"/>
            <w:tcBorders>
              <w:top w:val="nil"/>
              <w:left w:val="nil"/>
              <w:bottom w:val="nil"/>
              <w:right w:val="nil"/>
            </w:tcBorders>
          </w:tcPr>
          <w:p w14:paraId="2D0CD553" w14:textId="0607ED6C" w:rsidR="00260CFA" w:rsidRPr="0088676B" w:rsidDel="000D2E05" w:rsidRDefault="00260CFA">
            <w:pPr>
              <w:rPr>
                <w:del w:id="2476" w:author="Microsoft Office User" w:date="2017-08-26T16:23:00Z"/>
                <w:rFonts w:ascii="Lora" w:eastAsiaTheme="minorEastAsia" w:hAnsi="Lora" w:cs="Lora"/>
                <w:color w:val="000000"/>
                <w:lang w:eastAsia="zh-CN"/>
                <w:rPrChange w:id="2477" w:author="Microsoft Office User" w:date="2017-08-26T15:42:00Z">
                  <w:rPr>
                    <w:del w:id="2478" w:author="Microsoft Office User" w:date="2017-08-26T16:23:00Z"/>
                    <w:rFonts w:ascii="Lora" w:eastAsia="SimSun" w:hAnsi="Lora" w:cs="Lora"/>
                    <w:color w:val="000000"/>
                    <w:lang w:eastAsia="zh-CN"/>
                  </w:rPr>
                </w:rPrChange>
              </w:rPr>
              <w:pPrChange w:id="2479" w:author="Microsoft Office User" w:date="2017-08-26T16:23:00Z">
                <w:pPr>
                  <w:widowControl w:val="0"/>
                  <w:autoSpaceDE w:val="0"/>
                  <w:autoSpaceDN w:val="0"/>
                  <w:adjustRightInd w:val="0"/>
                  <w:spacing w:after="0"/>
                </w:pPr>
              </w:pPrChange>
            </w:pPr>
            <w:del w:id="2480" w:author="Microsoft Office User" w:date="2017-08-26T16:23:00Z">
              <w:r w:rsidRPr="0088676B" w:rsidDel="000D2E05">
                <w:rPr>
                  <w:rFonts w:ascii="Lora" w:eastAsiaTheme="minorEastAsia" w:hAnsi="Lora" w:cs="Lora"/>
                  <w:color w:val="000000"/>
                  <w:lang w:eastAsia="zh-CN"/>
                  <w:rPrChange w:id="2481" w:author="Microsoft Office User" w:date="2017-08-26T15:42:00Z">
                    <w:rPr>
                      <w:rFonts w:ascii="Lora" w:eastAsia="SimSun" w:hAnsi="Lora" w:cs="Lora"/>
                      <w:color w:val="000000"/>
                      <w:lang w:eastAsia="zh-CN"/>
                    </w:rPr>
                  </w:rPrChange>
                </w:rPr>
                <w:delText xml:space="preserve">Vitelik. Buterin, “A Next-Generation Smart Contract and Decentralized Application Platform”, 2013. </w:delText>
              </w:r>
              <w:r w:rsidR="005E1FA1" w:rsidRPr="0088676B" w:rsidDel="000D2E05">
                <w:rPr>
                  <w:rFonts w:eastAsiaTheme="minorEastAsia"/>
                  <w:rPrChange w:id="2482" w:author="Microsoft Office User" w:date="2017-08-26T15:42:00Z">
                    <w:rPr/>
                  </w:rPrChange>
                </w:rPr>
                <w:fldChar w:fldCharType="begin"/>
              </w:r>
              <w:r w:rsidR="005E1FA1" w:rsidRPr="0088676B" w:rsidDel="000D2E05">
                <w:rPr>
                  <w:rFonts w:eastAsiaTheme="minorEastAsia"/>
                  <w:rPrChange w:id="2483" w:author="Microsoft Office User" w:date="2017-08-26T15:42:00Z">
                    <w:rPr/>
                  </w:rPrChange>
                </w:rPr>
                <w:delInstrText xml:space="preserve"> HYPERLINK "https://github.com/ethereum/wiki/wiki/White-Paper" </w:delInstrText>
              </w:r>
              <w:r w:rsidR="005E1FA1" w:rsidRPr="0088676B" w:rsidDel="000D2E05">
                <w:rPr>
                  <w:rFonts w:eastAsiaTheme="minorEastAsia"/>
                  <w:rPrChange w:id="2484"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485" w:author="Microsoft Office User" w:date="2017-08-26T15:42:00Z">
                    <w:rPr>
                      <w:rFonts w:ascii="Lora" w:eastAsia="SimSun" w:hAnsi="Lora" w:cs="Lora"/>
                      <w:lang w:eastAsia="zh-CN"/>
                    </w:rPr>
                  </w:rPrChange>
                </w:rPr>
                <w:delText>https://github.com/ethereum/wiki/wiki/White-Paper</w:delText>
              </w:r>
              <w:r w:rsidR="005E1FA1" w:rsidRPr="0088676B" w:rsidDel="000D2E05">
                <w:rPr>
                  <w:rFonts w:ascii="Lora" w:eastAsiaTheme="minorEastAsia" w:hAnsi="Lora" w:cs="Lora"/>
                  <w:lang w:eastAsia="zh-CN"/>
                  <w:rPrChange w:id="2486" w:author="Microsoft Office User" w:date="2017-08-26T15:42:00Z">
                    <w:rPr>
                      <w:rFonts w:ascii="Lora" w:eastAsia="SimSun" w:hAnsi="Lora" w:cs="Lora"/>
                      <w:lang w:eastAsia="zh-CN"/>
                    </w:rPr>
                  </w:rPrChange>
                </w:rPr>
                <w:fldChar w:fldCharType="end"/>
              </w:r>
            </w:del>
          </w:p>
          <w:p w14:paraId="60609CFA" w14:textId="792BE8E6" w:rsidR="00260CFA" w:rsidRPr="0088676B" w:rsidDel="000D2E05" w:rsidRDefault="00260CFA">
            <w:pPr>
              <w:rPr>
                <w:del w:id="2487" w:author="Microsoft Office User" w:date="2017-08-26T16:23:00Z"/>
                <w:rFonts w:ascii="Lora" w:eastAsiaTheme="minorEastAsia" w:hAnsi="Lora" w:cs="Lora"/>
                <w:color w:val="000000"/>
                <w:lang w:eastAsia="zh-CN"/>
                <w:rPrChange w:id="2488" w:author="Microsoft Office User" w:date="2017-08-26T15:42:00Z">
                  <w:rPr>
                    <w:del w:id="2489" w:author="Microsoft Office User" w:date="2017-08-26T16:23:00Z"/>
                    <w:rFonts w:ascii="Lora" w:eastAsia="SimSun" w:hAnsi="Lora" w:cs="Lora"/>
                    <w:color w:val="000000"/>
                    <w:lang w:eastAsia="zh-CN"/>
                  </w:rPr>
                </w:rPrChange>
              </w:rPr>
              <w:pPrChange w:id="2490" w:author="Microsoft Office User" w:date="2017-08-26T16:23:00Z">
                <w:pPr>
                  <w:widowControl w:val="0"/>
                  <w:autoSpaceDE w:val="0"/>
                  <w:autoSpaceDN w:val="0"/>
                  <w:adjustRightInd w:val="0"/>
                  <w:spacing w:after="0"/>
                </w:pPr>
              </w:pPrChange>
            </w:pPr>
          </w:p>
        </w:tc>
      </w:tr>
      <w:tr w:rsidR="00260CFA" w:rsidRPr="0088676B" w:rsidDel="000D2E05" w14:paraId="44EABE6E" w14:textId="0F93ED20">
        <w:trPr>
          <w:del w:id="2491" w:author="Microsoft Office User" w:date="2017-08-26T16:23:00Z"/>
        </w:trPr>
        <w:tc>
          <w:tcPr>
            <w:tcW w:w="660" w:type="dxa"/>
            <w:tcBorders>
              <w:top w:val="nil"/>
              <w:left w:val="nil"/>
              <w:bottom w:val="nil"/>
              <w:right w:val="nil"/>
            </w:tcBorders>
          </w:tcPr>
          <w:p w14:paraId="5C0AFAC0" w14:textId="2DF2BA4B" w:rsidR="00260CFA" w:rsidRPr="0088676B" w:rsidDel="000D2E05" w:rsidRDefault="00260CFA">
            <w:pPr>
              <w:rPr>
                <w:del w:id="2492" w:author="Microsoft Office User" w:date="2017-08-26T16:23:00Z"/>
                <w:rFonts w:ascii="Lora" w:eastAsiaTheme="minorEastAsia" w:hAnsi="Lora" w:cs="Lora"/>
                <w:color w:val="000000"/>
                <w:lang w:eastAsia="zh-CN"/>
                <w:rPrChange w:id="2493" w:author="Microsoft Office User" w:date="2017-08-26T15:42:00Z">
                  <w:rPr>
                    <w:del w:id="2494" w:author="Microsoft Office User" w:date="2017-08-26T16:23:00Z"/>
                    <w:rFonts w:ascii="Lora" w:eastAsia="SimSun" w:hAnsi="Lora" w:cs="Lora"/>
                    <w:color w:val="000000"/>
                    <w:lang w:eastAsia="zh-CN"/>
                  </w:rPr>
                </w:rPrChange>
              </w:rPr>
              <w:pPrChange w:id="2495" w:author="Microsoft Office User" w:date="2017-08-26T16:23:00Z">
                <w:pPr>
                  <w:widowControl w:val="0"/>
                  <w:autoSpaceDE w:val="0"/>
                  <w:autoSpaceDN w:val="0"/>
                  <w:adjustRightInd w:val="0"/>
                  <w:spacing w:after="0"/>
                </w:pPr>
              </w:pPrChange>
            </w:pPr>
            <w:del w:id="2496" w:author="Microsoft Office User" w:date="2017-08-26T16:23:00Z">
              <w:r w:rsidRPr="0088676B" w:rsidDel="000D2E05">
                <w:rPr>
                  <w:rFonts w:ascii="Lora" w:eastAsiaTheme="minorEastAsia" w:hAnsi="Lora" w:cs="Lora"/>
                  <w:color w:val="000000"/>
                  <w:lang w:eastAsia="zh-CN"/>
                  <w:rPrChange w:id="2497" w:author="Microsoft Office User" w:date="2017-08-26T15:42:00Z">
                    <w:rPr>
                      <w:rFonts w:ascii="Lora" w:eastAsia="SimSun" w:hAnsi="Lora" w:cs="Lora"/>
                      <w:color w:val="000000"/>
                      <w:lang w:eastAsia="zh-CN"/>
                    </w:rPr>
                  </w:rPrChange>
                </w:rPr>
                <w:delText>[3]</w:delText>
              </w:r>
            </w:del>
          </w:p>
        </w:tc>
        <w:tc>
          <w:tcPr>
            <w:tcW w:w="8700" w:type="dxa"/>
            <w:tcBorders>
              <w:top w:val="nil"/>
              <w:left w:val="nil"/>
              <w:bottom w:val="nil"/>
              <w:right w:val="nil"/>
            </w:tcBorders>
          </w:tcPr>
          <w:p w14:paraId="2C426CCC" w14:textId="06AFEBBF" w:rsidR="00260CFA" w:rsidRPr="0088676B" w:rsidDel="000D2E05" w:rsidRDefault="00260CFA">
            <w:pPr>
              <w:rPr>
                <w:del w:id="2498" w:author="Microsoft Office User" w:date="2017-08-26T16:23:00Z"/>
                <w:rFonts w:ascii="Lora" w:eastAsiaTheme="minorEastAsia" w:hAnsi="Lora" w:cs="Lora"/>
                <w:color w:val="000000"/>
                <w:lang w:eastAsia="zh-CN"/>
                <w:rPrChange w:id="2499" w:author="Microsoft Office User" w:date="2017-08-26T15:42:00Z">
                  <w:rPr>
                    <w:del w:id="2500" w:author="Microsoft Office User" w:date="2017-08-26T16:23:00Z"/>
                    <w:rFonts w:ascii="Lora" w:eastAsia="SimSun" w:hAnsi="Lora" w:cs="Lora"/>
                    <w:color w:val="000000"/>
                    <w:lang w:eastAsia="zh-CN"/>
                  </w:rPr>
                </w:rPrChange>
              </w:rPr>
              <w:pPrChange w:id="2501" w:author="Microsoft Office User" w:date="2017-08-26T16:23:00Z">
                <w:pPr>
                  <w:widowControl w:val="0"/>
                  <w:autoSpaceDE w:val="0"/>
                  <w:autoSpaceDN w:val="0"/>
                  <w:adjustRightInd w:val="0"/>
                  <w:spacing w:after="0"/>
                </w:pPr>
              </w:pPrChange>
            </w:pPr>
            <w:del w:id="2502" w:author="Microsoft Office User" w:date="2017-08-26T16:23:00Z">
              <w:r w:rsidRPr="0088676B" w:rsidDel="000D2E05">
                <w:rPr>
                  <w:rFonts w:ascii="Lora" w:eastAsiaTheme="minorEastAsia" w:hAnsi="Lora" w:cs="Lora"/>
                  <w:color w:val="000000"/>
                  <w:lang w:eastAsia="zh-CN"/>
                  <w:rPrChange w:id="2503" w:author="Microsoft Office User" w:date="2017-08-26T15:42:00Z">
                    <w:rPr>
                      <w:rFonts w:ascii="Lora" w:eastAsia="SimSun" w:hAnsi="Lora" w:cs="Lora"/>
                      <w:color w:val="000000"/>
                      <w:lang w:eastAsia="zh-CN"/>
                    </w:rPr>
                  </w:rPrChange>
                </w:rPr>
                <w:delText xml:space="preserve">Gavin. Wood, "Ethereum: A Secure Decentralized Generalised Transaction Ledger," 2014. </w:delText>
              </w:r>
              <w:r w:rsidR="005E1FA1" w:rsidRPr="0088676B" w:rsidDel="000D2E05">
                <w:rPr>
                  <w:rFonts w:eastAsiaTheme="minorEastAsia"/>
                  <w:rPrChange w:id="2504" w:author="Microsoft Office User" w:date="2017-08-26T15:42:00Z">
                    <w:rPr/>
                  </w:rPrChange>
                </w:rPr>
                <w:fldChar w:fldCharType="begin"/>
              </w:r>
              <w:r w:rsidR="005E1FA1" w:rsidRPr="0088676B" w:rsidDel="000D2E05">
                <w:rPr>
                  <w:rFonts w:eastAsiaTheme="minorEastAsia"/>
                  <w:rPrChange w:id="2505" w:author="Microsoft Office User" w:date="2017-08-26T15:42:00Z">
                    <w:rPr/>
                  </w:rPrChange>
                </w:rPr>
                <w:delInstrText xml:space="preserve"> HYPERLINK "http://gavwood.com/paper.pdf" </w:delInstrText>
              </w:r>
              <w:r w:rsidR="005E1FA1" w:rsidRPr="0088676B" w:rsidDel="000D2E05">
                <w:rPr>
                  <w:rFonts w:eastAsiaTheme="minorEastAsia"/>
                  <w:rPrChange w:id="2506"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507" w:author="Microsoft Office User" w:date="2017-08-26T15:42:00Z">
                    <w:rPr>
                      <w:rFonts w:ascii="Lora" w:eastAsia="SimSun" w:hAnsi="Lora" w:cs="Lora"/>
                      <w:lang w:eastAsia="zh-CN"/>
                    </w:rPr>
                  </w:rPrChange>
                </w:rPr>
                <w:delText>http://gavwood.com/paper.pdf</w:delText>
              </w:r>
              <w:r w:rsidR="005E1FA1" w:rsidRPr="0088676B" w:rsidDel="000D2E05">
                <w:rPr>
                  <w:rFonts w:ascii="Lora" w:eastAsiaTheme="minorEastAsia" w:hAnsi="Lora" w:cs="Lora"/>
                  <w:lang w:eastAsia="zh-CN"/>
                  <w:rPrChange w:id="2508" w:author="Microsoft Office User" w:date="2017-08-26T15:42:00Z">
                    <w:rPr>
                      <w:rFonts w:ascii="Lora" w:eastAsia="SimSun" w:hAnsi="Lora" w:cs="Lora"/>
                      <w:lang w:eastAsia="zh-CN"/>
                    </w:rPr>
                  </w:rPrChange>
                </w:rPr>
                <w:fldChar w:fldCharType="end"/>
              </w:r>
            </w:del>
          </w:p>
          <w:p w14:paraId="0B5487CF" w14:textId="25F3A880" w:rsidR="00260CFA" w:rsidRPr="0088676B" w:rsidDel="000D2E05" w:rsidRDefault="00260CFA">
            <w:pPr>
              <w:rPr>
                <w:del w:id="2509" w:author="Microsoft Office User" w:date="2017-08-26T16:23:00Z"/>
                <w:rFonts w:ascii="Lora" w:eastAsiaTheme="minorEastAsia" w:hAnsi="Lora" w:cs="Lora"/>
                <w:color w:val="000000"/>
                <w:lang w:eastAsia="zh-CN"/>
                <w:rPrChange w:id="2510" w:author="Microsoft Office User" w:date="2017-08-26T15:42:00Z">
                  <w:rPr>
                    <w:del w:id="2511" w:author="Microsoft Office User" w:date="2017-08-26T16:23:00Z"/>
                    <w:rFonts w:ascii="Lora" w:eastAsia="SimSun" w:hAnsi="Lora" w:cs="Lora"/>
                    <w:color w:val="000000"/>
                    <w:lang w:eastAsia="zh-CN"/>
                  </w:rPr>
                </w:rPrChange>
              </w:rPr>
              <w:pPrChange w:id="2512" w:author="Microsoft Office User" w:date="2017-08-26T16:23:00Z">
                <w:pPr>
                  <w:widowControl w:val="0"/>
                  <w:autoSpaceDE w:val="0"/>
                  <w:autoSpaceDN w:val="0"/>
                  <w:adjustRightInd w:val="0"/>
                  <w:spacing w:after="0"/>
                </w:pPr>
              </w:pPrChange>
            </w:pPr>
          </w:p>
        </w:tc>
      </w:tr>
      <w:tr w:rsidR="00260CFA" w:rsidRPr="0088676B" w:rsidDel="000D2E05" w14:paraId="214F267A" w14:textId="38432AA2">
        <w:trPr>
          <w:del w:id="2513" w:author="Microsoft Office User" w:date="2017-08-26T16:23:00Z"/>
        </w:trPr>
        <w:tc>
          <w:tcPr>
            <w:tcW w:w="660" w:type="dxa"/>
            <w:tcBorders>
              <w:top w:val="nil"/>
              <w:left w:val="nil"/>
              <w:bottom w:val="nil"/>
              <w:right w:val="nil"/>
            </w:tcBorders>
          </w:tcPr>
          <w:p w14:paraId="7C985E92" w14:textId="38FCA810" w:rsidR="00260CFA" w:rsidRPr="0088676B" w:rsidDel="000D2E05" w:rsidRDefault="00260CFA">
            <w:pPr>
              <w:rPr>
                <w:del w:id="2514" w:author="Microsoft Office User" w:date="2017-08-26T16:23:00Z"/>
                <w:rFonts w:ascii="Lora" w:eastAsiaTheme="minorEastAsia" w:hAnsi="Lora" w:cs="Lora"/>
                <w:color w:val="000000"/>
                <w:lang w:eastAsia="zh-CN"/>
                <w:rPrChange w:id="2515" w:author="Microsoft Office User" w:date="2017-08-26T15:42:00Z">
                  <w:rPr>
                    <w:del w:id="2516" w:author="Microsoft Office User" w:date="2017-08-26T16:23:00Z"/>
                    <w:rFonts w:ascii="Lora" w:eastAsia="SimSun" w:hAnsi="Lora" w:cs="Lora"/>
                    <w:color w:val="000000"/>
                    <w:lang w:eastAsia="zh-CN"/>
                  </w:rPr>
                </w:rPrChange>
              </w:rPr>
              <w:pPrChange w:id="2517" w:author="Microsoft Office User" w:date="2017-08-26T16:23:00Z">
                <w:pPr>
                  <w:widowControl w:val="0"/>
                  <w:autoSpaceDE w:val="0"/>
                  <w:autoSpaceDN w:val="0"/>
                  <w:adjustRightInd w:val="0"/>
                  <w:spacing w:after="0"/>
                </w:pPr>
              </w:pPrChange>
            </w:pPr>
            <w:del w:id="2518" w:author="Microsoft Office User" w:date="2017-08-26T16:23:00Z">
              <w:r w:rsidRPr="0088676B" w:rsidDel="000D2E05">
                <w:rPr>
                  <w:rFonts w:ascii="Lora" w:eastAsiaTheme="minorEastAsia" w:hAnsi="Lora" w:cs="Lora"/>
                  <w:color w:val="000000"/>
                  <w:lang w:eastAsia="zh-CN"/>
                  <w:rPrChange w:id="2519" w:author="Microsoft Office User" w:date="2017-08-26T15:42:00Z">
                    <w:rPr>
                      <w:rFonts w:ascii="Lora" w:eastAsia="SimSun" w:hAnsi="Lora" w:cs="Lora"/>
                      <w:color w:val="000000"/>
                      <w:lang w:eastAsia="zh-CN"/>
                    </w:rPr>
                  </w:rPrChange>
                </w:rPr>
                <w:delText>[4]</w:delText>
              </w:r>
            </w:del>
          </w:p>
        </w:tc>
        <w:tc>
          <w:tcPr>
            <w:tcW w:w="8700" w:type="dxa"/>
            <w:tcBorders>
              <w:top w:val="nil"/>
              <w:left w:val="nil"/>
              <w:bottom w:val="nil"/>
              <w:right w:val="nil"/>
            </w:tcBorders>
          </w:tcPr>
          <w:p w14:paraId="7C70F45B" w14:textId="4FC83392" w:rsidR="00260CFA" w:rsidRPr="0088676B" w:rsidDel="000D2E05" w:rsidRDefault="00260CFA">
            <w:pPr>
              <w:rPr>
                <w:del w:id="2520" w:author="Microsoft Office User" w:date="2017-08-26T16:23:00Z"/>
                <w:rFonts w:ascii="Lora" w:eastAsiaTheme="minorEastAsia" w:hAnsi="Lora" w:cs="Lora"/>
                <w:color w:val="000000"/>
                <w:lang w:eastAsia="zh-CN"/>
                <w:rPrChange w:id="2521" w:author="Microsoft Office User" w:date="2017-08-26T15:42:00Z">
                  <w:rPr>
                    <w:del w:id="2522" w:author="Microsoft Office User" w:date="2017-08-26T16:23:00Z"/>
                    <w:rFonts w:ascii="Lora" w:eastAsia="SimSun" w:hAnsi="Lora" w:cs="Lora"/>
                    <w:color w:val="000000"/>
                    <w:lang w:eastAsia="zh-CN"/>
                  </w:rPr>
                </w:rPrChange>
              </w:rPr>
              <w:pPrChange w:id="2523" w:author="Microsoft Office User" w:date="2017-08-26T16:23:00Z">
                <w:pPr>
                  <w:widowControl w:val="0"/>
                  <w:autoSpaceDE w:val="0"/>
                  <w:autoSpaceDN w:val="0"/>
                  <w:adjustRightInd w:val="0"/>
                  <w:spacing w:after="0"/>
                </w:pPr>
              </w:pPrChange>
            </w:pPr>
            <w:del w:id="2524" w:author="Microsoft Office User" w:date="2017-08-26T16:23:00Z">
              <w:r w:rsidRPr="0088676B" w:rsidDel="000D2E05">
                <w:rPr>
                  <w:rFonts w:ascii="Lora" w:eastAsiaTheme="minorEastAsia" w:hAnsi="Lora" w:cs="Lora"/>
                  <w:color w:val="000000"/>
                  <w:lang w:eastAsia="zh-CN"/>
                  <w:rPrChange w:id="2525" w:author="Microsoft Office User" w:date="2017-08-26T15:42:00Z">
                    <w:rPr>
                      <w:rFonts w:ascii="Lora" w:eastAsia="SimSun" w:hAnsi="Lora" w:cs="Lora"/>
                      <w:color w:val="000000"/>
                      <w:lang w:eastAsia="zh-CN"/>
                    </w:rPr>
                  </w:rPrChange>
                </w:rPr>
                <w:delText>ERC 20 Type Tokens. “ERC: Token Standard” q</w:delText>
              </w:r>
            </w:del>
          </w:p>
          <w:p w14:paraId="145B47DD" w14:textId="24A38E29" w:rsidR="00260CFA" w:rsidRPr="0088676B" w:rsidDel="000D2E05" w:rsidRDefault="005E1FA1">
            <w:pPr>
              <w:rPr>
                <w:del w:id="2526" w:author="Microsoft Office User" w:date="2017-08-26T16:23:00Z"/>
                <w:rFonts w:ascii="Lora" w:eastAsiaTheme="minorEastAsia" w:hAnsi="Lora" w:cs="Lora"/>
                <w:color w:val="000000"/>
                <w:lang w:eastAsia="zh-CN"/>
                <w:rPrChange w:id="2527" w:author="Microsoft Office User" w:date="2017-08-26T15:42:00Z">
                  <w:rPr>
                    <w:del w:id="2528" w:author="Microsoft Office User" w:date="2017-08-26T16:23:00Z"/>
                    <w:rFonts w:ascii="Lora" w:eastAsia="SimSun" w:hAnsi="Lora" w:cs="Lora"/>
                    <w:color w:val="000000"/>
                    <w:lang w:eastAsia="zh-CN"/>
                  </w:rPr>
                </w:rPrChange>
              </w:rPr>
              <w:pPrChange w:id="2529" w:author="Microsoft Office User" w:date="2017-08-26T16:23:00Z">
                <w:pPr>
                  <w:widowControl w:val="0"/>
                  <w:autoSpaceDE w:val="0"/>
                  <w:autoSpaceDN w:val="0"/>
                  <w:adjustRightInd w:val="0"/>
                  <w:spacing w:after="0"/>
                </w:pPr>
              </w:pPrChange>
            </w:pPr>
            <w:del w:id="2530" w:author="Microsoft Office User" w:date="2017-08-26T16:23:00Z">
              <w:r w:rsidRPr="0088676B" w:rsidDel="000D2E05">
                <w:rPr>
                  <w:rFonts w:eastAsiaTheme="minorEastAsia"/>
                  <w:rPrChange w:id="2531" w:author="Microsoft Office User" w:date="2017-08-26T15:42:00Z">
                    <w:rPr/>
                  </w:rPrChange>
                </w:rPr>
                <w:fldChar w:fldCharType="begin"/>
              </w:r>
              <w:r w:rsidRPr="0088676B" w:rsidDel="000D2E05">
                <w:rPr>
                  <w:rFonts w:eastAsiaTheme="minorEastAsia"/>
                  <w:rPrChange w:id="2532" w:author="Microsoft Office User" w:date="2017-08-26T15:42:00Z">
                    <w:rPr/>
                  </w:rPrChange>
                </w:rPr>
                <w:delInstrText xml:space="preserve"> HYPERLINK "https://github.com/ethereum/EIPs/issues/20" </w:delInstrText>
              </w:r>
              <w:r w:rsidRPr="0088676B" w:rsidDel="000D2E05">
                <w:rPr>
                  <w:rFonts w:eastAsiaTheme="minorEastAsia"/>
                  <w:rPrChange w:id="2533" w:author="Microsoft Office User" w:date="2017-08-26T15:42:00Z">
                    <w:rPr>
                      <w:rFonts w:ascii="Lora" w:eastAsia="SimSun" w:hAnsi="Lora" w:cs="Lora"/>
                      <w:lang w:eastAsia="zh-CN"/>
                    </w:rPr>
                  </w:rPrChange>
                </w:rPr>
                <w:fldChar w:fldCharType="separate"/>
              </w:r>
              <w:r w:rsidR="00260CFA" w:rsidRPr="0088676B" w:rsidDel="000D2E05">
                <w:rPr>
                  <w:rFonts w:ascii="Lora" w:eastAsiaTheme="minorEastAsia" w:hAnsi="Lora" w:cs="Lora"/>
                  <w:lang w:eastAsia="zh-CN"/>
                  <w:rPrChange w:id="2534" w:author="Microsoft Office User" w:date="2017-08-26T15:42:00Z">
                    <w:rPr>
                      <w:rFonts w:ascii="Lora" w:eastAsia="SimSun" w:hAnsi="Lora" w:cs="Lora"/>
                      <w:lang w:eastAsia="zh-CN"/>
                    </w:rPr>
                  </w:rPrChange>
                </w:rPr>
                <w:delText>https://github.com/ethereum/EIPs/issues/20</w:delText>
              </w:r>
              <w:r w:rsidRPr="0088676B" w:rsidDel="000D2E05">
                <w:rPr>
                  <w:rFonts w:ascii="Lora" w:eastAsiaTheme="minorEastAsia" w:hAnsi="Lora" w:cs="Lora"/>
                  <w:lang w:eastAsia="zh-CN"/>
                  <w:rPrChange w:id="2535" w:author="Microsoft Office User" w:date="2017-08-26T15:42:00Z">
                    <w:rPr>
                      <w:rFonts w:ascii="Lora" w:eastAsia="SimSun" w:hAnsi="Lora" w:cs="Lora"/>
                      <w:lang w:eastAsia="zh-CN"/>
                    </w:rPr>
                  </w:rPrChange>
                </w:rPr>
                <w:fldChar w:fldCharType="end"/>
              </w:r>
            </w:del>
          </w:p>
          <w:p w14:paraId="0CE0A60E" w14:textId="31918FB7" w:rsidR="00260CFA" w:rsidRPr="0088676B" w:rsidDel="000D2E05" w:rsidRDefault="00260CFA">
            <w:pPr>
              <w:rPr>
                <w:del w:id="2536" w:author="Microsoft Office User" w:date="2017-08-26T16:23:00Z"/>
                <w:rFonts w:ascii="Lora" w:eastAsiaTheme="minorEastAsia" w:hAnsi="Lora" w:cs="Lora"/>
                <w:color w:val="000000"/>
                <w:lang w:eastAsia="zh-CN"/>
                <w:rPrChange w:id="2537" w:author="Microsoft Office User" w:date="2017-08-26T15:42:00Z">
                  <w:rPr>
                    <w:del w:id="2538" w:author="Microsoft Office User" w:date="2017-08-26T16:23:00Z"/>
                    <w:rFonts w:ascii="Lora" w:eastAsia="SimSun" w:hAnsi="Lora" w:cs="Lora"/>
                    <w:color w:val="000000"/>
                    <w:lang w:eastAsia="zh-CN"/>
                  </w:rPr>
                </w:rPrChange>
              </w:rPr>
              <w:pPrChange w:id="2539" w:author="Microsoft Office User" w:date="2017-08-26T16:23:00Z">
                <w:pPr>
                  <w:widowControl w:val="0"/>
                  <w:autoSpaceDE w:val="0"/>
                  <w:autoSpaceDN w:val="0"/>
                  <w:adjustRightInd w:val="0"/>
                  <w:spacing w:after="0"/>
                </w:pPr>
              </w:pPrChange>
            </w:pPr>
          </w:p>
        </w:tc>
      </w:tr>
      <w:tr w:rsidR="00260CFA" w:rsidRPr="0088676B" w:rsidDel="000D2E05" w14:paraId="5D7EB1EE" w14:textId="7CBF1712">
        <w:trPr>
          <w:del w:id="2540" w:author="Microsoft Office User" w:date="2017-08-26T16:23:00Z"/>
        </w:trPr>
        <w:tc>
          <w:tcPr>
            <w:tcW w:w="660" w:type="dxa"/>
            <w:tcBorders>
              <w:top w:val="nil"/>
              <w:left w:val="nil"/>
              <w:bottom w:val="nil"/>
              <w:right w:val="nil"/>
            </w:tcBorders>
          </w:tcPr>
          <w:p w14:paraId="7483E36B" w14:textId="143305B1" w:rsidR="00260CFA" w:rsidRPr="0088676B" w:rsidDel="000D2E05" w:rsidRDefault="00260CFA">
            <w:pPr>
              <w:rPr>
                <w:del w:id="2541" w:author="Microsoft Office User" w:date="2017-08-26T16:23:00Z"/>
                <w:rFonts w:ascii="Lora" w:eastAsiaTheme="minorEastAsia" w:hAnsi="Lora" w:cs="Lora"/>
                <w:color w:val="000000"/>
                <w:lang w:eastAsia="zh-CN"/>
                <w:rPrChange w:id="2542" w:author="Microsoft Office User" w:date="2017-08-26T15:42:00Z">
                  <w:rPr>
                    <w:del w:id="2543" w:author="Microsoft Office User" w:date="2017-08-26T16:23:00Z"/>
                    <w:rFonts w:ascii="Lora" w:eastAsia="SimSun" w:hAnsi="Lora" w:cs="Lora"/>
                    <w:color w:val="000000"/>
                    <w:lang w:eastAsia="zh-CN"/>
                  </w:rPr>
                </w:rPrChange>
              </w:rPr>
              <w:pPrChange w:id="2544" w:author="Microsoft Office User" w:date="2017-08-26T16:23:00Z">
                <w:pPr>
                  <w:widowControl w:val="0"/>
                  <w:autoSpaceDE w:val="0"/>
                  <w:autoSpaceDN w:val="0"/>
                  <w:adjustRightInd w:val="0"/>
                  <w:spacing w:after="0"/>
                </w:pPr>
              </w:pPrChange>
            </w:pPr>
            <w:del w:id="2545" w:author="Microsoft Office User" w:date="2017-08-26T16:23:00Z">
              <w:r w:rsidRPr="0088676B" w:rsidDel="000D2E05">
                <w:rPr>
                  <w:rFonts w:ascii="Lora" w:eastAsiaTheme="minorEastAsia" w:hAnsi="Lora" w:cs="Lora"/>
                  <w:color w:val="000000"/>
                  <w:lang w:eastAsia="zh-CN"/>
                  <w:rPrChange w:id="2546" w:author="Microsoft Office User" w:date="2017-08-26T15:42:00Z">
                    <w:rPr>
                      <w:rFonts w:ascii="Lora" w:eastAsia="SimSun" w:hAnsi="Lora" w:cs="Lora"/>
                      <w:color w:val="000000"/>
                      <w:lang w:eastAsia="zh-CN"/>
                    </w:rPr>
                  </w:rPrChange>
                </w:rPr>
                <w:delText>[5]</w:delText>
              </w:r>
            </w:del>
          </w:p>
        </w:tc>
        <w:tc>
          <w:tcPr>
            <w:tcW w:w="8700" w:type="dxa"/>
            <w:tcBorders>
              <w:top w:val="nil"/>
              <w:left w:val="nil"/>
              <w:bottom w:val="nil"/>
              <w:right w:val="nil"/>
            </w:tcBorders>
          </w:tcPr>
          <w:p w14:paraId="02B87C8E" w14:textId="62FE7E44" w:rsidR="00260CFA" w:rsidRPr="0088676B" w:rsidDel="000D2E05" w:rsidRDefault="00260CFA">
            <w:pPr>
              <w:rPr>
                <w:del w:id="2547" w:author="Microsoft Office User" w:date="2017-08-26T16:23:00Z"/>
                <w:rFonts w:ascii="Lora" w:eastAsiaTheme="minorEastAsia" w:hAnsi="Lora" w:cs="Lora"/>
                <w:color w:val="000000"/>
                <w:lang w:eastAsia="zh-CN"/>
                <w:rPrChange w:id="2548" w:author="Microsoft Office User" w:date="2017-08-26T15:42:00Z">
                  <w:rPr>
                    <w:del w:id="2549" w:author="Microsoft Office User" w:date="2017-08-26T16:23:00Z"/>
                    <w:rFonts w:ascii="Lora" w:eastAsia="SimSun" w:hAnsi="Lora" w:cs="Lora"/>
                    <w:color w:val="000000"/>
                    <w:lang w:eastAsia="zh-CN"/>
                  </w:rPr>
                </w:rPrChange>
              </w:rPr>
              <w:pPrChange w:id="2550" w:author="Microsoft Office User" w:date="2017-08-26T16:23:00Z">
                <w:pPr>
                  <w:widowControl w:val="0"/>
                  <w:autoSpaceDE w:val="0"/>
                  <w:autoSpaceDN w:val="0"/>
                  <w:adjustRightInd w:val="0"/>
                  <w:spacing w:after="0"/>
                </w:pPr>
              </w:pPrChange>
            </w:pPr>
            <w:del w:id="2551" w:author="Microsoft Office User" w:date="2017-08-26T16:23:00Z">
              <w:r w:rsidRPr="0088676B" w:rsidDel="000D2E05">
                <w:rPr>
                  <w:rFonts w:ascii="Lora" w:eastAsiaTheme="minorEastAsia" w:hAnsi="Lora" w:cs="Lora"/>
                  <w:color w:val="000000"/>
                  <w:lang w:eastAsia="zh-CN"/>
                  <w:rPrChange w:id="2552" w:author="Microsoft Office User" w:date="2017-08-26T15:42:00Z">
                    <w:rPr>
                      <w:rFonts w:ascii="Lora" w:eastAsia="SimSun" w:hAnsi="Lora" w:cs="Lora"/>
                      <w:color w:val="000000"/>
                      <w:lang w:eastAsia="zh-CN"/>
                    </w:rPr>
                  </w:rPrChange>
                </w:rPr>
                <w:delText xml:space="preserve">David. A. Johnston, “The General Theory of Decentralized Applications, Dapps”, 2014. </w:delText>
              </w:r>
              <w:r w:rsidR="005E1FA1" w:rsidRPr="0088676B" w:rsidDel="000D2E05">
                <w:rPr>
                  <w:rFonts w:eastAsiaTheme="minorEastAsia"/>
                  <w:rPrChange w:id="2553" w:author="Microsoft Office User" w:date="2017-08-26T15:42:00Z">
                    <w:rPr/>
                  </w:rPrChange>
                </w:rPr>
                <w:fldChar w:fldCharType="begin"/>
              </w:r>
              <w:r w:rsidR="005E1FA1" w:rsidRPr="0088676B" w:rsidDel="000D2E05">
                <w:rPr>
                  <w:rFonts w:eastAsiaTheme="minorEastAsia"/>
                  <w:rPrChange w:id="2554" w:author="Microsoft Office User" w:date="2017-08-26T15:42:00Z">
                    <w:rPr/>
                  </w:rPrChange>
                </w:rPr>
                <w:delInstrText xml:space="preserve"> HYPERLINK "https://github.com/DavidJohnstonCEO/DecentralizedApplications" </w:delInstrText>
              </w:r>
              <w:r w:rsidR="005E1FA1" w:rsidRPr="0088676B" w:rsidDel="000D2E05">
                <w:rPr>
                  <w:rFonts w:eastAsiaTheme="minorEastAsia"/>
                  <w:rPrChange w:id="2555"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556" w:author="Microsoft Office User" w:date="2017-08-26T15:42:00Z">
                    <w:rPr>
                      <w:rFonts w:ascii="Lora" w:eastAsia="SimSun" w:hAnsi="Lora" w:cs="Lora"/>
                      <w:lang w:eastAsia="zh-CN"/>
                    </w:rPr>
                  </w:rPrChange>
                </w:rPr>
                <w:delText>https://github.com/DavidJohnstonCEO/DecentralizedApplications</w:delText>
              </w:r>
              <w:r w:rsidR="005E1FA1" w:rsidRPr="0088676B" w:rsidDel="000D2E05">
                <w:rPr>
                  <w:rFonts w:ascii="Lora" w:eastAsiaTheme="minorEastAsia" w:hAnsi="Lora" w:cs="Lora"/>
                  <w:lang w:eastAsia="zh-CN"/>
                  <w:rPrChange w:id="2557" w:author="Microsoft Office User" w:date="2017-08-26T15:42:00Z">
                    <w:rPr>
                      <w:rFonts w:ascii="Lora" w:eastAsia="SimSun" w:hAnsi="Lora" w:cs="Lora"/>
                      <w:lang w:eastAsia="zh-CN"/>
                    </w:rPr>
                  </w:rPrChange>
                </w:rPr>
                <w:fldChar w:fldCharType="end"/>
              </w:r>
            </w:del>
          </w:p>
          <w:p w14:paraId="7A8F10A6" w14:textId="583ED004" w:rsidR="00260CFA" w:rsidRPr="0088676B" w:rsidDel="000D2E05" w:rsidRDefault="00260CFA">
            <w:pPr>
              <w:rPr>
                <w:del w:id="2558" w:author="Microsoft Office User" w:date="2017-08-26T16:23:00Z"/>
                <w:rFonts w:ascii="Lora" w:eastAsiaTheme="minorEastAsia" w:hAnsi="Lora" w:cs="Lora"/>
                <w:color w:val="000000"/>
                <w:lang w:eastAsia="zh-CN"/>
                <w:rPrChange w:id="2559" w:author="Microsoft Office User" w:date="2017-08-26T15:42:00Z">
                  <w:rPr>
                    <w:del w:id="2560" w:author="Microsoft Office User" w:date="2017-08-26T16:23:00Z"/>
                    <w:rFonts w:ascii="Lora" w:eastAsia="SimSun" w:hAnsi="Lora" w:cs="Lora"/>
                    <w:color w:val="000000"/>
                    <w:lang w:eastAsia="zh-CN"/>
                  </w:rPr>
                </w:rPrChange>
              </w:rPr>
              <w:pPrChange w:id="2561" w:author="Microsoft Office User" w:date="2017-08-26T16:23:00Z">
                <w:pPr>
                  <w:widowControl w:val="0"/>
                  <w:autoSpaceDE w:val="0"/>
                  <w:autoSpaceDN w:val="0"/>
                  <w:adjustRightInd w:val="0"/>
                  <w:spacing w:after="0"/>
                </w:pPr>
              </w:pPrChange>
            </w:pPr>
          </w:p>
        </w:tc>
      </w:tr>
    </w:tbl>
    <w:p w14:paraId="607CF184" w14:textId="49E503C7" w:rsidR="00260CFA" w:rsidRPr="0088676B" w:rsidDel="000D2E05" w:rsidRDefault="00260CFA">
      <w:pPr>
        <w:rPr>
          <w:del w:id="2562" w:author="Microsoft Office User" w:date="2017-08-26T16:23:00Z"/>
          <w:rFonts w:ascii="SimSun" w:eastAsiaTheme="minorEastAsia" w:hAnsi="Lora" w:cs="SimSun"/>
          <w:lang w:val="zh-CN" w:eastAsia="zh-CN"/>
          <w:rPrChange w:id="2563" w:author="Microsoft Office User" w:date="2017-08-26T15:42:00Z">
            <w:rPr>
              <w:del w:id="2564" w:author="Microsoft Office User" w:date="2017-08-26T16:23:00Z"/>
              <w:rFonts w:ascii="SimSun" w:eastAsia="SimSun" w:hAnsi="Lora" w:cs="SimSun"/>
              <w:lang w:val="zh-CN" w:eastAsia="zh-CN"/>
            </w:rPr>
          </w:rPrChange>
        </w:rPr>
        <w:pPrChange w:id="2565" w:author="Microsoft Office User" w:date="2017-08-26T16:23:00Z">
          <w:pPr>
            <w:autoSpaceDE w:val="0"/>
            <w:autoSpaceDN w:val="0"/>
            <w:adjustRightInd w:val="0"/>
          </w:pPr>
        </w:pPrChange>
      </w:pPr>
    </w:p>
    <w:p w14:paraId="344A5109" w14:textId="77777777" w:rsidR="00260CFA" w:rsidRPr="0088676B" w:rsidRDefault="00260CFA">
      <w:pPr>
        <w:rPr>
          <w:rFonts w:eastAsiaTheme="minorEastAsia"/>
          <w:rPrChange w:id="2566" w:author="Microsoft Office User" w:date="2017-08-26T15:42:00Z">
            <w:rPr/>
          </w:rPrChange>
        </w:rPr>
      </w:pPr>
    </w:p>
    <w:sectPr w:rsidR="00260CFA" w:rsidRPr="0088676B" w:rsidSect="00877372">
      <w:headerReference w:type="default" r:id="rId35"/>
      <w:footerReference w:type="default" r:id="rId36"/>
      <w:headerReference w:type="first" r:id="rId3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08" w:author="Gavin Zheng" w:date="2017-07-31T13:46:00Z" w:initials="GZ">
    <w:p w14:paraId="1D0FAE59" w14:textId="77777777" w:rsidR="00061202" w:rsidRDefault="00061202">
      <w:pPr>
        <w:pStyle w:val="af0"/>
      </w:pPr>
      <w:r>
        <w:rPr>
          <w:rStyle w:val="af"/>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0FAE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C7EE92" w14:textId="77777777" w:rsidR="006071F6" w:rsidRDefault="006071F6" w:rsidP="00877372">
      <w:pPr>
        <w:spacing w:after="0" w:line="240" w:lineRule="auto"/>
      </w:pPr>
      <w:r>
        <w:separator/>
      </w:r>
    </w:p>
  </w:endnote>
  <w:endnote w:type="continuationSeparator" w:id="0">
    <w:p w14:paraId="2422CAEE" w14:textId="77777777" w:rsidR="006071F6" w:rsidRDefault="006071F6"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MS Mincho">
    <w:altName w:val="ＭＳ 明朝"/>
    <w:panose1 w:val="02020609040205080304"/>
    <w:charset w:val="80"/>
    <w:family w:val="roman"/>
    <w:pitch w:val="fixed"/>
    <w:sig w:usb0="E00002FF" w:usb1="6AC7FDFB" w:usb2="08000012" w:usb3="00000000" w:csb0="0002009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icrosoft YaHei">
    <w:altName w:val="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7DD78" w14:textId="77777777" w:rsidR="00061202" w:rsidRDefault="00061202">
    <w:pPr>
      <w:pStyle w:val="ab"/>
      <w:pBdr>
        <w:bottom w:val="single" w:sz="6" w:space="1" w:color="auto"/>
      </w:pBdr>
    </w:pPr>
  </w:p>
  <w:p w14:paraId="32A8246E" w14:textId="6A3E4844" w:rsidR="00061202" w:rsidRPr="00E0606F" w:rsidRDefault="00061202">
    <w:pPr>
      <w:pStyle w:val="ab"/>
      <w:rPr>
        <w:rFonts w:eastAsiaTheme="minorEastAsia"/>
        <w:lang w:eastAsia="zh-CN"/>
      </w:rPr>
    </w:pPr>
    <w:del w:id="2569" w:author="Microsoft Office User" w:date="2017-08-26T16:23:00Z">
      <w:r w:rsidDel="000D2E05">
        <w:delText>Version 1.0.0</w:delText>
      </w:r>
    </w:del>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E8309C" w14:textId="77777777" w:rsidR="006071F6" w:rsidRDefault="006071F6" w:rsidP="00877372">
      <w:pPr>
        <w:spacing w:after="0" w:line="240" w:lineRule="auto"/>
      </w:pPr>
      <w:r>
        <w:separator/>
      </w:r>
    </w:p>
  </w:footnote>
  <w:footnote w:type="continuationSeparator" w:id="0">
    <w:p w14:paraId="3D72D9FE" w14:textId="77777777" w:rsidR="006071F6" w:rsidRDefault="006071F6"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A03C9" w14:textId="61DED181" w:rsidR="00061202" w:rsidDel="000D6636" w:rsidRDefault="00061202">
    <w:pPr>
      <w:pStyle w:val="a9"/>
      <w:pBdr>
        <w:bottom w:val="single" w:sz="6" w:space="1" w:color="auto"/>
      </w:pBdr>
      <w:rPr>
        <w:del w:id="2567" w:author="Microsoft Office User" w:date="2017-08-26T16:21:00Z"/>
      </w:rPr>
    </w:pPr>
    <w:del w:id="2568" w:author="Microsoft Office User" w:date="2017-08-26T16:21:00Z">
      <w:r w:rsidDel="000D6636">
        <w:delText>White Paper                                                                                        Mutual Chain for Mutual Financial Services</w:delText>
      </w:r>
    </w:del>
  </w:p>
  <w:p w14:paraId="43C01361" w14:textId="77777777" w:rsidR="00061202" w:rsidRDefault="00061202">
    <w:pPr>
      <w:pStyle w:val="a9"/>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E7C48" w14:textId="0145556B" w:rsidR="00061202" w:rsidRPr="00774A6A" w:rsidRDefault="00061202" w:rsidP="00774A6A">
    <w:pPr>
      <w:pStyle w:val="a9"/>
      <w:jc w:val="right"/>
      <w:rPr>
        <w:sz w:val="28"/>
        <w:szCs w:val="28"/>
      </w:rPr>
    </w:pPr>
    <w:del w:id="2570" w:author="Microsoft Office User" w:date="2017-08-26T16:24:00Z">
      <w:r w:rsidDel="000D2E05">
        <w:rPr>
          <w:rFonts w:ascii="Arial" w:hAnsi="Arial" w:cs="Arial"/>
          <w:sz w:val="28"/>
          <w:szCs w:val="28"/>
        </w:rPr>
        <w:delText>White Paper: MutualChain</w:delText>
      </w:r>
    </w:del>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26F407A"/>
    <w:multiLevelType w:val="hybridMultilevel"/>
    <w:tmpl w:val="B85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696B8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3"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2"/>
  </w:num>
  <w:num w:numId="4">
    <w:abstractNumId w:val="1"/>
  </w:num>
  <w:num w:numId="5">
    <w:abstractNumId w:val="37"/>
  </w:num>
  <w:num w:numId="6">
    <w:abstractNumId w:val="30"/>
  </w:num>
  <w:num w:numId="7">
    <w:abstractNumId w:val="17"/>
  </w:num>
  <w:num w:numId="8">
    <w:abstractNumId w:val="36"/>
  </w:num>
  <w:num w:numId="9">
    <w:abstractNumId w:val="33"/>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9"/>
  </w:num>
  <w:num w:numId="17">
    <w:abstractNumId w:val="40"/>
  </w:num>
  <w:num w:numId="18">
    <w:abstractNumId w:val="25"/>
  </w:num>
  <w:num w:numId="19">
    <w:abstractNumId w:val="6"/>
  </w:num>
  <w:num w:numId="20">
    <w:abstractNumId w:val="2"/>
  </w:num>
  <w:num w:numId="21">
    <w:abstractNumId w:val="24"/>
  </w:num>
  <w:num w:numId="22">
    <w:abstractNumId w:val="39"/>
  </w:num>
  <w:num w:numId="23">
    <w:abstractNumId w:val="4"/>
  </w:num>
  <w:num w:numId="24">
    <w:abstractNumId w:val="38"/>
  </w:num>
  <w:num w:numId="25">
    <w:abstractNumId w:val="35"/>
  </w:num>
  <w:num w:numId="26">
    <w:abstractNumId w:val="27"/>
  </w:num>
  <w:num w:numId="27">
    <w:abstractNumId w:val="18"/>
  </w:num>
  <w:num w:numId="28">
    <w:abstractNumId w:val="0"/>
  </w:num>
  <w:num w:numId="29">
    <w:abstractNumId w:val="20"/>
  </w:num>
  <w:num w:numId="30">
    <w:abstractNumId w:val="27"/>
  </w:num>
  <w:num w:numId="31">
    <w:abstractNumId w:val="12"/>
  </w:num>
  <w:num w:numId="32">
    <w:abstractNumId w:val="8"/>
  </w:num>
  <w:num w:numId="33">
    <w:abstractNumId w:val="7"/>
  </w:num>
  <w:num w:numId="34">
    <w:abstractNumId w:val="3"/>
  </w:num>
  <w:num w:numId="35">
    <w:abstractNumId w:val="28"/>
  </w:num>
  <w:num w:numId="36">
    <w:abstractNumId w:val="31"/>
  </w:num>
  <w:num w:numId="37">
    <w:abstractNumId w:val="15"/>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 w:numId="42">
    <w:abstractNumId w:val="27"/>
  </w:num>
  <w:num w:numId="43">
    <w:abstractNumId w:val="26"/>
  </w:num>
  <w:numIdMacAtCleanup w:val="2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Jie Lan">
    <w15:presenceInfo w15:providerId="Windows Live" w15:userId="229f801efac31f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2"/>
  <w:bordersDoNotSurroundHeader/>
  <w:bordersDoNotSurroundFooter/>
  <w:revisionView w:markup="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EB0"/>
    <w:rsid w:val="00004B8D"/>
    <w:rsid w:val="00007E34"/>
    <w:rsid w:val="000108D4"/>
    <w:rsid w:val="0001467E"/>
    <w:rsid w:val="00027228"/>
    <w:rsid w:val="00037DEB"/>
    <w:rsid w:val="000422F4"/>
    <w:rsid w:val="000434C5"/>
    <w:rsid w:val="000544A1"/>
    <w:rsid w:val="00061202"/>
    <w:rsid w:val="00061922"/>
    <w:rsid w:val="00063DB2"/>
    <w:rsid w:val="0006574B"/>
    <w:rsid w:val="00071ED7"/>
    <w:rsid w:val="0008088A"/>
    <w:rsid w:val="000847E2"/>
    <w:rsid w:val="000856F6"/>
    <w:rsid w:val="000A7D17"/>
    <w:rsid w:val="000B248E"/>
    <w:rsid w:val="000B35E5"/>
    <w:rsid w:val="000B42C7"/>
    <w:rsid w:val="000C23B6"/>
    <w:rsid w:val="000C2724"/>
    <w:rsid w:val="000D2E05"/>
    <w:rsid w:val="000D6636"/>
    <w:rsid w:val="000F0B33"/>
    <w:rsid w:val="000F136E"/>
    <w:rsid w:val="000F3297"/>
    <w:rsid w:val="000F3D7F"/>
    <w:rsid w:val="000F5C17"/>
    <w:rsid w:val="001010B6"/>
    <w:rsid w:val="001100B8"/>
    <w:rsid w:val="001105B9"/>
    <w:rsid w:val="00114813"/>
    <w:rsid w:val="0012045F"/>
    <w:rsid w:val="00134A0B"/>
    <w:rsid w:val="001431F1"/>
    <w:rsid w:val="00144CB8"/>
    <w:rsid w:val="00156B04"/>
    <w:rsid w:val="00157469"/>
    <w:rsid w:val="00176FE0"/>
    <w:rsid w:val="001864CE"/>
    <w:rsid w:val="0019522E"/>
    <w:rsid w:val="001A03A8"/>
    <w:rsid w:val="001A7AA3"/>
    <w:rsid w:val="001B0922"/>
    <w:rsid w:val="001C02A9"/>
    <w:rsid w:val="001C28F1"/>
    <w:rsid w:val="001D178C"/>
    <w:rsid w:val="001D438B"/>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F8B"/>
    <w:rsid w:val="00293C1D"/>
    <w:rsid w:val="002A1351"/>
    <w:rsid w:val="002B0114"/>
    <w:rsid w:val="002B215F"/>
    <w:rsid w:val="002C16FA"/>
    <w:rsid w:val="002C559F"/>
    <w:rsid w:val="002D0012"/>
    <w:rsid w:val="002D3E19"/>
    <w:rsid w:val="002D6DE6"/>
    <w:rsid w:val="002E5BAD"/>
    <w:rsid w:val="002F43CA"/>
    <w:rsid w:val="002F6EBD"/>
    <w:rsid w:val="0031062E"/>
    <w:rsid w:val="00311750"/>
    <w:rsid w:val="00312BF3"/>
    <w:rsid w:val="00316034"/>
    <w:rsid w:val="003206D8"/>
    <w:rsid w:val="003250A1"/>
    <w:rsid w:val="0032780B"/>
    <w:rsid w:val="003444FA"/>
    <w:rsid w:val="00346640"/>
    <w:rsid w:val="00347117"/>
    <w:rsid w:val="003537A0"/>
    <w:rsid w:val="003615CD"/>
    <w:rsid w:val="003734C5"/>
    <w:rsid w:val="0037390A"/>
    <w:rsid w:val="003847E4"/>
    <w:rsid w:val="00393AFE"/>
    <w:rsid w:val="00395CF3"/>
    <w:rsid w:val="003A20AD"/>
    <w:rsid w:val="003A40C7"/>
    <w:rsid w:val="003A48AD"/>
    <w:rsid w:val="003A7273"/>
    <w:rsid w:val="003B2770"/>
    <w:rsid w:val="003C184A"/>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B55FE"/>
    <w:rsid w:val="004C0809"/>
    <w:rsid w:val="004C12B2"/>
    <w:rsid w:val="004C5A09"/>
    <w:rsid w:val="004C7D77"/>
    <w:rsid w:val="004D3AEC"/>
    <w:rsid w:val="004E2A55"/>
    <w:rsid w:val="004E3A94"/>
    <w:rsid w:val="004E5F65"/>
    <w:rsid w:val="004F4C2C"/>
    <w:rsid w:val="0051162C"/>
    <w:rsid w:val="00511FBA"/>
    <w:rsid w:val="00514D25"/>
    <w:rsid w:val="005177DC"/>
    <w:rsid w:val="00517FED"/>
    <w:rsid w:val="005201E1"/>
    <w:rsid w:val="00527466"/>
    <w:rsid w:val="00527D90"/>
    <w:rsid w:val="005401F8"/>
    <w:rsid w:val="00552F4F"/>
    <w:rsid w:val="00556A97"/>
    <w:rsid w:val="00560931"/>
    <w:rsid w:val="00561A0B"/>
    <w:rsid w:val="00562F63"/>
    <w:rsid w:val="0056457E"/>
    <w:rsid w:val="00570BCB"/>
    <w:rsid w:val="005713CD"/>
    <w:rsid w:val="005715B7"/>
    <w:rsid w:val="00574E39"/>
    <w:rsid w:val="00576517"/>
    <w:rsid w:val="005A12B0"/>
    <w:rsid w:val="005A31AB"/>
    <w:rsid w:val="005B505D"/>
    <w:rsid w:val="005C0455"/>
    <w:rsid w:val="005C51FC"/>
    <w:rsid w:val="005C7C75"/>
    <w:rsid w:val="005D42CC"/>
    <w:rsid w:val="005D5AAA"/>
    <w:rsid w:val="005E1FA1"/>
    <w:rsid w:val="005E764D"/>
    <w:rsid w:val="005F2018"/>
    <w:rsid w:val="005F2FC3"/>
    <w:rsid w:val="00602A4C"/>
    <w:rsid w:val="00606492"/>
    <w:rsid w:val="006071F6"/>
    <w:rsid w:val="00613C0D"/>
    <w:rsid w:val="0061661C"/>
    <w:rsid w:val="00616ACC"/>
    <w:rsid w:val="00627CBE"/>
    <w:rsid w:val="00627D52"/>
    <w:rsid w:val="00632F63"/>
    <w:rsid w:val="006368F3"/>
    <w:rsid w:val="006400C7"/>
    <w:rsid w:val="00644D02"/>
    <w:rsid w:val="00645797"/>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3E72"/>
    <w:rsid w:val="006941B6"/>
    <w:rsid w:val="006955E2"/>
    <w:rsid w:val="006A1280"/>
    <w:rsid w:val="006A4193"/>
    <w:rsid w:val="006A6C35"/>
    <w:rsid w:val="006A6F23"/>
    <w:rsid w:val="006B1E27"/>
    <w:rsid w:val="006D0DF5"/>
    <w:rsid w:val="006E249C"/>
    <w:rsid w:val="006E39A2"/>
    <w:rsid w:val="006E5553"/>
    <w:rsid w:val="006F1496"/>
    <w:rsid w:val="006F7C34"/>
    <w:rsid w:val="00702DF1"/>
    <w:rsid w:val="0070512F"/>
    <w:rsid w:val="00707567"/>
    <w:rsid w:val="00710524"/>
    <w:rsid w:val="00710F0A"/>
    <w:rsid w:val="00716655"/>
    <w:rsid w:val="00716C79"/>
    <w:rsid w:val="0072012C"/>
    <w:rsid w:val="00720BF0"/>
    <w:rsid w:val="007255EC"/>
    <w:rsid w:val="00730041"/>
    <w:rsid w:val="00730B8F"/>
    <w:rsid w:val="007345A4"/>
    <w:rsid w:val="00736457"/>
    <w:rsid w:val="00741623"/>
    <w:rsid w:val="0074303C"/>
    <w:rsid w:val="00744CAE"/>
    <w:rsid w:val="00747E49"/>
    <w:rsid w:val="00752F80"/>
    <w:rsid w:val="00753AC1"/>
    <w:rsid w:val="00755492"/>
    <w:rsid w:val="0075564A"/>
    <w:rsid w:val="007558F9"/>
    <w:rsid w:val="00762873"/>
    <w:rsid w:val="0076381B"/>
    <w:rsid w:val="007640DB"/>
    <w:rsid w:val="007668D7"/>
    <w:rsid w:val="0076723B"/>
    <w:rsid w:val="00774A6A"/>
    <w:rsid w:val="00776B75"/>
    <w:rsid w:val="0077722A"/>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48F"/>
    <w:rsid w:val="0086464E"/>
    <w:rsid w:val="00870815"/>
    <w:rsid w:val="00877372"/>
    <w:rsid w:val="0088676B"/>
    <w:rsid w:val="00886DD5"/>
    <w:rsid w:val="00887410"/>
    <w:rsid w:val="0089443E"/>
    <w:rsid w:val="00895F2A"/>
    <w:rsid w:val="008A2277"/>
    <w:rsid w:val="008A2817"/>
    <w:rsid w:val="008A2A0A"/>
    <w:rsid w:val="008A52B1"/>
    <w:rsid w:val="008B1920"/>
    <w:rsid w:val="008B5100"/>
    <w:rsid w:val="008B6590"/>
    <w:rsid w:val="008C7AD3"/>
    <w:rsid w:val="008D091B"/>
    <w:rsid w:val="008E1505"/>
    <w:rsid w:val="008F6049"/>
    <w:rsid w:val="008F6EB6"/>
    <w:rsid w:val="009002FB"/>
    <w:rsid w:val="009007A0"/>
    <w:rsid w:val="00901AEB"/>
    <w:rsid w:val="00902931"/>
    <w:rsid w:val="00903978"/>
    <w:rsid w:val="00905431"/>
    <w:rsid w:val="0092711F"/>
    <w:rsid w:val="00931B2E"/>
    <w:rsid w:val="00935A29"/>
    <w:rsid w:val="00940026"/>
    <w:rsid w:val="00940624"/>
    <w:rsid w:val="0094679E"/>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42C"/>
    <w:rsid w:val="009E3EB1"/>
    <w:rsid w:val="009F0864"/>
    <w:rsid w:val="009F5B31"/>
    <w:rsid w:val="00A00BF8"/>
    <w:rsid w:val="00A01667"/>
    <w:rsid w:val="00A20860"/>
    <w:rsid w:val="00A251DC"/>
    <w:rsid w:val="00A26305"/>
    <w:rsid w:val="00A2715C"/>
    <w:rsid w:val="00A309C1"/>
    <w:rsid w:val="00A438C9"/>
    <w:rsid w:val="00A4409C"/>
    <w:rsid w:val="00A440ED"/>
    <w:rsid w:val="00A50481"/>
    <w:rsid w:val="00A53658"/>
    <w:rsid w:val="00A60611"/>
    <w:rsid w:val="00A61290"/>
    <w:rsid w:val="00A668F5"/>
    <w:rsid w:val="00A7234D"/>
    <w:rsid w:val="00A9107A"/>
    <w:rsid w:val="00AA1D41"/>
    <w:rsid w:val="00AB11E7"/>
    <w:rsid w:val="00AB718D"/>
    <w:rsid w:val="00AC06A3"/>
    <w:rsid w:val="00AC1B9F"/>
    <w:rsid w:val="00AC38C5"/>
    <w:rsid w:val="00AC7AD0"/>
    <w:rsid w:val="00AD4C8F"/>
    <w:rsid w:val="00AD6290"/>
    <w:rsid w:val="00AE1B7F"/>
    <w:rsid w:val="00AF45F6"/>
    <w:rsid w:val="00AF705B"/>
    <w:rsid w:val="00B10827"/>
    <w:rsid w:val="00B17296"/>
    <w:rsid w:val="00B37685"/>
    <w:rsid w:val="00B438C7"/>
    <w:rsid w:val="00B4670B"/>
    <w:rsid w:val="00B51A25"/>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C617E"/>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047D"/>
    <w:rsid w:val="00C7301F"/>
    <w:rsid w:val="00C73B8E"/>
    <w:rsid w:val="00C811F3"/>
    <w:rsid w:val="00C83AE9"/>
    <w:rsid w:val="00C954E1"/>
    <w:rsid w:val="00C960D8"/>
    <w:rsid w:val="00CA1385"/>
    <w:rsid w:val="00CA2116"/>
    <w:rsid w:val="00CA7D7E"/>
    <w:rsid w:val="00CB0F60"/>
    <w:rsid w:val="00CB70F3"/>
    <w:rsid w:val="00CD013C"/>
    <w:rsid w:val="00CF1D69"/>
    <w:rsid w:val="00CF58B7"/>
    <w:rsid w:val="00CF5E8C"/>
    <w:rsid w:val="00CF6484"/>
    <w:rsid w:val="00CF6ACA"/>
    <w:rsid w:val="00D01CC6"/>
    <w:rsid w:val="00D06CDF"/>
    <w:rsid w:val="00D07BF8"/>
    <w:rsid w:val="00D1292C"/>
    <w:rsid w:val="00D12C41"/>
    <w:rsid w:val="00D20CD6"/>
    <w:rsid w:val="00D245F5"/>
    <w:rsid w:val="00D441EC"/>
    <w:rsid w:val="00D45155"/>
    <w:rsid w:val="00D465D6"/>
    <w:rsid w:val="00D552EC"/>
    <w:rsid w:val="00D62C3B"/>
    <w:rsid w:val="00D765B4"/>
    <w:rsid w:val="00D767EF"/>
    <w:rsid w:val="00D80843"/>
    <w:rsid w:val="00D86367"/>
    <w:rsid w:val="00D87569"/>
    <w:rsid w:val="00D91CD6"/>
    <w:rsid w:val="00D923E4"/>
    <w:rsid w:val="00D94DF3"/>
    <w:rsid w:val="00D971F9"/>
    <w:rsid w:val="00DA3027"/>
    <w:rsid w:val="00DA406F"/>
    <w:rsid w:val="00DB6205"/>
    <w:rsid w:val="00DB68D1"/>
    <w:rsid w:val="00DC2A3A"/>
    <w:rsid w:val="00DC6072"/>
    <w:rsid w:val="00DC6C19"/>
    <w:rsid w:val="00DD1A3F"/>
    <w:rsid w:val="00DE4B69"/>
    <w:rsid w:val="00DE63CE"/>
    <w:rsid w:val="00DE6D50"/>
    <w:rsid w:val="00DF3D34"/>
    <w:rsid w:val="00E05C49"/>
    <w:rsid w:val="00E05FCD"/>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7766A"/>
    <w:rsid w:val="00E80B6A"/>
    <w:rsid w:val="00E83067"/>
    <w:rsid w:val="00E909D7"/>
    <w:rsid w:val="00E93E3E"/>
    <w:rsid w:val="00EA1765"/>
    <w:rsid w:val="00EB1DE5"/>
    <w:rsid w:val="00ED25FC"/>
    <w:rsid w:val="00ED6E38"/>
    <w:rsid w:val="00EE14E1"/>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2DCD"/>
    <w:rsid w:val="00F73C6B"/>
    <w:rsid w:val="00F74786"/>
    <w:rsid w:val="00F77B74"/>
    <w:rsid w:val="00F8790E"/>
    <w:rsid w:val="00FB221C"/>
    <w:rsid w:val="00FB29CC"/>
    <w:rsid w:val="00FC012C"/>
    <w:rsid w:val="00FD1248"/>
    <w:rsid w:val="00FD3EED"/>
    <w:rsid w:val="00FD4050"/>
    <w:rsid w:val="00FD4D46"/>
    <w:rsid w:val="00FD7B27"/>
    <w:rsid w:val="00FE34E0"/>
    <w:rsid w:val="00FE7FA8"/>
    <w:rsid w:val="00FF1A86"/>
    <w:rsid w:val="00FF2516"/>
    <w:rsid w:val="00FF4578"/>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AC1"/>
    <w:rPr>
      <w:rFonts w:ascii="Calibri" w:eastAsia="Times New Roman" w:hAnsi="Calibri" w:cs="Times New Roman"/>
      <w:lang w:eastAsia="en-US"/>
    </w:rPr>
  </w:style>
  <w:style w:type="paragraph" w:styleId="1">
    <w:name w:val="heading 1"/>
    <w:basedOn w:val="a"/>
    <w:next w:val="a"/>
    <w:link w:val="10"/>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4">
    <w:name w:val="heading 4"/>
    <w:basedOn w:val="a"/>
    <w:next w:val="a"/>
    <w:link w:val="40"/>
    <w:uiPriority w:val="9"/>
    <w:unhideWhenUsed/>
    <w:qFormat/>
    <w:rsid w:val="00063DB2"/>
    <w:pPr>
      <w:numPr>
        <w:ilvl w:val="3"/>
        <w:numId w:val="26"/>
      </w:numPr>
      <w:spacing w:before="200" w:after="0"/>
      <w:outlineLvl w:val="3"/>
    </w:pPr>
    <w:rPr>
      <w:rFonts w:ascii="Cambria" w:hAnsi="Cambria"/>
      <w:b/>
      <w:bCs/>
      <w:i/>
      <w:iCs/>
    </w:rPr>
  </w:style>
  <w:style w:type="paragraph" w:styleId="5">
    <w:name w:val="heading 5"/>
    <w:basedOn w:val="a"/>
    <w:next w:val="a"/>
    <w:link w:val="50"/>
    <w:uiPriority w:val="9"/>
    <w:unhideWhenUsed/>
    <w:qFormat/>
    <w:rsid w:val="00063DB2"/>
    <w:pPr>
      <w:numPr>
        <w:ilvl w:val="4"/>
        <w:numId w:val="26"/>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063DB2"/>
    <w:pPr>
      <w:numPr>
        <w:ilvl w:val="6"/>
        <w:numId w:val="26"/>
      </w:numPr>
      <w:spacing w:after="0"/>
      <w:outlineLvl w:val="6"/>
    </w:pPr>
    <w:rPr>
      <w:rFonts w:ascii="Cambria" w:hAnsi="Cambria"/>
      <w:i/>
      <w:iCs/>
    </w:rPr>
  </w:style>
  <w:style w:type="paragraph" w:styleId="8">
    <w:name w:val="heading 8"/>
    <w:basedOn w:val="a"/>
    <w:next w:val="a"/>
    <w:link w:val="80"/>
    <w:uiPriority w:val="9"/>
    <w:unhideWhenUsed/>
    <w:qFormat/>
    <w:rsid w:val="00063DB2"/>
    <w:pPr>
      <w:numPr>
        <w:ilvl w:val="7"/>
        <w:numId w:val="26"/>
      </w:numPr>
      <w:spacing w:after="0"/>
      <w:outlineLvl w:val="7"/>
    </w:pPr>
    <w:rPr>
      <w:rFonts w:ascii="Cambria" w:hAnsi="Cambria"/>
      <w:sz w:val="20"/>
      <w:szCs w:val="20"/>
    </w:rPr>
  </w:style>
  <w:style w:type="paragraph" w:styleId="9">
    <w:name w:val="heading 9"/>
    <w:basedOn w:val="a"/>
    <w:next w:val="a"/>
    <w:link w:val="90"/>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C1"/>
    <w:rPr>
      <w:color w:val="0000FF"/>
      <w:u w:val="single"/>
    </w:rPr>
  </w:style>
  <w:style w:type="paragraph" w:styleId="a4">
    <w:name w:val="Title"/>
    <w:basedOn w:val="a"/>
    <w:next w:val="a"/>
    <w:link w:val="a5"/>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a5">
    <w:name w:val="标题 字符"/>
    <w:basedOn w:val="a0"/>
    <w:link w:val="a4"/>
    <w:uiPriority w:val="10"/>
    <w:rsid w:val="00753AC1"/>
    <w:rPr>
      <w:rFonts w:ascii="Cambria" w:eastAsia="Times New Roman" w:hAnsi="Cambria" w:cs="Times New Roman"/>
      <w:spacing w:val="5"/>
      <w:sz w:val="52"/>
      <w:szCs w:val="52"/>
      <w:lang w:eastAsia="en-US"/>
    </w:rPr>
  </w:style>
  <w:style w:type="paragraph" w:styleId="a6">
    <w:name w:val="Balloon Text"/>
    <w:basedOn w:val="a"/>
    <w:link w:val="a7"/>
    <w:uiPriority w:val="99"/>
    <w:semiHidden/>
    <w:unhideWhenUsed/>
    <w:rsid w:val="00753AC1"/>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753AC1"/>
    <w:rPr>
      <w:rFonts w:ascii="Tahoma" w:eastAsia="Times New Roman" w:hAnsi="Tahoma" w:cs="Tahoma"/>
      <w:sz w:val="16"/>
      <w:szCs w:val="16"/>
      <w:lang w:eastAsia="en-US"/>
    </w:rPr>
  </w:style>
  <w:style w:type="paragraph" w:customStyle="1" w:styleId="BodySingle">
    <w:name w:val="Body Single"/>
    <w:basedOn w:val="a"/>
    <w:rsid w:val="00716C79"/>
    <w:pPr>
      <w:spacing w:before="60" w:after="120" w:line="280" w:lineRule="atLeast"/>
      <w:jc w:val="both"/>
    </w:pPr>
    <w:rPr>
      <w:rFonts w:ascii="Lucida Sans" w:hAnsi="Lucida Sans"/>
      <w:b/>
      <w:szCs w:val="20"/>
    </w:rPr>
  </w:style>
  <w:style w:type="table" w:styleId="a8">
    <w:name w:val="Table Grid"/>
    <w:basedOn w:val="a1"/>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877372"/>
    <w:pPr>
      <w:tabs>
        <w:tab w:val="center" w:pos="4680"/>
        <w:tab w:val="right" w:pos="9360"/>
      </w:tabs>
      <w:spacing w:after="0" w:line="240" w:lineRule="auto"/>
    </w:pPr>
  </w:style>
  <w:style w:type="character" w:customStyle="1" w:styleId="aa">
    <w:name w:val="页眉 字符"/>
    <w:basedOn w:val="a0"/>
    <w:link w:val="a9"/>
    <w:uiPriority w:val="99"/>
    <w:rsid w:val="00877372"/>
    <w:rPr>
      <w:rFonts w:ascii="Calibri" w:eastAsia="Times New Roman" w:hAnsi="Calibri" w:cs="Times New Roman"/>
      <w:lang w:eastAsia="en-US"/>
    </w:rPr>
  </w:style>
  <w:style w:type="paragraph" w:styleId="ab">
    <w:name w:val="footer"/>
    <w:basedOn w:val="a"/>
    <w:link w:val="ac"/>
    <w:uiPriority w:val="99"/>
    <w:unhideWhenUsed/>
    <w:rsid w:val="00877372"/>
    <w:pPr>
      <w:tabs>
        <w:tab w:val="center" w:pos="4680"/>
        <w:tab w:val="right" w:pos="9360"/>
      </w:tabs>
      <w:spacing w:after="0" w:line="240" w:lineRule="auto"/>
    </w:pPr>
  </w:style>
  <w:style w:type="character" w:customStyle="1" w:styleId="ac">
    <w:name w:val="页脚 字符"/>
    <w:basedOn w:val="a0"/>
    <w:link w:val="ab"/>
    <w:uiPriority w:val="99"/>
    <w:rsid w:val="00877372"/>
    <w:rPr>
      <w:rFonts w:ascii="Calibri" w:eastAsia="Times New Roman" w:hAnsi="Calibri" w:cs="Times New Roman"/>
      <w:lang w:eastAsia="en-US"/>
    </w:rPr>
  </w:style>
  <w:style w:type="paragraph" w:styleId="11">
    <w:name w:val="toc 1"/>
    <w:basedOn w:val="a"/>
    <w:next w:val="a"/>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21">
    <w:name w:val="toc 2"/>
    <w:basedOn w:val="a"/>
    <w:next w:val="a"/>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10">
    <w:name w:val="标题 1 字符"/>
    <w:basedOn w:val="a0"/>
    <w:link w:val="1"/>
    <w:uiPriority w:val="9"/>
    <w:rsid w:val="00063DB2"/>
    <w:rPr>
      <w:rFonts w:ascii="Arial" w:eastAsia="Times New Roman" w:hAnsi="Arial" w:cs="Arial"/>
      <w:b/>
      <w:bCs/>
      <w:sz w:val="32"/>
      <w:szCs w:val="32"/>
      <w:lang w:eastAsia="en-US"/>
    </w:rPr>
  </w:style>
  <w:style w:type="character" w:customStyle="1" w:styleId="20">
    <w:name w:val="标题 2 字符"/>
    <w:basedOn w:val="a0"/>
    <w:link w:val="2"/>
    <w:uiPriority w:val="9"/>
    <w:rsid w:val="00063DB2"/>
    <w:rPr>
      <w:rFonts w:ascii="Arial" w:eastAsia="Times New Roman" w:hAnsi="Arial" w:cs="Arial"/>
      <w:b/>
      <w:bCs/>
      <w:sz w:val="28"/>
      <w:szCs w:val="28"/>
      <w:lang w:eastAsia="en-US"/>
    </w:rPr>
  </w:style>
  <w:style w:type="character" w:customStyle="1" w:styleId="30">
    <w:name w:val="标题 3 字符"/>
    <w:basedOn w:val="a0"/>
    <w:link w:val="3"/>
    <w:uiPriority w:val="9"/>
    <w:rsid w:val="00063DB2"/>
    <w:rPr>
      <w:rFonts w:ascii="Arial" w:eastAsia="Times New Roman" w:hAnsi="Arial" w:cs="Arial"/>
      <w:b/>
      <w:bCs/>
      <w:sz w:val="24"/>
      <w:szCs w:val="24"/>
      <w:lang w:eastAsia="en-US"/>
    </w:rPr>
  </w:style>
  <w:style w:type="character" w:customStyle="1" w:styleId="40">
    <w:name w:val="标题 4 字符"/>
    <w:basedOn w:val="a0"/>
    <w:link w:val="4"/>
    <w:uiPriority w:val="9"/>
    <w:rsid w:val="00063DB2"/>
    <w:rPr>
      <w:rFonts w:ascii="Cambria" w:eastAsia="Times New Roman" w:hAnsi="Cambria" w:cs="Times New Roman"/>
      <w:b/>
      <w:bCs/>
      <w:i/>
      <w:iCs/>
      <w:lang w:eastAsia="en-US"/>
    </w:rPr>
  </w:style>
  <w:style w:type="character" w:customStyle="1" w:styleId="50">
    <w:name w:val="标题 5 字符"/>
    <w:basedOn w:val="a0"/>
    <w:link w:val="5"/>
    <w:uiPriority w:val="9"/>
    <w:rsid w:val="00063DB2"/>
    <w:rPr>
      <w:rFonts w:ascii="Cambria" w:eastAsia="Times New Roman" w:hAnsi="Cambria" w:cs="Times New Roman"/>
      <w:b/>
      <w:bCs/>
      <w:color w:val="7F7F7F"/>
      <w:lang w:eastAsia="en-US"/>
    </w:rPr>
  </w:style>
  <w:style w:type="character" w:customStyle="1" w:styleId="60">
    <w:name w:val="标题 6 字符"/>
    <w:basedOn w:val="a0"/>
    <w:link w:val="6"/>
    <w:uiPriority w:val="9"/>
    <w:rsid w:val="00063DB2"/>
    <w:rPr>
      <w:rFonts w:ascii="Cambria" w:eastAsia="Times New Roman" w:hAnsi="Cambria" w:cs="Times New Roman"/>
      <w:b/>
      <w:bCs/>
      <w:i/>
      <w:iCs/>
      <w:color w:val="7F7F7F"/>
      <w:lang w:eastAsia="en-US"/>
    </w:rPr>
  </w:style>
  <w:style w:type="character" w:customStyle="1" w:styleId="70">
    <w:name w:val="标题 7 字符"/>
    <w:basedOn w:val="a0"/>
    <w:link w:val="7"/>
    <w:uiPriority w:val="9"/>
    <w:rsid w:val="00063DB2"/>
    <w:rPr>
      <w:rFonts w:ascii="Cambria" w:eastAsia="Times New Roman" w:hAnsi="Cambria" w:cs="Times New Roman"/>
      <w:i/>
      <w:iCs/>
      <w:lang w:eastAsia="en-US"/>
    </w:rPr>
  </w:style>
  <w:style w:type="character" w:customStyle="1" w:styleId="80">
    <w:name w:val="标题 8 字符"/>
    <w:basedOn w:val="a0"/>
    <w:link w:val="8"/>
    <w:uiPriority w:val="9"/>
    <w:rsid w:val="00063DB2"/>
    <w:rPr>
      <w:rFonts w:ascii="Cambria" w:eastAsia="Times New Roman" w:hAnsi="Cambria" w:cs="Times New Roman"/>
      <w:sz w:val="20"/>
      <w:szCs w:val="20"/>
      <w:lang w:eastAsia="en-US"/>
    </w:rPr>
  </w:style>
  <w:style w:type="character" w:customStyle="1" w:styleId="90">
    <w:name w:val="标题 9 字符"/>
    <w:basedOn w:val="a0"/>
    <w:link w:val="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a"/>
    <w:rsid w:val="00063DB2"/>
    <w:rPr>
      <w:rFonts w:ascii="Tunga" w:hAnsi="Tunga" w:cs="Tunga"/>
      <w:i/>
      <w:color w:val="0000FF"/>
    </w:rPr>
  </w:style>
  <w:style w:type="paragraph" w:styleId="ad">
    <w:name w:val="List Paragraph"/>
    <w:basedOn w:val="a"/>
    <w:uiPriority w:val="34"/>
    <w:qFormat/>
    <w:rsid w:val="00063DB2"/>
    <w:pPr>
      <w:ind w:left="720"/>
      <w:contextualSpacing/>
    </w:pPr>
  </w:style>
  <w:style w:type="paragraph" w:styleId="31">
    <w:name w:val="toc 3"/>
    <w:basedOn w:val="a"/>
    <w:next w:val="a"/>
    <w:autoRedefine/>
    <w:uiPriority w:val="39"/>
    <w:unhideWhenUsed/>
    <w:qFormat/>
    <w:rsid w:val="00D07BF8"/>
    <w:pPr>
      <w:tabs>
        <w:tab w:val="left" w:pos="1440"/>
        <w:tab w:val="right" w:leader="dot" w:pos="9350"/>
      </w:tabs>
      <w:spacing w:after="100"/>
      <w:ind w:left="720"/>
    </w:pPr>
  </w:style>
  <w:style w:type="paragraph" w:styleId="TOC">
    <w:name w:val="TOC Heading"/>
    <w:basedOn w:val="1"/>
    <w:next w:val="a"/>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ae">
    <w:name w:val="Strong"/>
    <w:basedOn w:val="a0"/>
    <w:uiPriority w:val="22"/>
    <w:qFormat/>
    <w:rsid w:val="00691A36"/>
    <w:rPr>
      <w:b/>
      <w:bCs/>
    </w:rPr>
  </w:style>
  <w:style w:type="character" w:styleId="af">
    <w:name w:val="annotation reference"/>
    <w:basedOn w:val="a0"/>
    <w:uiPriority w:val="99"/>
    <w:semiHidden/>
    <w:unhideWhenUsed/>
    <w:rsid w:val="00F35FAF"/>
    <w:rPr>
      <w:sz w:val="16"/>
      <w:szCs w:val="16"/>
    </w:rPr>
  </w:style>
  <w:style w:type="paragraph" w:styleId="af0">
    <w:name w:val="annotation text"/>
    <w:basedOn w:val="a"/>
    <w:link w:val="af1"/>
    <w:uiPriority w:val="99"/>
    <w:semiHidden/>
    <w:unhideWhenUsed/>
    <w:rsid w:val="00F35FAF"/>
    <w:pPr>
      <w:spacing w:line="240" w:lineRule="auto"/>
    </w:pPr>
    <w:rPr>
      <w:sz w:val="20"/>
      <w:szCs w:val="20"/>
    </w:rPr>
  </w:style>
  <w:style w:type="character" w:customStyle="1" w:styleId="af1">
    <w:name w:val="批注文字 字符"/>
    <w:basedOn w:val="a0"/>
    <w:link w:val="af0"/>
    <w:uiPriority w:val="99"/>
    <w:semiHidden/>
    <w:rsid w:val="00F35FAF"/>
    <w:rPr>
      <w:rFonts w:ascii="Calibri" w:eastAsia="Times New Roman" w:hAnsi="Calibri" w:cs="Times New Roman"/>
      <w:sz w:val="20"/>
      <w:szCs w:val="20"/>
      <w:lang w:eastAsia="en-US"/>
    </w:rPr>
  </w:style>
  <w:style w:type="paragraph" w:styleId="af2">
    <w:name w:val="annotation subject"/>
    <w:basedOn w:val="af0"/>
    <w:next w:val="af0"/>
    <w:link w:val="af3"/>
    <w:uiPriority w:val="99"/>
    <w:semiHidden/>
    <w:unhideWhenUsed/>
    <w:rsid w:val="00F35FAF"/>
    <w:rPr>
      <w:b/>
      <w:bCs/>
    </w:rPr>
  </w:style>
  <w:style w:type="character" w:customStyle="1" w:styleId="af3">
    <w:name w:val="批注主题 字符"/>
    <w:basedOn w:val="af1"/>
    <w:link w:val="af2"/>
    <w:uiPriority w:val="99"/>
    <w:semiHidden/>
    <w:rsid w:val="00F35FAF"/>
    <w:rPr>
      <w:rFonts w:ascii="Calibri" w:eastAsia="Times New Roman" w:hAnsi="Calibri" w:cs="Times New Roman"/>
      <w:b/>
      <w:bCs/>
      <w:sz w:val="20"/>
      <w:szCs w:val="20"/>
      <w:lang w:eastAsia="en-US"/>
    </w:rPr>
  </w:style>
  <w:style w:type="character" w:styleId="HTML">
    <w:name w:val="HTML Code"/>
    <w:basedOn w:val="a0"/>
    <w:uiPriority w:val="99"/>
    <w:semiHidden/>
    <w:unhideWhenUsed/>
    <w:rsid w:val="00B4670B"/>
    <w:rPr>
      <w:rFonts w:ascii="SimSun" w:eastAsia="SimSun" w:hAnsi="SimSun" w:cs="SimSun"/>
      <w:sz w:val="24"/>
      <w:szCs w:val="24"/>
    </w:rPr>
  </w:style>
  <w:style w:type="paragraph" w:styleId="af4">
    <w:name w:val="Normal (Web)"/>
    <w:basedOn w:val="a"/>
    <w:uiPriority w:val="99"/>
    <w:semiHidden/>
    <w:unhideWhenUsed/>
    <w:rsid w:val="003F7455"/>
    <w:pPr>
      <w:spacing w:before="100" w:beforeAutospacing="1" w:after="100" w:afterAutospacing="1" w:line="240" w:lineRule="auto"/>
    </w:pPr>
    <w:rPr>
      <w:rFonts w:ascii="Times New Roman" w:hAnsi="Times New Roman"/>
      <w:sz w:val="24"/>
      <w:szCs w:val="24"/>
    </w:rPr>
  </w:style>
  <w:style w:type="paragraph" w:styleId="af5">
    <w:name w:val="No Spacing"/>
    <w:uiPriority w:val="1"/>
    <w:qFormat/>
    <w:rsid w:val="005E1FA1"/>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846011-DFCB-4B84-BE41-024E102E2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24</Pages>
  <Words>2930</Words>
  <Characters>16705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qwy</cp:lastModifiedBy>
  <cp:revision>45</cp:revision>
  <cp:lastPrinted>2017-08-13T01:01:00Z</cp:lastPrinted>
  <dcterms:created xsi:type="dcterms:W3CDTF">2017-08-27T05:12:00Z</dcterms:created>
  <dcterms:modified xsi:type="dcterms:W3CDTF">2017-08-27T14:38:00Z</dcterms:modified>
</cp:coreProperties>
</file>