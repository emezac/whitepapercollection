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7F397A5B" w:rsidR="001C28F1" w:rsidRPr="000D2E05" w:rsidDel="005E1FA1" w:rsidRDefault="000B42C7">
      <w:pPr>
        <w:pStyle w:val="Title"/>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Title"/>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ins w:id="27" w:author="Microsoft Office User" w:date="2017-08-26T15:32:00Z">
        <w:r w:rsidR="005E1FA1" w:rsidRPr="000D2E05">
          <w:rPr>
            <w:rFonts w:ascii="MS Mincho" w:eastAsiaTheme="minorEastAsia" w:hAnsi="MS Mincho" w:cs="MS Mincho"/>
            <w:b/>
            <w:sz w:val="72"/>
            <w:szCs w:val="72"/>
            <w:lang w:eastAsia="zh-CN"/>
            <w:rPrChange w:id="28" w:author="Microsoft Office User" w:date="2017-08-26T16:25:00Z">
              <w:rPr>
                <w:rFonts w:ascii="MS Mincho" w:eastAsia="MS Mincho" w:hAnsi="MS Mincho" w:cs="MS Mincho"/>
                <w:b/>
                <w:sz w:val="96"/>
                <w:szCs w:val="96"/>
                <w:lang w:eastAsia="zh-CN"/>
              </w:rPr>
            </w:rPrChange>
          </w:rPr>
          <w:t>互助</w:t>
        </w:r>
        <w:r w:rsidR="005E1FA1" w:rsidRPr="000D2E05">
          <w:rPr>
            <w:rFonts w:ascii="SimSun" w:eastAsiaTheme="minorEastAsia" w:hAnsi="SimSun" w:cs="SimSun"/>
            <w:b/>
            <w:sz w:val="72"/>
            <w:szCs w:val="72"/>
            <w:lang w:eastAsia="zh-CN"/>
            <w:rPrChange w:id="29" w:author="Microsoft Office User" w:date="2017-08-26T16:25:00Z">
              <w:rPr>
                <w:rFonts w:ascii="SimSun" w:eastAsia="SimSun" w:hAnsi="SimSun" w:cs="SimSun"/>
                <w:b/>
                <w:sz w:val="96"/>
                <w:szCs w:val="96"/>
                <w:lang w:eastAsia="zh-CN"/>
              </w:rPr>
            </w:rPrChange>
          </w:rPr>
          <w:t>链</w:t>
        </w:r>
      </w:ins>
    </w:p>
    <w:p w14:paraId="322C22F2" w14:textId="77777777" w:rsidR="001C28F1" w:rsidRPr="0088676B" w:rsidRDefault="001C28F1">
      <w:pPr>
        <w:jc w:val="center"/>
        <w:rPr>
          <w:rFonts w:eastAsiaTheme="minorEastAsia"/>
          <w:lang w:eastAsia="zh-CN"/>
          <w:rPrChange w:id="30" w:author="Microsoft Office User" w:date="2017-08-26T15:42:00Z">
            <w:rPr>
              <w:lang w:eastAsia="zh-CN"/>
            </w:rPr>
          </w:rPrChange>
        </w:rPr>
        <w:pPrChange w:id="31" w:author="Microsoft Office User" w:date="2017-08-26T16:24:00Z">
          <w:pPr/>
        </w:pPrChange>
      </w:pPr>
    </w:p>
    <w:p w14:paraId="39D857DC" w14:textId="77777777" w:rsidR="000D2E05" w:rsidRDefault="000D2E05" w:rsidP="00753AC1">
      <w:pPr>
        <w:pStyle w:val="Title"/>
        <w:pBdr>
          <w:bottom w:val="none" w:sz="0" w:space="0" w:color="auto"/>
        </w:pBdr>
        <w:spacing w:after="120"/>
        <w:jc w:val="right"/>
        <w:rPr>
          <w:ins w:id="32"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Title"/>
        <w:pBdr>
          <w:bottom w:val="none" w:sz="0" w:space="0" w:color="auto"/>
        </w:pBdr>
        <w:spacing w:after="120"/>
        <w:jc w:val="right"/>
        <w:rPr>
          <w:ins w:id="33"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4"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Title"/>
        <w:pBdr>
          <w:bottom w:val="none" w:sz="0" w:space="0" w:color="auto"/>
        </w:pBdr>
        <w:spacing w:after="120"/>
        <w:jc w:val="center"/>
        <w:rPr>
          <w:ins w:id="35" w:author="Microsoft Office User" w:date="2017-08-26T16:25:00Z"/>
          <w:rFonts w:ascii="Arial" w:eastAsiaTheme="minorEastAsia" w:hAnsi="Arial" w:cs="Arial"/>
          <w:b/>
          <w:sz w:val="40"/>
          <w:szCs w:val="40"/>
          <w:lang w:eastAsia="zh-CN"/>
        </w:rPr>
        <w:pPrChange w:id="36" w:author="Microsoft Office User" w:date="2017-08-26T16:24:00Z">
          <w:pPr>
            <w:pStyle w:val="Title"/>
            <w:pBdr>
              <w:bottom w:val="none" w:sz="0" w:space="0" w:color="auto"/>
            </w:pBdr>
            <w:spacing w:after="120"/>
            <w:jc w:val="right"/>
          </w:pPr>
        </w:pPrChange>
      </w:pPr>
    </w:p>
    <w:p w14:paraId="559AB8B5" w14:textId="77777777" w:rsidR="000D2E05" w:rsidRDefault="00996482">
      <w:pPr>
        <w:pStyle w:val="Title"/>
        <w:pBdr>
          <w:bottom w:val="none" w:sz="0" w:space="0" w:color="auto"/>
        </w:pBdr>
        <w:spacing w:after="120"/>
        <w:jc w:val="center"/>
        <w:rPr>
          <w:ins w:id="37" w:author="Microsoft Office User" w:date="2017-08-26T16:25:00Z"/>
          <w:rFonts w:ascii="SimSun" w:eastAsiaTheme="minorEastAsia" w:hAnsi="SimSun" w:cs="SimSun"/>
          <w:b/>
          <w:sz w:val="40"/>
          <w:szCs w:val="40"/>
          <w:lang w:eastAsia="zh-CN"/>
        </w:rPr>
        <w:pPrChange w:id="38" w:author="Microsoft Office User" w:date="2017-08-26T16:24:00Z">
          <w:pPr>
            <w:pStyle w:val="Title"/>
            <w:pBdr>
              <w:bottom w:val="none" w:sz="0" w:space="0" w:color="auto"/>
            </w:pBdr>
            <w:spacing w:after="120"/>
            <w:jc w:val="right"/>
          </w:pPr>
        </w:pPrChange>
      </w:pPr>
      <w:del w:id="39" w:author="Microsoft Office User" w:date="2017-08-26T15:33:00Z">
        <w:r w:rsidRPr="0088676B" w:rsidDel="005E1FA1">
          <w:rPr>
            <w:rFonts w:ascii="Arial" w:eastAsiaTheme="minorEastAsia" w:hAnsi="Arial" w:cs="Arial"/>
            <w:b/>
            <w:sz w:val="40"/>
            <w:szCs w:val="40"/>
            <w:lang w:eastAsia="zh-CN"/>
            <w:rPrChange w:id="40"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41"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42" w:author="Microsoft Office User" w:date="2017-08-26T15:42:00Z">
              <w:rPr>
                <w:rFonts w:ascii="Arial" w:hAnsi="Arial" w:cs="Arial"/>
                <w:b/>
                <w:sz w:val="40"/>
                <w:szCs w:val="40"/>
                <w:lang w:eastAsia="zh-CN"/>
              </w:rPr>
            </w:rPrChange>
          </w:rPr>
          <w:delText xml:space="preserve">for </w:delText>
        </w:r>
      </w:del>
      <w:ins w:id="43" w:author="Microsoft Office User" w:date="2017-08-26T15:33:00Z">
        <w:r w:rsidR="005E1FA1" w:rsidRPr="0088676B">
          <w:rPr>
            <w:rFonts w:ascii="MS Mincho" w:eastAsiaTheme="minorEastAsia" w:hAnsi="MS Mincho" w:cs="MS Mincho"/>
            <w:b/>
            <w:sz w:val="40"/>
            <w:szCs w:val="40"/>
            <w:lang w:eastAsia="zh-CN"/>
            <w:rPrChange w:id="44"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块链</w:t>
        </w:r>
      </w:ins>
      <w:ins w:id="46" w:author="Microsoft Office User" w:date="2017-08-26T15:32:00Z">
        <w:r w:rsidR="005E1FA1" w:rsidRPr="0088676B">
          <w:rPr>
            <w:rFonts w:ascii="SimSun" w:eastAsiaTheme="minorEastAsia" w:hAnsi="SimSun" w:cs="SimSun" w:hint="eastAsia"/>
            <w:b/>
            <w:sz w:val="40"/>
            <w:szCs w:val="40"/>
            <w:lang w:eastAsia="zh-CN"/>
            <w:rPrChange w:id="47"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8"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9" w:author="Microsoft Office User" w:date="2017-08-26T15:42:00Z">
              <w:rPr>
                <w:rFonts w:ascii="MS Mincho" w:eastAsia="MS Mincho" w:hAnsi="MS Mincho" w:cs="MS Mincho"/>
                <w:b/>
                <w:sz w:val="40"/>
                <w:szCs w:val="40"/>
                <w:lang w:eastAsia="zh-CN"/>
              </w:rPr>
            </w:rPrChange>
          </w:rPr>
          <w:t>心</w:t>
        </w:r>
      </w:ins>
      <w:del w:id="50" w:author="Microsoft Office User" w:date="2017-08-26T15:32:00Z">
        <w:r w:rsidR="000B42C7" w:rsidRPr="0088676B" w:rsidDel="005E1FA1">
          <w:rPr>
            <w:rFonts w:ascii="Arial" w:eastAsiaTheme="minorEastAsia" w:hAnsi="Arial" w:cs="Arial"/>
            <w:b/>
            <w:sz w:val="40"/>
            <w:szCs w:val="40"/>
            <w:lang w:eastAsia="zh-CN"/>
            <w:rPrChange w:id="51"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52" w:author="Microsoft Office User" w:date="2017-08-26T15:42:00Z">
              <w:rPr>
                <w:rFonts w:ascii="Arial" w:hAnsi="Arial" w:cs="Arial"/>
                <w:b/>
                <w:sz w:val="40"/>
                <w:szCs w:val="40"/>
                <w:lang w:eastAsia="zh-CN"/>
              </w:rPr>
            </w:rPrChange>
          </w:rPr>
          <w:delText>Financial Service</w:delText>
        </w:r>
      </w:del>
      <w:ins w:id="53" w:author="Microsoft Office User" w:date="2017-08-26T15:32:00Z">
        <w:r w:rsidR="005E1FA1" w:rsidRPr="0088676B">
          <w:rPr>
            <w:rFonts w:ascii="MS Mincho" w:eastAsiaTheme="minorEastAsia" w:hAnsi="MS Mincho" w:cs="MS Mincho"/>
            <w:b/>
            <w:sz w:val="40"/>
            <w:szCs w:val="40"/>
            <w:lang w:eastAsia="zh-CN"/>
            <w:rPrChange w:id="54"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5"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6"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Title"/>
        <w:pBdr>
          <w:bottom w:val="none" w:sz="0" w:space="0" w:color="auto"/>
        </w:pBdr>
        <w:spacing w:after="120"/>
        <w:jc w:val="center"/>
        <w:rPr>
          <w:ins w:id="57" w:author="Microsoft Office User" w:date="2017-08-26T16:25:00Z"/>
          <w:rFonts w:ascii="SimSun" w:eastAsiaTheme="minorEastAsia" w:hAnsi="SimSun" w:cs="SimSun"/>
          <w:b/>
          <w:sz w:val="40"/>
          <w:szCs w:val="40"/>
          <w:lang w:eastAsia="zh-CN"/>
        </w:rPr>
        <w:pPrChange w:id="58" w:author="Microsoft Office User" w:date="2017-08-26T16:24:00Z">
          <w:pPr>
            <w:pStyle w:val="Title"/>
            <w:pBdr>
              <w:bottom w:val="none" w:sz="0" w:space="0" w:color="auto"/>
            </w:pBdr>
            <w:spacing w:after="120"/>
            <w:jc w:val="right"/>
          </w:pPr>
        </w:pPrChange>
      </w:pPr>
      <w:ins w:id="59"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60" w:author="Microsoft Office User" w:date="2017-08-26T16:25:00Z"/>
          <w:rFonts w:eastAsiaTheme="minorEastAsia"/>
          <w:lang w:eastAsia="zh-CN"/>
          <w:rPrChange w:id="61" w:author="Microsoft Office User" w:date="2017-08-26T16:25:00Z">
            <w:rPr>
              <w:del w:id="62" w:author="Microsoft Office User" w:date="2017-08-26T16:25:00Z"/>
              <w:rFonts w:ascii="Arial" w:hAnsi="Arial" w:cs="Arial"/>
              <w:b/>
              <w:sz w:val="40"/>
              <w:szCs w:val="40"/>
              <w:lang w:eastAsia="zh-CN"/>
            </w:rPr>
          </w:rPrChange>
        </w:rPr>
        <w:pPrChange w:id="63" w:author="Microsoft Office User" w:date="2017-08-26T16:25:00Z">
          <w:pPr>
            <w:pStyle w:val="Title"/>
            <w:pBdr>
              <w:bottom w:val="none" w:sz="0" w:space="0" w:color="auto"/>
            </w:pBdr>
            <w:spacing w:after="120"/>
            <w:jc w:val="right"/>
          </w:pPr>
        </w:pPrChange>
      </w:pPr>
    </w:p>
    <w:p w14:paraId="1D244364" w14:textId="6EBF53F7" w:rsidR="00753AC1" w:rsidRPr="0088676B" w:rsidDel="000D2E05" w:rsidRDefault="005F2FC3">
      <w:pPr>
        <w:spacing w:after="120" w:line="240" w:lineRule="auto"/>
        <w:rPr>
          <w:del w:id="64" w:author="Microsoft Office User" w:date="2017-08-26T16:25:00Z"/>
          <w:rFonts w:ascii="Arial" w:eastAsiaTheme="minorEastAsia" w:hAnsi="Arial" w:cs="Arial"/>
          <w:b/>
          <w:sz w:val="36"/>
          <w:szCs w:val="36"/>
          <w:lang w:eastAsia="zh-CN"/>
          <w:rPrChange w:id="65" w:author="Microsoft Office User" w:date="2017-08-26T15:42:00Z">
            <w:rPr>
              <w:del w:id="66" w:author="Microsoft Office User" w:date="2017-08-26T16:25:00Z"/>
              <w:rFonts w:ascii="Arial" w:hAnsi="Arial" w:cs="Arial"/>
              <w:b/>
              <w:sz w:val="36"/>
              <w:szCs w:val="36"/>
            </w:rPr>
          </w:rPrChange>
        </w:rPr>
        <w:pPrChange w:id="67" w:author="Microsoft Office User" w:date="2017-08-26T16:25:00Z">
          <w:pPr>
            <w:spacing w:after="120" w:line="240" w:lineRule="auto"/>
            <w:jc w:val="center"/>
          </w:pPr>
        </w:pPrChange>
      </w:pPr>
      <w:del w:id="68"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Title"/>
        <w:pBdr>
          <w:bottom w:val="none" w:sz="0" w:space="0" w:color="auto"/>
        </w:pBdr>
        <w:spacing w:after="120"/>
        <w:rPr>
          <w:del w:id="69" w:author="Microsoft Office User" w:date="2017-08-26T15:32:00Z"/>
          <w:rFonts w:ascii="Arial" w:eastAsiaTheme="minorEastAsia" w:hAnsi="Arial" w:cs="Arial"/>
          <w:b/>
          <w:sz w:val="56"/>
          <w:szCs w:val="56"/>
          <w:lang w:eastAsia="zh-CN"/>
          <w:rPrChange w:id="70" w:author="Microsoft Office User" w:date="2017-08-26T15:42:00Z">
            <w:rPr>
              <w:del w:id="71" w:author="Microsoft Office User" w:date="2017-08-26T15:32:00Z"/>
              <w:rFonts w:ascii="Arial" w:hAnsi="Arial" w:cs="Arial"/>
              <w:b/>
              <w:sz w:val="56"/>
              <w:szCs w:val="56"/>
            </w:rPr>
          </w:rPrChange>
        </w:rPr>
        <w:pPrChange w:id="72" w:author="Microsoft Office User" w:date="2017-08-26T16:25:00Z">
          <w:pPr>
            <w:pStyle w:val="Title"/>
            <w:pBdr>
              <w:bottom w:val="none" w:sz="0" w:space="0" w:color="auto"/>
            </w:pBdr>
            <w:spacing w:after="120"/>
            <w:jc w:val="right"/>
          </w:pPr>
        </w:pPrChange>
      </w:pPr>
      <w:del w:id="73" w:author="Microsoft Office User" w:date="2017-08-26T15:32:00Z">
        <w:r w:rsidRPr="0088676B" w:rsidDel="005E1FA1">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lastRenderedPageBreak/>
          <w:delText>White Paper</w:delText>
        </w:r>
      </w:del>
    </w:p>
    <w:p w14:paraId="38B8A9BE" w14:textId="77777777" w:rsidR="00A20860" w:rsidRPr="0088676B" w:rsidRDefault="00A20860">
      <w:pPr>
        <w:pStyle w:val="Title"/>
        <w:pBdr>
          <w:bottom w:val="none" w:sz="0" w:space="0" w:color="auto"/>
        </w:pBdr>
        <w:spacing w:after="120"/>
        <w:rPr>
          <w:rFonts w:ascii="Arial" w:eastAsiaTheme="minorEastAsia" w:hAnsi="Arial" w:cs="Arial"/>
          <w:b/>
          <w:sz w:val="56"/>
          <w:szCs w:val="56"/>
          <w:lang w:eastAsia="zh-CN"/>
          <w:rPrChange w:id="75" w:author="Microsoft Office User" w:date="2017-08-26T15:42:00Z">
            <w:rPr>
              <w:rFonts w:ascii="Arial" w:hAnsi="Arial" w:cs="Arial"/>
              <w:b/>
              <w:sz w:val="56"/>
              <w:szCs w:val="56"/>
            </w:rPr>
          </w:rPrChange>
        </w:rPr>
        <w:pPrChange w:id="76" w:author="Microsoft Office User" w:date="2017-08-26T16:25:00Z">
          <w:pPr>
            <w:pStyle w:val="Title"/>
            <w:pBdr>
              <w:bottom w:val="none" w:sz="0" w:space="0" w:color="auto"/>
            </w:pBdr>
            <w:spacing w:after="120"/>
            <w:jc w:val="right"/>
          </w:pPr>
        </w:pPrChange>
      </w:pPr>
    </w:p>
    <w:p w14:paraId="1F54BE02" w14:textId="591F59AA" w:rsidR="00753AC1" w:rsidRPr="0088676B" w:rsidRDefault="0086448F" w:rsidP="00753AC1">
      <w:pPr>
        <w:pStyle w:val="Title"/>
        <w:pBdr>
          <w:bottom w:val="none" w:sz="0" w:space="0" w:color="auto"/>
        </w:pBdr>
        <w:spacing w:after="120"/>
        <w:jc w:val="right"/>
        <w:rPr>
          <w:rFonts w:ascii="Arial" w:eastAsiaTheme="minorEastAsia" w:hAnsi="Arial" w:cs="Arial"/>
          <w:b/>
          <w:sz w:val="56"/>
          <w:szCs w:val="56"/>
          <w:lang w:eastAsia="zh-CN"/>
          <w:rPrChange w:id="77" w:author="Microsoft Office User" w:date="2017-08-26T15:42:00Z">
            <w:rPr>
              <w:rFonts w:ascii="Arial" w:hAnsi="Arial" w:cs="Arial"/>
              <w:b/>
              <w:sz w:val="56"/>
              <w:szCs w:val="56"/>
            </w:rPr>
          </w:rPrChange>
        </w:rPr>
      </w:pPr>
      <w:del w:id="78"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9" w:author="Microsoft Office User" w:date="2017-08-26T15:42:00Z">
              <w:rPr>
                <w:rFonts w:ascii="Arial" w:hAnsi="Arial" w:cs="Arial"/>
                <w:b/>
                <w:sz w:val="32"/>
                <w:szCs w:val="32"/>
              </w:rPr>
            </w:rPrChange>
          </w:rPr>
          <w:delText xml:space="preserve"> </w:delText>
        </w:r>
      </w:del>
      <w:del w:id="80" w:author="Microsoft Office User" w:date="2017-08-26T16:24:00Z">
        <w:r w:rsidR="00A20860" w:rsidRPr="0088676B" w:rsidDel="000D2E05">
          <w:rPr>
            <w:rFonts w:ascii="Arial" w:eastAsiaTheme="minorEastAsia" w:hAnsi="Arial" w:cs="Arial"/>
            <w:b/>
            <w:sz w:val="32"/>
            <w:szCs w:val="32"/>
            <w:lang w:eastAsia="zh-CN"/>
            <w:rPrChange w:id="81"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2"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4"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5"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6"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3" w:author="Microsoft Office User" w:date="2017-08-26T15:33:00Z"/>
          <w:rFonts w:ascii="Arial" w:eastAsiaTheme="minorEastAsia" w:hAnsi="Arial" w:cs="Arial"/>
          <w:sz w:val="36"/>
          <w:szCs w:val="36"/>
          <w:lang w:eastAsia="zh-CN"/>
          <w:rPrChange w:id="94" w:author="Microsoft Office User" w:date="2017-08-26T15:42:00Z">
            <w:rPr>
              <w:del w:id="95"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6"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7" w:author="Microsoft Office User" w:date="2017-08-26T15:33:00Z"/>
                <w:rFonts w:ascii="Arial" w:eastAsiaTheme="minorEastAsia" w:hAnsi="Arial" w:cs="Arial"/>
                <w:sz w:val="20"/>
                <w:szCs w:val="20"/>
                <w:lang w:eastAsia="zh-CN"/>
                <w:rPrChange w:id="98" w:author="Microsoft Office User" w:date="2017-08-26T15:42:00Z">
                  <w:rPr>
                    <w:del w:id="99" w:author="Microsoft Office User" w:date="2017-08-26T15:33:00Z"/>
                    <w:rFonts w:ascii="Arial" w:hAnsi="Arial" w:cs="Arial"/>
                    <w:sz w:val="20"/>
                    <w:szCs w:val="20"/>
                  </w:rPr>
                </w:rPrChange>
              </w:rPr>
            </w:pPr>
            <w:del w:id="100" w:author="Microsoft Office User" w:date="2017-08-26T15:33:00Z">
              <w:r w:rsidRPr="0088676B" w:rsidDel="005E1FA1">
                <w:rPr>
                  <w:rFonts w:ascii="Arial" w:eastAsiaTheme="minorEastAsia" w:hAnsi="Arial" w:cs="Arial"/>
                  <w:sz w:val="20"/>
                  <w:szCs w:val="20"/>
                  <w:lang w:eastAsia="zh-CN"/>
                  <w:rPrChange w:id="101"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102" w:author="Microsoft Office User" w:date="2017-08-26T15:33:00Z"/>
                <w:rFonts w:ascii="Arial" w:eastAsiaTheme="minorEastAsia" w:hAnsi="Arial" w:cs="Arial"/>
                <w:sz w:val="20"/>
                <w:szCs w:val="20"/>
                <w:lang w:eastAsia="zh-CN"/>
                <w:rPrChange w:id="103" w:author="Microsoft Office User" w:date="2017-08-26T15:42:00Z">
                  <w:rPr>
                    <w:del w:id="104"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5"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6" w:author="Microsoft Office User" w:date="2017-08-26T15:33:00Z"/>
                <w:rFonts w:ascii="Arial" w:eastAsiaTheme="minorEastAsia" w:hAnsi="Arial" w:cs="Arial"/>
                <w:sz w:val="20"/>
                <w:szCs w:val="20"/>
                <w:lang w:eastAsia="zh-CN"/>
                <w:rPrChange w:id="107" w:author="Microsoft Office User" w:date="2017-08-26T15:42:00Z">
                  <w:rPr>
                    <w:del w:id="108" w:author="Microsoft Office User" w:date="2017-08-26T15:33:00Z"/>
                    <w:rFonts w:ascii="Arial" w:hAnsi="Arial" w:cs="Arial"/>
                    <w:sz w:val="20"/>
                    <w:szCs w:val="20"/>
                  </w:rPr>
                </w:rPrChange>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11" w:author="Microsoft Office User" w:date="2017-08-26T15:33:00Z"/>
                <w:rFonts w:ascii="Arial" w:eastAsiaTheme="minorEastAsia" w:hAnsi="Arial" w:cs="Arial"/>
                <w:sz w:val="20"/>
                <w:szCs w:val="20"/>
                <w:lang w:eastAsia="zh-CN"/>
              </w:rPr>
            </w:pPr>
            <w:del w:id="112" w:author="Microsoft Office User" w:date="2017-08-26T15:33:00Z">
              <w:r w:rsidRPr="0088676B" w:rsidDel="005E1FA1">
                <w:rPr>
                  <w:rFonts w:ascii="Arial" w:eastAsiaTheme="minorEastAsia" w:hAnsi="Arial" w:cs="Arial"/>
                  <w:sz w:val="20"/>
                  <w:szCs w:val="20"/>
                  <w:lang w:eastAsia="zh-CN"/>
                  <w:rPrChange w:id="113"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7" w:author="Microsoft Office User" w:date="2017-08-26T15:33:00Z"/>
          <w:rFonts w:ascii="Arial" w:eastAsiaTheme="minorEastAsia" w:hAnsi="Arial" w:cs="Arial"/>
          <w:sz w:val="36"/>
          <w:szCs w:val="36"/>
          <w:lang w:eastAsia="zh-CN"/>
          <w:rPrChange w:id="118" w:author="Microsoft Office User" w:date="2017-08-26T15:42:00Z">
            <w:rPr>
              <w:del w:id="119"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p>
    <w:p w14:paraId="2FBDF0EF" w14:textId="6CAC6BDC" w:rsidR="00730041" w:rsidRPr="0088676B" w:rsidDel="005E1FA1" w:rsidRDefault="00730041">
      <w:pPr>
        <w:rPr>
          <w:del w:id="123" w:author="Microsoft Office User" w:date="2017-08-26T15:33:00Z"/>
          <w:rFonts w:ascii="Arial" w:eastAsiaTheme="minorEastAsia" w:hAnsi="Arial" w:cs="Arial"/>
          <w:sz w:val="20"/>
          <w:szCs w:val="20"/>
          <w:lang w:eastAsia="zh-CN"/>
          <w:rPrChange w:id="124" w:author="Microsoft Office User" w:date="2017-08-26T15:42:00Z">
            <w:rPr>
              <w:del w:id="125" w:author="Microsoft Office User" w:date="2017-08-26T15:33:00Z"/>
              <w:rFonts w:ascii="Arial" w:hAnsi="Arial" w:cs="Arial"/>
              <w:sz w:val="20"/>
              <w:szCs w:val="20"/>
            </w:rPr>
          </w:rPrChange>
        </w:rPr>
      </w:pPr>
      <w:del w:id="126" w:author="Microsoft Office User" w:date="2017-08-26T15:33:00Z">
        <w:r w:rsidRPr="0088676B" w:rsidDel="005E1FA1">
          <w:rPr>
            <w:rFonts w:ascii="Arial" w:eastAsiaTheme="minorEastAsia" w:hAnsi="Arial" w:cs="Arial"/>
            <w:sz w:val="20"/>
            <w:szCs w:val="20"/>
            <w:lang w:eastAsia="zh-CN"/>
            <w:rPrChange w:id="127"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8" w:author="Microsoft Office User" w:date="2017-08-26T15:33:00Z"/>
          <w:rFonts w:ascii="Arial" w:eastAsiaTheme="minorEastAsia" w:hAnsi="Arial" w:cs="Arial"/>
          <w:sz w:val="20"/>
          <w:szCs w:val="20"/>
          <w:lang w:eastAsia="zh-CN"/>
          <w:rPrChange w:id="129" w:author="Microsoft Office User" w:date="2017-08-26T15:42:00Z">
            <w:rPr>
              <w:del w:id="130"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31" w:author="Microsoft Office User" w:date="2017-08-26T15:33:00Z"/>
          <w:rFonts w:eastAsiaTheme="minorEastAsia"/>
          <w:lang w:eastAsia="zh-CN"/>
          <w:rPrChange w:id="132" w:author="Microsoft Office User" w:date="2017-08-26T15:42:00Z">
            <w:rPr>
              <w:del w:id="133"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4" w:author="Microsoft Office User" w:date="2017-08-26T15:33:00Z"/>
          <w:rFonts w:ascii="Arial" w:eastAsiaTheme="minorEastAsia" w:hAnsi="Arial" w:cs="Arial"/>
          <w:sz w:val="24"/>
          <w:szCs w:val="24"/>
          <w:lang w:eastAsia="zh-CN"/>
          <w:rPrChange w:id="135" w:author="Microsoft Office User" w:date="2017-08-26T15:42:00Z">
            <w:rPr>
              <w:del w:id="136" w:author="Microsoft Office User" w:date="2017-08-26T15:33:00Z"/>
              <w:rFonts w:ascii="Arial" w:hAnsi="Arial" w:cs="Arial"/>
              <w:sz w:val="24"/>
              <w:szCs w:val="24"/>
            </w:rPr>
          </w:rPrChange>
        </w:rPr>
      </w:pPr>
      <w:del w:id="137" w:author="Microsoft Office User" w:date="2017-08-26T15:33:00Z">
        <w:r w:rsidRPr="0088676B" w:rsidDel="005E1FA1">
          <w:rPr>
            <w:rFonts w:ascii="Arial" w:eastAsiaTheme="minorEastAsia" w:hAnsi="Arial" w:cs="Arial"/>
            <w:b w:val="0"/>
            <w:sz w:val="24"/>
            <w:szCs w:val="24"/>
            <w:lang w:eastAsia="zh-CN"/>
            <w:rPrChange w:id="138" w:author="Microsoft Office User" w:date="2017-08-26T15:42:00Z">
              <w:rPr>
                <w:rFonts w:ascii="Arial" w:hAnsi="Arial" w:cs="Arial"/>
                <w:b w:val="0"/>
                <w:sz w:val="24"/>
                <w:szCs w:val="24"/>
              </w:rPr>
            </w:rPrChange>
          </w:rPr>
          <w:delText>AMENDMENT HISTORY</w:delText>
        </w:r>
      </w:del>
    </w:p>
    <w:tbl>
      <w:tblPr>
        <w:tblStyle w:val="TableGrid"/>
        <w:tblW w:w="0" w:type="auto"/>
        <w:tblLook w:val="04A0" w:firstRow="1" w:lastRow="0" w:firstColumn="1" w:lastColumn="0" w:noHBand="0" w:noVBand="1"/>
      </w:tblPr>
      <w:tblGrid>
        <w:gridCol w:w="1005"/>
        <w:gridCol w:w="1469"/>
        <w:gridCol w:w="1444"/>
        <w:gridCol w:w="5432"/>
      </w:tblGrid>
      <w:tr w:rsidR="00716C79" w:rsidRPr="0088676B" w:rsidDel="005E1FA1" w14:paraId="0BFD8C09" w14:textId="36F2B9FF" w:rsidTr="00D80843">
        <w:trPr>
          <w:del w:id="139" w:author="Microsoft Office User" w:date="2017-08-26T15:33:00Z"/>
        </w:trPr>
        <w:tc>
          <w:tcPr>
            <w:tcW w:w="1008" w:type="dxa"/>
          </w:tcPr>
          <w:p w14:paraId="79FC72F2" w14:textId="107B5EAF" w:rsidR="00716C79" w:rsidRPr="0088676B" w:rsidDel="005E1FA1" w:rsidRDefault="00716C79" w:rsidP="00393AFE">
            <w:pPr>
              <w:spacing w:after="120"/>
              <w:rPr>
                <w:del w:id="140" w:author="Microsoft Office User" w:date="2017-08-26T15:33:00Z"/>
                <w:rFonts w:ascii="Arial" w:eastAsiaTheme="minorEastAsia" w:hAnsi="Arial" w:cs="Arial"/>
                <w:b/>
                <w:sz w:val="20"/>
                <w:szCs w:val="20"/>
                <w:lang w:eastAsia="zh-CN"/>
                <w:rPrChange w:id="141" w:author="Microsoft Office User" w:date="2017-08-26T15:42:00Z">
                  <w:rPr>
                    <w:del w:id="142" w:author="Microsoft Office User" w:date="2017-08-26T15:33:00Z"/>
                    <w:rFonts w:ascii="Arial" w:hAnsi="Arial" w:cs="Arial"/>
                    <w:b/>
                    <w:sz w:val="20"/>
                    <w:szCs w:val="20"/>
                  </w:rPr>
                </w:rPrChange>
              </w:rPr>
            </w:pPr>
            <w:del w:id="143" w:author="Microsoft Office User" w:date="2017-08-26T15:33:00Z">
              <w:r w:rsidRPr="0088676B" w:rsidDel="005E1FA1">
                <w:rPr>
                  <w:rFonts w:ascii="Arial" w:eastAsiaTheme="minorEastAsia" w:hAnsi="Arial" w:cs="Arial"/>
                  <w:b/>
                  <w:sz w:val="20"/>
                  <w:szCs w:val="20"/>
                  <w:lang w:eastAsia="zh-CN"/>
                  <w:rPrChange w:id="144"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5" w:author="Microsoft Office User" w:date="2017-08-26T15:33:00Z"/>
                <w:rFonts w:ascii="Arial" w:eastAsiaTheme="minorEastAsia" w:hAnsi="Arial" w:cs="Arial"/>
                <w:b/>
                <w:sz w:val="20"/>
                <w:szCs w:val="20"/>
                <w:lang w:eastAsia="zh-CN"/>
                <w:rPrChange w:id="146" w:author="Microsoft Office User" w:date="2017-08-26T15:42:00Z">
                  <w:rPr>
                    <w:del w:id="147" w:author="Microsoft Office User" w:date="2017-08-26T15:33:00Z"/>
                    <w:rFonts w:ascii="Arial" w:hAnsi="Arial" w:cs="Arial"/>
                    <w:b/>
                    <w:sz w:val="20"/>
                    <w:szCs w:val="20"/>
                  </w:rPr>
                </w:rPrChange>
              </w:rPr>
            </w:pPr>
            <w:del w:id="148" w:author="Microsoft Office User" w:date="2017-08-26T15:33:00Z">
              <w:r w:rsidRPr="0088676B" w:rsidDel="005E1FA1">
                <w:rPr>
                  <w:rFonts w:ascii="Arial" w:eastAsiaTheme="minorEastAsia" w:hAnsi="Arial" w:cs="Arial"/>
                  <w:b/>
                  <w:sz w:val="20"/>
                  <w:szCs w:val="20"/>
                  <w:lang w:eastAsia="zh-CN"/>
                  <w:rPrChange w:id="149"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50" w:author="Microsoft Office User" w:date="2017-08-26T15:33:00Z"/>
                <w:rFonts w:ascii="Arial" w:eastAsiaTheme="minorEastAsia" w:hAnsi="Arial" w:cs="Arial"/>
                <w:b/>
                <w:sz w:val="20"/>
                <w:szCs w:val="20"/>
                <w:lang w:eastAsia="zh-CN"/>
                <w:rPrChange w:id="151" w:author="Microsoft Office User" w:date="2017-08-26T15:42:00Z">
                  <w:rPr>
                    <w:del w:id="152" w:author="Microsoft Office User" w:date="2017-08-26T15:33:00Z"/>
                    <w:rFonts w:ascii="Arial" w:hAnsi="Arial" w:cs="Arial"/>
                    <w:b/>
                    <w:sz w:val="20"/>
                    <w:szCs w:val="20"/>
                  </w:rPr>
                </w:rPrChange>
              </w:rPr>
            </w:pPr>
            <w:del w:id="153" w:author="Microsoft Office User" w:date="2017-08-26T15:33:00Z">
              <w:r w:rsidRPr="0088676B" w:rsidDel="005E1FA1">
                <w:rPr>
                  <w:rFonts w:ascii="Arial" w:eastAsiaTheme="minorEastAsia" w:hAnsi="Arial" w:cs="Arial"/>
                  <w:b/>
                  <w:sz w:val="20"/>
                  <w:szCs w:val="20"/>
                  <w:lang w:eastAsia="zh-CN"/>
                  <w:rPrChange w:id="154"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5" w:author="Microsoft Office User" w:date="2017-08-26T15:33:00Z"/>
                <w:rFonts w:ascii="Arial" w:eastAsiaTheme="minorEastAsia" w:hAnsi="Arial" w:cs="Arial"/>
                <w:b/>
                <w:sz w:val="20"/>
                <w:szCs w:val="20"/>
                <w:lang w:eastAsia="zh-CN"/>
                <w:rPrChange w:id="156" w:author="Microsoft Office User" w:date="2017-08-26T15:42:00Z">
                  <w:rPr>
                    <w:del w:id="157" w:author="Microsoft Office User" w:date="2017-08-26T15:33:00Z"/>
                    <w:rFonts w:ascii="Arial" w:hAnsi="Arial" w:cs="Arial"/>
                    <w:b/>
                    <w:sz w:val="20"/>
                    <w:szCs w:val="20"/>
                  </w:rPr>
                </w:rPrChange>
              </w:rPr>
            </w:pPr>
            <w:del w:id="158" w:author="Microsoft Office User" w:date="2017-08-26T15:33:00Z">
              <w:r w:rsidRPr="0088676B" w:rsidDel="005E1FA1">
                <w:rPr>
                  <w:rFonts w:ascii="Arial" w:eastAsiaTheme="minorEastAsia" w:hAnsi="Arial" w:cs="Arial"/>
                  <w:b/>
                  <w:sz w:val="20"/>
                  <w:szCs w:val="20"/>
                  <w:lang w:eastAsia="zh-CN"/>
                  <w:rPrChange w:id="159"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60"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61" w:author="Microsoft Office User" w:date="2017-08-26T15:33:00Z"/>
                <w:rFonts w:ascii="Arial" w:eastAsiaTheme="minorEastAsia" w:hAnsi="Arial" w:cs="Arial"/>
                <w:b w:val="0"/>
                <w:sz w:val="20"/>
                <w:lang w:eastAsia="zh-CN"/>
                <w:rPrChange w:id="162" w:author="Microsoft Office User" w:date="2017-08-26T15:42:00Z">
                  <w:rPr>
                    <w:del w:id="163" w:author="Microsoft Office User" w:date="2017-08-26T15:33:00Z"/>
                    <w:rFonts w:ascii="Arial" w:hAnsi="Arial" w:cs="Arial"/>
                    <w:b w:val="0"/>
                    <w:sz w:val="20"/>
                  </w:rPr>
                </w:rPrChange>
              </w:rPr>
            </w:pPr>
            <w:del w:id="164" w:author="Microsoft Office User" w:date="2017-08-26T15:33:00Z">
              <w:r w:rsidRPr="0088676B" w:rsidDel="005E1FA1">
                <w:rPr>
                  <w:rFonts w:ascii="Arial" w:eastAsiaTheme="minorEastAsia" w:hAnsi="Arial" w:cs="Arial"/>
                  <w:sz w:val="20"/>
                  <w:lang w:eastAsia="zh-CN"/>
                  <w:rPrChange w:id="165"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6" w:author="Microsoft Office User" w:date="2017-08-26T15:33:00Z"/>
                <w:rFonts w:ascii="Arial" w:eastAsiaTheme="minorEastAsia" w:hAnsi="Arial" w:cs="Arial"/>
                <w:b w:val="0"/>
                <w:sz w:val="20"/>
                <w:lang w:eastAsia="zh-CN"/>
                <w:rPrChange w:id="167" w:author="Microsoft Office User" w:date="2017-08-26T15:42:00Z">
                  <w:rPr>
                    <w:del w:id="168" w:author="Microsoft Office User" w:date="2017-08-26T15:33:00Z"/>
                    <w:rFonts w:ascii="Arial" w:hAnsi="Arial" w:cs="Arial"/>
                    <w:b w:val="0"/>
                    <w:sz w:val="20"/>
                  </w:rPr>
                </w:rPrChange>
              </w:rPr>
            </w:pPr>
            <w:del w:id="169" w:author="Microsoft Office User" w:date="2017-08-26T15:33:00Z">
              <w:r w:rsidRPr="0088676B" w:rsidDel="005E1FA1">
                <w:rPr>
                  <w:rFonts w:ascii="Arial" w:eastAsiaTheme="minorEastAsia" w:hAnsi="Arial" w:cs="Arial"/>
                  <w:sz w:val="20"/>
                  <w:lang w:eastAsia="zh-CN"/>
                  <w:rPrChange w:id="170"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71"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72"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3" w:author="Microsoft Office User" w:date="2017-08-26T15:33:00Z"/>
                <w:rFonts w:ascii="Arial" w:eastAsiaTheme="minorEastAsia" w:hAnsi="Arial" w:cs="Arial"/>
                <w:b w:val="0"/>
                <w:sz w:val="20"/>
                <w:lang w:eastAsia="zh-CN"/>
                <w:rPrChange w:id="174" w:author="Microsoft Office User" w:date="2017-08-26T15:42:00Z">
                  <w:rPr>
                    <w:del w:id="175" w:author="Microsoft Office User" w:date="2017-08-26T15:33:00Z"/>
                    <w:rFonts w:ascii="Arial" w:hAnsi="Arial" w:cs="Arial"/>
                    <w:b w:val="0"/>
                    <w:sz w:val="20"/>
                  </w:rPr>
                </w:rPrChange>
              </w:rPr>
            </w:pPr>
            <w:del w:id="176" w:author="Microsoft Office User" w:date="2017-08-26T15:33:00Z">
              <w:r w:rsidRPr="0088676B" w:rsidDel="005E1FA1">
                <w:rPr>
                  <w:rFonts w:ascii="Arial" w:eastAsiaTheme="minorEastAsia" w:hAnsi="Arial" w:cs="Arial"/>
                  <w:sz w:val="20"/>
                  <w:lang w:eastAsia="zh-CN"/>
                  <w:rPrChange w:id="177"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8" w:author="Microsoft Office User" w:date="2017-08-26T15:33:00Z"/>
                <w:rFonts w:ascii="Arial" w:eastAsiaTheme="minorEastAsia" w:hAnsi="Arial" w:cs="Arial"/>
                <w:b w:val="0"/>
                <w:sz w:val="20"/>
                <w:lang w:eastAsia="zh-CN"/>
                <w:rPrChange w:id="179" w:author="Microsoft Office User" w:date="2017-08-26T15:42:00Z">
                  <w:rPr>
                    <w:del w:id="180" w:author="Microsoft Office User" w:date="2017-08-26T15:33:00Z"/>
                    <w:rFonts w:ascii="Arial" w:hAnsi="Arial" w:cs="Arial"/>
                    <w:b w:val="0"/>
                    <w:sz w:val="20"/>
                  </w:rPr>
                </w:rPrChange>
              </w:rPr>
            </w:pPr>
            <w:del w:id="181" w:author="Microsoft Office User" w:date="2017-08-26T15:33:00Z">
              <w:r w:rsidRPr="0088676B" w:rsidDel="005E1FA1">
                <w:rPr>
                  <w:rFonts w:ascii="Arial" w:eastAsiaTheme="minorEastAsia" w:hAnsi="Arial" w:cs="Arial"/>
                  <w:sz w:val="20"/>
                  <w:lang w:eastAsia="zh-CN"/>
                  <w:rPrChange w:id="182"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3"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4" w:author="Microsoft Office User" w:date="2017-08-26T15:33:00Z"/>
                <w:rFonts w:ascii="Arial" w:eastAsiaTheme="minorEastAsia" w:hAnsi="Arial" w:cs="Arial"/>
                <w:b w:val="0"/>
                <w:sz w:val="20"/>
                <w:lang w:eastAsia="zh-CN"/>
                <w:rPrChange w:id="185" w:author="Microsoft Office User" w:date="2017-08-26T15:42:00Z">
                  <w:rPr>
                    <w:del w:id="186" w:author="Microsoft Office User" w:date="2017-08-26T15:33:00Z"/>
                    <w:rFonts w:ascii="Arial" w:hAnsi="Arial" w:cs="Arial"/>
                    <w:b w:val="0"/>
                    <w:sz w:val="20"/>
                  </w:rPr>
                </w:rPrChange>
              </w:rPr>
            </w:pPr>
            <w:del w:id="187" w:author="Microsoft Office User" w:date="2017-08-26T15:33:00Z">
              <w:r w:rsidRPr="0088676B" w:rsidDel="005E1FA1">
                <w:rPr>
                  <w:rFonts w:ascii="Arial" w:eastAsiaTheme="minorEastAsia" w:hAnsi="Arial" w:cs="Arial"/>
                  <w:sz w:val="20"/>
                  <w:lang w:eastAsia="zh-CN"/>
                  <w:rPrChange w:id="188"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9" w:author="Microsoft Office User" w:date="2017-08-26T15:33:00Z"/>
                <w:rFonts w:ascii="Arial" w:eastAsiaTheme="minorEastAsia" w:hAnsi="Arial" w:cs="Arial"/>
                <w:b w:val="0"/>
                <w:sz w:val="20"/>
                <w:lang w:eastAsia="zh-CN"/>
              </w:rPr>
            </w:pPr>
            <w:del w:id="190" w:author="Microsoft Office User" w:date="2017-08-26T15:33:00Z">
              <w:r w:rsidRPr="0088676B" w:rsidDel="005E1FA1">
                <w:rPr>
                  <w:rFonts w:ascii="Arial" w:eastAsiaTheme="minorEastAsia" w:hAnsi="Arial" w:cs="Arial"/>
                  <w:sz w:val="20"/>
                  <w:lang w:eastAsia="zh-CN"/>
                  <w:rPrChange w:id="191"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92"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Change w:id="195"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6" w:author="Microsoft Office User" w:date="2017-08-26T15:33:00Z"/>
                <w:rFonts w:ascii="Arial" w:eastAsiaTheme="minorEastAsia" w:hAnsi="Arial" w:cs="Arial"/>
                <w:b w:val="0"/>
                <w:sz w:val="20"/>
                <w:lang w:eastAsia="zh-CN"/>
              </w:rPr>
            </w:pPr>
            <w:del w:id="197"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sz w:val="20"/>
                  <w:lang w:eastAsia="zh-CN"/>
                  <w:rPrChange w:id="200"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201" w:author="Microsoft Office User" w:date="2017-08-26T15:33:00Z"/>
                <w:rFonts w:ascii="Arial" w:eastAsiaTheme="minorEastAsia" w:hAnsi="Arial" w:cs="Arial"/>
                <w:b w:val="0"/>
                <w:sz w:val="20"/>
                <w:lang w:eastAsia="zh-CN"/>
              </w:rPr>
            </w:pPr>
            <w:del w:id="202" w:author="Microsoft Office User" w:date="2017-08-26T15:33:00Z">
              <w:r w:rsidRPr="0088676B" w:rsidDel="005E1FA1">
                <w:rPr>
                  <w:rFonts w:ascii="Arial" w:eastAsiaTheme="minorEastAsia" w:hAnsi="Arial" w:cs="Arial"/>
                  <w:sz w:val="20"/>
                  <w:lang w:eastAsia="zh-CN"/>
                  <w:rPrChange w:id="203"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4"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5" w:author="Microsoft Office User" w:date="2017-08-26T15:33:00Z"/>
                <w:rFonts w:ascii="Arial" w:eastAsiaTheme="minorEastAsia" w:hAnsi="Arial" w:cs="Arial"/>
                <w:b w:val="0"/>
                <w:sz w:val="20"/>
                <w:lang w:eastAsia="zh-CN"/>
                <w:rPrChange w:id="206" w:author="Microsoft Office User" w:date="2017-08-26T15:42:00Z">
                  <w:rPr>
                    <w:del w:id="207" w:author="Microsoft Office User" w:date="2017-08-26T15:33:00Z"/>
                    <w:rFonts w:ascii="Arial" w:hAnsi="Arial" w:cs="Arial"/>
                    <w:b w:val="0"/>
                    <w:sz w:val="20"/>
                  </w:rPr>
                </w:rPrChange>
              </w:rPr>
            </w:pPr>
            <w:del w:id="208" w:author="Microsoft Office User" w:date="2017-08-26T15:33:00Z">
              <w:r w:rsidRPr="0088676B" w:rsidDel="005E1FA1">
                <w:rPr>
                  <w:rFonts w:ascii="Arial" w:eastAsiaTheme="minorEastAsia" w:hAnsi="Arial" w:cs="Arial"/>
                  <w:sz w:val="20"/>
                  <w:lang w:eastAsia="zh-CN"/>
                  <w:rPrChange w:id="209"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10" w:author="Microsoft Office User" w:date="2017-08-26T15:33:00Z"/>
                <w:rFonts w:ascii="Arial" w:eastAsiaTheme="minorEastAsia" w:hAnsi="Arial" w:cs="Arial"/>
                <w:b w:val="0"/>
                <w:sz w:val="20"/>
                <w:lang w:eastAsia="zh-CN"/>
                <w:rPrChange w:id="211" w:author="Microsoft Office User" w:date="2017-08-26T15:42:00Z">
                  <w:rPr>
                    <w:del w:id="212" w:author="Microsoft Office User" w:date="2017-08-26T15:33:00Z"/>
                    <w:rFonts w:ascii="Arial" w:hAnsi="Arial" w:cs="Arial"/>
                    <w:b w:val="0"/>
                    <w:sz w:val="20"/>
                  </w:rPr>
                </w:rPrChange>
              </w:rPr>
            </w:pPr>
            <w:del w:id="213" w:author="Microsoft Office User" w:date="2017-08-26T15:33:00Z">
              <w:r w:rsidRPr="0088676B" w:rsidDel="005E1FA1">
                <w:rPr>
                  <w:rFonts w:ascii="Arial" w:eastAsiaTheme="minorEastAsia" w:hAnsi="Arial" w:cs="Arial"/>
                  <w:sz w:val="20"/>
                  <w:lang w:eastAsia="zh-CN"/>
                  <w:rPrChange w:id="214"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5"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6" w:author="Microsoft Office User" w:date="2017-08-26T15:33:00Z"/>
                <w:rFonts w:ascii="Arial" w:eastAsiaTheme="minorEastAsia" w:hAnsi="Arial" w:cs="Arial"/>
                <w:b w:val="0"/>
                <w:sz w:val="20"/>
                <w:lang w:eastAsia="zh-CN"/>
                <w:rPrChange w:id="217" w:author="Microsoft Office User" w:date="2017-08-26T15:42:00Z">
                  <w:rPr>
                    <w:del w:id="218" w:author="Microsoft Office User" w:date="2017-08-26T15:33:00Z"/>
                    <w:rFonts w:ascii="Arial" w:hAnsi="Arial" w:cs="Arial"/>
                    <w:b w:val="0"/>
                    <w:sz w:val="20"/>
                  </w:rPr>
                </w:rPrChange>
              </w:rPr>
            </w:pPr>
            <w:del w:id="219" w:author="Microsoft Office User" w:date="2017-08-26T15:33:00Z">
              <w:r w:rsidRPr="0088676B" w:rsidDel="005E1FA1">
                <w:rPr>
                  <w:rFonts w:ascii="Arial" w:eastAsiaTheme="minorEastAsia" w:hAnsi="Arial" w:cs="Arial"/>
                  <w:sz w:val="20"/>
                  <w:lang w:eastAsia="zh-CN"/>
                  <w:rPrChange w:id="220"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21"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22" w:author="Microsoft Office User" w:date="2017-08-26T15:33:00Z"/>
                <w:rFonts w:ascii="Arial" w:eastAsiaTheme="minorEastAsia" w:hAnsi="Arial" w:cs="Arial"/>
                <w:b w:val="0"/>
                <w:sz w:val="20"/>
                <w:lang w:eastAsia="zh-CN"/>
                <w:rPrChange w:id="223" w:author="Microsoft Office User" w:date="2017-08-26T15:42:00Z">
                  <w:rPr>
                    <w:del w:id="224" w:author="Microsoft Office User" w:date="2017-08-26T15:33:00Z"/>
                    <w:rFonts w:ascii="Arial" w:hAnsi="Arial" w:cs="Arial"/>
                    <w:b w:val="0"/>
                    <w:sz w:val="20"/>
                  </w:rPr>
                </w:rPrChange>
              </w:rPr>
            </w:pPr>
            <w:del w:id="225" w:author="Microsoft Office User" w:date="2017-08-26T15:33:00Z">
              <w:r w:rsidRPr="0088676B" w:rsidDel="005E1FA1">
                <w:rPr>
                  <w:rFonts w:ascii="Arial" w:eastAsiaTheme="minorEastAsia" w:hAnsi="Arial" w:cs="Arial"/>
                  <w:sz w:val="20"/>
                  <w:lang w:eastAsia="zh-CN"/>
                  <w:rPrChange w:id="226"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7" w:author="Microsoft Office User" w:date="2017-08-26T15:33:00Z"/>
                <w:rFonts w:ascii="Arial" w:eastAsiaTheme="minorEastAsia" w:hAnsi="Arial" w:cs="Arial"/>
                <w:b w:val="0"/>
                <w:sz w:val="20"/>
                <w:lang w:eastAsia="zh-CN"/>
                <w:rPrChange w:id="228" w:author="Microsoft Office User" w:date="2017-08-26T15:42:00Z">
                  <w:rPr>
                    <w:del w:id="229" w:author="Microsoft Office User" w:date="2017-08-26T15:33:00Z"/>
                    <w:rFonts w:ascii="Arial" w:hAnsi="Arial" w:cs="Arial"/>
                    <w:b w:val="0"/>
                    <w:sz w:val="20"/>
                  </w:rPr>
                </w:rPrChange>
              </w:rPr>
            </w:pPr>
            <w:del w:id="230" w:author="Microsoft Office User" w:date="2017-08-26T15:33:00Z">
              <w:r w:rsidRPr="0088676B" w:rsidDel="005E1FA1">
                <w:rPr>
                  <w:rFonts w:ascii="Arial" w:eastAsiaTheme="minorEastAsia" w:hAnsi="Arial" w:cs="Arial"/>
                  <w:sz w:val="20"/>
                  <w:lang w:eastAsia="zh-CN"/>
                  <w:rPrChange w:id="231"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32"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3" w:author="Microsoft Office User" w:date="2017-08-26T15:33:00Z"/>
                <w:rFonts w:ascii="Arial" w:eastAsiaTheme="minorEastAsia" w:hAnsi="Arial" w:cs="Arial"/>
                <w:b w:val="0"/>
                <w:sz w:val="20"/>
                <w:lang w:eastAsia="zh-CN"/>
                <w:rPrChange w:id="234" w:author="Microsoft Office User" w:date="2017-08-26T15:42:00Z">
                  <w:rPr>
                    <w:del w:id="235" w:author="Microsoft Office User" w:date="2017-08-26T15:33:00Z"/>
                    <w:rFonts w:ascii="Arial" w:hAnsi="Arial" w:cs="Arial"/>
                    <w:b w:val="0"/>
                    <w:sz w:val="20"/>
                  </w:rPr>
                </w:rPrChange>
              </w:rPr>
            </w:pPr>
            <w:del w:id="236" w:author="Microsoft Office User" w:date="2017-08-26T15:33:00Z">
              <w:r w:rsidRPr="0088676B" w:rsidDel="005E1FA1">
                <w:rPr>
                  <w:rFonts w:ascii="Arial" w:eastAsiaTheme="minorEastAsia" w:hAnsi="Arial" w:cs="Arial"/>
                  <w:sz w:val="20"/>
                  <w:lang w:eastAsia="zh-CN"/>
                  <w:rPrChange w:id="237"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8" w:author="Microsoft Office User" w:date="2017-08-26T15:33:00Z"/>
                <w:rFonts w:ascii="Arial" w:eastAsiaTheme="minorEastAsia" w:hAnsi="Arial" w:cs="Arial"/>
                <w:b w:val="0"/>
                <w:sz w:val="20"/>
                <w:lang w:eastAsia="zh-CN"/>
                <w:rPrChange w:id="239" w:author="Microsoft Office User" w:date="2017-08-26T15:42:00Z">
                  <w:rPr>
                    <w:del w:id="240" w:author="Microsoft Office User" w:date="2017-08-26T15:33:00Z"/>
                    <w:rFonts w:ascii="Arial" w:hAnsi="Arial" w:cs="Arial"/>
                    <w:b w:val="0"/>
                    <w:sz w:val="20"/>
                  </w:rPr>
                </w:rPrChange>
              </w:rPr>
            </w:pPr>
            <w:del w:id="241" w:author="Microsoft Office User" w:date="2017-08-26T15:33:00Z">
              <w:r w:rsidRPr="0088676B" w:rsidDel="005E1FA1">
                <w:rPr>
                  <w:rFonts w:ascii="Arial" w:eastAsiaTheme="minorEastAsia" w:hAnsi="Arial" w:cs="Arial"/>
                  <w:sz w:val="20"/>
                  <w:lang w:eastAsia="zh-CN"/>
                  <w:rPrChange w:id="242"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3"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4" w:author="Microsoft Office User" w:date="2017-08-26T15:33:00Z"/>
                <w:rFonts w:ascii="Arial" w:eastAsiaTheme="minorEastAsia" w:hAnsi="Arial" w:cs="Arial"/>
                <w:b w:val="0"/>
                <w:sz w:val="20"/>
                <w:lang w:eastAsia="zh-CN"/>
                <w:rPrChange w:id="245" w:author="Microsoft Office User" w:date="2017-08-26T15:42:00Z">
                  <w:rPr>
                    <w:del w:id="246" w:author="Microsoft Office User" w:date="2017-08-26T15:33:00Z"/>
                    <w:rFonts w:ascii="Arial" w:hAnsi="Arial" w:cs="Arial"/>
                    <w:b w:val="0"/>
                    <w:sz w:val="20"/>
                  </w:rPr>
                </w:rPrChange>
              </w:rPr>
            </w:pPr>
            <w:del w:id="247" w:author="Microsoft Office User" w:date="2017-08-26T15:33:00Z">
              <w:r w:rsidRPr="0088676B" w:rsidDel="005E1FA1">
                <w:rPr>
                  <w:rFonts w:ascii="Arial" w:eastAsiaTheme="minorEastAsia" w:hAnsi="Arial" w:cs="Arial"/>
                  <w:sz w:val="20"/>
                  <w:lang w:eastAsia="zh-CN"/>
                  <w:rPrChange w:id="248"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9" w:author="Microsoft Office User" w:date="2017-08-26T15:33:00Z"/>
                <w:rFonts w:ascii="Arial" w:eastAsiaTheme="minorEastAsia" w:hAnsi="Arial" w:cs="Arial"/>
                <w:b w:val="0"/>
                <w:sz w:val="20"/>
                <w:lang w:eastAsia="zh-CN"/>
                <w:rPrChange w:id="250" w:author="Microsoft Office User" w:date="2017-08-26T15:42:00Z">
                  <w:rPr>
                    <w:del w:id="251" w:author="Microsoft Office User" w:date="2017-08-26T15:33:00Z"/>
                    <w:rFonts w:ascii="Arial" w:hAnsi="Arial" w:cs="Arial"/>
                    <w:b w:val="0"/>
                    <w:sz w:val="20"/>
                  </w:rPr>
                </w:rPrChange>
              </w:rPr>
            </w:pPr>
            <w:del w:id="252" w:author="Microsoft Office User" w:date="2017-08-26T15:33:00Z">
              <w:r w:rsidRPr="0088676B" w:rsidDel="005E1FA1">
                <w:rPr>
                  <w:rFonts w:ascii="Arial" w:eastAsiaTheme="minorEastAsia" w:hAnsi="Arial" w:cs="Arial"/>
                  <w:sz w:val="20"/>
                  <w:lang w:eastAsia="zh-CN"/>
                  <w:rPrChange w:id="253"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4"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5" w:author="Microsoft Office User" w:date="2017-08-26T15:33:00Z"/>
                <w:rFonts w:ascii="Arial" w:eastAsiaTheme="minorEastAsia" w:hAnsi="Arial" w:cs="Arial"/>
                <w:b w:val="0"/>
                <w:sz w:val="20"/>
                <w:lang w:eastAsia="zh-CN"/>
                <w:rPrChange w:id="256" w:author="Microsoft Office User" w:date="2017-08-26T15:42:00Z">
                  <w:rPr>
                    <w:del w:id="257" w:author="Microsoft Office User" w:date="2017-08-26T15:33:00Z"/>
                    <w:rFonts w:ascii="Arial" w:hAnsi="Arial" w:cs="Arial"/>
                    <w:b w:val="0"/>
                    <w:sz w:val="20"/>
                  </w:rPr>
                </w:rPrChange>
              </w:rPr>
            </w:pPr>
            <w:del w:id="258" w:author="Microsoft Office User" w:date="2017-08-26T15:33:00Z">
              <w:r w:rsidRPr="0088676B" w:rsidDel="005E1FA1">
                <w:rPr>
                  <w:rFonts w:ascii="Arial" w:eastAsiaTheme="minorEastAsia" w:hAnsi="Arial" w:cs="Arial"/>
                  <w:sz w:val="20"/>
                  <w:lang w:eastAsia="zh-CN"/>
                  <w:rPrChange w:id="259"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60" w:author="Microsoft Office User" w:date="2017-08-26T15:33:00Z"/>
                <w:rFonts w:ascii="Arial" w:eastAsiaTheme="minorEastAsia" w:hAnsi="Arial" w:cs="Arial"/>
                <w:b w:val="0"/>
                <w:sz w:val="20"/>
                <w:lang w:eastAsia="zh-CN"/>
                <w:rPrChange w:id="261" w:author="Microsoft Office User" w:date="2017-08-26T15:42:00Z">
                  <w:rPr>
                    <w:del w:id="262" w:author="Microsoft Office User" w:date="2017-08-26T15:33:00Z"/>
                    <w:rFonts w:ascii="Arial" w:hAnsi="Arial" w:cs="Arial"/>
                    <w:b w:val="0"/>
                    <w:sz w:val="20"/>
                  </w:rPr>
                </w:rPrChange>
              </w:rPr>
            </w:pPr>
            <w:del w:id="263" w:author="Microsoft Office User" w:date="2017-08-26T15:33:00Z">
              <w:r w:rsidRPr="0088676B" w:rsidDel="005E1FA1">
                <w:rPr>
                  <w:rFonts w:ascii="Arial" w:eastAsiaTheme="minorEastAsia" w:hAnsi="Arial" w:cs="Arial"/>
                  <w:sz w:val="20"/>
                  <w:lang w:eastAsia="zh-CN"/>
                  <w:rPrChange w:id="264"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5" w:author="Microsoft Office User" w:date="2017-08-26T15:33:00Z"/>
                <w:rFonts w:ascii="Arial" w:eastAsiaTheme="minorEastAsia" w:hAnsi="Arial" w:cs="Arial"/>
                <w:b w:val="0"/>
                <w:sz w:val="20"/>
                <w:lang w:eastAsia="zh-CN"/>
                <w:rPrChange w:id="266" w:author="Microsoft Office User" w:date="2017-08-26T15:42:00Z">
                  <w:rPr>
                    <w:del w:id="267" w:author="Microsoft Office User" w:date="2017-08-26T15:33:00Z"/>
                    <w:rFonts w:ascii="Arial" w:hAnsi="Arial" w:cs="Arial"/>
                    <w:b w:val="0"/>
                    <w:sz w:val="20"/>
                  </w:rPr>
                </w:rPrChange>
              </w:rPr>
            </w:pPr>
            <w:del w:id="268" w:author="Microsoft Office User" w:date="2017-08-26T15:33:00Z">
              <w:r w:rsidRPr="0088676B" w:rsidDel="005E1FA1">
                <w:rPr>
                  <w:rFonts w:ascii="Arial" w:eastAsiaTheme="minorEastAsia" w:hAnsi="Arial" w:cs="Arial"/>
                  <w:sz w:val="20"/>
                  <w:lang w:eastAsia="zh-CN"/>
                  <w:rPrChange w:id="269"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70" w:author="Microsoft Office User" w:date="2017-08-26T15:33:00Z"/>
                <w:rFonts w:ascii="Arial" w:eastAsiaTheme="minorEastAsia" w:hAnsi="Arial" w:cs="Arial"/>
                <w:b w:val="0"/>
                <w:sz w:val="20"/>
                <w:lang w:eastAsia="zh-CN"/>
                <w:rPrChange w:id="271" w:author="Microsoft Office User" w:date="2017-08-26T15:42:00Z">
                  <w:rPr>
                    <w:del w:id="272" w:author="Microsoft Office User" w:date="2017-08-26T15:33:00Z"/>
                    <w:rFonts w:ascii="Arial" w:hAnsi="Arial" w:cs="Arial"/>
                    <w:b w:val="0"/>
                    <w:sz w:val="20"/>
                  </w:rPr>
                </w:rPrChange>
              </w:rPr>
            </w:pPr>
            <w:del w:id="273" w:author="Microsoft Office User" w:date="2017-08-26T15:33:00Z">
              <w:r w:rsidRPr="0088676B" w:rsidDel="005E1FA1">
                <w:rPr>
                  <w:rFonts w:ascii="Arial" w:eastAsiaTheme="minorEastAsia" w:hAnsi="Arial" w:cs="Arial"/>
                  <w:sz w:val="20"/>
                  <w:lang w:eastAsia="zh-CN"/>
                  <w:rPrChange w:id="274"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5" w:author="Microsoft Office User" w:date="2017-08-26T15:33:00Z"/>
                <w:rFonts w:ascii="Arial" w:eastAsiaTheme="minorEastAsia" w:hAnsi="Arial" w:cs="Arial"/>
                <w:b w:val="0"/>
                <w:sz w:val="20"/>
                <w:lang w:eastAsia="zh-CN"/>
                <w:rPrChange w:id="276" w:author="Microsoft Office User" w:date="2017-08-26T15:42:00Z">
                  <w:rPr>
                    <w:del w:id="277" w:author="Microsoft Office User" w:date="2017-08-26T15:33:00Z"/>
                    <w:rFonts w:ascii="Arial" w:hAnsi="Arial" w:cs="Arial"/>
                    <w:b w:val="0"/>
                    <w:sz w:val="20"/>
                  </w:rPr>
                </w:rPrChange>
              </w:rPr>
            </w:pPr>
            <w:del w:id="278" w:author="Microsoft Office User" w:date="2017-08-26T15:33:00Z">
              <w:r w:rsidRPr="0088676B" w:rsidDel="005E1FA1">
                <w:rPr>
                  <w:rFonts w:ascii="Arial" w:eastAsiaTheme="minorEastAsia" w:hAnsi="Arial" w:cs="Arial"/>
                  <w:sz w:val="20"/>
                  <w:lang w:eastAsia="zh-CN"/>
                  <w:rPrChange w:id="279"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80" w:author="Microsoft Office User" w:date="2017-08-26T15:33:00Z"/>
                <w:rFonts w:ascii="Arial" w:eastAsiaTheme="minorEastAsia" w:hAnsi="Arial" w:cs="Arial"/>
                <w:b w:val="0"/>
                <w:sz w:val="20"/>
                <w:lang w:eastAsia="zh-CN"/>
                <w:rPrChange w:id="281" w:author="Microsoft Office User" w:date="2017-08-26T15:42:00Z">
                  <w:rPr>
                    <w:del w:id="282"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3"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4" w:author="Microsoft Office User" w:date="2017-08-26T15:33:00Z"/>
                <w:rFonts w:ascii="Arial" w:eastAsiaTheme="minorEastAsia" w:hAnsi="Arial" w:cs="Arial"/>
                <w:b w:val="0"/>
                <w:sz w:val="20"/>
                <w:lang w:eastAsia="zh-CN"/>
                <w:rPrChange w:id="285" w:author="Microsoft Office User" w:date="2017-08-26T15:42:00Z">
                  <w:rPr>
                    <w:del w:id="286" w:author="Microsoft Office User" w:date="2017-08-26T15:33:00Z"/>
                    <w:rFonts w:ascii="Arial" w:hAnsi="Arial" w:cs="Arial"/>
                    <w:b w:val="0"/>
                    <w:sz w:val="20"/>
                  </w:rPr>
                </w:rPrChange>
              </w:rPr>
            </w:pPr>
            <w:del w:id="287" w:author="Microsoft Office User" w:date="2017-08-26T15:33:00Z">
              <w:r w:rsidRPr="0088676B" w:rsidDel="005E1FA1">
                <w:rPr>
                  <w:rFonts w:ascii="Arial" w:eastAsiaTheme="minorEastAsia" w:hAnsi="Arial" w:cs="Arial"/>
                  <w:sz w:val="20"/>
                  <w:lang w:eastAsia="zh-CN"/>
                  <w:rPrChange w:id="288"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9" w:author="Microsoft Office User" w:date="2017-08-26T15:33:00Z"/>
                <w:rFonts w:ascii="Arial" w:eastAsiaTheme="minorEastAsia" w:hAnsi="Arial" w:cs="Arial"/>
                <w:b w:val="0"/>
                <w:sz w:val="20"/>
                <w:lang w:eastAsia="zh-CN"/>
                <w:rPrChange w:id="290" w:author="Microsoft Office User" w:date="2017-08-26T15:42:00Z">
                  <w:rPr>
                    <w:del w:id="291" w:author="Microsoft Office User" w:date="2017-08-26T15:33:00Z"/>
                    <w:rFonts w:ascii="Arial" w:hAnsi="Arial" w:cs="Arial"/>
                    <w:b w:val="0"/>
                    <w:sz w:val="20"/>
                  </w:rPr>
                </w:rPrChange>
              </w:rPr>
            </w:pPr>
            <w:del w:id="292" w:author="Microsoft Office User" w:date="2017-08-26T15:33:00Z">
              <w:r w:rsidRPr="0088676B" w:rsidDel="005E1FA1">
                <w:rPr>
                  <w:rFonts w:ascii="Arial" w:eastAsiaTheme="minorEastAsia" w:hAnsi="Arial" w:cs="Arial"/>
                  <w:sz w:val="20"/>
                  <w:lang w:eastAsia="zh-CN"/>
                  <w:rPrChange w:id="293"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4" w:author="Microsoft Office User" w:date="2017-08-26T15:33:00Z"/>
                <w:rFonts w:ascii="Arial" w:eastAsiaTheme="minorEastAsia" w:hAnsi="Arial" w:cs="Arial"/>
                <w:b w:val="0"/>
                <w:sz w:val="20"/>
                <w:lang w:eastAsia="zh-CN"/>
                <w:rPrChange w:id="295" w:author="Microsoft Office User" w:date="2017-08-26T15:42:00Z">
                  <w:rPr>
                    <w:del w:id="296" w:author="Microsoft Office User" w:date="2017-08-26T15:33:00Z"/>
                    <w:rFonts w:ascii="Arial" w:hAnsi="Arial" w:cs="Arial"/>
                    <w:b w:val="0"/>
                    <w:sz w:val="20"/>
                  </w:rPr>
                </w:rPrChange>
              </w:rPr>
            </w:pPr>
            <w:del w:id="297" w:author="Microsoft Office User" w:date="2017-08-26T15:33:00Z">
              <w:r w:rsidRPr="0088676B" w:rsidDel="005E1FA1">
                <w:rPr>
                  <w:rFonts w:ascii="Arial" w:eastAsiaTheme="minorEastAsia" w:hAnsi="Arial" w:cs="Arial"/>
                  <w:sz w:val="20"/>
                  <w:lang w:eastAsia="zh-CN"/>
                  <w:rPrChange w:id="298"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9" w:author="Microsoft Office User" w:date="2017-08-26T15:33:00Z"/>
                <w:rFonts w:ascii="Arial" w:eastAsiaTheme="minorEastAsia" w:hAnsi="Arial" w:cs="Arial"/>
                <w:b w:val="0"/>
                <w:sz w:val="20"/>
                <w:lang w:eastAsia="zh-CN"/>
                <w:rPrChange w:id="300" w:author="Microsoft Office User" w:date="2017-08-26T15:42:00Z">
                  <w:rPr>
                    <w:del w:id="301" w:author="Microsoft Office User" w:date="2017-08-26T15:33:00Z"/>
                    <w:rFonts w:ascii="Arial" w:hAnsi="Arial" w:cs="Arial"/>
                    <w:b w:val="0"/>
                    <w:sz w:val="20"/>
                  </w:rPr>
                </w:rPrChange>
              </w:rPr>
            </w:pPr>
            <w:del w:id="302" w:author="Microsoft Office User" w:date="2017-08-26T15:33:00Z">
              <w:r w:rsidRPr="0088676B" w:rsidDel="005E1FA1">
                <w:rPr>
                  <w:rFonts w:ascii="Arial" w:eastAsiaTheme="minorEastAsia" w:hAnsi="Arial" w:cs="Arial"/>
                  <w:sz w:val="20"/>
                  <w:lang w:eastAsia="zh-CN"/>
                  <w:rPrChange w:id="303"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4" w:author="Microsoft Office User" w:date="2017-08-26T15:33:00Z"/>
                <w:rFonts w:ascii="Arial" w:eastAsiaTheme="minorEastAsia" w:hAnsi="Arial" w:cs="Arial"/>
                <w:b w:val="0"/>
                <w:sz w:val="20"/>
                <w:lang w:eastAsia="zh-CN"/>
                <w:rPrChange w:id="305" w:author="Microsoft Office User" w:date="2017-08-26T15:42:00Z">
                  <w:rPr>
                    <w:del w:id="306" w:author="Microsoft Office User" w:date="2017-08-26T15:33:00Z"/>
                    <w:rFonts w:ascii="Arial" w:hAnsi="Arial" w:cs="Arial"/>
                    <w:b w:val="0"/>
                    <w:sz w:val="20"/>
                  </w:rPr>
                </w:rPrChange>
              </w:rPr>
            </w:pPr>
            <w:del w:id="307" w:author="Microsoft Office User" w:date="2017-08-26T15:33:00Z">
              <w:r w:rsidRPr="0088676B" w:rsidDel="005E1FA1">
                <w:rPr>
                  <w:rFonts w:ascii="Arial" w:eastAsiaTheme="minorEastAsia" w:hAnsi="Arial" w:cs="Arial"/>
                  <w:sz w:val="20"/>
                  <w:lang w:eastAsia="zh-CN"/>
                  <w:rPrChange w:id="308"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9" w:author="Microsoft Office User" w:date="2017-08-26T15:33:00Z"/>
                <w:rFonts w:ascii="Arial" w:eastAsiaTheme="minorEastAsia" w:hAnsi="Arial" w:cs="Arial"/>
                <w:b w:val="0"/>
                <w:sz w:val="20"/>
                <w:lang w:eastAsia="zh-CN"/>
                <w:rPrChange w:id="310" w:author="Microsoft Office User" w:date="2017-08-26T15:42:00Z">
                  <w:rPr>
                    <w:del w:id="311" w:author="Microsoft Office User" w:date="2017-08-26T15:33:00Z"/>
                    <w:rFonts w:ascii="Arial" w:hAnsi="Arial" w:cs="Arial"/>
                    <w:b w:val="0"/>
                    <w:sz w:val="20"/>
                  </w:rPr>
                </w:rPrChange>
              </w:rPr>
            </w:pPr>
            <w:del w:id="312" w:author="Microsoft Office User" w:date="2017-08-26T15:33:00Z">
              <w:r w:rsidRPr="0088676B" w:rsidDel="005E1FA1">
                <w:rPr>
                  <w:rFonts w:ascii="Arial" w:eastAsiaTheme="minorEastAsia" w:hAnsi="Arial" w:cs="Arial"/>
                  <w:sz w:val="20"/>
                  <w:lang w:eastAsia="zh-CN"/>
                  <w:rPrChange w:id="313"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4"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
            </w:pPr>
            <w:del w:id="316" w:author="Microsoft Office User" w:date="2017-08-26T15:33:00Z">
              <w:r w:rsidRPr="0088676B" w:rsidDel="005E1FA1">
                <w:rPr>
                  <w:rFonts w:ascii="Arial" w:eastAsiaTheme="minorEastAsia" w:hAnsi="Arial" w:cs="Arial"/>
                  <w:sz w:val="20"/>
                  <w:lang w:eastAsia="zh-CN"/>
                  <w:rPrChange w:id="317"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8" w:author="Microsoft Office User" w:date="2017-08-26T15:33:00Z"/>
                <w:rFonts w:ascii="Arial" w:eastAsiaTheme="minorEastAsia" w:hAnsi="Arial" w:cs="Arial"/>
                <w:b w:val="0"/>
                <w:sz w:val="20"/>
                <w:lang w:eastAsia="zh-CN"/>
                <w:rPrChange w:id="319" w:author="Microsoft Office User" w:date="2017-08-26T15:42:00Z">
                  <w:rPr>
                    <w:del w:id="320" w:author="Microsoft Office User" w:date="2017-08-26T15:33:00Z"/>
                    <w:rFonts w:ascii="Arial" w:hAnsi="Arial" w:cs="Arial"/>
                    <w:b w:val="0"/>
                    <w:sz w:val="20"/>
                  </w:rPr>
                </w:rPrChange>
              </w:rPr>
            </w:pPr>
            <w:del w:id="321" w:author="Microsoft Office User" w:date="2017-08-26T15:33:00Z">
              <w:r w:rsidRPr="0088676B" w:rsidDel="005E1FA1">
                <w:rPr>
                  <w:rFonts w:ascii="Arial" w:eastAsiaTheme="minorEastAsia" w:hAnsi="Arial" w:cs="Arial"/>
                  <w:sz w:val="20"/>
                  <w:lang w:eastAsia="zh-CN"/>
                  <w:rPrChange w:id="322"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3" w:author="Microsoft Office User" w:date="2017-08-26T15:33:00Z"/>
                <w:rFonts w:ascii="Arial" w:eastAsiaTheme="minorEastAsia" w:hAnsi="Arial" w:cs="Arial"/>
                <w:b w:val="0"/>
                <w:sz w:val="20"/>
                <w:lang w:eastAsia="zh-CN"/>
                <w:rPrChange w:id="324" w:author="Microsoft Office User" w:date="2017-08-26T15:42:00Z">
                  <w:rPr>
                    <w:del w:id="325" w:author="Microsoft Office User" w:date="2017-08-26T15:33:00Z"/>
                    <w:rFonts w:ascii="Arial" w:hAnsi="Arial" w:cs="Arial"/>
                    <w:b w:val="0"/>
                    <w:sz w:val="20"/>
                  </w:rPr>
                </w:rPrChange>
              </w:rPr>
            </w:pPr>
            <w:del w:id="326" w:author="Microsoft Office User" w:date="2017-08-26T15:33:00Z">
              <w:r w:rsidRPr="0088676B" w:rsidDel="005E1FA1">
                <w:rPr>
                  <w:rFonts w:ascii="Arial" w:eastAsiaTheme="minorEastAsia" w:hAnsi="Arial" w:cs="Arial"/>
                  <w:sz w:val="20"/>
                  <w:lang w:eastAsia="zh-CN"/>
                  <w:rPrChange w:id="327"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8" w:author="Microsoft Office User" w:date="2017-08-26T15:33:00Z"/>
                <w:rFonts w:ascii="Arial" w:eastAsiaTheme="minorEastAsia" w:hAnsi="Arial" w:cs="Arial"/>
                <w:b w:val="0"/>
                <w:sz w:val="20"/>
                <w:lang w:eastAsia="zh-CN"/>
                <w:rPrChange w:id="329" w:author="Microsoft Office User" w:date="2017-08-26T15:42:00Z">
                  <w:rPr>
                    <w:del w:id="330" w:author="Microsoft Office User" w:date="2017-08-26T15:33:00Z"/>
                    <w:rFonts w:ascii="Arial" w:hAnsi="Arial" w:cs="Arial"/>
                    <w:b w:val="0"/>
                    <w:sz w:val="20"/>
                  </w:rPr>
                </w:rPrChange>
              </w:rPr>
            </w:pPr>
            <w:del w:id="331"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32"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3" w:author="Microsoft Office User" w:date="2017-08-26T15:33:00Z"/>
                <w:rFonts w:ascii="Arial" w:eastAsiaTheme="minorEastAsia" w:hAnsi="Arial" w:cs="Arial"/>
                <w:b w:val="0"/>
                <w:sz w:val="20"/>
                <w:lang w:eastAsia="zh-CN"/>
              </w:rPr>
            </w:pPr>
            <w:del w:id="334" w:author="Microsoft Office User" w:date="2017-08-26T15:33:00Z">
              <w:r w:rsidRPr="0088676B" w:rsidDel="005E1FA1">
                <w:rPr>
                  <w:rFonts w:ascii="Arial" w:eastAsiaTheme="minorEastAsia" w:hAnsi="Arial" w:cs="Arial"/>
                  <w:sz w:val="20"/>
                  <w:lang w:eastAsia="zh-CN"/>
                  <w:rPrChange w:id="335"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6" w:author="Microsoft Office User" w:date="2017-08-26T15:33:00Z"/>
                <w:rFonts w:ascii="Arial" w:eastAsiaTheme="minorEastAsia" w:hAnsi="Arial" w:cs="Arial"/>
                <w:b w:val="0"/>
                <w:sz w:val="20"/>
                <w:lang w:eastAsia="zh-CN"/>
                <w:rPrChange w:id="337" w:author="Microsoft Office User" w:date="2017-08-26T15:42:00Z">
                  <w:rPr>
                    <w:del w:id="338" w:author="Microsoft Office User" w:date="2017-08-26T15:33:00Z"/>
                    <w:rFonts w:ascii="Arial" w:hAnsi="Arial" w:cs="Arial"/>
                    <w:b w:val="0"/>
                    <w:sz w:val="20"/>
                  </w:rPr>
                </w:rPrChange>
              </w:rPr>
            </w:pPr>
            <w:del w:id="339" w:author="Microsoft Office User" w:date="2017-08-26T15:33:00Z">
              <w:r w:rsidRPr="0088676B" w:rsidDel="005E1FA1">
                <w:rPr>
                  <w:rFonts w:ascii="Arial" w:eastAsiaTheme="minorEastAsia" w:hAnsi="Arial" w:cs="Arial"/>
                  <w:sz w:val="20"/>
                  <w:lang w:eastAsia="zh-CN"/>
                  <w:rPrChange w:id="340"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41"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42" w:author="Microsoft Office User" w:date="2017-08-26T15:33:00Z"/>
                <w:rFonts w:ascii="Arial" w:eastAsiaTheme="minorEastAsia" w:hAnsi="Arial" w:cs="Arial"/>
                <w:b w:val="0"/>
                <w:sz w:val="20"/>
                <w:lang w:eastAsia="zh-CN"/>
              </w:rPr>
            </w:pPr>
            <w:del w:id="343"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4"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5" w:author="Microsoft Office User" w:date="2017-08-26T15:33:00Z"/>
                <w:rFonts w:ascii="Arial" w:eastAsiaTheme="minorEastAsia" w:hAnsi="Arial" w:cs="Arial"/>
                <w:b w:val="0"/>
                <w:sz w:val="20"/>
                <w:lang w:eastAsia="zh-CN"/>
                <w:rPrChange w:id="346" w:author="Microsoft Office User" w:date="2017-08-26T15:42:00Z">
                  <w:rPr>
                    <w:del w:id="347" w:author="Microsoft Office User" w:date="2017-08-26T15:33:00Z"/>
                    <w:rFonts w:ascii="Arial" w:hAnsi="Arial" w:cs="Arial"/>
                    <w:b w:val="0"/>
                    <w:sz w:val="20"/>
                  </w:rPr>
                </w:rPrChange>
              </w:rPr>
            </w:pPr>
            <w:del w:id="348" w:author="Microsoft Office User" w:date="2017-08-26T15:33:00Z">
              <w:r w:rsidRPr="0088676B" w:rsidDel="005E1FA1">
                <w:rPr>
                  <w:rFonts w:ascii="Arial" w:eastAsiaTheme="minorEastAsia" w:hAnsi="Arial" w:cs="Arial"/>
                  <w:sz w:val="20"/>
                  <w:lang w:eastAsia="zh-CN"/>
                  <w:rPrChange w:id="349"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50" w:author="Microsoft Office User" w:date="2017-08-26T15:33:00Z"/>
                <w:rFonts w:ascii="Arial" w:eastAsiaTheme="minorEastAsia" w:hAnsi="Arial" w:cs="Arial"/>
                <w:b w:val="0"/>
                <w:sz w:val="20"/>
                <w:lang w:eastAsia="zh-CN"/>
                <w:rPrChange w:id="351" w:author="Microsoft Office User" w:date="2017-08-26T15:42:00Z">
                  <w:rPr>
                    <w:del w:id="352" w:author="Microsoft Office User" w:date="2017-08-26T15:33:00Z"/>
                    <w:rFonts w:ascii="Arial" w:hAnsi="Arial" w:cs="Arial"/>
                    <w:b w:val="0"/>
                    <w:sz w:val="20"/>
                  </w:rPr>
                </w:rPrChange>
              </w:rPr>
            </w:pPr>
            <w:del w:id="353"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4" w:author="Microsoft Office User" w:date="2017-08-26T15:33:00Z"/>
                <w:rFonts w:ascii="Arial" w:eastAsiaTheme="minorEastAsia" w:hAnsi="Arial" w:cs="Arial"/>
                <w:b w:val="0"/>
                <w:sz w:val="20"/>
                <w:lang w:eastAsia="zh-CN"/>
                <w:rPrChange w:id="355" w:author="Microsoft Office User" w:date="2017-08-26T15:42:00Z">
                  <w:rPr>
                    <w:del w:id="356" w:author="Microsoft Office User" w:date="2017-08-26T15:33:00Z"/>
                    <w:rFonts w:ascii="Arial" w:hAnsi="Arial" w:cs="Arial"/>
                    <w:b w:val="0"/>
                    <w:sz w:val="20"/>
                  </w:rPr>
                </w:rPrChange>
              </w:rPr>
            </w:pPr>
            <w:del w:id="357"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8"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9" w:author="Microsoft Office User" w:date="2017-08-26T15:33:00Z"/>
                <w:rFonts w:ascii="Arial" w:eastAsiaTheme="minorEastAsia" w:hAnsi="Arial" w:cs="Arial"/>
                <w:b w:val="0"/>
                <w:sz w:val="20"/>
                <w:lang w:eastAsia="zh-CN"/>
                <w:rPrChange w:id="360" w:author="Microsoft Office User" w:date="2017-08-26T15:42:00Z">
                  <w:rPr>
                    <w:del w:id="361" w:author="Microsoft Office User" w:date="2017-08-26T15:33:00Z"/>
                    <w:rFonts w:ascii="Arial" w:hAnsi="Arial" w:cs="Arial"/>
                    <w:b w:val="0"/>
                    <w:sz w:val="20"/>
                  </w:rPr>
                </w:rPrChange>
              </w:rPr>
            </w:pPr>
            <w:del w:id="362" w:author="Microsoft Office User" w:date="2017-08-26T15:33:00Z">
              <w:r w:rsidRPr="0088676B" w:rsidDel="005E1FA1">
                <w:rPr>
                  <w:rFonts w:ascii="Arial" w:eastAsiaTheme="minorEastAsia" w:hAnsi="Arial" w:cs="Arial"/>
                  <w:sz w:val="20"/>
                  <w:lang w:eastAsia="zh-CN"/>
                  <w:rPrChange w:id="363"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4" w:author="Microsoft Office User" w:date="2017-08-26T15:33:00Z"/>
                <w:rFonts w:ascii="Arial" w:eastAsiaTheme="minorEastAsia" w:hAnsi="Arial" w:cs="Arial"/>
                <w:b w:val="0"/>
                <w:sz w:val="20"/>
                <w:lang w:eastAsia="zh-CN"/>
                <w:rPrChange w:id="365" w:author="Microsoft Office User" w:date="2017-08-26T15:42:00Z">
                  <w:rPr>
                    <w:del w:id="366" w:author="Microsoft Office User" w:date="2017-08-26T15:33:00Z"/>
                    <w:rFonts w:ascii="Arial" w:hAnsi="Arial" w:cs="Arial"/>
                    <w:b w:val="0"/>
                    <w:sz w:val="20"/>
                  </w:rPr>
                </w:rPrChange>
              </w:rPr>
            </w:pPr>
            <w:del w:id="367" w:author="Microsoft Office User" w:date="2017-08-26T15:33:00Z">
              <w:r w:rsidRPr="0088676B" w:rsidDel="005E1FA1">
                <w:rPr>
                  <w:rFonts w:ascii="Arial" w:eastAsiaTheme="minorEastAsia" w:hAnsi="Arial" w:cs="Arial"/>
                  <w:sz w:val="20"/>
                  <w:lang w:eastAsia="zh-CN"/>
                  <w:rPrChange w:id="368"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9" w:author="Microsoft Office User" w:date="2017-08-26T15:33:00Z"/>
                <w:rFonts w:ascii="Arial" w:eastAsiaTheme="minorEastAsia" w:hAnsi="Arial" w:cs="Arial"/>
                <w:b w:val="0"/>
                <w:sz w:val="20"/>
                <w:lang w:eastAsia="zh-CN"/>
              </w:rPr>
            </w:pPr>
            <w:del w:id="370"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71"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72" w:author="Microsoft Office User" w:date="2017-08-26T15:33:00Z"/>
                <w:rFonts w:ascii="Arial" w:eastAsiaTheme="minorEastAsia" w:hAnsi="Arial" w:cs="Arial"/>
                <w:b w:val="0"/>
                <w:sz w:val="20"/>
                <w:lang w:eastAsia="zh-CN"/>
                <w:rPrChange w:id="373" w:author="Microsoft Office User" w:date="2017-08-26T15:42:00Z">
                  <w:rPr>
                    <w:del w:id="374" w:author="Microsoft Office User" w:date="2017-08-26T15:33:00Z"/>
                    <w:rFonts w:ascii="Arial" w:hAnsi="Arial" w:cs="Arial"/>
                    <w:b w:val="0"/>
                    <w:sz w:val="20"/>
                  </w:rPr>
                </w:rPrChange>
              </w:rPr>
            </w:pPr>
            <w:del w:id="375" w:author="Microsoft Office User" w:date="2017-08-26T15:33:00Z">
              <w:r w:rsidRPr="0088676B" w:rsidDel="005E1FA1">
                <w:rPr>
                  <w:rFonts w:ascii="Arial" w:eastAsiaTheme="minorEastAsia" w:hAnsi="Arial" w:cs="Arial"/>
                  <w:sz w:val="20"/>
                  <w:lang w:eastAsia="zh-CN"/>
                  <w:rPrChange w:id="376"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7"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8" w:author="Microsoft Office User" w:date="2017-08-26T15:33:00Z"/>
                <w:rFonts w:ascii="Arial" w:eastAsiaTheme="minorEastAsia" w:hAnsi="Arial" w:cs="Arial"/>
                <w:b w:val="0"/>
                <w:sz w:val="20"/>
                <w:lang w:eastAsia="zh-CN"/>
                <w:rPrChange w:id="379" w:author="Microsoft Office User" w:date="2017-08-26T15:42:00Z">
                  <w:rPr>
                    <w:del w:id="380" w:author="Microsoft Office User" w:date="2017-08-26T15:33:00Z"/>
                    <w:rFonts w:ascii="Arial" w:hAnsi="Arial" w:cs="Arial"/>
                    <w:b w:val="0"/>
                    <w:sz w:val="20"/>
                  </w:rPr>
                </w:rPrChange>
              </w:rPr>
            </w:pPr>
            <w:del w:id="381" w:author="Microsoft Office User" w:date="2017-08-26T15:33:00Z">
              <w:r w:rsidRPr="0088676B" w:rsidDel="005E1FA1">
                <w:rPr>
                  <w:rFonts w:ascii="Arial" w:eastAsiaTheme="minorEastAsia" w:hAnsi="Arial" w:cs="Arial"/>
                  <w:sz w:val="20"/>
                  <w:lang w:eastAsia="zh-CN"/>
                  <w:rPrChange w:id="382"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3" w:author="Microsoft Office User" w:date="2017-08-26T15:33:00Z"/>
                <w:rFonts w:ascii="Arial" w:eastAsiaTheme="minorEastAsia" w:hAnsi="Arial" w:cs="Arial"/>
                <w:b w:val="0"/>
                <w:sz w:val="20"/>
                <w:lang w:eastAsia="zh-CN"/>
                <w:rPrChange w:id="384" w:author="Microsoft Office User" w:date="2017-08-26T15:42:00Z">
                  <w:rPr>
                    <w:del w:id="385" w:author="Microsoft Office User" w:date="2017-08-26T15:33:00Z"/>
                    <w:rFonts w:ascii="Arial" w:hAnsi="Arial" w:cs="Arial"/>
                    <w:b w:val="0"/>
                    <w:sz w:val="20"/>
                  </w:rPr>
                </w:rPrChange>
              </w:rPr>
            </w:pPr>
            <w:del w:id="386" w:author="Microsoft Office User" w:date="2017-08-26T15:33:00Z">
              <w:r w:rsidRPr="0088676B" w:rsidDel="005E1FA1">
                <w:rPr>
                  <w:rFonts w:ascii="Arial" w:eastAsiaTheme="minorEastAsia" w:hAnsi="Arial" w:cs="Arial"/>
                  <w:sz w:val="20"/>
                  <w:lang w:eastAsia="zh-CN"/>
                  <w:rPrChange w:id="387"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8"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9"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90" w:author="Microsoft Office User" w:date="2017-08-26T15:33:00Z"/>
                <w:rFonts w:ascii="Arial" w:eastAsiaTheme="minorEastAsia" w:hAnsi="Arial" w:cs="Arial"/>
                <w:b w:val="0"/>
                <w:sz w:val="20"/>
                <w:lang w:eastAsia="zh-CN"/>
              </w:rPr>
            </w:pPr>
            <w:del w:id="391"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92" w:author="Microsoft Office User" w:date="2017-08-26T15:33:00Z"/>
                <w:rFonts w:ascii="Arial" w:eastAsiaTheme="minorEastAsia" w:hAnsi="Arial" w:cs="Arial"/>
                <w:b w:val="0"/>
                <w:sz w:val="20"/>
                <w:lang w:eastAsia="zh-CN"/>
              </w:rPr>
            </w:pPr>
            <w:del w:id="393"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4" w:author="Microsoft Office User" w:date="2017-08-26T15:33:00Z"/>
                <w:rFonts w:ascii="Arial" w:eastAsiaTheme="minorEastAsia" w:hAnsi="Arial" w:cs="Arial"/>
                <w:b w:val="0"/>
                <w:sz w:val="20"/>
                <w:lang w:eastAsia="zh-CN"/>
              </w:rPr>
            </w:pPr>
            <w:del w:id="395"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6" w:author="Microsoft Office User" w:date="2017-08-26T15:33:00Z"/>
                <w:rFonts w:ascii="Arial" w:eastAsiaTheme="minorEastAsia" w:hAnsi="Arial" w:cs="Arial"/>
                <w:b w:val="0"/>
                <w:sz w:val="20"/>
                <w:lang w:eastAsia="zh-CN"/>
                <w:rPrChange w:id="397" w:author="Microsoft Office User" w:date="2017-08-26T15:42:00Z">
                  <w:rPr>
                    <w:del w:id="398" w:author="Microsoft Office User" w:date="2017-08-26T15:33:00Z"/>
                    <w:rFonts w:ascii="Arial" w:hAnsi="Arial" w:cs="Arial"/>
                    <w:b w:val="0"/>
                    <w:sz w:val="20"/>
                  </w:rPr>
                </w:rPrChange>
              </w:rPr>
            </w:pPr>
            <w:del w:id="399" w:author="Microsoft Office User" w:date="2017-08-26T15:33:00Z">
              <w:r w:rsidRPr="0088676B" w:rsidDel="005E1FA1">
                <w:rPr>
                  <w:rFonts w:ascii="Arial" w:eastAsiaTheme="minorEastAsia" w:hAnsi="Arial" w:cs="Arial"/>
                  <w:sz w:val="20"/>
                  <w:lang w:eastAsia="zh-CN"/>
                  <w:rPrChange w:id="400"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401"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402" w:author="Microsoft Office User" w:date="2017-08-26T15:33:00Z"/>
                <w:rFonts w:ascii="Arial" w:eastAsiaTheme="minorEastAsia" w:hAnsi="Arial" w:cs="Arial"/>
                <w:b w:val="0"/>
                <w:sz w:val="20"/>
                <w:lang w:eastAsia="zh-CN"/>
                <w:rPrChange w:id="403" w:author="Microsoft Office User" w:date="2017-08-26T15:42:00Z">
                  <w:rPr>
                    <w:del w:id="404" w:author="Microsoft Office User" w:date="2017-08-26T15:33:00Z"/>
                    <w:rFonts w:ascii="Arial" w:hAnsi="Arial" w:cs="Arial"/>
                    <w:b w:val="0"/>
                    <w:sz w:val="20"/>
                  </w:rPr>
                </w:rPrChange>
              </w:rPr>
            </w:pPr>
            <w:del w:id="405" w:author="Microsoft Office User" w:date="2017-08-26T15:33:00Z">
              <w:r w:rsidRPr="0088676B" w:rsidDel="005E1FA1">
                <w:rPr>
                  <w:rFonts w:ascii="Arial" w:eastAsiaTheme="minorEastAsia" w:hAnsi="Arial" w:cs="Arial"/>
                  <w:sz w:val="20"/>
                  <w:lang w:eastAsia="zh-CN"/>
                  <w:rPrChange w:id="406"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7" w:author="Microsoft Office User" w:date="2017-08-26T15:33:00Z"/>
                <w:rFonts w:ascii="Arial" w:eastAsiaTheme="minorEastAsia" w:hAnsi="Arial" w:cs="Arial"/>
                <w:b w:val="0"/>
                <w:sz w:val="20"/>
                <w:lang w:eastAsia="zh-CN"/>
                <w:rPrChange w:id="408" w:author="Microsoft Office User" w:date="2017-08-26T15:42:00Z">
                  <w:rPr>
                    <w:del w:id="409" w:author="Microsoft Office User" w:date="2017-08-26T15:33:00Z"/>
                    <w:rFonts w:ascii="Arial" w:hAnsi="Arial" w:cs="Arial"/>
                    <w:b w:val="0"/>
                    <w:sz w:val="20"/>
                  </w:rPr>
                </w:rPrChange>
              </w:rPr>
            </w:pPr>
            <w:del w:id="410" w:author="Microsoft Office User" w:date="2017-08-26T15:33:00Z">
              <w:r w:rsidRPr="0088676B" w:rsidDel="005E1FA1">
                <w:rPr>
                  <w:rFonts w:ascii="Arial" w:eastAsiaTheme="minorEastAsia" w:hAnsi="Arial" w:cs="Arial"/>
                  <w:sz w:val="20"/>
                  <w:lang w:eastAsia="zh-CN"/>
                  <w:rPrChange w:id="411"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12" w:author="Microsoft Office User" w:date="2017-08-26T15:33:00Z"/>
          <w:rFonts w:ascii="Arial" w:eastAsiaTheme="minorEastAsia" w:hAnsi="Arial" w:cs="Arial"/>
          <w:sz w:val="24"/>
          <w:szCs w:val="24"/>
          <w:lang w:eastAsia="zh-CN"/>
          <w:rPrChange w:id="413" w:author="Microsoft Office User" w:date="2017-08-26T15:42:00Z">
            <w:rPr>
              <w:del w:id="414" w:author="Microsoft Office User" w:date="2017-08-26T15:33:00Z"/>
              <w:rFonts w:ascii="Arial" w:hAnsi="Arial" w:cs="Arial"/>
              <w:sz w:val="24"/>
              <w:szCs w:val="24"/>
            </w:rPr>
          </w:rPrChange>
        </w:rPr>
      </w:pPr>
    </w:p>
    <w:p w14:paraId="025762D6" w14:textId="5973A4B2" w:rsidR="00063DB2" w:rsidRPr="0088676B" w:rsidDel="005E1FA1" w:rsidRDefault="00063DB2">
      <w:pPr>
        <w:rPr>
          <w:del w:id="415" w:author="Microsoft Office User" w:date="2017-08-26T15:33:00Z"/>
          <w:rFonts w:eastAsiaTheme="minorEastAsia"/>
          <w:lang w:eastAsia="zh-CN"/>
          <w:rPrChange w:id="416" w:author="Microsoft Office User" w:date="2017-08-26T15:42:00Z">
            <w:rPr>
              <w:del w:id="417" w:author="Microsoft Office User" w:date="2017-08-26T15:33:00Z"/>
            </w:rPr>
          </w:rPrChange>
        </w:rPr>
      </w:pPr>
      <w:del w:id="418" w:author="Microsoft Office User" w:date="2017-08-26T15:33:00Z">
        <w:r w:rsidRPr="0088676B" w:rsidDel="005E1FA1">
          <w:rPr>
            <w:rFonts w:eastAsiaTheme="minorEastAsia"/>
            <w:lang w:eastAsia="zh-CN"/>
            <w:rPrChange w:id="419" w:author="Microsoft Office User" w:date="2017-08-26T15:42:00Z">
              <w:rPr/>
            </w:rPrChange>
          </w:rPr>
          <w:br w:type="page"/>
        </w:r>
      </w:del>
    </w:p>
    <w:p w14:paraId="6D775699" w14:textId="4F172ED6" w:rsidR="00855F64" w:rsidRPr="0088676B" w:rsidDel="005E1FA1" w:rsidRDefault="00855F64" w:rsidP="009F0864">
      <w:pPr>
        <w:pStyle w:val="ListParagraph"/>
        <w:numPr>
          <w:ilvl w:val="0"/>
          <w:numId w:val="4"/>
        </w:numPr>
        <w:rPr>
          <w:del w:id="420" w:author="Microsoft Office User" w:date="2017-08-26T15:33:00Z"/>
          <w:rFonts w:eastAsiaTheme="minorEastAsia" w:cs="Arial"/>
          <w:b/>
          <w:sz w:val="24"/>
          <w:lang w:eastAsia="zh-CN"/>
          <w:rPrChange w:id="421" w:author="Microsoft Office User" w:date="2017-08-26T15:42:00Z">
            <w:rPr>
              <w:del w:id="422" w:author="Microsoft Office User" w:date="2017-08-26T15:33:00Z"/>
              <w:rFonts w:cs="Arial"/>
              <w:b/>
              <w:sz w:val="24"/>
              <w:lang w:eastAsia="zh-CN"/>
            </w:rPr>
          </w:rPrChange>
        </w:rPr>
      </w:pPr>
      <w:del w:id="423" w:author="Microsoft Office User" w:date="2017-08-26T15:33:00Z">
        <w:r w:rsidRPr="0088676B" w:rsidDel="005E1FA1">
          <w:rPr>
            <w:rFonts w:eastAsiaTheme="minorEastAsia" w:cs="Arial"/>
            <w:b/>
            <w:sz w:val="24"/>
            <w:lang w:eastAsia="zh-CN"/>
            <w:rPrChange w:id="424" w:author="Microsoft Office User" w:date="2017-08-26T15:42:00Z">
              <w:rPr>
                <w:rFonts w:cs="Arial"/>
                <w:b/>
                <w:sz w:val="24"/>
                <w:lang w:eastAsia="zh-CN"/>
              </w:rPr>
            </w:rPrChange>
          </w:rPr>
          <w:lastRenderedPageBreak/>
          <w:delText>CONTENTS</w:delText>
        </w:r>
      </w:del>
    </w:p>
    <w:p w14:paraId="164227E5" w14:textId="00F4F1B1" w:rsidR="00855F64" w:rsidRPr="0088676B" w:rsidDel="005E1FA1" w:rsidRDefault="00855F64" w:rsidP="00855F64">
      <w:pPr>
        <w:rPr>
          <w:del w:id="425" w:author="Microsoft Office User" w:date="2017-08-26T15:33:00Z"/>
          <w:rFonts w:eastAsiaTheme="minorEastAsia" w:cs="Arial"/>
          <w:lang w:eastAsia="zh-CN"/>
          <w:rPrChange w:id="426" w:author="Microsoft Office User" w:date="2017-08-26T15:42:00Z">
            <w:rPr>
              <w:del w:id="427" w:author="Microsoft Office User" w:date="2017-08-26T15:33:00Z"/>
              <w:rFonts w:cs="Arial"/>
              <w:lang w:eastAsia="zh-CN"/>
            </w:rPr>
          </w:rPrChange>
        </w:rPr>
      </w:pPr>
    </w:p>
    <w:p w14:paraId="4B8F24B4" w14:textId="221FB9F6" w:rsidR="007E0FCC" w:rsidRPr="0088676B" w:rsidDel="005E1FA1" w:rsidRDefault="0001467E">
      <w:pPr>
        <w:pStyle w:val="TOC1"/>
        <w:rPr>
          <w:del w:id="428" w:author="Microsoft Office User" w:date="2017-08-26T15:33:00Z"/>
          <w:rFonts w:asciiTheme="minorHAnsi" w:eastAsiaTheme="minorEastAsia" w:hAnsiTheme="minorHAnsi" w:cstheme="minorBidi"/>
          <w:b w:val="0"/>
          <w:bCs w:val="0"/>
          <w:caps w:val="0"/>
          <w:sz w:val="22"/>
          <w:szCs w:val="22"/>
          <w:lang w:eastAsia="zh-CN"/>
        </w:rPr>
      </w:pPr>
      <w:del w:id="429" w:author="Microsoft Office User" w:date="2017-08-26T15:33:00Z">
        <w:r w:rsidRPr="0088676B" w:rsidDel="005E1FA1">
          <w:rPr>
            <w:rFonts w:eastAsiaTheme="minorEastAsia"/>
            <w:b w:val="0"/>
            <w:bCs w:val="0"/>
            <w:caps w:val="0"/>
            <w:u w:val="single"/>
            <w:rPrChange w:id="430"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31"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32"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3"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4"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5"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6"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7" w:author="Microsoft Office User" w:date="2017-08-26T15:42:00Z">
              <w:rPr>
                <w:b w:val="0"/>
                <w:bCs w:val="0"/>
                <w:caps w:val="0"/>
                <w:lang w:eastAsia="zh-CN"/>
              </w:rPr>
            </w:rPrChange>
          </w:rPr>
          <w:tab/>
        </w:r>
        <w:r w:rsidR="007E0FCC" w:rsidRPr="0088676B" w:rsidDel="005E1FA1">
          <w:rPr>
            <w:rFonts w:eastAsiaTheme="minorEastAsia"/>
            <w:b w:val="0"/>
            <w:bCs w:val="0"/>
            <w:caps w:val="0"/>
            <w:rPrChange w:id="438"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9" w:author="Microsoft Office User" w:date="2017-08-26T15:42:00Z">
              <w:rPr>
                <w:b w:val="0"/>
                <w:bCs w:val="0"/>
                <w:caps w:val="0"/>
                <w:lang w:eastAsia="zh-CN"/>
              </w:rPr>
            </w:rPrChange>
          </w:rPr>
          <w:delInstrText xml:space="preserve"> PAGEREF _Toc489971191 \h </w:delInstrText>
        </w:r>
        <w:r w:rsidR="007E0FCC" w:rsidRPr="0088676B" w:rsidDel="005E1FA1">
          <w:rPr>
            <w:rFonts w:eastAsiaTheme="minorEastAsia"/>
            <w:b w:val="0"/>
            <w:bCs w:val="0"/>
            <w:caps w:val="0"/>
            <w:rPrChange w:id="440" w:author="Microsoft Office User" w:date="2017-08-26T15:42:00Z">
              <w:rPr>
                <w:rFonts w:eastAsiaTheme="minorEastAsia"/>
                <w:b w:val="0"/>
                <w:bCs w:val="0"/>
                <w:caps w:val="0"/>
              </w:rPr>
            </w:rPrChange>
          </w:rPr>
        </w:r>
        <w:r w:rsidR="007E0FCC" w:rsidRPr="0088676B" w:rsidDel="005E1FA1">
          <w:rPr>
            <w:rFonts w:eastAsiaTheme="minorEastAsia"/>
            <w:b w:val="0"/>
            <w:bCs w:val="0"/>
            <w:caps w:val="0"/>
            <w:rPrChange w:id="441"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42"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43" w:author="Microsoft Office User" w:date="2017-08-26T15:42:00Z">
              <w:rPr>
                <w:b w:val="0"/>
                <w:bCs w:val="0"/>
                <w:caps w:val="0"/>
              </w:rPr>
            </w:rPrChange>
          </w:rPr>
          <w:fldChar w:fldCharType="end"/>
        </w:r>
      </w:del>
    </w:p>
    <w:p w14:paraId="4D7FF923" w14:textId="6233B1F4" w:rsidR="007E0FCC" w:rsidRPr="0088676B" w:rsidDel="005E1FA1" w:rsidRDefault="007E0FCC">
      <w:pPr>
        <w:pStyle w:val="TOC2"/>
        <w:rPr>
          <w:del w:id="444" w:author="Microsoft Office User" w:date="2017-08-26T15:33:00Z"/>
          <w:rFonts w:asciiTheme="minorHAnsi" w:eastAsiaTheme="minorEastAsia" w:hAnsiTheme="minorHAnsi" w:cstheme="minorBidi"/>
          <w:bCs w:val="0"/>
          <w:sz w:val="22"/>
          <w:szCs w:val="22"/>
          <w:lang w:eastAsia="zh-CN"/>
        </w:rPr>
      </w:pPr>
      <w:del w:id="445" w:author="Microsoft Office User" w:date="2017-08-26T15:33:00Z">
        <w:r w:rsidRPr="0088676B" w:rsidDel="005E1FA1">
          <w:rPr>
            <w:rFonts w:ascii=".萍方-简" w:eastAsiaTheme="minorEastAsia" w:hAnsi=".萍方-简"/>
            <w:bCs w:val="0"/>
            <w:lang w:eastAsia="zh-CN"/>
            <w:rPrChange w:id="446"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7"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8" w:author="Microsoft Office User" w:date="2017-08-26T15:42:00Z">
              <w:rPr>
                <w:bCs w:val="0"/>
                <w:lang w:eastAsia="zh-CN"/>
              </w:rPr>
            </w:rPrChange>
          </w:rPr>
          <w:tab/>
        </w:r>
        <w:r w:rsidRPr="0088676B" w:rsidDel="005E1FA1">
          <w:rPr>
            <w:rFonts w:eastAsiaTheme="minorEastAsia"/>
            <w:bCs w:val="0"/>
            <w:rPrChange w:id="449" w:author="Microsoft Office User" w:date="2017-08-26T15:42:00Z">
              <w:rPr>
                <w:bCs w:val="0"/>
              </w:rPr>
            </w:rPrChange>
          </w:rPr>
          <w:fldChar w:fldCharType="begin"/>
        </w:r>
        <w:r w:rsidRPr="0088676B" w:rsidDel="005E1FA1">
          <w:rPr>
            <w:rFonts w:eastAsiaTheme="minorEastAsia"/>
            <w:bCs w:val="0"/>
            <w:lang w:eastAsia="zh-CN"/>
            <w:rPrChange w:id="450" w:author="Microsoft Office User" w:date="2017-08-26T15:42:00Z">
              <w:rPr>
                <w:bCs w:val="0"/>
                <w:lang w:eastAsia="zh-CN"/>
              </w:rPr>
            </w:rPrChange>
          </w:rPr>
          <w:delInstrText xml:space="preserve"> PAGEREF _Toc489971192 \h </w:delInstrText>
        </w:r>
        <w:r w:rsidRPr="0088676B" w:rsidDel="005E1FA1">
          <w:rPr>
            <w:rFonts w:eastAsiaTheme="minorEastAsia"/>
            <w:bCs w:val="0"/>
            <w:rPrChange w:id="451" w:author="Microsoft Office User" w:date="2017-08-26T15:42:00Z">
              <w:rPr>
                <w:rFonts w:eastAsiaTheme="minorEastAsia"/>
                <w:bCs w:val="0"/>
              </w:rPr>
            </w:rPrChange>
          </w:rPr>
        </w:r>
        <w:r w:rsidRPr="0088676B" w:rsidDel="005E1FA1">
          <w:rPr>
            <w:rFonts w:eastAsiaTheme="minorEastAsia"/>
            <w:bCs w:val="0"/>
            <w:rPrChange w:id="452" w:author="Microsoft Office User" w:date="2017-08-26T15:42:00Z">
              <w:rPr>
                <w:bCs w:val="0"/>
              </w:rPr>
            </w:rPrChange>
          </w:rPr>
          <w:fldChar w:fldCharType="separate"/>
        </w:r>
        <w:r w:rsidR="00C7301F" w:rsidRPr="0088676B" w:rsidDel="005E1FA1">
          <w:rPr>
            <w:rFonts w:eastAsiaTheme="minorEastAsia"/>
            <w:bCs w:val="0"/>
            <w:lang w:eastAsia="zh-CN"/>
            <w:rPrChange w:id="453" w:author="Microsoft Office User" w:date="2017-08-26T15:42:00Z">
              <w:rPr>
                <w:bCs w:val="0"/>
                <w:lang w:eastAsia="zh-CN"/>
              </w:rPr>
            </w:rPrChange>
          </w:rPr>
          <w:delText>5</w:delText>
        </w:r>
        <w:r w:rsidRPr="0088676B" w:rsidDel="005E1FA1">
          <w:rPr>
            <w:rFonts w:eastAsiaTheme="minorEastAsia"/>
            <w:bCs w:val="0"/>
            <w:rPrChange w:id="454" w:author="Microsoft Office User" w:date="2017-08-26T15:42:00Z">
              <w:rPr>
                <w:bCs w:val="0"/>
              </w:rPr>
            </w:rPrChange>
          </w:rPr>
          <w:fldChar w:fldCharType="end"/>
        </w:r>
      </w:del>
    </w:p>
    <w:p w14:paraId="41859532" w14:textId="36A36084" w:rsidR="007E0FCC" w:rsidRPr="0088676B" w:rsidDel="005E1FA1" w:rsidRDefault="007E0FCC">
      <w:pPr>
        <w:pStyle w:val="TOC2"/>
        <w:rPr>
          <w:del w:id="455" w:author="Microsoft Office User" w:date="2017-08-26T15:33:00Z"/>
          <w:rFonts w:asciiTheme="minorHAnsi" w:eastAsiaTheme="minorEastAsia" w:hAnsiTheme="minorHAnsi" w:cstheme="minorBidi"/>
          <w:bCs w:val="0"/>
          <w:sz w:val="22"/>
          <w:szCs w:val="22"/>
          <w:lang w:eastAsia="zh-CN"/>
        </w:rPr>
      </w:pPr>
      <w:del w:id="456" w:author="Microsoft Office User" w:date="2017-08-26T15:33:00Z">
        <w:r w:rsidRPr="0088676B" w:rsidDel="005E1FA1">
          <w:rPr>
            <w:rFonts w:ascii=".萍方-简" w:eastAsiaTheme="minorEastAsia" w:hAnsi=".萍方-简"/>
            <w:bCs w:val="0"/>
            <w:lang w:eastAsia="zh-CN"/>
            <w:rPrChange w:id="457" w:author="Microsoft Office User" w:date="2017-08-26T15:42:00Z">
              <w:rPr>
                <w:rFonts w:ascii=".萍方-简" w:eastAsia=".萍方-简" w:hAnsi=".萍方-简"/>
                <w:bCs w:val="0"/>
                <w:lang w:eastAsia="zh-CN"/>
              </w:rPr>
            </w:rPrChange>
          </w:rPr>
          <w:lastRenderedPageBreak/>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8"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9" w:author="Microsoft Office User" w:date="2017-08-26T15:42:00Z">
              <w:rPr>
                <w:bCs w:val="0"/>
                <w:lang w:eastAsia="zh-CN"/>
              </w:rPr>
            </w:rPrChange>
          </w:rPr>
          <w:tab/>
        </w:r>
        <w:r w:rsidRPr="0088676B" w:rsidDel="005E1FA1">
          <w:rPr>
            <w:rFonts w:eastAsiaTheme="minorEastAsia"/>
            <w:bCs w:val="0"/>
            <w:rPrChange w:id="460" w:author="Microsoft Office User" w:date="2017-08-26T15:42:00Z">
              <w:rPr>
                <w:bCs w:val="0"/>
              </w:rPr>
            </w:rPrChange>
          </w:rPr>
          <w:fldChar w:fldCharType="begin"/>
        </w:r>
        <w:r w:rsidRPr="0088676B" w:rsidDel="005E1FA1">
          <w:rPr>
            <w:rFonts w:eastAsiaTheme="minorEastAsia"/>
            <w:bCs w:val="0"/>
            <w:lang w:eastAsia="zh-CN"/>
            <w:rPrChange w:id="461" w:author="Microsoft Office User" w:date="2017-08-26T15:42:00Z">
              <w:rPr>
                <w:bCs w:val="0"/>
                <w:lang w:eastAsia="zh-CN"/>
              </w:rPr>
            </w:rPrChange>
          </w:rPr>
          <w:delInstrText xml:space="preserve"> PAGEREF _Toc489971193 \h </w:delInstrText>
        </w:r>
        <w:r w:rsidRPr="0088676B" w:rsidDel="005E1FA1">
          <w:rPr>
            <w:rFonts w:eastAsiaTheme="minorEastAsia"/>
            <w:bCs w:val="0"/>
            <w:rPrChange w:id="462" w:author="Microsoft Office User" w:date="2017-08-26T15:42:00Z">
              <w:rPr>
                <w:rFonts w:eastAsiaTheme="minorEastAsia"/>
                <w:bCs w:val="0"/>
              </w:rPr>
            </w:rPrChange>
          </w:rPr>
        </w:r>
        <w:r w:rsidRPr="0088676B" w:rsidDel="005E1FA1">
          <w:rPr>
            <w:rFonts w:eastAsiaTheme="minorEastAsia"/>
            <w:bCs w:val="0"/>
            <w:rPrChange w:id="463" w:author="Microsoft Office User" w:date="2017-08-26T15:42:00Z">
              <w:rPr>
                <w:bCs w:val="0"/>
              </w:rPr>
            </w:rPrChange>
          </w:rPr>
          <w:fldChar w:fldCharType="separate"/>
        </w:r>
        <w:r w:rsidR="00C7301F" w:rsidRPr="0088676B" w:rsidDel="005E1FA1">
          <w:rPr>
            <w:rFonts w:eastAsiaTheme="minorEastAsia"/>
            <w:bCs w:val="0"/>
            <w:lang w:eastAsia="zh-CN"/>
            <w:rPrChange w:id="464" w:author="Microsoft Office User" w:date="2017-08-26T15:42:00Z">
              <w:rPr>
                <w:bCs w:val="0"/>
                <w:lang w:eastAsia="zh-CN"/>
              </w:rPr>
            </w:rPrChange>
          </w:rPr>
          <w:delText>5</w:delText>
        </w:r>
        <w:r w:rsidRPr="0088676B" w:rsidDel="005E1FA1">
          <w:rPr>
            <w:rFonts w:eastAsiaTheme="minorEastAsia"/>
            <w:bCs w:val="0"/>
            <w:rPrChange w:id="465" w:author="Microsoft Office User" w:date="2017-08-26T15:42:00Z">
              <w:rPr>
                <w:bCs w:val="0"/>
              </w:rPr>
            </w:rPrChange>
          </w:rPr>
          <w:fldChar w:fldCharType="end"/>
        </w:r>
      </w:del>
    </w:p>
    <w:p w14:paraId="3CB98511" w14:textId="17E9FE5F" w:rsidR="007E0FCC" w:rsidRPr="0088676B" w:rsidDel="005E1FA1" w:rsidRDefault="007E0FCC">
      <w:pPr>
        <w:pStyle w:val="TOC1"/>
        <w:rPr>
          <w:del w:id="466" w:author="Microsoft Office User" w:date="2017-08-26T15:33:00Z"/>
          <w:rFonts w:asciiTheme="minorHAnsi" w:eastAsiaTheme="minorEastAsia" w:hAnsiTheme="minorHAnsi" w:cstheme="minorBidi"/>
          <w:b w:val="0"/>
          <w:bCs w:val="0"/>
          <w:caps w:val="0"/>
          <w:sz w:val="22"/>
          <w:szCs w:val="22"/>
          <w:lang w:eastAsia="zh-CN"/>
        </w:rPr>
      </w:pPr>
      <w:del w:id="467" w:author="Microsoft Office User" w:date="2017-08-26T15:33:00Z">
        <w:r w:rsidRPr="0088676B" w:rsidDel="005E1FA1">
          <w:rPr>
            <w:rFonts w:ascii=".萍方-简" w:eastAsiaTheme="minorEastAsia" w:hAnsi=".萍方-简"/>
            <w:b w:val="0"/>
            <w:bCs w:val="0"/>
            <w:caps w:val="0"/>
            <w:lang w:eastAsia="zh-CN"/>
            <w:rPrChange w:id="468"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9"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70"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71" w:author="Microsoft Office User" w:date="2017-08-26T15:42:00Z">
              <w:rPr>
                <w:b w:val="0"/>
                <w:bCs w:val="0"/>
                <w:caps w:val="0"/>
              </w:rPr>
            </w:rPrChange>
          </w:rPr>
          <w:tab/>
        </w:r>
        <w:r w:rsidRPr="0088676B" w:rsidDel="005E1FA1">
          <w:rPr>
            <w:rFonts w:eastAsiaTheme="minorEastAsia"/>
            <w:b w:val="0"/>
            <w:bCs w:val="0"/>
            <w:caps w:val="0"/>
            <w:rPrChange w:id="47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73" w:author="Microsoft Office User" w:date="2017-08-26T15:42:00Z">
              <w:rPr>
                <w:b w:val="0"/>
                <w:bCs w:val="0"/>
                <w:caps w:val="0"/>
              </w:rPr>
            </w:rPrChange>
          </w:rPr>
          <w:delInstrText xml:space="preserve"> PAGEREF _Toc489971194 \h </w:delInstrText>
        </w:r>
        <w:r w:rsidRPr="0088676B" w:rsidDel="005E1FA1">
          <w:rPr>
            <w:rFonts w:eastAsiaTheme="minorEastAsia"/>
            <w:b w:val="0"/>
            <w:bCs w:val="0"/>
            <w:caps w:val="0"/>
            <w:rPrChange w:id="474" w:author="Microsoft Office User" w:date="2017-08-26T15:42:00Z">
              <w:rPr>
                <w:rFonts w:eastAsiaTheme="minorEastAsia"/>
                <w:b w:val="0"/>
                <w:bCs w:val="0"/>
                <w:caps w:val="0"/>
              </w:rPr>
            </w:rPrChange>
          </w:rPr>
        </w:r>
        <w:r w:rsidRPr="0088676B" w:rsidDel="005E1FA1">
          <w:rPr>
            <w:rFonts w:eastAsiaTheme="minorEastAsia"/>
            <w:b w:val="0"/>
            <w:bCs w:val="0"/>
            <w:caps w:val="0"/>
            <w:rPrChange w:id="47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76" w:author="Microsoft Office User" w:date="2017-08-26T15:42:00Z">
              <w:rPr>
                <w:b w:val="0"/>
                <w:bCs w:val="0"/>
                <w:caps w:val="0"/>
              </w:rPr>
            </w:rPrChange>
          </w:rPr>
          <w:delText>9</w:delText>
        </w:r>
        <w:r w:rsidRPr="0088676B" w:rsidDel="005E1FA1">
          <w:rPr>
            <w:rFonts w:eastAsiaTheme="minorEastAsia"/>
            <w:b w:val="0"/>
            <w:bCs w:val="0"/>
            <w:caps w:val="0"/>
            <w:rPrChange w:id="477" w:author="Microsoft Office User" w:date="2017-08-26T15:42:00Z">
              <w:rPr>
                <w:b w:val="0"/>
                <w:bCs w:val="0"/>
                <w:caps w:val="0"/>
              </w:rPr>
            </w:rPrChange>
          </w:rPr>
          <w:fldChar w:fldCharType="end"/>
        </w:r>
      </w:del>
    </w:p>
    <w:p w14:paraId="3432B837" w14:textId="4B6F831E" w:rsidR="007E0FCC" w:rsidRPr="0088676B" w:rsidDel="005E1FA1" w:rsidRDefault="007E0FCC">
      <w:pPr>
        <w:pStyle w:val="TOC2"/>
        <w:rPr>
          <w:del w:id="478" w:author="Microsoft Office User" w:date="2017-08-26T15:33:00Z"/>
          <w:rFonts w:asciiTheme="minorHAnsi" w:eastAsiaTheme="minorEastAsia" w:hAnsiTheme="minorHAnsi" w:cstheme="minorBidi"/>
          <w:bCs w:val="0"/>
          <w:sz w:val="22"/>
          <w:szCs w:val="22"/>
          <w:lang w:eastAsia="zh-CN"/>
        </w:rPr>
      </w:pPr>
      <w:del w:id="479" w:author="Microsoft Office User" w:date="2017-08-26T15:33:00Z">
        <w:r w:rsidRPr="0088676B" w:rsidDel="005E1FA1">
          <w:rPr>
            <w:rFonts w:ascii=".萍方-简" w:eastAsiaTheme="minorEastAsia" w:hAnsi=".萍方-简"/>
            <w:bCs w:val="0"/>
            <w:lang w:eastAsia="zh-CN"/>
            <w:rPrChange w:id="480" w:author="Microsoft Office User" w:date="2017-08-26T15:42:00Z">
              <w:rPr>
                <w:rFonts w:ascii=".萍方-简" w:eastAsia=".萍方-简" w:hAnsi=".萍方-简"/>
                <w:bCs w:val="0"/>
                <w:lang w:eastAsia="zh-CN"/>
              </w:rPr>
            </w:rPrChange>
          </w:rPr>
          <w:lastRenderedPageBreak/>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81"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82"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83" w:author="Microsoft Office User" w:date="2017-08-26T15:42:00Z">
              <w:rPr>
                <w:bCs w:val="0"/>
              </w:rPr>
            </w:rPrChange>
          </w:rPr>
          <w:tab/>
        </w:r>
        <w:r w:rsidRPr="0088676B" w:rsidDel="005E1FA1">
          <w:rPr>
            <w:rFonts w:eastAsiaTheme="minorEastAsia"/>
            <w:bCs w:val="0"/>
            <w:rPrChange w:id="484" w:author="Microsoft Office User" w:date="2017-08-26T15:42:00Z">
              <w:rPr>
                <w:bCs w:val="0"/>
              </w:rPr>
            </w:rPrChange>
          </w:rPr>
          <w:fldChar w:fldCharType="begin"/>
        </w:r>
        <w:r w:rsidRPr="0088676B" w:rsidDel="005E1FA1">
          <w:rPr>
            <w:rFonts w:eastAsiaTheme="minorEastAsia"/>
            <w:bCs w:val="0"/>
            <w:lang w:eastAsia="zh-CN"/>
            <w:rPrChange w:id="485" w:author="Microsoft Office User" w:date="2017-08-26T15:42:00Z">
              <w:rPr>
                <w:bCs w:val="0"/>
              </w:rPr>
            </w:rPrChange>
          </w:rPr>
          <w:delInstrText xml:space="preserve"> PAGEREF _Toc489971195 \h </w:delInstrText>
        </w:r>
        <w:r w:rsidRPr="0088676B" w:rsidDel="005E1FA1">
          <w:rPr>
            <w:rFonts w:eastAsiaTheme="minorEastAsia"/>
            <w:bCs w:val="0"/>
            <w:rPrChange w:id="486" w:author="Microsoft Office User" w:date="2017-08-26T15:42:00Z">
              <w:rPr>
                <w:rFonts w:eastAsiaTheme="minorEastAsia"/>
                <w:bCs w:val="0"/>
              </w:rPr>
            </w:rPrChange>
          </w:rPr>
        </w:r>
        <w:r w:rsidRPr="0088676B" w:rsidDel="005E1FA1">
          <w:rPr>
            <w:rFonts w:eastAsiaTheme="minorEastAsia"/>
            <w:bCs w:val="0"/>
            <w:rPrChange w:id="487" w:author="Microsoft Office User" w:date="2017-08-26T15:42:00Z">
              <w:rPr>
                <w:bCs w:val="0"/>
              </w:rPr>
            </w:rPrChange>
          </w:rPr>
          <w:fldChar w:fldCharType="separate"/>
        </w:r>
        <w:r w:rsidR="00C7301F" w:rsidRPr="0088676B" w:rsidDel="005E1FA1">
          <w:rPr>
            <w:rFonts w:eastAsiaTheme="minorEastAsia"/>
            <w:bCs w:val="0"/>
            <w:lang w:eastAsia="zh-CN"/>
            <w:rPrChange w:id="488" w:author="Microsoft Office User" w:date="2017-08-26T15:42:00Z">
              <w:rPr>
                <w:bCs w:val="0"/>
              </w:rPr>
            </w:rPrChange>
          </w:rPr>
          <w:delText>9</w:delText>
        </w:r>
        <w:r w:rsidRPr="0088676B" w:rsidDel="005E1FA1">
          <w:rPr>
            <w:rFonts w:eastAsiaTheme="minorEastAsia"/>
            <w:bCs w:val="0"/>
            <w:rPrChange w:id="489" w:author="Microsoft Office User" w:date="2017-08-26T15:42:00Z">
              <w:rPr>
                <w:bCs w:val="0"/>
              </w:rPr>
            </w:rPrChange>
          </w:rPr>
          <w:fldChar w:fldCharType="end"/>
        </w:r>
      </w:del>
    </w:p>
    <w:p w14:paraId="18D1E40F" w14:textId="4B538081" w:rsidR="007E0FCC" w:rsidRPr="0088676B" w:rsidDel="005E1FA1" w:rsidRDefault="007E0FCC">
      <w:pPr>
        <w:pStyle w:val="TOC2"/>
        <w:rPr>
          <w:del w:id="490" w:author="Microsoft Office User" w:date="2017-08-26T15:33:00Z"/>
          <w:rFonts w:asciiTheme="minorHAnsi" w:eastAsiaTheme="minorEastAsia" w:hAnsiTheme="minorHAnsi" w:cstheme="minorBidi"/>
          <w:bCs w:val="0"/>
          <w:sz w:val="22"/>
          <w:szCs w:val="22"/>
          <w:lang w:eastAsia="zh-CN"/>
        </w:rPr>
      </w:pPr>
      <w:del w:id="491" w:author="Microsoft Office User" w:date="2017-08-26T15:33:00Z">
        <w:r w:rsidRPr="0088676B" w:rsidDel="005E1FA1">
          <w:rPr>
            <w:rFonts w:ascii=".萍方-简" w:eastAsiaTheme="minorEastAsia" w:hAnsi=".萍方-简"/>
            <w:bCs w:val="0"/>
            <w:lang w:eastAsia="zh-CN"/>
            <w:rPrChange w:id="492"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3"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4"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95" w:author="Microsoft Office User" w:date="2017-08-26T15:42:00Z">
              <w:rPr>
                <w:bCs w:val="0"/>
              </w:rPr>
            </w:rPrChange>
          </w:rPr>
          <w:tab/>
        </w:r>
        <w:r w:rsidRPr="0088676B" w:rsidDel="005E1FA1">
          <w:rPr>
            <w:rFonts w:eastAsiaTheme="minorEastAsia"/>
            <w:bCs w:val="0"/>
            <w:rPrChange w:id="496" w:author="Microsoft Office User" w:date="2017-08-26T15:42:00Z">
              <w:rPr>
                <w:bCs w:val="0"/>
              </w:rPr>
            </w:rPrChange>
          </w:rPr>
          <w:fldChar w:fldCharType="begin"/>
        </w:r>
        <w:r w:rsidRPr="0088676B" w:rsidDel="005E1FA1">
          <w:rPr>
            <w:rFonts w:eastAsiaTheme="minorEastAsia"/>
            <w:bCs w:val="0"/>
            <w:lang w:eastAsia="zh-CN"/>
            <w:rPrChange w:id="497" w:author="Microsoft Office User" w:date="2017-08-26T15:42:00Z">
              <w:rPr>
                <w:bCs w:val="0"/>
              </w:rPr>
            </w:rPrChange>
          </w:rPr>
          <w:delInstrText xml:space="preserve"> PAGEREF _Toc489971196 \h </w:delInstrText>
        </w:r>
        <w:r w:rsidRPr="0088676B" w:rsidDel="005E1FA1">
          <w:rPr>
            <w:rFonts w:eastAsiaTheme="minorEastAsia"/>
            <w:bCs w:val="0"/>
            <w:rPrChange w:id="498" w:author="Microsoft Office User" w:date="2017-08-26T15:42:00Z">
              <w:rPr>
                <w:rFonts w:eastAsiaTheme="minorEastAsia"/>
                <w:bCs w:val="0"/>
              </w:rPr>
            </w:rPrChange>
          </w:rPr>
        </w:r>
        <w:r w:rsidRPr="0088676B" w:rsidDel="005E1FA1">
          <w:rPr>
            <w:rFonts w:eastAsiaTheme="minorEastAsia"/>
            <w:bCs w:val="0"/>
            <w:rPrChange w:id="499" w:author="Microsoft Office User" w:date="2017-08-26T15:42:00Z">
              <w:rPr>
                <w:bCs w:val="0"/>
              </w:rPr>
            </w:rPrChange>
          </w:rPr>
          <w:fldChar w:fldCharType="separate"/>
        </w:r>
        <w:r w:rsidR="00C7301F" w:rsidRPr="0088676B" w:rsidDel="005E1FA1">
          <w:rPr>
            <w:rFonts w:eastAsiaTheme="minorEastAsia"/>
            <w:bCs w:val="0"/>
            <w:lang w:eastAsia="zh-CN"/>
            <w:rPrChange w:id="500" w:author="Microsoft Office User" w:date="2017-08-26T15:42:00Z">
              <w:rPr>
                <w:bCs w:val="0"/>
              </w:rPr>
            </w:rPrChange>
          </w:rPr>
          <w:delText>10</w:delText>
        </w:r>
        <w:r w:rsidRPr="0088676B" w:rsidDel="005E1FA1">
          <w:rPr>
            <w:rFonts w:eastAsiaTheme="minorEastAsia"/>
            <w:bCs w:val="0"/>
            <w:rPrChange w:id="501" w:author="Microsoft Office User" w:date="2017-08-26T15:42:00Z">
              <w:rPr>
                <w:bCs w:val="0"/>
              </w:rPr>
            </w:rPrChange>
          </w:rPr>
          <w:fldChar w:fldCharType="end"/>
        </w:r>
      </w:del>
    </w:p>
    <w:p w14:paraId="4726D144" w14:textId="574A5FF5" w:rsidR="007E0FCC" w:rsidRPr="0088676B" w:rsidDel="005E1FA1" w:rsidRDefault="007E0FCC">
      <w:pPr>
        <w:pStyle w:val="TOC2"/>
        <w:rPr>
          <w:del w:id="502" w:author="Microsoft Office User" w:date="2017-08-26T15:33:00Z"/>
          <w:rFonts w:asciiTheme="minorHAnsi" w:eastAsiaTheme="minorEastAsia" w:hAnsiTheme="minorHAnsi" w:cstheme="minorBidi"/>
          <w:bCs w:val="0"/>
          <w:sz w:val="22"/>
          <w:szCs w:val="22"/>
          <w:lang w:eastAsia="zh-CN"/>
        </w:rPr>
      </w:pPr>
      <w:del w:id="503" w:author="Microsoft Office User" w:date="2017-08-26T15:33:00Z">
        <w:r w:rsidRPr="0088676B" w:rsidDel="005E1FA1">
          <w:rPr>
            <w:rFonts w:ascii=".萍方-简" w:eastAsiaTheme="minorEastAsia" w:hAnsi=".萍方-简"/>
            <w:bCs w:val="0"/>
            <w:lang w:eastAsia="zh-CN"/>
            <w:rPrChange w:id="504" w:author="Microsoft Office User" w:date="2017-08-26T15:42:00Z">
              <w:rPr>
                <w:rFonts w:ascii=".萍方-简" w:eastAsia=".萍方-简" w:hAnsi=".萍方-简"/>
                <w:bCs w:val="0"/>
                <w:lang w:eastAsia="zh-CN"/>
              </w:rPr>
            </w:rPrChange>
          </w:rPr>
          <w:lastRenderedPageBreak/>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505"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506"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507"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508"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9"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10"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11" w:author="Microsoft Office User" w:date="2017-08-26T15:42:00Z">
              <w:rPr>
                <w:bCs w:val="0"/>
              </w:rPr>
            </w:rPrChange>
          </w:rPr>
          <w:tab/>
        </w:r>
        <w:r w:rsidRPr="0088676B" w:rsidDel="005E1FA1">
          <w:rPr>
            <w:rFonts w:eastAsiaTheme="minorEastAsia"/>
            <w:bCs w:val="0"/>
            <w:rPrChange w:id="512" w:author="Microsoft Office User" w:date="2017-08-26T15:42:00Z">
              <w:rPr>
                <w:bCs w:val="0"/>
              </w:rPr>
            </w:rPrChange>
          </w:rPr>
          <w:fldChar w:fldCharType="begin"/>
        </w:r>
        <w:r w:rsidRPr="0088676B" w:rsidDel="005E1FA1">
          <w:rPr>
            <w:rFonts w:eastAsiaTheme="minorEastAsia"/>
            <w:bCs w:val="0"/>
            <w:lang w:eastAsia="zh-CN"/>
            <w:rPrChange w:id="513" w:author="Microsoft Office User" w:date="2017-08-26T15:42:00Z">
              <w:rPr>
                <w:bCs w:val="0"/>
              </w:rPr>
            </w:rPrChange>
          </w:rPr>
          <w:delInstrText xml:space="preserve"> PAGEREF _Toc489971197 \h </w:delInstrText>
        </w:r>
        <w:r w:rsidRPr="0088676B" w:rsidDel="005E1FA1">
          <w:rPr>
            <w:rFonts w:eastAsiaTheme="minorEastAsia"/>
            <w:bCs w:val="0"/>
            <w:rPrChange w:id="514" w:author="Microsoft Office User" w:date="2017-08-26T15:42:00Z">
              <w:rPr>
                <w:rFonts w:eastAsiaTheme="minorEastAsia"/>
                <w:bCs w:val="0"/>
              </w:rPr>
            </w:rPrChange>
          </w:rPr>
        </w:r>
        <w:r w:rsidRPr="0088676B" w:rsidDel="005E1FA1">
          <w:rPr>
            <w:rFonts w:eastAsiaTheme="minorEastAsia"/>
            <w:bCs w:val="0"/>
            <w:rPrChange w:id="515" w:author="Microsoft Office User" w:date="2017-08-26T15:42:00Z">
              <w:rPr>
                <w:bCs w:val="0"/>
              </w:rPr>
            </w:rPrChange>
          </w:rPr>
          <w:fldChar w:fldCharType="separate"/>
        </w:r>
        <w:r w:rsidR="00C7301F" w:rsidRPr="0088676B" w:rsidDel="005E1FA1">
          <w:rPr>
            <w:rFonts w:eastAsiaTheme="minorEastAsia"/>
            <w:bCs w:val="0"/>
            <w:lang w:eastAsia="zh-CN"/>
            <w:rPrChange w:id="516" w:author="Microsoft Office User" w:date="2017-08-26T15:42:00Z">
              <w:rPr>
                <w:bCs w:val="0"/>
              </w:rPr>
            </w:rPrChange>
          </w:rPr>
          <w:delText>12</w:delText>
        </w:r>
        <w:r w:rsidRPr="0088676B" w:rsidDel="005E1FA1">
          <w:rPr>
            <w:rFonts w:eastAsiaTheme="minorEastAsia"/>
            <w:bCs w:val="0"/>
            <w:rPrChange w:id="517" w:author="Microsoft Office User" w:date="2017-08-26T15:42:00Z">
              <w:rPr>
                <w:bCs w:val="0"/>
              </w:rPr>
            </w:rPrChange>
          </w:rPr>
          <w:fldChar w:fldCharType="end"/>
        </w:r>
      </w:del>
    </w:p>
    <w:p w14:paraId="51EBCADE" w14:textId="07DD3CFA" w:rsidR="007E0FCC" w:rsidRPr="0088676B" w:rsidDel="005E1FA1" w:rsidRDefault="007E0FCC">
      <w:pPr>
        <w:pStyle w:val="TOC1"/>
        <w:rPr>
          <w:del w:id="518" w:author="Microsoft Office User" w:date="2017-08-26T15:33:00Z"/>
          <w:rFonts w:asciiTheme="minorHAnsi" w:eastAsiaTheme="minorEastAsia" w:hAnsiTheme="minorHAnsi" w:cstheme="minorBidi"/>
          <w:b w:val="0"/>
          <w:bCs w:val="0"/>
          <w:caps w:val="0"/>
          <w:sz w:val="22"/>
          <w:szCs w:val="22"/>
          <w:lang w:eastAsia="zh-CN"/>
        </w:rPr>
      </w:pPr>
      <w:del w:id="519" w:author="Microsoft Office User" w:date="2017-08-26T15:33:00Z">
        <w:r w:rsidRPr="0088676B" w:rsidDel="005E1FA1">
          <w:rPr>
            <w:rFonts w:ascii=".萍方-简" w:eastAsiaTheme="minorEastAsia" w:hAnsi=".萍方-简"/>
            <w:b w:val="0"/>
            <w:bCs w:val="0"/>
            <w:caps w:val="0"/>
            <w:lang w:eastAsia="zh-CN"/>
            <w:rPrChange w:id="520"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21"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22" w:author="Microsoft Office User" w:date="2017-08-26T15:42:00Z">
              <w:rPr>
                <w:b w:val="0"/>
                <w:bCs w:val="0"/>
                <w:caps w:val="0"/>
                <w:lang w:eastAsia="zh-CN"/>
              </w:rPr>
            </w:rPrChange>
          </w:rPr>
          <w:tab/>
        </w:r>
        <w:r w:rsidRPr="0088676B" w:rsidDel="005E1FA1">
          <w:rPr>
            <w:rFonts w:eastAsiaTheme="minorEastAsia"/>
            <w:b w:val="0"/>
            <w:bCs w:val="0"/>
            <w:caps w:val="0"/>
            <w:rPrChange w:id="52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24" w:author="Microsoft Office User" w:date="2017-08-26T15:42:00Z">
              <w:rPr>
                <w:b w:val="0"/>
                <w:bCs w:val="0"/>
                <w:caps w:val="0"/>
                <w:lang w:eastAsia="zh-CN"/>
              </w:rPr>
            </w:rPrChange>
          </w:rPr>
          <w:delInstrText xml:space="preserve"> PAGEREF _Toc489971199 \h </w:delInstrText>
        </w:r>
        <w:r w:rsidRPr="0088676B" w:rsidDel="005E1FA1">
          <w:rPr>
            <w:rFonts w:eastAsiaTheme="minorEastAsia"/>
            <w:b w:val="0"/>
            <w:bCs w:val="0"/>
            <w:caps w:val="0"/>
            <w:rPrChange w:id="525" w:author="Microsoft Office User" w:date="2017-08-26T15:42:00Z">
              <w:rPr>
                <w:rFonts w:eastAsiaTheme="minorEastAsia"/>
                <w:b w:val="0"/>
                <w:bCs w:val="0"/>
                <w:caps w:val="0"/>
              </w:rPr>
            </w:rPrChange>
          </w:rPr>
        </w:r>
        <w:r w:rsidRPr="0088676B" w:rsidDel="005E1FA1">
          <w:rPr>
            <w:rFonts w:eastAsiaTheme="minorEastAsia"/>
            <w:b w:val="0"/>
            <w:bCs w:val="0"/>
            <w:caps w:val="0"/>
            <w:rPrChange w:id="526"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27" w:author="Microsoft Office User" w:date="2017-08-26T15:42:00Z">
              <w:rPr>
                <w:b w:val="0"/>
                <w:bCs w:val="0"/>
                <w:caps w:val="0"/>
                <w:lang w:eastAsia="zh-CN"/>
              </w:rPr>
            </w:rPrChange>
          </w:rPr>
          <w:delText>13</w:delText>
        </w:r>
        <w:r w:rsidRPr="0088676B" w:rsidDel="005E1FA1">
          <w:rPr>
            <w:rFonts w:eastAsiaTheme="minorEastAsia"/>
            <w:b w:val="0"/>
            <w:bCs w:val="0"/>
            <w:caps w:val="0"/>
            <w:rPrChange w:id="528" w:author="Microsoft Office User" w:date="2017-08-26T15:42:00Z">
              <w:rPr>
                <w:b w:val="0"/>
                <w:bCs w:val="0"/>
                <w:caps w:val="0"/>
              </w:rPr>
            </w:rPrChange>
          </w:rPr>
          <w:fldChar w:fldCharType="end"/>
        </w:r>
      </w:del>
    </w:p>
    <w:p w14:paraId="5DD28236" w14:textId="509C397B" w:rsidR="007E0FCC" w:rsidRPr="0088676B" w:rsidDel="005E1FA1" w:rsidRDefault="007E0FCC">
      <w:pPr>
        <w:pStyle w:val="TOC2"/>
        <w:rPr>
          <w:del w:id="529" w:author="Microsoft Office User" w:date="2017-08-26T15:33:00Z"/>
          <w:rFonts w:asciiTheme="minorHAnsi" w:eastAsiaTheme="minorEastAsia" w:hAnsiTheme="minorHAnsi" w:cstheme="minorBidi"/>
          <w:bCs w:val="0"/>
          <w:sz w:val="22"/>
          <w:szCs w:val="22"/>
          <w:lang w:eastAsia="zh-CN"/>
        </w:rPr>
      </w:pPr>
      <w:del w:id="530" w:author="Microsoft Office User" w:date="2017-08-26T15:33:00Z">
        <w:r w:rsidRPr="0088676B" w:rsidDel="005E1FA1">
          <w:rPr>
            <w:rFonts w:ascii=".萍方-简" w:eastAsiaTheme="minorEastAsia" w:hAnsi=".萍方-简"/>
            <w:bCs w:val="0"/>
            <w:lang w:eastAsia="zh-CN"/>
            <w:rPrChange w:id="531" w:author="Microsoft Office User" w:date="2017-08-26T15:42:00Z">
              <w:rPr>
                <w:rFonts w:ascii=".萍方-简" w:eastAsia=".萍方-简" w:hAnsi=".萍方-简"/>
                <w:bCs w:val="0"/>
                <w:lang w:eastAsia="zh-CN"/>
              </w:rPr>
            </w:rPrChange>
          </w:rPr>
          <w:lastRenderedPageBreak/>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32"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33" w:author="Microsoft Office User" w:date="2017-08-26T15:42:00Z">
              <w:rPr>
                <w:bCs w:val="0"/>
                <w:lang w:eastAsia="zh-CN"/>
              </w:rPr>
            </w:rPrChange>
          </w:rPr>
          <w:tab/>
        </w:r>
        <w:r w:rsidRPr="0088676B" w:rsidDel="005E1FA1">
          <w:rPr>
            <w:rFonts w:eastAsiaTheme="minorEastAsia"/>
            <w:bCs w:val="0"/>
            <w:rPrChange w:id="534" w:author="Microsoft Office User" w:date="2017-08-26T15:42:00Z">
              <w:rPr>
                <w:bCs w:val="0"/>
              </w:rPr>
            </w:rPrChange>
          </w:rPr>
          <w:fldChar w:fldCharType="begin"/>
        </w:r>
        <w:r w:rsidRPr="0088676B" w:rsidDel="005E1FA1">
          <w:rPr>
            <w:rFonts w:eastAsiaTheme="minorEastAsia"/>
            <w:bCs w:val="0"/>
            <w:lang w:eastAsia="zh-CN"/>
            <w:rPrChange w:id="535" w:author="Microsoft Office User" w:date="2017-08-26T15:42:00Z">
              <w:rPr>
                <w:bCs w:val="0"/>
                <w:lang w:eastAsia="zh-CN"/>
              </w:rPr>
            </w:rPrChange>
          </w:rPr>
          <w:delInstrText xml:space="preserve"> PAGEREF _Toc489971200 \h </w:delInstrText>
        </w:r>
        <w:r w:rsidRPr="0088676B" w:rsidDel="005E1FA1">
          <w:rPr>
            <w:rFonts w:eastAsiaTheme="minorEastAsia"/>
            <w:bCs w:val="0"/>
            <w:rPrChange w:id="536" w:author="Microsoft Office User" w:date="2017-08-26T15:42:00Z">
              <w:rPr>
                <w:rFonts w:eastAsiaTheme="minorEastAsia"/>
                <w:bCs w:val="0"/>
              </w:rPr>
            </w:rPrChange>
          </w:rPr>
        </w:r>
        <w:r w:rsidRPr="0088676B" w:rsidDel="005E1FA1">
          <w:rPr>
            <w:rFonts w:eastAsiaTheme="minorEastAsia"/>
            <w:bCs w:val="0"/>
            <w:rPrChange w:id="537" w:author="Microsoft Office User" w:date="2017-08-26T15:42:00Z">
              <w:rPr>
                <w:bCs w:val="0"/>
              </w:rPr>
            </w:rPrChange>
          </w:rPr>
          <w:fldChar w:fldCharType="separate"/>
        </w:r>
        <w:r w:rsidR="00C7301F" w:rsidRPr="0088676B" w:rsidDel="005E1FA1">
          <w:rPr>
            <w:rFonts w:eastAsiaTheme="minorEastAsia"/>
            <w:bCs w:val="0"/>
            <w:lang w:eastAsia="zh-CN"/>
            <w:rPrChange w:id="538" w:author="Microsoft Office User" w:date="2017-08-26T15:42:00Z">
              <w:rPr>
                <w:bCs w:val="0"/>
                <w:lang w:eastAsia="zh-CN"/>
              </w:rPr>
            </w:rPrChange>
          </w:rPr>
          <w:delText>13</w:delText>
        </w:r>
        <w:r w:rsidRPr="0088676B" w:rsidDel="005E1FA1">
          <w:rPr>
            <w:rFonts w:eastAsiaTheme="minorEastAsia"/>
            <w:bCs w:val="0"/>
            <w:rPrChange w:id="539" w:author="Microsoft Office User" w:date="2017-08-26T15:42:00Z">
              <w:rPr>
                <w:bCs w:val="0"/>
              </w:rPr>
            </w:rPrChange>
          </w:rPr>
          <w:fldChar w:fldCharType="end"/>
        </w:r>
      </w:del>
    </w:p>
    <w:p w14:paraId="6FDA2A1B" w14:textId="735837C7" w:rsidR="007E0FCC" w:rsidRPr="0088676B" w:rsidDel="005E1FA1" w:rsidRDefault="007E0FCC">
      <w:pPr>
        <w:pStyle w:val="TOC2"/>
        <w:rPr>
          <w:del w:id="540" w:author="Microsoft Office User" w:date="2017-08-26T15:33:00Z"/>
          <w:rFonts w:asciiTheme="minorHAnsi" w:eastAsiaTheme="minorEastAsia" w:hAnsiTheme="minorHAnsi" w:cstheme="minorBidi"/>
          <w:bCs w:val="0"/>
          <w:sz w:val="22"/>
          <w:szCs w:val="22"/>
          <w:lang w:eastAsia="zh-CN"/>
        </w:rPr>
      </w:pPr>
      <w:del w:id="541" w:author="Microsoft Office User" w:date="2017-08-26T15:33:00Z">
        <w:r w:rsidRPr="0088676B" w:rsidDel="005E1FA1">
          <w:rPr>
            <w:rFonts w:eastAsiaTheme="minorEastAsia"/>
            <w:bCs w:val="0"/>
            <w:lang w:eastAsia="zh-CN"/>
            <w:rPrChange w:id="542"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3"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44" w:author="Microsoft Office User" w:date="2017-08-26T15:42:00Z">
              <w:rPr>
                <w:bCs w:val="0"/>
                <w:lang w:eastAsia="zh-CN"/>
              </w:rPr>
            </w:rPrChange>
          </w:rPr>
          <w:tab/>
        </w:r>
        <w:r w:rsidRPr="0088676B" w:rsidDel="005E1FA1">
          <w:rPr>
            <w:rFonts w:eastAsiaTheme="minorEastAsia"/>
            <w:bCs w:val="0"/>
            <w:rPrChange w:id="545" w:author="Microsoft Office User" w:date="2017-08-26T15:42:00Z">
              <w:rPr>
                <w:bCs w:val="0"/>
              </w:rPr>
            </w:rPrChange>
          </w:rPr>
          <w:fldChar w:fldCharType="begin"/>
        </w:r>
        <w:r w:rsidRPr="0088676B" w:rsidDel="005E1FA1">
          <w:rPr>
            <w:rFonts w:eastAsiaTheme="minorEastAsia"/>
            <w:bCs w:val="0"/>
            <w:lang w:eastAsia="zh-CN"/>
            <w:rPrChange w:id="546" w:author="Microsoft Office User" w:date="2017-08-26T15:42:00Z">
              <w:rPr>
                <w:bCs w:val="0"/>
                <w:lang w:eastAsia="zh-CN"/>
              </w:rPr>
            </w:rPrChange>
          </w:rPr>
          <w:delInstrText xml:space="preserve"> PAGEREF _Toc489971201 \h </w:delInstrText>
        </w:r>
        <w:r w:rsidRPr="0088676B" w:rsidDel="005E1FA1">
          <w:rPr>
            <w:rFonts w:eastAsiaTheme="minorEastAsia"/>
            <w:bCs w:val="0"/>
            <w:rPrChange w:id="547" w:author="Microsoft Office User" w:date="2017-08-26T15:42:00Z">
              <w:rPr>
                <w:rFonts w:eastAsiaTheme="minorEastAsia"/>
                <w:bCs w:val="0"/>
              </w:rPr>
            </w:rPrChange>
          </w:rPr>
        </w:r>
        <w:r w:rsidRPr="0088676B" w:rsidDel="005E1FA1">
          <w:rPr>
            <w:rFonts w:eastAsiaTheme="minorEastAsia"/>
            <w:bCs w:val="0"/>
            <w:rPrChange w:id="548" w:author="Microsoft Office User" w:date="2017-08-26T15:42:00Z">
              <w:rPr>
                <w:bCs w:val="0"/>
              </w:rPr>
            </w:rPrChange>
          </w:rPr>
          <w:fldChar w:fldCharType="separate"/>
        </w:r>
        <w:r w:rsidR="00C7301F" w:rsidRPr="0088676B" w:rsidDel="005E1FA1">
          <w:rPr>
            <w:rFonts w:eastAsiaTheme="minorEastAsia"/>
            <w:bCs w:val="0"/>
            <w:lang w:eastAsia="zh-CN"/>
            <w:rPrChange w:id="549" w:author="Microsoft Office User" w:date="2017-08-26T15:42:00Z">
              <w:rPr>
                <w:bCs w:val="0"/>
                <w:lang w:eastAsia="zh-CN"/>
              </w:rPr>
            </w:rPrChange>
          </w:rPr>
          <w:delText>16</w:delText>
        </w:r>
        <w:r w:rsidRPr="0088676B" w:rsidDel="005E1FA1">
          <w:rPr>
            <w:rFonts w:eastAsiaTheme="minorEastAsia"/>
            <w:bCs w:val="0"/>
            <w:rPrChange w:id="550" w:author="Microsoft Office User" w:date="2017-08-26T15:42:00Z">
              <w:rPr>
                <w:bCs w:val="0"/>
              </w:rPr>
            </w:rPrChange>
          </w:rPr>
          <w:fldChar w:fldCharType="end"/>
        </w:r>
      </w:del>
    </w:p>
    <w:p w14:paraId="1F8E3B82" w14:textId="3FE878ED" w:rsidR="007E0FCC" w:rsidRPr="0088676B" w:rsidDel="005E1FA1" w:rsidRDefault="007E0FCC">
      <w:pPr>
        <w:pStyle w:val="TOC2"/>
        <w:rPr>
          <w:del w:id="551" w:author="Microsoft Office User" w:date="2017-08-26T15:33:00Z"/>
          <w:rFonts w:asciiTheme="minorHAnsi" w:eastAsiaTheme="minorEastAsia" w:hAnsiTheme="minorHAnsi" w:cstheme="minorBidi"/>
          <w:bCs w:val="0"/>
          <w:sz w:val="22"/>
          <w:szCs w:val="22"/>
          <w:lang w:eastAsia="zh-CN"/>
        </w:rPr>
      </w:pPr>
      <w:del w:id="552" w:author="Microsoft Office User" w:date="2017-08-26T15:33:00Z">
        <w:r w:rsidRPr="0088676B" w:rsidDel="005E1FA1">
          <w:rPr>
            <w:rFonts w:eastAsiaTheme="minorEastAsia"/>
            <w:bCs w:val="0"/>
            <w:lang w:eastAsia="zh-CN"/>
            <w:rPrChange w:id="553" w:author="Microsoft Office User" w:date="2017-08-26T15:42:00Z">
              <w:rPr>
                <w:rFonts w:eastAsia=".萍方-简"/>
                <w:bCs w:val="0"/>
                <w:lang w:eastAsia="zh-CN"/>
              </w:rPr>
            </w:rPrChange>
          </w:rPr>
          <w:lastRenderedPageBreak/>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54"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55" w:author="Microsoft Office User" w:date="2017-08-26T15:42:00Z">
              <w:rPr>
                <w:bCs w:val="0"/>
                <w:lang w:eastAsia="zh-CN"/>
              </w:rPr>
            </w:rPrChange>
          </w:rPr>
          <w:tab/>
        </w:r>
        <w:r w:rsidRPr="0088676B" w:rsidDel="005E1FA1">
          <w:rPr>
            <w:rFonts w:eastAsiaTheme="minorEastAsia"/>
            <w:bCs w:val="0"/>
            <w:rPrChange w:id="556" w:author="Microsoft Office User" w:date="2017-08-26T15:42:00Z">
              <w:rPr>
                <w:bCs w:val="0"/>
              </w:rPr>
            </w:rPrChange>
          </w:rPr>
          <w:fldChar w:fldCharType="begin"/>
        </w:r>
        <w:r w:rsidRPr="0088676B" w:rsidDel="005E1FA1">
          <w:rPr>
            <w:rFonts w:eastAsiaTheme="minorEastAsia"/>
            <w:bCs w:val="0"/>
            <w:lang w:eastAsia="zh-CN"/>
            <w:rPrChange w:id="557" w:author="Microsoft Office User" w:date="2017-08-26T15:42:00Z">
              <w:rPr>
                <w:bCs w:val="0"/>
                <w:lang w:eastAsia="zh-CN"/>
              </w:rPr>
            </w:rPrChange>
          </w:rPr>
          <w:delInstrText xml:space="preserve"> PAGEREF _Toc489971202 \h </w:delInstrText>
        </w:r>
        <w:r w:rsidRPr="0088676B" w:rsidDel="005E1FA1">
          <w:rPr>
            <w:rFonts w:eastAsiaTheme="minorEastAsia"/>
            <w:bCs w:val="0"/>
            <w:rPrChange w:id="558" w:author="Microsoft Office User" w:date="2017-08-26T15:42:00Z">
              <w:rPr>
                <w:rFonts w:eastAsiaTheme="minorEastAsia"/>
                <w:bCs w:val="0"/>
              </w:rPr>
            </w:rPrChange>
          </w:rPr>
        </w:r>
        <w:r w:rsidRPr="0088676B" w:rsidDel="005E1FA1">
          <w:rPr>
            <w:rFonts w:eastAsiaTheme="minorEastAsia"/>
            <w:bCs w:val="0"/>
            <w:rPrChange w:id="559" w:author="Microsoft Office User" w:date="2017-08-26T15:42:00Z">
              <w:rPr>
                <w:bCs w:val="0"/>
              </w:rPr>
            </w:rPrChange>
          </w:rPr>
          <w:fldChar w:fldCharType="separate"/>
        </w:r>
        <w:r w:rsidR="00C7301F" w:rsidRPr="0088676B" w:rsidDel="005E1FA1">
          <w:rPr>
            <w:rFonts w:eastAsiaTheme="minorEastAsia"/>
            <w:bCs w:val="0"/>
            <w:lang w:eastAsia="zh-CN"/>
            <w:rPrChange w:id="560" w:author="Microsoft Office User" w:date="2017-08-26T15:42:00Z">
              <w:rPr>
                <w:bCs w:val="0"/>
                <w:lang w:eastAsia="zh-CN"/>
              </w:rPr>
            </w:rPrChange>
          </w:rPr>
          <w:delText>17</w:delText>
        </w:r>
        <w:r w:rsidRPr="0088676B" w:rsidDel="005E1FA1">
          <w:rPr>
            <w:rFonts w:eastAsiaTheme="minorEastAsia"/>
            <w:bCs w:val="0"/>
            <w:rPrChange w:id="561" w:author="Microsoft Office User" w:date="2017-08-26T15:42:00Z">
              <w:rPr>
                <w:bCs w:val="0"/>
              </w:rPr>
            </w:rPrChange>
          </w:rPr>
          <w:fldChar w:fldCharType="end"/>
        </w:r>
      </w:del>
    </w:p>
    <w:p w14:paraId="2E8D9AB5" w14:textId="19DE0DF5" w:rsidR="007E0FCC" w:rsidRPr="0088676B" w:rsidDel="005E1FA1" w:rsidRDefault="007E0FCC">
      <w:pPr>
        <w:pStyle w:val="TOC1"/>
        <w:rPr>
          <w:del w:id="562" w:author="Microsoft Office User" w:date="2017-08-26T15:33:00Z"/>
          <w:rFonts w:asciiTheme="minorHAnsi" w:eastAsiaTheme="minorEastAsia" w:hAnsiTheme="minorHAnsi" w:cstheme="minorBidi"/>
          <w:b w:val="0"/>
          <w:bCs w:val="0"/>
          <w:caps w:val="0"/>
          <w:sz w:val="22"/>
          <w:szCs w:val="22"/>
          <w:lang w:eastAsia="zh-CN"/>
        </w:rPr>
      </w:pPr>
      <w:del w:id="563" w:author="Microsoft Office User" w:date="2017-08-26T15:33:00Z">
        <w:r w:rsidRPr="0088676B" w:rsidDel="005E1FA1">
          <w:rPr>
            <w:rFonts w:ascii=".萍方-简" w:eastAsiaTheme="minorEastAsia" w:hAnsi=".萍方-简"/>
            <w:b w:val="0"/>
            <w:bCs w:val="0"/>
            <w:caps w:val="0"/>
            <w:lang w:eastAsia="zh-CN"/>
            <w:rPrChange w:id="564"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5"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66" w:author="Microsoft Office User" w:date="2017-08-26T15:42:00Z">
              <w:rPr>
                <w:b w:val="0"/>
                <w:bCs w:val="0"/>
                <w:caps w:val="0"/>
                <w:lang w:eastAsia="zh-CN"/>
              </w:rPr>
            </w:rPrChange>
          </w:rPr>
          <w:tab/>
        </w:r>
        <w:r w:rsidRPr="0088676B" w:rsidDel="005E1FA1">
          <w:rPr>
            <w:rFonts w:eastAsiaTheme="minorEastAsia"/>
            <w:b w:val="0"/>
            <w:bCs w:val="0"/>
            <w:caps w:val="0"/>
            <w:rPrChange w:id="567"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8" w:author="Microsoft Office User" w:date="2017-08-26T15:42:00Z">
              <w:rPr>
                <w:b w:val="0"/>
                <w:bCs w:val="0"/>
                <w:caps w:val="0"/>
                <w:lang w:eastAsia="zh-CN"/>
              </w:rPr>
            </w:rPrChange>
          </w:rPr>
          <w:delInstrText xml:space="preserve"> PAGEREF _Toc489971203 \h </w:delInstrText>
        </w:r>
        <w:r w:rsidRPr="0088676B" w:rsidDel="005E1FA1">
          <w:rPr>
            <w:rFonts w:eastAsiaTheme="minorEastAsia"/>
            <w:b w:val="0"/>
            <w:bCs w:val="0"/>
            <w:caps w:val="0"/>
            <w:rPrChange w:id="569" w:author="Microsoft Office User" w:date="2017-08-26T15:42:00Z">
              <w:rPr>
                <w:rFonts w:eastAsiaTheme="minorEastAsia"/>
                <w:b w:val="0"/>
                <w:bCs w:val="0"/>
                <w:caps w:val="0"/>
              </w:rPr>
            </w:rPrChange>
          </w:rPr>
        </w:r>
        <w:r w:rsidRPr="0088676B" w:rsidDel="005E1FA1">
          <w:rPr>
            <w:rFonts w:eastAsiaTheme="minorEastAsia"/>
            <w:b w:val="0"/>
            <w:bCs w:val="0"/>
            <w:caps w:val="0"/>
            <w:rPrChange w:id="570"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71" w:author="Microsoft Office User" w:date="2017-08-26T15:42:00Z">
              <w:rPr>
                <w:b w:val="0"/>
                <w:bCs w:val="0"/>
                <w:caps w:val="0"/>
                <w:lang w:eastAsia="zh-CN"/>
              </w:rPr>
            </w:rPrChange>
          </w:rPr>
          <w:delText>19</w:delText>
        </w:r>
        <w:r w:rsidRPr="0088676B" w:rsidDel="005E1FA1">
          <w:rPr>
            <w:rFonts w:eastAsiaTheme="minorEastAsia"/>
            <w:b w:val="0"/>
            <w:bCs w:val="0"/>
            <w:caps w:val="0"/>
            <w:rPrChange w:id="572" w:author="Microsoft Office User" w:date="2017-08-26T15:42:00Z">
              <w:rPr>
                <w:b w:val="0"/>
                <w:bCs w:val="0"/>
                <w:caps w:val="0"/>
              </w:rPr>
            </w:rPrChange>
          </w:rPr>
          <w:fldChar w:fldCharType="end"/>
        </w:r>
      </w:del>
    </w:p>
    <w:p w14:paraId="0974D93D" w14:textId="3A724151" w:rsidR="007E0FCC" w:rsidRPr="0088676B" w:rsidDel="005E1FA1" w:rsidRDefault="007E0FCC">
      <w:pPr>
        <w:pStyle w:val="TOC1"/>
        <w:rPr>
          <w:del w:id="573" w:author="Microsoft Office User" w:date="2017-08-26T15:33:00Z"/>
          <w:rFonts w:asciiTheme="minorHAnsi" w:eastAsiaTheme="minorEastAsia" w:hAnsiTheme="minorHAnsi" w:cstheme="minorBidi"/>
          <w:b w:val="0"/>
          <w:bCs w:val="0"/>
          <w:caps w:val="0"/>
          <w:sz w:val="22"/>
          <w:szCs w:val="22"/>
          <w:lang w:eastAsia="zh-CN"/>
        </w:rPr>
      </w:pPr>
      <w:del w:id="574" w:author="Microsoft Office User" w:date="2017-08-26T15:33:00Z">
        <w:r w:rsidRPr="0088676B" w:rsidDel="005E1FA1">
          <w:rPr>
            <w:rFonts w:ascii=".萍方-简" w:eastAsiaTheme="minorEastAsia" w:hAnsi=".萍方-简"/>
            <w:b w:val="0"/>
            <w:bCs w:val="0"/>
            <w:caps w:val="0"/>
            <w:lang w:eastAsia="zh-CN"/>
            <w:rPrChange w:id="575" w:author="Microsoft Office User" w:date="2017-08-26T15:42:00Z">
              <w:rPr>
                <w:rFonts w:ascii=".萍方-简" w:eastAsia=".萍方-简" w:hAnsi=".萍方-简"/>
                <w:b w:val="0"/>
                <w:bCs w:val="0"/>
                <w:caps w:val="0"/>
                <w:lang w:eastAsia="zh-CN"/>
              </w:rPr>
            </w:rPrChange>
          </w:rPr>
          <w:lastRenderedPageBreak/>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76"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77" w:author="Microsoft Office User" w:date="2017-08-26T15:42:00Z">
              <w:rPr>
                <w:b w:val="0"/>
                <w:bCs w:val="0"/>
                <w:caps w:val="0"/>
                <w:lang w:eastAsia="zh-CN"/>
              </w:rPr>
            </w:rPrChange>
          </w:rPr>
          <w:tab/>
        </w:r>
        <w:r w:rsidRPr="0088676B" w:rsidDel="005E1FA1">
          <w:rPr>
            <w:rFonts w:eastAsiaTheme="minorEastAsia"/>
            <w:b w:val="0"/>
            <w:bCs w:val="0"/>
            <w:caps w:val="0"/>
            <w:rPrChange w:id="578"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79" w:author="Microsoft Office User" w:date="2017-08-26T15:42:00Z">
              <w:rPr>
                <w:b w:val="0"/>
                <w:bCs w:val="0"/>
                <w:caps w:val="0"/>
                <w:lang w:eastAsia="zh-CN"/>
              </w:rPr>
            </w:rPrChange>
          </w:rPr>
          <w:delInstrText xml:space="preserve"> PAGEREF _Toc489971204 \h </w:delInstrText>
        </w:r>
        <w:r w:rsidRPr="0088676B" w:rsidDel="005E1FA1">
          <w:rPr>
            <w:rFonts w:eastAsiaTheme="minorEastAsia"/>
            <w:b w:val="0"/>
            <w:bCs w:val="0"/>
            <w:caps w:val="0"/>
            <w:rPrChange w:id="580" w:author="Microsoft Office User" w:date="2017-08-26T15:42:00Z">
              <w:rPr>
                <w:rFonts w:eastAsiaTheme="minorEastAsia"/>
                <w:b w:val="0"/>
                <w:bCs w:val="0"/>
                <w:caps w:val="0"/>
              </w:rPr>
            </w:rPrChange>
          </w:rPr>
        </w:r>
        <w:r w:rsidRPr="0088676B" w:rsidDel="005E1FA1">
          <w:rPr>
            <w:rFonts w:eastAsiaTheme="minorEastAsia"/>
            <w:b w:val="0"/>
            <w:bCs w:val="0"/>
            <w:caps w:val="0"/>
            <w:rPrChange w:id="581"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82" w:author="Microsoft Office User" w:date="2017-08-26T15:42:00Z">
              <w:rPr>
                <w:b w:val="0"/>
                <w:bCs w:val="0"/>
                <w:caps w:val="0"/>
                <w:lang w:eastAsia="zh-CN"/>
              </w:rPr>
            </w:rPrChange>
          </w:rPr>
          <w:delText>20</w:delText>
        </w:r>
        <w:r w:rsidRPr="0088676B" w:rsidDel="005E1FA1">
          <w:rPr>
            <w:rFonts w:eastAsiaTheme="minorEastAsia"/>
            <w:b w:val="0"/>
            <w:bCs w:val="0"/>
            <w:caps w:val="0"/>
            <w:rPrChange w:id="583" w:author="Microsoft Office User" w:date="2017-08-26T15:42:00Z">
              <w:rPr>
                <w:b w:val="0"/>
                <w:bCs w:val="0"/>
                <w:caps w:val="0"/>
              </w:rPr>
            </w:rPrChange>
          </w:rPr>
          <w:fldChar w:fldCharType="end"/>
        </w:r>
      </w:del>
    </w:p>
    <w:p w14:paraId="62BEB793" w14:textId="4065194B" w:rsidR="007E0FCC" w:rsidRPr="0088676B" w:rsidDel="005E1FA1" w:rsidRDefault="007E0FCC">
      <w:pPr>
        <w:pStyle w:val="TOC2"/>
        <w:rPr>
          <w:del w:id="584" w:author="Microsoft Office User" w:date="2017-08-26T15:33:00Z"/>
          <w:rFonts w:asciiTheme="minorHAnsi" w:eastAsiaTheme="minorEastAsia" w:hAnsiTheme="minorHAnsi" w:cstheme="minorBidi"/>
          <w:bCs w:val="0"/>
          <w:sz w:val="22"/>
          <w:szCs w:val="22"/>
          <w:lang w:eastAsia="zh-CN"/>
        </w:rPr>
      </w:pPr>
      <w:del w:id="585" w:author="Microsoft Office User" w:date="2017-08-26T15:33:00Z">
        <w:r w:rsidRPr="0088676B" w:rsidDel="005E1FA1">
          <w:rPr>
            <w:rFonts w:eastAsiaTheme="minorEastAsia"/>
            <w:bCs w:val="0"/>
            <w:lang w:eastAsia="zh-CN"/>
            <w:rPrChange w:id="586"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7"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88" w:author="Microsoft Office User" w:date="2017-08-26T15:42:00Z">
              <w:rPr>
                <w:bCs w:val="0"/>
                <w:lang w:eastAsia="zh-CN"/>
              </w:rPr>
            </w:rPrChange>
          </w:rPr>
          <w:tab/>
        </w:r>
        <w:r w:rsidRPr="0088676B" w:rsidDel="005E1FA1">
          <w:rPr>
            <w:rFonts w:eastAsiaTheme="minorEastAsia"/>
            <w:bCs w:val="0"/>
            <w:rPrChange w:id="589" w:author="Microsoft Office User" w:date="2017-08-26T15:42:00Z">
              <w:rPr>
                <w:bCs w:val="0"/>
              </w:rPr>
            </w:rPrChange>
          </w:rPr>
          <w:fldChar w:fldCharType="begin"/>
        </w:r>
        <w:r w:rsidRPr="0088676B" w:rsidDel="005E1FA1">
          <w:rPr>
            <w:rFonts w:eastAsiaTheme="minorEastAsia"/>
            <w:bCs w:val="0"/>
            <w:lang w:eastAsia="zh-CN"/>
            <w:rPrChange w:id="590" w:author="Microsoft Office User" w:date="2017-08-26T15:42:00Z">
              <w:rPr>
                <w:bCs w:val="0"/>
                <w:lang w:eastAsia="zh-CN"/>
              </w:rPr>
            </w:rPrChange>
          </w:rPr>
          <w:delInstrText xml:space="preserve"> PAGEREF _Toc489971205 \h </w:delInstrText>
        </w:r>
        <w:r w:rsidRPr="0088676B" w:rsidDel="005E1FA1">
          <w:rPr>
            <w:rFonts w:eastAsiaTheme="minorEastAsia"/>
            <w:bCs w:val="0"/>
            <w:rPrChange w:id="591" w:author="Microsoft Office User" w:date="2017-08-26T15:42:00Z">
              <w:rPr>
                <w:rFonts w:eastAsiaTheme="minorEastAsia"/>
                <w:bCs w:val="0"/>
              </w:rPr>
            </w:rPrChange>
          </w:rPr>
        </w:r>
        <w:r w:rsidRPr="0088676B" w:rsidDel="005E1FA1">
          <w:rPr>
            <w:rFonts w:eastAsiaTheme="minorEastAsia"/>
            <w:bCs w:val="0"/>
            <w:rPrChange w:id="592" w:author="Microsoft Office User" w:date="2017-08-26T15:42:00Z">
              <w:rPr>
                <w:bCs w:val="0"/>
              </w:rPr>
            </w:rPrChange>
          </w:rPr>
          <w:fldChar w:fldCharType="separate"/>
        </w:r>
        <w:r w:rsidR="00C7301F" w:rsidRPr="0088676B" w:rsidDel="005E1FA1">
          <w:rPr>
            <w:rFonts w:eastAsiaTheme="minorEastAsia"/>
            <w:bCs w:val="0"/>
            <w:lang w:eastAsia="zh-CN"/>
            <w:rPrChange w:id="593" w:author="Microsoft Office User" w:date="2017-08-26T15:42:00Z">
              <w:rPr>
                <w:bCs w:val="0"/>
                <w:lang w:eastAsia="zh-CN"/>
              </w:rPr>
            </w:rPrChange>
          </w:rPr>
          <w:delText>21</w:delText>
        </w:r>
        <w:r w:rsidRPr="0088676B" w:rsidDel="005E1FA1">
          <w:rPr>
            <w:rFonts w:eastAsiaTheme="minorEastAsia"/>
            <w:bCs w:val="0"/>
            <w:rPrChange w:id="594" w:author="Microsoft Office User" w:date="2017-08-26T15:42:00Z">
              <w:rPr>
                <w:bCs w:val="0"/>
              </w:rPr>
            </w:rPrChange>
          </w:rPr>
          <w:fldChar w:fldCharType="end"/>
        </w:r>
      </w:del>
    </w:p>
    <w:p w14:paraId="49956801" w14:textId="73F54758" w:rsidR="007E0FCC" w:rsidRPr="0088676B" w:rsidDel="005E1FA1" w:rsidRDefault="007E0FCC">
      <w:pPr>
        <w:pStyle w:val="TOC2"/>
        <w:rPr>
          <w:del w:id="595" w:author="Microsoft Office User" w:date="2017-08-26T15:33:00Z"/>
          <w:rFonts w:asciiTheme="minorHAnsi" w:eastAsiaTheme="minorEastAsia" w:hAnsiTheme="minorHAnsi" w:cstheme="minorBidi"/>
          <w:bCs w:val="0"/>
          <w:sz w:val="22"/>
          <w:szCs w:val="22"/>
          <w:lang w:eastAsia="zh-CN"/>
        </w:rPr>
      </w:pPr>
      <w:del w:id="596" w:author="Microsoft Office User" w:date="2017-08-26T15:33:00Z">
        <w:r w:rsidRPr="0088676B" w:rsidDel="005E1FA1">
          <w:rPr>
            <w:rFonts w:eastAsiaTheme="minorEastAsia"/>
            <w:bCs w:val="0"/>
            <w:lang w:eastAsia="zh-CN"/>
            <w:rPrChange w:id="597" w:author="Microsoft Office User" w:date="2017-08-26T15:42:00Z">
              <w:rPr>
                <w:rFonts w:eastAsia=".萍方-简"/>
                <w:bCs w:val="0"/>
                <w:lang w:eastAsia="zh-CN"/>
              </w:rPr>
            </w:rPrChange>
          </w:rPr>
          <w:lastRenderedPageBreak/>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98"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99"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600"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601" w:author="Microsoft Office User" w:date="2017-08-26T15:42:00Z">
              <w:rPr>
                <w:bCs w:val="0"/>
                <w:lang w:eastAsia="zh-CN"/>
              </w:rPr>
            </w:rPrChange>
          </w:rPr>
          <w:tab/>
        </w:r>
        <w:r w:rsidRPr="0088676B" w:rsidDel="005E1FA1">
          <w:rPr>
            <w:rFonts w:eastAsiaTheme="minorEastAsia"/>
            <w:bCs w:val="0"/>
            <w:rPrChange w:id="602" w:author="Microsoft Office User" w:date="2017-08-26T15:42:00Z">
              <w:rPr>
                <w:bCs w:val="0"/>
              </w:rPr>
            </w:rPrChange>
          </w:rPr>
          <w:fldChar w:fldCharType="begin"/>
        </w:r>
        <w:r w:rsidRPr="0088676B" w:rsidDel="005E1FA1">
          <w:rPr>
            <w:rFonts w:eastAsiaTheme="minorEastAsia"/>
            <w:bCs w:val="0"/>
            <w:lang w:eastAsia="zh-CN"/>
            <w:rPrChange w:id="603" w:author="Microsoft Office User" w:date="2017-08-26T15:42:00Z">
              <w:rPr>
                <w:bCs w:val="0"/>
                <w:lang w:eastAsia="zh-CN"/>
              </w:rPr>
            </w:rPrChange>
          </w:rPr>
          <w:delInstrText xml:space="preserve"> PAGEREF _Toc489971206 \h </w:delInstrText>
        </w:r>
        <w:r w:rsidRPr="0088676B" w:rsidDel="005E1FA1">
          <w:rPr>
            <w:rFonts w:eastAsiaTheme="minorEastAsia"/>
            <w:bCs w:val="0"/>
            <w:rPrChange w:id="604" w:author="Microsoft Office User" w:date="2017-08-26T15:42:00Z">
              <w:rPr>
                <w:rFonts w:eastAsiaTheme="minorEastAsia"/>
                <w:bCs w:val="0"/>
              </w:rPr>
            </w:rPrChange>
          </w:rPr>
        </w:r>
        <w:r w:rsidRPr="0088676B" w:rsidDel="005E1FA1">
          <w:rPr>
            <w:rFonts w:eastAsiaTheme="minorEastAsia"/>
            <w:bCs w:val="0"/>
            <w:rPrChange w:id="605" w:author="Microsoft Office User" w:date="2017-08-26T15:42:00Z">
              <w:rPr>
                <w:bCs w:val="0"/>
              </w:rPr>
            </w:rPrChange>
          </w:rPr>
          <w:fldChar w:fldCharType="separate"/>
        </w:r>
        <w:r w:rsidR="00C7301F" w:rsidRPr="0088676B" w:rsidDel="005E1FA1">
          <w:rPr>
            <w:rFonts w:eastAsiaTheme="minorEastAsia"/>
            <w:bCs w:val="0"/>
            <w:lang w:eastAsia="zh-CN"/>
            <w:rPrChange w:id="606" w:author="Microsoft Office User" w:date="2017-08-26T15:42:00Z">
              <w:rPr>
                <w:bCs w:val="0"/>
                <w:lang w:eastAsia="zh-CN"/>
              </w:rPr>
            </w:rPrChange>
          </w:rPr>
          <w:delText>21</w:delText>
        </w:r>
        <w:r w:rsidRPr="0088676B" w:rsidDel="005E1FA1">
          <w:rPr>
            <w:rFonts w:eastAsiaTheme="minorEastAsia"/>
            <w:bCs w:val="0"/>
            <w:rPrChange w:id="607" w:author="Microsoft Office User" w:date="2017-08-26T15:42:00Z">
              <w:rPr>
                <w:bCs w:val="0"/>
              </w:rPr>
            </w:rPrChange>
          </w:rPr>
          <w:fldChar w:fldCharType="end"/>
        </w:r>
      </w:del>
    </w:p>
    <w:p w14:paraId="03C3D3E5" w14:textId="4D0464BA" w:rsidR="007E0FCC" w:rsidRPr="0088676B" w:rsidDel="005E1FA1" w:rsidRDefault="007E0FCC">
      <w:pPr>
        <w:pStyle w:val="TOC1"/>
        <w:rPr>
          <w:del w:id="608" w:author="Microsoft Office User" w:date="2017-08-26T15:33:00Z"/>
          <w:rFonts w:asciiTheme="minorHAnsi" w:eastAsiaTheme="minorEastAsia" w:hAnsiTheme="minorHAnsi" w:cstheme="minorBidi"/>
          <w:b w:val="0"/>
          <w:bCs w:val="0"/>
          <w:caps w:val="0"/>
          <w:sz w:val="22"/>
          <w:szCs w:val="22"/>
          <w:lang w:eastAsia="zh-CN"/>
        </w:rPr>
      </w:pPr>
      <w:del w:id="609" w:author="Microsoft Office User" w:date="2017-08-26T15:33:00Z">
        <w:r w:rsidRPr="0088676B" w:rsidDel="005E1FA1">
          <w:rPr>
            <w:rFonts w:ascii=".萍方-简" w:eastAsiaTheme="minorEastAsia" w:hAnsi=".萍方-简"/>
            <w:b w:val="0"/>
            <w:bCs w:val="0"/>
            <w:caps w:val="0"/>
            <w:lang w:eastAsia="zh-CN"/>
            <w:rPrChange w:id="610"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1"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612" w:author="Microsoft Office User" w:date="2017-08-26T15:42:00Z">
              <w:rPr>
                <w:b w:val="0"/>
                <w:bCs w:val="0"/>
                <w:caps w:val="0"/>
                <w:lang w:eastAsia="zh-CN"/>
              </w:rPr>
            </w:rPrChange>
          </w:rPr>
          <w:tab/>
        </w:r>
        <w:r w:rsidRPr="0088676B" w:rsidDel="005E1FA1">
          <w:rPr>
            <w:rFonts w:eastAsiaTheme="minorEastAsia"/>
            <w:b w:val="0"/>
            <w:bCs w:val="0"/>
            <w:caps w:val="0"/>
            <w:rPrChange w:id="61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4" w:author="Microsoft Office User" w:date="2017-08-26T15:42:00Z">
              <w:rPr>
                <w:b w:val="0"/>
                <w:bCs w:val="0"/>
                <w:caps w:val="0"/>
                <w:lang w:eastAsia="zh-CN"/>
              </w:rPr>
            </w:rPrChange>
          </w:rPr>
          <w:delInstrText xml:space="preserve"> PAGEREF _Toc489971207 \h </w:delInstrText>
        </w:r>
        <w:r w:rsidRPr="0088676B" w:rsidDel="005E1FA1">
          <w:rPr>
            <w:rFonts w:eastAsiaTheme="minorEastAsia"/>
            <w:b w:val="0"/>
            <w:bCs w:val="0"/>
            <w:caps w:val="0"/>
            <w:rPrChange w:id="615" w:author="Microsoft Office User" w:date="2017-08-26T15:42:00Z">
              <w:rPr>
                <w:rFonts w:eastAsiaTheme="minorEastAsia"/>
                <w:b w:val="0"/>
                <w:bCs w:val="0"/>
                <w:caps w:val="0"/>
              </w:rPr>
            </w:rPrChange>
          </w:rPr>
        </w:r>
        <w:r w:rsidRPr="0088676B" w:rsidDel="005E1FA1">
          <w:rPr>
            <w:rFonts w:eastAsiaTheme="minorEastAsia"/>
            <w:b w:val="0"/>
            <w:bCs w:val="0"/>
            <w:caps w:val="0"/>
            <w:rPrChange w:id="616"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7" w:author="Microsoft Office User" w:date="2017-08-26T15:42:00Z">
              <w:rPr>
                <w:b w:val="0"/>
                <w:bCs w:val="0"/>
                <w:caps w:val="0"/>
                <w:lang w:eastAsia="zh-CN"/>
              </w:rPr>
            </w:rPrChange>
          </w:rPr>
          <w:delText>21</w:delText>
        </w:r>
        <w:r w:rsidRPr="0088676B" w:rsidDel="005E1FA1">
          <w:rPr>
            <w:rFonts w:eastAsiaTheme="minorEastAsia"/>
            <w:b w:val="0"/>
            <w:bCs w:val="0"/>
            <w:caps w:val="0"/>
            <w:rPrChange w:id="618" w:author="Microsoft Office User" w:date="2017-08-26T15:42:00Z">
              <w:rPr>
                <w:b w:val="0"/>
                <w:bCs w:val="0"/>
                <w:caps w:val="0"/>
              </w:rPr>
            </w:rPrChange>
          </w:rPr>
          <w:fldChar w:fldCharType="end"/>
        </w:r>
      </w:del>
    </w:p>
    <w:p w14:paraId="0AA4B064" w14:textId="3E1368F4" w:rsidR="007E0FCC" w:rsidRPr="0088676B" w:rsidDel="005E1FA1" w:rsidRDefault="007E0FCC">
      <w:pPr>
        <w:pStyle w:val="TOC1"/>
        <w:rPr>
          <w:del w:id="619" w:author="Microsoft Office User" w:date="2017-08-26T15:33:00Z"/>
          <w:rFonts w:asciiTheme="minorHAnsi" w:eastAsiaTheme="minorEastAsia" w:hAnsiTheme="minorHAnsi" w:cstheme="minorBidi"/>
          <w:b w:val="0"/>
          <w:bCs w:val="0"/>
          <w:caps w:val="0"/>
          <w:sz w:val="22"/>
          <w:szCs w:val="22"/>
          <w:lang w:eastAsia="zh-CN"/>
        </w:rPr>
      </w:pPr>
      <w:del w:id="620" w:author="Microsoft Office User" w:date="2017-08-26T15:33:00Z">
        <w:r w:rsidRPr="0088676B" w:rsidDel="005E1FA1">
          <w:rPr>
            <w:rFonts w:ascii=".萍方-简" w:eastAsiaTheme="minorEastAsia" w:hAnsi=".萍方-简"/>
            <w:b w:val="0"/>
            <w:bCs w:val="0"/>
            <w:caps w:val="0"/>
            <w:lang w:eastAsia="zh-CN"/>
            <w:rPrChange w:id="621" w:author="Microsoft Office User" w:date="2017-08-26T15:42:00Z">
              <w:rPr>
                <w:rFonts w:ascii=".萍方-简" w:eastAsia=".萍方-简" w:hAnsi=".萍方-简"/>
                <w:b w:val="0"/>
                <w:bCs w:val="0"/>
                <w:caps w:val="0"/>
                <w:lang w:eastAsia="zh-CN"/>
              </w:rPr>
            </w:rPrChange>
          </w:rPr>
          <w:lastRenderedPageBreak/>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22"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23" w:author="Microsoft Office User" w:date="2017-08-26T15:42:00Z">
              <w:rPr>
                <w:b w:val="0"/>
                <w:bCs w:val="0"/>
                <w:caps w:val="0"/>
                <w:lang w:eastAsia="zh-CN"/>
              </w:rPr>
            </w:rPrChange>
          </w:rPr>
          <w:tab/>
        </w:r>
        <w:r w:rsidRPr="0088676B" w:rsidDel="005E1FA1">
          <w:rPr>
            <w:rFonts w:eastAsiaTheme="minorEastAsia"/>
            <w:b w:val="0"/>
            <w:bCs w:val="0"/>
            <w:caps w:val="0"/>
            <w:rPrChange w:id="62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25" w:author="Microsoft Office User" w:date="2017-08-26T15:42:00Z">
              <w:rPr>
                <w:b w:val="0"/>
                <w:bCs w:val="0"/>
                <w:caps w:val="0"/>
                <w:lang w:eastAsia="zh-CN"/>
              </w:rPr>
            </w:rPrChange>
          </w:rPr>
          <w:delInstrText xml:space="preserve"> PAGEREF _Toc489971208 \h </w:delInstrText>
        </w:r>
        <w:r w:rsidRPr="0088676B" w:rsidDel="005E1FA1">
          <w:rPr>
            <w:rFonts w:eastAsiaTheme="minorEastAsia"/>
            <w:b w:val="0"/>
            <w:bCs w:val="0"/>
            <w:caps w:val="0"/>
            <w:rPrChange w:id="626" w:author="Microsoft Office User" w:date="2017-08-26T15:42:00Z">
              <w:rPr>
                <w:rFonts w:eastAsiaTheme="minorEastAsia"/>
                <w:b w:val="0"/>
                <w:bCs w:val="0"/>
                <w:caps w:val="0"/>
              </w:rPr>
            </w:rPrChange>
          </w:rPr>
        </w:r>
        <w:r w:rsidRPr="0088676B" w:rsidDel="005E1FA1">
          <w:rPr>
            <w:rFonts w:eastAsiaTheme="minorEastAsia"/>
            <w:b w:val="0"/>
            <w:bCs w:val="0"/>
            <w:caps w:val="0"/>
            <w:rPrChange w:id="62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28" w:author="Microsoft Office User" w:date="2017-08-26T15:42:00Z">
              <w:rPr>
                <w:b w:val="0"/>
                <w:bCs w:val="0"/>
                <w:caps w:val="0"/>
                <w:lang w:eastAsia="zh-CN"/>
              </w:rPr>
            </w:rPrChange>
          </w:rPr>
          <w:delText>21</w:delText>
        </w:r>
        <w:r w:rsidRPr="0088676B" w:rsidDel="005E1FA1">
          <w:rPr>
            <w:rFonts w:eastAsiaTheme="minorEastAsia"/>
            <w:b w:val="0"/>
            <w:bCs w:val="0"/>
            <w:caps w:val="0"/>
            <w:rPrChange w:id="629" w:author="Microsoft Office User" w:date="2017-08-26T15:42:00Z">
              <w:rPr>
                <w:b w:val="0"/>
                <w:bCs w:val="0"/>
                <w:caps w:val="0"/>
              </w:rPr>
            </w:rPrChange>
          </w:rPr>
          <w:fldChar w:fldCharType="end"/>
        </w:r>
      </w:del>
    </w:p>
    <w:p w14:paraId="6B0FA8A5" w14:textId="7AD2D3D4" w:rsidR="007E0FCC" w:rsidRPr="0088676B" w:rsidDel="005E1FA1" w:rsidRDefault="007E0FCC">
      <w:pPr>
        <w:pStyle w:val="TOC1"/>
        <w:rPr>
          <w:del w:id="630" w:author="Microsoft Office User" w:date="2017-08-26T15:33:00Z"/>
          <w:rFonts w:asciiTheme="minorHAnsi" w:eastAsiaTheme="minorEastAsia" w:hAnsiTheme="minorHAnsi" w:cstheme="minorBidi"/>
          <w:b w:val="0"/>
          <w:bCs w:val="0"/>
          <w:caps w:val="0"/>
          <w:sz w:val="22"/>
          <w:szCs w:val="22"/>
          <w:lang w:eastAsia="zh-CN"/>
        </w:rPr>
      </w:pPr>
      <w:del w:id="631" w:author="Microsoft Office User" w:date="2017-08-26T15:33:00Z">
        <w:r w:rsidRPr="0088676B" w:rsidDel="005E1FA1">
          <w:rPr>
            <w:rFonts w:ascii=".萍方-简" w:eastAsiaTheme="minorEastAsia" w:hAnsi=".萍方-简"/>
            <w:b w:val="0"/>
            <w:bCs w:val="0"/>
            <w:caps w:val="0"/>
            <w:lang w:eastAsia="zh-CN"/>
            <w:rPrChange w:id="632"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33"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34" w:author="Microsoft Office User" w:date="2017-08-26T15:42:00Z">
              <w:rPr>
                <w:b w:val="0"/>
                <w:bCs w:val="0"/>
                <w:caps w:val="0"/>
                <w:lang w:eastAsia="zh-CN"/>
              </w:rPr>
            </w:rPrChange>
          </w:rPr>
          <w:tab/>
        </w:r>
        <w:r w:rsidRPr="0088676B" w:rsidDel="005E1FA1">
          <w:rPr>
            <w:rFonts w:eastAsiaTheme="minorEastAsia"/>
            <w:b w:val="0"/>
            <w:bCs w:val="0"/>
            <w:caps w:val="0"/>
            <w:rPrChange w:id="63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36" w:author="Microsoft Office User" w:date="2017-08-26T15:42:00Z">
              <w:rPr>
                <w:b w:val="0"/>
                <w:bCs w:val="0"/>
                <w:caps w:val="0"/>
                <w:lang w:eastAsia="zh-CN"/>
              </w:rPr>
            </w:rPrChange>
          </w:rPr>
          <w:delInstrText xml:space="preserve"> PAGEREF _Toc489971209 \h </w:delInstrText>
        </w:r>
        <w:r w:rsidRPr="0088676B" w:rsidDel="005E1FA1">
          <w:rPr>
            <w:rFonts w:eastAsiaTheme="minorEastAsia"/>
            <w:b w:val="0"/>
            <w:bCs w:val="0"/>
            <w:caps w:val="0"/>
            <w:rPrChange w:id="637" w:author="Microsoft Office User" w:date="2017-08-26T15:42:00Z">
              <w:rPr>
                <w:rFonts w:eastAsiaTheme="minorEastAsia"/>
                <w:b w:val="0"/>
                <w:bCs w:val="0"/>
                <w:caps w:val="0"/>
              </w:rPr>
            </w:rPrChange>
          </w:rPr>
        </w:r>
        <w:r w:rsidRPr="0088676B" w:rsidDel="005E1FA1">
          <w:rPr>
            <w:rFonts w:eastAsiaTheme="minorEastAsia"/>
            <w:b w:val="0"/>
            <w:bCs w:val="0"/>
            <w:caps w:val="0"/>
            <w:rPrChange w:id="63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39" w:author="Microsoft Office User" w:date="2017-08-26T15:42:00Z">
              <w:rPr>
                <w:b w:val="0"/>
                <w:bCs w:val="0"/>
                <w:caps w:val="0"/>
                <w:lang w:eastAsia="zh-CN"/>
              </w:rPr>
            </w:rPrChange>
          </w:rPr>
          <w:delText>24</w:delText>
        </w:r>
        <w:r w:rsidRPr="0088676B" w:rsidDel="005E1FA1">
          <w:rPr>
            <w:rFonts w:eastAsiaTheme="minorEastAsia"/>
            <w:b w:val="0"/>
            <w:bCs w:val="0"/>
            <w:caps w:val="0"/>
            <w:rPrChange w:id="640" w:author="Microsoft Office User" w:date="2017-08-26T15:42:00Z">
              <w:rPr>
                <w:b w:val="0"/>
                <w:bCs w:val="0"/>
                <w:caps w:val="0"/>
              </w:rPr>
            </w:rPrChange>
          </w:rPr>
          <w:fldChar w:fldCharType="end"/>
        </w:r>
      </w:del>
    </w:p>
    <w:p w14:paraId="52C5A43F" w14:textId="18554CF4" w:rsidR="007E0FCC" w:rsidRPr="0088676B" w:rsidDel="005E1FA1" w:rsidRDefault="007E0FCC">
      <w:pPr>
        <w:pStyle w:val="TOC2"/>
        <w:rPr>
          <w:del w:id="641" w:author="Microsoft Office User" w:date="2017-08-26T15:33:00Z"/>
          <w:rFonts w:asciiTheme="minorHAnsi" w:eastAsiaTheme="minorEastAsia" w:hAnsiTheme="minorHAnsi" w:cstheme="minorBidi"/>
          <w:bCs w:val="0"/>
          <w:sz w:val="22"/>
          <w:szCs w:val="22"/>
          <w:lang w:eastAsia="zh-CN"/>
        </w:rPr>
      </w:pPr>
      <w:del w:id="642" w:author="Microsoft Office User" w:date="2017-08-26T15:33:00Z">
        <w:r w:rsidRPr="0088676B" w:rsidDel="005E1FA1">
          <w:rPr>
            <w:rFonts w:eastAsiaTheme="minorEastAsia"/>
            <w:bCs w:val="0"/>
            <w:lang w:eastAsia="zh-CN"/>
          </w:rPr>
          <w:lastRenderedPageBreak/>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43"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44" w:author="Microsoft Office User" w:date="2017-08-26T15:42:00Z">
              <w:rPr>
                <w:bCs w:val="0"/>
                <w:lang w:eastAsia="zh-CN"/>
              </w:rPr>
            </w:rPrChange>
          </w:rPr>
          <w:tab/>
        </w:r>
        <w:r w:rsidRPr="0088676B" w:rsidDel="005E1FA1">
          <w:rPr>
            <w:rFonts w:eastAsiaTheme="minorEastAsia"/>
            <w:bCs w:val="0"/>
            <w:rPrChange w:id="645" w:author="Microsoft Office User" w:date="2017-08-26T15:42:00Z">
              <w:rPr>
                <w:bCs w:val="0"/>
              </w:rPr>
            </w:rPrChange>
          </w:rPr>
          <w:fldChar w:fldCharType="begin"/>
        </w:r>
        <w:r w:rsidRPr="0088676B" w:rsidDel="005E1FA1">
          <w:rPr>
            <w:rFonts w:eastAsiaTheme="minorEastAsia"/>
            <w:bCs w:val="0"/>
            <w:lang w:eastAsia="zh-CN"/>
            <w:rPrChange w:id="646" w:author="Microsoft Office User" w:date="2017-08-26T15:42:00Z">
              <w:rPr>
                <w:bCs w:val="0"/>
                <w:lang w:eastAsia="zh-CN"/>
              </w:rPr>
            </w:rPrChange>
          </w:rPr>
          <w:delInstrText xml:space="preserve"> PAGEREF _Toc489971210 \h </w:delInstrText>
        </w:r>
        <w:r w:rsidRPr="0088676B" w:rsidDel="005E1FA1">
          <w:rPr>
            <w:rFonts w:eastAsiaTheme="minorEastAsia"/>
            <w:bCs w:val="0"/>
            <w:rPrChange w:id="647" w:author="Microsoft Office User" w:date="2017-08-26T15:42:00Z">
              <w:rPr>
                <w:rFonts w:eastAsiaTheme="minorEastAsia"/>
                <w:bCs w:val="0"/>
              </w:rPr>
            </w:rPrChange>
          </w:rPr>
        </w:r>
        <w:r w:rsidRPr="0088676B" w:rsidDel="005E1FA1">
          <w:rPr>
            <w:rFonts w:eastAsiaTheme="minorEastAsia"/>
            <w:bCs w:val="0"/>
            <w:rPrChange w:id="648" w:author="Microsoft Office User" w:date="2017-08-26T15:42:00Z">
              <w:rPr>
                <w:bCs w:val="0"/>
              </w:rPr>
            </w:rPrChange>
          </w:rPr>
          <w:fldChar w:fldCharType="separate"/>
        </w:r>
        <w:r w:rsidR="00C7301F" w:rsidRPr="0088676B" w:rsidDel="005E1FA1">
          <w:rPr>
            <w:rFonts w:eastAsiaTheme="minorEastAsia"/>
            <w:bCs w:val="0"/>
            <w:lang w:eastAsia="zh-CN"/>
            <w:rPrChange w:id="649" w:author="Microsoft Office User" w:date="2017-08-26T15:42:00Z">
              <w:rPr>
                <w:bCs w:val="0"/>
                <w:lang w:eastAsia="zh-CN"/>
              </w:rPr>
            </w:rPrChange>
          </w:rPr>
          <w:delText>24</w:delText>
        </w:r>
        <w:r w:rsidRPr="0088676B" w:rsidDel="005E1FA1">
          <w:rPr>
            <w:rFonts w:eastAsiaTheme="minorEastAsia"/>
            <w:bCs w:val="0"/>
            <w:rPrChange w:id="650" w:author="Microsoft Office User" w:date="2017-08-26T15:42:00Z">
              <w:rPr>
                <w:bCs w:val="0"/>
              </w:rPr>
            </w:rPrChange>
          </w:rPr>
          <w:fldChar w:fldCharType="end"/>
        </w:r>
      </w:del>
    </w:p>
    <w:p w14:paraId="033AEAB8" w14:textId="103BEA80" w:rsidR="007E0FCC" w:rsidRPr="0088676B" w:rsidDel="005E1FA1" w:rsidRDefault="007E0FCC">
      <w:pPr>
        <w:pStyle w:val="TOC2"/>
        <w:rPr>
          <w:del w:id="651" w:author="Microsoft Office User" w:date="2017-08-26T15:33:00Z"/>
          <w:rFonts w:asciiTheme="minorHAnsi" w:eastAsiaTheme="minorEastAsia" w:hAnsiTheme="minorHAnsi" w:cstheme="minorBidi"/>
          <w:bCs w:val="0"/>
          <w:sz w:val="22"/>
          <w:szCs w:val="22"/>
          <w:lang w:eastAsia="zh-CN"/>
        </w:rPr>
      </w:pPr>
      <w:del w:id="652"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3"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54" w:author="Microsoft Office User" w:date="2017-08-26T15:42:00Z">
              <w:rPr>
                <w:bCs w:val="0"/>
                <w:lang w:eastAsia="zh-CN"/>
              </w:rPr>
            </w:rPrChange>
          </w:rPr>
          <w:tab/>
        </w:r>
        <w:r w:rsidRPr="0088676B" w:rsidDel="005E1FA1">
          <w:rPr>
            <w:rFonts w:eastAsiaTheme="minorEastAsia"/>
            <w:bCs w:val="0"/>
            <w:rPrChange w:id="655" w:author="Microsoft Office User" w:date="2017-08-26T15:42:00Z">
              <w:rPr>
                <w:bCs w:val="0"/>
              </w:rPr>
            </w:rPrChange>
          </w:rPr>
          <w:fldChar w:fldCharType="begin"/>
        </w:r>
        <w:r w:rsidRPr="0088676B" w:rsidDel="005E1FA1">
          <w:rPr>
            <w:rFonts w:eastAsiaTheme="minorEastAsia"/>
            <w:bCs w:val="0"/>
            <w:lang w:eastAsia="zh-CN"/>
            <w:rPrChange w:id="656" w:author="Microsoft Office User" w:date="2017-08-26T15:42:00Z">
              <w:rPr>
                <w:bCs w:val="0"/>
                <w:lang w:eastAsia="zh-CN"/>
              </w:rPr>
            </w:rPrChange>
          </w:rPr>
          <w:delInstrText xml:space="preserve"> PAGEREF _Toc489971211 \h </w:delInstrText>
        </w:r>
        <w:r w:rsidRPr="0088676B" w:rsidDel="005E1FA1">
          <w:rPr>
            <w:rFonts w:eastAsiaTheme="minorEastAsia"/>
            <w:bCs w:val="0"/>
            <w:rPrChange w:id="657" w:author="Microsoft Office User" w:date="2017-08-26T15:42:00Z">
              <w:rPr>
                <w:rFonts w:eastAsiaTheme="minorEastAsia"/>
                <w:bCs w:val="0"/>
              </w:rPr>
            </w:rPrChange>
          </w:rPr>
        </w:r>
        <w:r w:rsidRPr="0088676B" w:rsidDel="005E1FA1">
          <w:rPr>
            <w:rFonts w:eastAsiaTheme="minorEastAsia"/>
            <w:bCs w:val="0"/>
            <w:rPrChange w:id="658" w:author="Microsoft Office User" w:date="2017-08-26T15:42:00Z">
              <w:rPr>
                <w:bCs w:val="0"/>
              </w:rPr>
            </w:rPrChange>
          </w:rPr>
          <w:fldChar w:fldCharType="separate"/>
        </w:r>
        <w:r w:rsidR="00C7301F" w:rsidRPr="0088676B" w:rsidDel="005E1FA1">
          <w:rPr>
            <w:rFonts w:eastAsiaTheme="minorEastAsia"/>
            <w:bCs w:val="0"/>
            <w:lang w:eastAsia="zh-CN"/>
            <w:rPrChange w:id="659" w:author="Microsoft Office User" w:date="2017-08-26T15:42:00Z">
              <w:rPr>
                <w:bCs w:val="0"/>
                <w:lang w:eastAsia="zh-CN"/>
              </w:rPr>
            </w:rPrChange>
          </w:rPr>
          <w:delText>24</w:delText>
        </w:r>
        <w:r w:rsidRPr="0088676B" w:rsidDel="005E1FA1">
          <w:rPr>
            <w:rFonts w:eastAsiaTheme="minorEastAsia"/>
            <w:bCs w:val="0"/>
            <w:rPrChange w:id="660" w:author="Microsoft Office User" w:date="2017-08-26T15:42:00Z">
              <w:rPr>
                <w:bCs w:val="0"/>
              </w:rPr>
            </w:rPrChange>
          </w:rPr>
          <w:fldChar w:fldCharType="end"/>
        </w:r>
      </w:del>
    </w:p>
    <w:p w14:paraId="064B428E" w14:textId="15DA828F" w:rsidR="007E0FCC" w:rsidRPr="0088676B" w:rsidDel="005E1FA1" w:rsidRDefault="007E0FCC">
      <w:pPr>
        <w:pStyle w:val="TOC2"/>
        <w:rPr>
          <w:del w:id="661" w:author="Microsoft Office User" w:date="2017-08-26T15:33:00Z"/>
          <w:rFonts w:asciiTheme="minorHAnsi" w:eastAsiaTheme="minorEastAsia" w:hAnsiTheme="minorHAnsi" w:cstheme="minorBidi"/>
          <w:bCs w:val="0"/>
          <w:sz w:val="22"/>
          <w:szCs w:val="22"/>
          <w:lang w:eastAsia="zh-CN"/>
        </w:rPr>
      </w:pPr>
      <w:del w:id="662" w:author="Microsoft Office User" w:date="2017-08-26T15:33:00Z">
        <w:r w:rsidRPr="0088676B" w:rsidDel="005E1FA1">
          <w:rPr>
            <w:rFonts w:ascii=".萍方-简" w:eastAsiaTheme="minorEastAsia" w:hAnsi=".萍方-简"/>
            <w:bCs w:val="0"/>
            <w:lang w:eastAsia="zh-CN"/>
            <w:rPrChange w:id="663" w:author="Microsoft Office User" w:date="2017-08-26T15:42:00Z">
              <w:rPr>
                <w:rFonts w:ascii=".萍方-简" w:eastAsia=".萍方-简" w:hAnsi=".萍方-简"/>
                <w:bCs w:val="0"/>
                <w:lang w:eastAsia="zh-CN"/>
              </w:rPr>
            </w:rPrChange>
          </w:rPr>
          <w:lastRenderedPageBreak/>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4"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65" w:author="Microsoft Office User" w:date="2017-08-26T15:42:00Z">
              <w:rPr>
                <w:bCs w:val="0"/>
                <w:lang w:eastAsia="zh-CN"/>
              </w:rPr>
            </w:rPrChange>
          </w:rPr>
          <w:tab/>
        </w:r>
        <w:r w:rsidRPr="0088676B" w:rsidDel="005E1FA1">
          <w:rPr>
            <w:rFonts w:eastAsiaTheme="minorEastAsia"/>
            <w:bCs w:val="0"/>
            <w:rPrChange w:id="666" w:author="Microsoft Office User" w:date="2017-08-26T15:42:00Z">
              <w:rPr>
                <w:bCs w:val="0"/>
              </w:rPr>
            </w:rPrChange>
          </w:rPr>
          <w:fldChar w:fldCharType="begin"/>
        </w:r>
        <w:r w:rsidRPr="0088676B" w:rsidDel="005E1FA1">
          <w:rPr>
            <w:rFonts w:eastAsiaTheme="minorEastAsia"/>
            <w:bCs w:val="0"/>
            <w:lang w:eastAsia="zh-CN"/>
            <w:rPrChange w:id="667" w:author="Microsoft Office User" w:date="2017-08-26T15:42:00Z">
              <w:rPr>
                <w:bCs w:val="0"/>
                <w:lang w:eastAsia="zh-CN"/>
              </w:rPr>
            </w:rPrChange>
          </w:rPr>
          <w:delInstrText xml:space="preserve"> PAGEREF _Toc489971212 \h </w:delInstrText>
        </w:r>
        <w:r w:rsidRPr="0088676B" w:rsidDel="005E1FA1">
          <w:rPr>
            <w:rFonts w:eastAsiaTheme="minorEastAsia"/>
            <w:bCs w:val="0"/>
            <w:rPrChange w:id="668" w:author="Microsoft Office User" w:date="2017-08-26T15:42:00Z">
              <w:rPr>
                <w:rFonts w:eastAsiaTheme="minorEastAsia"/>
                <w:bCs w:val="0"/>
              </w:rPr>
            </w:rPrChange>
          </w:rPr>
        </w:r>
        <w:r w:rsidRPr="0088676B" w:rsidDel="005E1FA1">
          <w:rPr>
            <w:rFonts w:eastAsiaTheme="minorEastAsia"/>
            <w:bCs w:val="0"/>
            <w:rPrChange w:id="669" w:author="Microsoft Office User" w:date="2017-08-26T15:42:00Z">
              <w:rPr>
                <w:bCs w:val="0"/>
              </w:rPr>
            </w:rPrChange>
          </w:rPr>
          <w:fldChar w:fldCharType="separate"/>
        </w:r>
        <w:r w:rsidR="00C7301F" w:rsidRPr="0088676B" w:rsidDel="005E1FA1">
          <w:rPr>
            <w:rFonts w:eastAsiaTheme="minorEastAsia"/>
            <w:bCs w:val="0"/>
            <w:lang w:eastAsia="zh-CN"/>
            <w:rPrChange w:id="670" w:author="Microsoft Office User" w:date="2017-08-26T15:42:00Z">
              <w:rPr>
                <w:bCs w:val="0"/>
                <w:lang w:eastAsia="zh-CN"/>
              </w:rPr>
            </w:rPrChange>
          </w:rPr>
          <w:delText>25</w:delText>
        </w:r>
        <w:r w:rsidRPr="0088676B" w:rsidDel="005E1FA1">
          <w:rPr>
            <w:rFonts w:eastAsiaTheme="minorEastAsia"/>
            <w:bCs w:val="0"/>
            <w:rPrChange w:id="671" w:author="Microsoft Office User" w:date="2017-08-26T15:42:00Z">
              <w:rPr>
                <w:bCs w:val="0"/>
              </w:rPr>
            </w:rPrChange>
          </w:rPr>
          <w:fldChar w:fldCharType="end"/>
        </w:r>
      </w:del>
    </w:p>
    <w:p w14:paraId="1044ED6D" w14:textId="4CC36D1E" w:rsidR="007E0FCC" w:rsidRPr="0088676B" w:rsidDel="005E1FA1" w:rsidRDefault="007E0FCC">
      <w:pPr>
        <w:pStyle w:val="TOC2"/>
        <w:rPr>
          <w:del w:id="672" w:author="Microsoft Office User" w:date="2017-08-26T15:33:00Z"/>
          <w:rFonts w:asciiTheme="minorHAnsi" w:eastAsiaTheme="minorEastAsia" w:hAnsiTheme="minorHAnsi" w:cstheme="minorBidi"/>
          <w:bCs w:val="0"/>
          <w:sz w:val="22"/>
          <w:szCs w:val="22"/>
          <w:lang w:eastAsia="zh-CN"/>
        </w:rPr>
      </w:pPr>
      <w:del w:id="673" w:author="Microsoft Office User" w:date="2017-08-26T15:33:00Z">
        <w:r w:rsidRPr="0088676B" w:rsidDel="005E1FA1">
          <w:rPr>
            <w:rFonts w:ascii=".萍方-简" w:eastAsiaTheme="minorEastAsia" w:hAnsi=".萍方-简"/>
            <w:bCs w:val="0"/>
            <w:lang w:eastAsia="zh-CN"/>
            <w:rPrChange w:id="674"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75"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76" w:author="Microsoft Office User" w:date="2017-08-26T15:42:00Z">
              <w:rPr>
                <w:bCs w:val="0"/>
                <w:lang w:eastAsia="zh-CN"/>
              </w:rPr>
            </w:rPrChange>
          </w:rPr>
          <w:tab/>
        </w:r>
        <w:r w:rsidRPr="0088676B" w:rsidDel="005E1FA1">
          <w:rPr>
            <w:rFonts w:eastAsiaTheme="minorEastAsia"/>
            <w:bCs w:val="0"/>
            <w:rPrChange w:id="677" w:author="Microsoft Office User" w:date="2017-08-26T15:42:00Z">
              <w:rPr>
                <w:bCs w:val="0"/>
              </w:rPr>
            </w:rPrChange>
          </w:rPr>
          <w:fldChar w:fldCharType="begin"/>
        </w:r>
        <w:r w:rsidRPr="0088676B" w:rsidDel="005E1FA1">
          <w:rPr>
            <w:rFonts w:eastAsiaTheme="minorEastAsia"/>
            <w:bCs w:val="0"/>
            <w:lang w:eastAsia="zh-CN"/>
            <w:rPrChange w:id="678" w:author="Microsoft Office User" w:date="2017-08-26T15:42:00Z">
              <w:rPr>
                <w:bCs w:val="0"/>
                <w:lang w:eastAsia="zh-CN"/>
              </w:rPr>
            </w:rPrChange>
          </w:rPr>
          <w:delInstrText xml:space="preserve"> PAGEREF _Toc489971213 \h </w:delInstrText>
        </w:r>
        <w:r w:rsidRPr="0088676B" w:rsidDel="005E1FA1">
          <w:rPr>
            <w:rFonts w:eastAsiaTheme="minorEastAsia"/>
            <w:bCs w:val="0"/>
            <w:rPrChange w:id="679" w:author="Microsoft Office User" w:date="2017-08-26T15:42:00Z">
              <w:rPr>
                <w:rFonts w:eastAsiaTheme="minorEastAsia"/>
                <w:bCs w:val="0"/>
              </w:rPr>
            </w:rPrChange>
          </w:rPr>
        </w:r>
        <w:r w:rsidRPr="0088676B" w:rsidDel="005E1FA1">
          <w:rPr>
            <w:rFonts w:eastAsiaTheme="minorEastAsia"/>
            <w:bCs w:val="0"/>
            <w:rPrChange w:id="680" w:author="Microsoft Office User" w:date="2017-08-26T15:42:00Z">
              <w:rPr>
                <w:bCs w:val="0"/>
              </w:rPr>
            </w:rPrChange>
          </w:rPr>
          <w:fldChar w:fldCharType="separate"/>
        </w:r>
        <w:r w:rsidR="00C7301F" w:rsidRPr="0088676B" w:rsidDel="005E1FA1">
          <w:rPr>
            <w:rFonts w:eastAsiaTheme="minorEastAsia"/>
            <w:bCs w:val="0"/>
            <w:lang w:eastAsia="zh-CN"/>
            <w:rPrChange w:id="681" w:author="Microsoft Office User" w:date="2017-08-26T15:42:00Z">
              <w:rPr>
                <w:bCs w:val="0"/>
                <w:lang w:eastAsia="zh-CN"/>
              </w:rPr>
            </w:rPrChange>
          </w:rPr>
          <w:delText>25</w:delText>
        </w:r>
        <w:r w:rsidRPr="0088676B" w:rsidDel="005E1FA1">
          <w:rPr>
            <w:rFonts w:eastAsiaTheme="minorEastAsia"/>
            <w:bCs w:val="0"/>
            <w:rPrChange w:id="682" w:author="Microsoft Office User" w:date="2017-08-26T15:42:00Z">
              <w:rPr>
                <w:bCs w:val="0"/>
              </w:rPr>
            </w:rPrChange>
          </w:rPr>
          <w:fldChar w:fldCharType="end"/>
        </w:r>
      </w:del>
    </w:p>
    <w:p w14:paraId="3F551CAB" w14:textId="5311E375" w:rsidR="007E0FCC" w:rsidRPr="0088676B" w:rsidDel="005E1FA1" w:rsidRDefault="007E0FCC">
      <w:pPr>
        <w:pStyle w:val="TOC2"/>
        <w:rPr>
          <w:del w:id="683" w:author="Microsoft Office User" w:date="2017-08-26T15:33:00Z"/>
          <w:rFonts w:asciiTheme="minorHAnsi" w:eastAsiaTheme="minorEastAsia" w:hAnsiTheme="minorHAnsi" w:cstheme="minorBidi"/>
          <w:bCs w:val="0"/>
          <w:sz w:val="22"/>
          <w:szCs w:val="22"/>
          <w:lang w:eastAsia="zh-CN"/>
        </w:rPr>
      </w:pPr>
      <w:del w:id="684" w:author="Microsoft Office User" w:date="2017-08-26T15:33:00Z">
        <w:r w:rsidRPr="0088676B" w:rsidDel="005E1FA1">
          <w:rPr>
            <w:rFonts w:eastAsiaTheme="minorEastAsia"/>
            <w:bCs w:val="0"/>
            <w:lang w:eastAsia="zh-CN"/>
          </w:rPr>
          <w:lastRenderedPageBreak/>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85"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86" w:author="Microsoft Office User" w:date="2017-08-26T15:42:00Z">
              <w:rPr>
                <w:bCs w:val="0"/>
                <w:lang w:eastAsia="zh-CN"/>
              </w:rPr>
            </w:rPrChange>
          </w:rPr>
          <w:tab/>
        </w:r>
        <w:r w:rsidRPr="0088676B" w:rsidDel="005E1FA1">
          <w:rPr>
            <w:rFonts w:eastAsiaTheme="minorEastAsia"/>
            <w:bCs w:val="0"/>
            <w:rPrChange w:id="687" w:author="Microsoft Office User" w:date="2017-08-26T15:42:00Z">
              <w:rPr>
                <w:bCs w:val="0"/>
              </w:rPr>
            </w:rPrChange>
          </w:rPr>
          <w:fldChar w:fldCharType="begin"/>
        </w:r>
        <w:r w:rsidRPr="0088676B" w:rsidDel="005E1FA1">
          <w:rPr>
            <w:rFonts w:eastAsiaTheme="minorEastAsia"/>
            <w:bCs w:val="0"/>
            <w:lang w:eastAsia="zh-CN"/>
            <w:rPrChange w:id="688" w:author="Microsoft Office User" w:date="2017-08-26T15:42:00Z">
              <w:rPr>
                <w:bCs w:val="0"/>
                <w:lang w:eastAsia="zh-CN"/>
              </w:rPr>
            </w:rPrChange>
          </w:rPr>
          <w:delInstrText xml:space="preserve"> PAGEREF _Toc489971214 \h </w:delInstrText>
        </w:r>
        <w:r w:rsidRPr="0088676B" w:rsidDel="005E1FA1">
          <w:rPr>
            <w:rFonts w:eastAsiaTheme="minorEastAsia"/>
            <w:bCs w:val="0"/>
            <w:rPrChange w:id="689" w:author="Microsoft Office User" w:date="2017-08-26T15:42:00Z">
              <w:rPr>
                <w:rFonts w:eastAsiaTheme="minorEastAsia"/>
                <w:bCs w:val="0"/>
              </w:rPr>
            </w:rPrChange>
          </w:rPr>
        </w:r>
        <w:r w:rsidRPr="0088676B" w:rsidDel="005E1FA1">
          <w:rPr>
            <w:rFonts w:eastAsiaTheme="minorEastAsia"/>
            <w:bCs w:val="0"/>
            <w:rPrChange w:id="690" w:author="Microsoft Office User" w:date="2017-08-26T15:42:00Z">
              <w:rPr>
                <w:bCs w:val="0"/>
              </w:rPr>
            </w:rPrChange>
          </w:rPr>
          <w:fldChar w:fldCharType="separate"/>
        </w:r>
        <w:r w:rsidR="00C7301F" w:rsidRPr="0088676B" w:rsidDel="005E1FA1">
          <w:rPr>
            <w:rFonts w:eastAsiaTheme="minorEastAsia"/>
            <w:bCs w:val="0"/>
            <w:lang w:eastAsia="zh-CN"/>
            <w:rPrChange w:id="691" w:author="Microsoft Office User" w:date="2017-08-26T15:42:00Z">
              <w:rPr>
                <w:bCs w:val="0"/>
                <w:lang w:eastAsia="zh-CN"/>
              </w:rPr>
            </w:rPrChange>
          </w:rPr>
          <w:delText>26</w:delText>
        </w:r>
        <w:r w:rsidRPr="0088676B" w:rsidDel="005E1FA1">
          <w:rPr>
            <w:rFonts w:eastAsiaTheme="minorEastAsia"/>
            <w:bCs w:val="0"/>
            <w:rPrChange w:id="692" w:author="Microsoft Office User" w:date="2017-08-26T15:42:00Z">
              <w:rPr>
                <w:bCs w:val="0"/>
              </w:rPr>
            </w:rPrChange>
          </w:rPr>
          <w:fldChar w:fldCharType="end"/>
        </w:r>
      </w:del>
    </w:p>
    <w:p w14:paraId="3F39B1E9" w14:textId="37B064AD" w:rsidR="007E0FCC" w:rsidRPr="0088676B" w:rsidDel="005E1FA1" w:rsidRDefault="007E0FCC">
      <w:pPr>
        <w:pStyle w:val="TOC2"/>
        <w:rPr>
          <w:del w:id="693" w:author="Microsoft Office User" w:date="2017-08-26T15:33:00Z"/>
          <w:rFonts w:asciiTheme="minorHAnsi" w:eastAsiaTheme="minorEastAsia" w:hAnsiTheme="minorHAnsi" w:cstheme="minorBidi"/>
          <w:bCs w:val="0"/>
          <w:sz w:val="22"/>
          <w:szCs w:val="22"/>
          <w:lang w:eastAsia="zh-CN"/>
        </w:rPr>
      </w:pPr>
      <w:del w:id="694"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95"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96" w:author="Microsoft Office User" w:date="2017-08-26T15:42:00Z">
              <w:rPr>
                <w:bCs w:val="0"/>
                <w:lang w:eastAsia="zh-CN"/>
              </w:rPr>
            </w:rPrChange>
          </w:rPr>
          <w:tab/>
        </w:r>
        <w:r w:rsidRPr="0088676B" w:rsidDel="005E1FA1">
          <w:rPr>
            <w:rFonts w:eastAsiaTheme="minorEastAsia"/>
            <w:bCs w:val="0"/>
            <w:rPrChange w:id="697" w:author="Microsoft Office User" w:date="2017-08-26T15:42:00Z">
              <w:rPr>
                <w:bCs w:val="0"/>
              </w:rPr>
            </w:rPrChange>
          </w:rPr>
          <w:fldChar w:fldCharType="begin"/>
        </w:r>
        <w:r w:rsidRPr="0088676B" w:rsidDel="005E1FA1">
          <w:rPr>
            <w:rFonts w:eastAsiaTheme="minorEastAsia"/>
            <w:bCs w:val="0"/>
            <w:lang w:eastAsia="zh-CN"/>
            <w:rPrChange w:id="698" w:author="Microsoft Office User" w:date="2017-08-26T15:42:00Z">
              <w:rPr>
                <w:bCs w:val="0"/>
                <w:lang w:eastAsia="zh-CN"/>
              </w:rPr>
            </w:rPrChange>
          </w:rPr>
          <w:delInstrText xml:space="preserve"> PAGEREF _Toc489971215 \h </w:delInstrText>
        </w:r>
        <w:r w:rsidRPr="0088676B" w:rsidDel="005E1FA1">
          <w:rPr>
            <w:rFonts w:eastAsiaTheme="minorEastAsia"/>
            <w:bCs w:val="0"/>
            <w:rPrChange w:id="699" w:author="Microsoft Office User" w:date="2017-08-26T15:42:00Z">
              <w:rPr>
                <w:rFonts w:eastAsiaTheme="minorEastAsia"/>
                <w:bCs w:val="0"/>
              </w:rPr>
            </w:rPrChange>
          </w:rPr>
        </w:r>
        <w:r w:rsidRPr="0088676B" w:rsidDel="005E1FA1">
          <w:rPr>
            <w:rFonts w:eastAsiaTheme="minorEastAsia"/>
            <w:bCs w:val="0"/>
            <w:rPrChange w:id="700" w:author="Microsoft Office User" w:date="2017-08-26T15:42:00Z">
              <w:rPr>
                <w:bCs w:val="0"/>
              </w:rPr>
            </w:rPrChange>
          </w:rPr>
          <w:fldChar w:fldCharType="separate"/>
        </w:r>
        <w:r w:rsidR="00C7301F" w:rsidRPr="0088676B" w:rsidDel="005E1FA1">
          <w:rPr>
            <w:rFonts w:eastAsiaTheme="minorEastAsia"/>
            <w:bCs w:val="0"/>
            <w:lang w:eastAsia="zh-CN"/>
            <w:rPrChange w:id="701" w:author="Microsoft Office User" w:date="2017-08-26T15:42:00Z">
              <w:rPr>
                <w:bCs w:val="0"/>
                <w:lang w:eastAsia="zh-CN"/>
              </w:rPr>
            </w:rPrChange>
          </w:rPr>
          <w:delText>26</w:delText>
        </w:r>
        <w:r w:rsidRPr="0088676B" w:rsidDel="005E1FA1">
          <w:rPr>
            <w:rFonts w:eastAsiaTheme="minorEastAsia"/>
            <w:bCs w:val="0"/>
            <w:rPrChange w:id="702" w:author="Microsoft Office User" w:date="2017-08-26T15:42:00Z">
              <w:rPr>
                <w:bCs w:val="0"/>
              </w:rPr>
            </w:rPrChange>
          </w:rPr>
          <w:fldChar w:fldCharType="end"/>
        </w:r>
      </w:del>
    </w:p>
    <w:p w14:paraId="236B1B73" w14:textId="4EE58AFE" w:rsidR="007E0FCC" w:rsidRPr="0088676B" w:rsidDel="005E1FA1" w:rsidRDefault="007E0FCC">
      <w:pPr>
        <w:pStyle w:val="TOC1"/>
        <w:rPr>
          <w:del w:id="703" w:author="Microsoft Office User" w:date="2017-08-26T15:33:00Z"/>
          <w:rFonts w:asciiTheme="minorHAnsi" w:eastAsiaTheme="minorEastAsia" w:hAnsiTheme="minorHAnsi" w:cstheme="minorBidi"/>
          <w:b w:val="0"/>
          <w:bCs w:val="0"/>
          <w:caps w:val="0"/>
          <w:sz w:val="22"/>
          <w:szCs w:val="22"/>
          <w:lang w:eastAsia="zh-CN"/>
        </w:rPr>
      </w:pPr>
      <w:del w:id="704" w:author="Microsoft Office User" w:date="2017-08-26T15:33:00Z">
        <w:r w:rsidRPr="0088676B" w:rsidDel="005E1FA1">
          <w:rPr>
            <w:rFonts w:ascii=".萍方-简" w:eastAsiaTheme="minorEastAsia" w:hAnsi=".萍方-简"/>
            <w:b w:val="0"/>
            <w:bCs w:val="0"/>
            <w:caps w:val="0"/>
            <w:lang w:eastAsia="zh-CN"/>
            <w:rPrChange w:id="705" w:author="Microsoft Office User" w:date="2017-08-26T15:42:00Z">
              <w:rPr>
                <w:rFonts w:ascii=".萍方-简" w:eastAsia=".萍方-简" w:hAnsi=".萍方-简"/>
                <w:b w:val="0"/>
                <w:bCs w:val="0"/>
                <w:caps w:val="0"/>
                <w:lang w:eastAsia="zh-CN"/>
              </w:rPr>
            </w:rPrChange>
          </w:rPr>
          <w:lastRenderedPageBreak/>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06"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707" w:author="Microsoft Office User" w:date="2017-08-26T15:42:00Z">
              <w:rPr>
                <w:b w:val="0"/>
                <w:bCs w:val="0"/>
                <w:caps w:val="0"/>
                <w:lang w:eastAsia="zh-CN"/>
              </w:rPr>
            </w:rPrChange>
          </w:rPr>
          <w:tab/>
        </w:r>
        <w:r w:rsidRPr="0088676B" w:rsidDel="005E1FA1">
          <w:rPr>
            <w:rFonts w:eastAsiaTheme="minorEastAsia"/>
            <w:b w:val="0"/>
            <w:bCs w:val="0"/>
            <w:caps w:val="0"/>
            <w:rPrChange w:id="708"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09" w:author="Microsoft Office User" w:date="2017-08-26T15:42:00Z">
              <w:rPr>
                <w:b w:val="0"/>
                <w:bCs w:val="0"/>
                <w:caps w:val="0"/>
                <w:lang w:eastAsia="zh-CN"/>
              </w:rPr>
            </w:rPrChange>
          </w:rPr>
          <w:delInstrText xml:space="preserve"> PAGEREF _Toc489971216 \h </w:delInstrText>
        </w:r>
        <w:r w:rsidRPr="0088676B" w:rsidDel="005E1FA1">
          <w:rPr>
            <w:rFonts w:eastAsiaTheme="minorEastAsia"/>
            <w:b w:val="0"/>
            <w:bCs w:val="0"/>
            <w:caps w:val="0"/>
            <w:rPrChange w:id="710" w:author="Microsoft Office User" w:date="2017-08-26T15:42:00Z">
              <w:rPr>
                <w:rFonts w:eastAsiaTheme="minorEastAsia"/>
                <w:b w:val="0"/>
                <w:bCs w:val="0"/>
                <w:caps w:val="0"/>
              </w:rPr>
            </w:rPrChange>
          </w:rPr>
        </w:r>
        <w:r w:rsidRPr="0088676B" w:rsidDel="005E1FA1">
          <w:rPr>
            <w:rFonts w:eastAsiaTheme="minorEastAsia"/>
            <w:b w:val="0"/>
            <w:bCs w:val="0"/>
            <w:caps w:val="0"/>
            <w:rPrChange w:id="711"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12" w:author="Microsoft Office User" w:date="2017-08-26T15:42:00Z">
              <w:rPr>
                <w:b w:val="0"/>
                <w:bCs w:val="0"/>
                <w:caps w:val="0"/>
                <w:lang w:eastAsia="zh-CN"/>
              </w:rPr>
            </w:rPrChange>
          </w:rPr>
          <w:delText>29</w:delText>
        </w:r>
        <w:r w:rsidRPr="0088676B" w:rsidDel="005E1FA1">
          <w:rPr>
            <w:rFonts w:eastAsiaTheme="minorEastAsia"/>
            <w:b w:val="0"/>
            <w:bCs w:val="0"/>
            <w:caps w:val="0"/>
            <w:rPrChange w:id="713" w:author="Microsoft Office User" w:date="2017-08-26T15:42:00Z">
              <w:rPr>
                <w:b w:val="0"/>
                <w:bCs w:val="0"/>
                <w:caps w:val="0"/>
              </w:rPr>
            </w:rPrChange>
          </w:rPr>
          <w:fldChar w:fldCharType="end"/>
        </w:r>
      </w:del>
    </w:p>
    <w:p w14:paraId="5F08E284" w14:textId="51DCAC16" w:rsidR="007E0FCC" w:rsidRPr="0088676B" w:rsidDel="005E1FA1" w:rsidRDefault="007E0FCC">
      <w:pPr>
        <w:pStyle w:val="TOC1"/>
        <w:rPr>
          <w:del w:id="714" w:author="Microsoft Office User" w:date="2017-08-26T15:33:00Z"/>
          <w:rFonts w:asciiTheme="minorHAnsi" w:eastAsiaTheme="minorEastAsia" w:hAnsiTheme="minorHAnsi" w:cstheme="minorBidi"/>
          <w:b w:val="0"/>
          <w:bCs w:val="0"/>
          <w:caps w:val="0"/>
          <w:sz w:val="22"/>
          <w:szCs w:val="22"/>
          <w:lang w:eastAsia="zh-CN"/>
        </w:rPr>
      </w:pPr>
      <w:del w:id="715" w:author="Microsoft Office User" w:date="2017-08-26T15:33:00Z">
        <w:r w:rsidRPr="0088676B" w:rsidDel="005E1FA1">
          <w:rPr>
            <w:rFonts w:ascii=".萍方-简" w:eastAsiaTheme="minorEastAsia" w:hAnsi=".萍方-简"/>
            <w:b w:val="0"/>
            <w:bCs w:val="0"/>
            <w:caps w:val="0"/>
            <w:lang w:eastAsia="zh-CN"/>
            <w:rPrChange w:id="716"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17"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718"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719"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720"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1"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722"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3"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724" w:author="Microsoft Office User" w:date="2017-08-26T15:42:00Z">
              <w:rPr>
                <w:b w:val="0"/>
                <w:bCs w:val="0"/>
                <w:caps w:val="0"/>
                <w:lang w:eastAsia="zh-CN"/>
              </w:rPr>
            </w:rPrChange>
          </w:rPr>
          <w:tab/>
        </w:r>
        <w:r w:rsidRPr="0088676B" w:rsidDel="005E1FA1">
          <w:rPr>
            <w:rFonts w:eastAsiaTheme="minorEastAsia"/>
            <w:b w:val="0"/>
            <w:bCs w:val="0"/>
            <w:caps w:val="0"/>
            <w:rPrChange w:id="72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26" w:author="Microsoft Office User" w:date="2017-08-26T15:42:00Z">
              <w:rPr>
                <w:b w:val="0"/>
                <w:bCs w:val="0"/>
                <w:caps w:val="0"/>
                <w:lang w:eastAsia="zh-CN"/>
              </w:rPr>
            </w:rPrChange>
          </w:rPr>
          <w:delInstrText xml:space="preserve"> PAGEREF _Toc489971217 \h </w:delInstrText>
        </w:r>
        <w:r w:rsidRPr="0088676B" w:rsidDel="005E1FA1">
          <w:rPr>
            <w:rFonts w:eastAsiaTheme="minorEastAsia"/>
            <w:b w:val="0"/>
            <w:bCs w:val="0"/>
            <w:caps w:val="0"/>
            <w:rPrChange w:id="727" w:author="Microsoft Office User" w:date="2017-08-26T15:42:00Z">
              <w:rPr>
                <w:rFonts w:eastAsiaTheme="minorEastAsia"/>
                <w:b w:val="0"/>
                <w:bCs w:val="0"/>
                <w:caps w:val="0"/>
              </w:rPr>
            </w:rPrChange>
          </w:rPr>
        </w:r>
        <w:r w:rsidRPr="0088676B" w:rsidDel="005E1FA1">
          <w:rPr>
            <w:rFonts w:eastAsiaTheme="minorEastAsia"/>
            <w:b w:val="0"/>
            <w:bCs w:val="0"/>
            <w:caps w:val="0"/>
            <w:rPrChange w:id="72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29" w:author="Microsoft Office User" w:date="2017-08-26T15:42:00Z">
              <w:rPr>
                <w:b w:val="0"/>
                <w:bCs w:val="0"/>
                <w:caps w:val="0"/>
                <w:lang w:eastAsia="zh-CN"/>
              </w:rPr>
            </w:rPrChange>
          </w:rPr>
          <w:delText>31</w:delText>
        </w:r>
        <w:r w:rsidRPr="0088676B" w:rsidDel="005E1FA1">
          <w:rPr>
            <w:rFonts w:eastAsiaTheme="minorEastAsia"/>
            <w:b w:val="0"/>
            <w:bCs w:val="0"/>
            <w:caps w:val="0"/>
            <w:rPrChange w:id="730" w:author="Microsoft Office User" w:date="2017-08-26T15:42:00Z">
              <w:rPr>
                <w:b w:val="0"/>
                <w:bCs w:val="0"/>
                <w:caps w:val="0"/>
              </w:rPr>
            </w:rPrChange>
          </w:rPr>
          <w:fldChar w:fldCharType="end"/>
        </w:r>
      </w:del>
    </w:p>
    <w:p w14:paraId="72E6D6B0" w14:textId="7757BA4C" w:rsidR="007E0FCC" w:rsidRPr="0088676B" w:rsidDel="005E1FA1" w:rsidRDefault="007E0FCC">
      <w:pPr>
        <w:pStyle w:val="TOC2"/>
        <w:rPr>
          <w:del w:id="731" w:author="Microsoft Office User" w:date="2017-08-26T15:33:00Z"/>
          <w:rFonts w:asciiTheme="minorHAnsi" w:eastAsiaTheme="minorEastAsia" w:hAnsiTheme="minorHAnsi" w:cstheme="minorBidi"/>
          <w:bCs w:val="0"/>
          <w:sz w:val="22"/>
          <w:szCs w:val="22"/>
          <w:lang w:eastAsia="zh-CN"/>
        </w:rPr>
      </w:pPr>
      <w:del w:id="732" w:author="Microsoft Office User" w:date="2017-08-26T15:33:00Z">
        <w:r w:rsidRPr="0088676B" w:rsidDel="005E1FA1">
          <w:rPr>
            <w:rFonts w:ascii=".萍方-简" w:eastAsiaTheme="minorEastAsia" w:hAnsi=".萍方-简"/>
            <w:bCs w:val="0"/>
            <w:lang w:eastAsia="zh-CN"/>
            <w:rPrChange w:id="733" w:author="Microsoft Office User" w:date="2017-08-26T15:42:00Z">
              <w:rPr>
                <w:rFonts w:ascii=".萍方-简" w:eastAsia=".萍方-简" w:hAnsi=".萍方-简"/>
                <w:bCs w:val="0"/>
                <w:lang w:eastAsia="zh-CN"/>
              </w:rPr>
            </w:rPrChange>
          </w:rPr>
          <w:lastRenderedPageBreak/>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34"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35"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36"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37"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38"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39" w:author="Microsoft Office User" w:date="2017-08-26T15:42:00Z">
              <w:rPr>
                <w:bCs w:val="0"/>
                <w:lang w:eastAsia="zh-CN"/>
              </w:rPr>
            </w:rPrChange>
          </w:rPr>
          <w:tab/>
        </w:r>
        <w:r w:rsidRPr="0088676B" w:rsidDel="005E1FA1">
          <w:rPr>
            <w:rFonts w:eastAsiaTheme="minorEastAsia"/>
            <w:bCs w:val="0"/>
            <w:rPrChange w:id="740" w:author="Microsoft Office User" w:date="2017-08-26T15:42:00Z">
              <w:rPr>
                <w:bCs w:val="0"/>
              </w:rPr>
            </w:rPrChange>
          </w:rPr>
          <w:fldChar w:fldCharType="begin"/>
        </w:r>
        <w:r w:rsidRPr="0088676B" w:rsidDel="005E1FA1">
          <w:rPr>
            <w:rFonts w:eastAsiaTheme="minorEastAsia"/>
            <w:bCs w:val="0"/>
            <w:lang w:eastAsia="zh-CN"/>
            <w:rPrChange w:id="741" w:author="Microsoft Office User" w:date="2017-08-26T15:42:00Z">
              <w:rPr>
                <w:bCs w:val="0"/>
                <w:lang w:eastAsia="zh-CN"/>
              </w:rPr>
            </w:rPrChange>
          </w:rPr>
          <w:delInstrText xml:space="preserve"> PAGEREF _Toc489971218 \h </w:delInstrText>
        </w:r>
        <w:r w:rsidRPr="0088676B" w:rsidDel="005E1FA1">
          <w:rPr>
            <w:rFonts w:eastAsiaTheme="minorEastAsia"/>
            <w:bCs w:val="0"/>
            <w:rPrChange w:id="742" w:author="Microsoft Office User" w:date="2017-08-26T15:42:00Z">
              <w:rPr>
                <w:rFonts w:eastAsiaTheme="minorEastAsia"/>
                <w:bCs w:val="0"/>
              </w:rPr>
            </w:rPrChange>
          </w:rPr>
        </w:r>
        <w:r w:rsidRPr="0088676B" w:rsidDel="005E1FA1">
          <w:rPr>
            <w:rFonts w:eastAsiaTheme="minorEastAsia"/>
            <w:bCs w:val="0"/>
            <w:rPrChange w:id="743" w:author="Microsoft Office User" w:date="2017-08-26T15:42:00Z">
              <w:rPr>
                <w:bCs w:val="0"/>
              </w:rPr>
            </w:rPrChange>
          </w:rPr>
          <w:fldChar w:fldCharType="separate"/>
        </w:r>
        <w:r w:rsidR="00C7301F" w:rsidRPr="0088676B" w:rsidDel="005E1FA1">
          <w:rPr>
            <w:rFonts w:eastAsiaTheme="minorEastAsia"/>
            <w:bCs w:val="0"/>
            <w:lang w:eastAsia="zh-CN"/>
            <w:rPrChange w:id="744" w:author="Microsoft Office User" w:date="2017-08-26T15:42:00Z">
              <w:rPr>
                <w:bCs w:val="0"/>
                <w:lang w:eastAsia="zh-CN"/>
              </w:rPr>
            </w:rPrChange>
          </w:rPr>
          <w:delText>31</w:delText>
        </w:r>
        <w:r w:rsidRPr="0088676B" w:rsidDel="005E1FA1">
          <w:rPr>
            <w:rFonts w:eastAsiaTheme="minorEastAsia"/>
            <w:bCs w:val="0"/>
            <w:rPrChange w:id="745" w:author="Microsoft Office User" w:date="2017-08-26T15:42:00Z">
              <w:rPr>
                <w:bCs w:val="0"/>
              </w:rPr>
            </w:rPrChange>
          </w:rPr>
          <w:fldChar w:fldCharType="end"/>
        </w:r>
      </w:del>
    </w:p>
    <w:p w14:paraId="1CC71DFE" w14:textId="0D1660B9" w:rsidR="007E0FCC" w:rsidRPr="0088676B" w:rsidDel="005E1FA1" w:rsidRDefault="007E0FCC">
      <w:pPr>
        <w:pStyle w:val="TOC2"/>
        <w:rPr>
          <w:del w:id="746" w:author="Microsoft Office User" w:date="2017-08-26T15:33:00Z"/>
          <w:rFonts w:asciiTheme="minorHAnsi" w:eastAsiaTheme="minorEastAsia" w:hAnsiTheme="minorHAnsi" w:cstheme="minorBidi"/>
          <w:bCs w:val="0"/>
          <w:sz w:val="22"/>
          <w:szCs w:val="22"/>
          <w:lang w:eastAsia="zh-CN"/>
        </w:rPr>
      </w:pPr>
      <w:del w:id="747" w:author="Microsoft Office User" w:date="2017-08-26T15:33:00Z">
        <w:r w:rsidRPr="0088676B" w:rsidDel="005E1FA1">
          <w:rPr>
            <w:rFonts w:ascii=".萍方-简" w:eastAsiaTheme="minorEastAsia" w:hAnsi=".萍方-简"/>
            <w:bCs w:val="0"/>
            <w:lang w:eastAsia="zh-CN"/>
            <w:rPrChange w:id="748"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49"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50" w:author="Microsoft Office User" w:date="2017-08-26T15:42:00Z">
              <w:rPr>
                <w:bCs w:val="0"/>
                <w:lang w:eastAsia="zh-CN"/>
              </w:rPr>
            </w:rPrChange>
          </w:rPr>
          <w:tab/>
        </w:r>
        <w:r w:rsidRPr="0088676B" w:rsidDel="005E1FA1">
          <w:rPr>
            <w:rFonts w:eastAsiaTheme="minorEastAsia"/>
            <w:bCs w:val="0"/>
            <w:rPrChange w:id="751" w:author="Microsoft Office User" w:date="2017-08-26T15:42:00Z">
              <w:rPr>
                <w:bCs w:val="0"/>
              </w:rPr>
            </w:rPrChange>
          </w:rPr>
          <w:fldChar w:fldCharType="begin"/>
        </w:r>
        <w:r w:rsidRPr="0088676B" w:rsidDel="005E1FA1">
          <w:rPr>
            <w:rFonts w:eastAsiaTheme="minorEastAsia"/>
            <w:bCs w:val="0"/>
            <w:lang w:eastAsia="zh-CN"/>
            <w:rPrChange w:id="752" w:author="Microsoft Office User" w:date="2017-08-26T15:42:00Z">
              <w:rPr>
                <w:bCs w:val="0"/>
                <w:lang w:eastAsia="zh-CN"/>
              </w:rPr>
            </w:rPrChange>
          </w:rPr>
          <w:delInstrText xml:space="preserve"> PAGEREF _Toc489971219 \h </w:delInstrText>
        </w:r>
        <w:r w:rsidRPr="0088676B" w:rsidDel="005E1FA1">
          <w:rPr>
            <w:rFonts w:eastAsiaTheme="minorEastAsia"/>
            <w:bCs w:val="0"/>
            <w:rPrChange w:id="753" w:author="Microsoft Office User" w:date="2017-08-26T15:42:00Z">
              <w:rPr>
                <w:rFonts w:eastAsiaTheme="minorEastAsia"/>
                <w:bCs w:val="0"/>
              </w:rPr>
            </w:rPrChange>
          </w:rPr>
        </w:r>
        <w:r w:rsidRPr="0088676B" w:rsidDel="005E1FA1">
          <w:rPr>
            <w:rFonts w:eastAsiaTheme="minorEastAsia"/>
            <w:bCs w:val="0"/>
            <w:rPrChange w:id="754" w:author="Microsoft Office User" w:date="2017-08-26T15:42:00Z">
              <w:rPr>
                <w:bCs w:val="0"/>
              </w:rPr>
            </w:rPrChange>
          </w:rPr>
          <w:fldChar w:fldCharType="separate"/>
        </w:r>
        <w:r w:rsidR="00C7301F" w:rsidRPr="0088676B" w:rsidDel="005E1FA1">
          <w:rPr>
            <w:rFonts w:eastAsiaTheme="minorEastAsia"/>
            <w:bCs w:val="0"/>
            <w:lang w:eastAsia="zh-CN"/>
            <w:rPrChange w:id="755" w:author="Microsoft Office User" w:date="2017-08-26T15:42:00Z">
              <w:rPr>
                <w:bCs w:val="0"/>
                <w:lang w:eastAsia="zh-CN"/>
              </w:rPr>
            </w:rPrChange>
          </w:rPr>
          <w:delText>31</w:delText>
        </w:r>
        <w:r w:rsidRPr="0088676B" w:rsidDel="005E1FA1">
          <w:rPr>
            <w:rFonts w:eastAsiaTheme="minorEastAsia"/>
            <w:bCs w:val="0"/>
            <w:rPrChange w:id="756" w:author="Microsoft Office User" w:date="2017-08-26T15:42:00Z">
              <w:rPr>
                <w:bCs w:val="0"/>
              </w:rPr>
            </w:rPrChange>
          </w:rPr>
          <w:fldChar w:fldCharType="end"/>
        </w:r>
      </w:del>
    </w:p>
    <w:p w14:paraId="1DD65D16" w14:textId="2A2E54F9" w:rsidR="007E0FCC" w:rsidRPr="0088676B" w:rsidDel="005E1FA1" w:rsidRDefault="007E0FCC">
      <w:pPr>
        <w:pStyle w:val="TOC2"/>
        <w:rPr>
          <w:del w:id="757" w:author="Microsoft Office User" w:date="2017-08-26T15:33:00Z"/>
          <w:rFonts w:asciiTheme="minorHAnsi" w:eastAsiaTheme="minorEastAsia" w:hAnsiTheme="minorHAnsi" w:cstheme="minorBidi"/>
          <w:bCs w:val="0"/>
          <w:sz w:val="22"/>
          <w:szCs w:val="22"/>
          <w:lang w:eastAsia="zh-CN"/>
        </w:rPr>
      </w:pPr>
      <w:del w:id="758" w:author="Microsoft Office User" w:date="2017-08-26T15:33:00Z">
        <w:r w:rsidRPr="0088676B" w:rsidDel="005E1FA1">
          <w:rPr>
            <w:rFonts w:ascii=".萍方-简" w:eastAsiaTheme="minorEastAsia" w:hAnsi=".萍方-简"/>
            <w:bCs w:val="0"/>
            <w:lang w:eastAsia="zh-CN"/>
            <w:rPrChange w:id="759" w:author="Microsoft Office User" w:date="2017-08-26T15:42:00Z">
              <w:rPr>
                <w:rFonts w:ascii=".萍方-简" w:eastAsia=".萍方-简" w:hAnsi=".萍方-简"/>
                <w:bCs w:val="0"/>
                <w:lang w:eastAsia="zh-CN"/>
              </w:rPr>
            </w:rPrChange>
          </w:rPr>
          <w:lastRenderedPageBreak/>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60"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61" w:author="Microsoft Office User" w:date="2017-08-26T15:42:00Z">
              <w:rPr>
                <w:bCs w:val="0"/>
                <w:lang w:eastAsia="zh-CN"/>
              </w:rPr>
            </w:rPrChange>
          </w:rPr>
          <w:tab/>
        </w:r>
        <w:r w:rsidRPr="0088676B" w:rsidDel="005E1FA1">
          <w:rPr>
            <w:rFonts w:eastAsiaTheme="minorEastAsia"/>
            <w:bCs w:val="0"/>
            <w:rPrChange w:id="762" w:author="Microsoft Office User" w:date="2017-08-26T15:42:00Z">
              <w:rPr>
                <w:bCs w:val="0"/>
              </w:rPr>
            </w:rPrChange>
          </w:rPr>
          <w:fldChar w:fldCharType="begin"/>
        </w:r>
        <w:r w:rsidRPr="0088676B" w:rsidDel="005E1FA1">
          <w:rPr>
            <w:rFonts w:eastAsiaTheme="minorEastAsia"/>
            <w:bCs w:val="0"/>
            <w:lang w:eastAsia="zh-CN"/>
            <w:rPrChange w:id="763" w:author="Microsoft Office User" w:date="2017-08-26T15:42:00Z">
              <w:rPr>
                <w:bCs w:val="0"/>
                <w:lang w:eastAsia="zh-CN"/>
              </w:rPr>
            </w:rPrChange>
          </w:rPr>
          <w:delInstrText xml:space="preserve"> PAGEREF _Toc489971220 \h </w:delInstrText>
        </w:r>
        <w:r w:rsidRPr="0088676B" w:rsidDel="005E1FA1">
          <w:rPr>
            <w:rFonts w:eastAsiaTheme="minorEastAsia"/>
            <w:bCs w:val="0"/>
            <w:rPrChange w:id="764" w:author="Microsoft Office User" w:date="2017-08-26T15:42:00Z">
              <w:rPr>
                <w:rFonts w:eastAsiaTheme="minorEastAsia"/>
                <w:bCs w:val="0"/>
              </w:rPr>
            </w:rPrChange>
          </w:rPr>
        </w:r>
        <w:r w:rsidRPr="0088676B" w:rsidDel="005E1FA1">
          <w:rPr>
            <w:rFonts w:eastAsiaTheme="minorEastAsia"/>
            <w:bCs w:val="0"/>
            <w:rPrChange w:id="765" w:author="Microsoft Office User" w:date="2017-08-26T15:42:00Z">
              <w:rPr>
                <w:bCs w:val="0"/>
              </w:rPr>
            </w:rPrChange>
          </w:rPr>
          <w:fldChar w:fldCharType="separate"/>
        </w:r>
        <w:r w:rsidR="00C7301F" w:rsidRPr="0088676B" w:rsidDel="005E1FA1">
          <w:rPr>
            <w:rFonts w:eastAsiaTheme="minorEastAsia"/>
            <w:bCs w:val="0"/>
            <w:lang w:eastAsia="zh-CN"/>
            <w:rPrChange w:id="766" w:author="Microsoft Office User" w:date="2017-08-26T15:42:00Z">
              <w:rPr>
                <w:bCs w:val="0"/>
                <w:lang w:eastAsia="zh-CN"/>
              </w:rPr>
            </w:rPrChange>
          </w:rPr>
          <w:delText>31</w:delText>
        </w:r>
        <w:r w:rsidRPr="0088676B" w:rsidDel="005E1FA1">
          <w:rPr>
            <w:rFonts w:eastAsiaTheme="minorEastAsia"/>
            <w:bCs w:val="0"/>
            <w:rPrChange w:id="767" w:author="Microsoft Office User" w:date="2017-08-26T15:42:00Z">
              <w:rPr>
                <w:bCs w:val="0"/>
              </w:rPr>
            </w:rPrChange>
          </w:rPr>
          <w:fldChar w:fldCharType="end"/>
        </w:r>
      </w:del>
    </w:p>
    <w:p w14:paraId="43BDD73B" w14:textId="1CDACA1C" w:rsidR="007E0FCC" w:rsidRPr="0088676B" w:rsidDel="005E1FA1" w:rsidRDefault="007E0FCC">
      <w:pPr>
        <w:pStyle w:val="TOC1"/>
        <w:rPr>
          <w:del w:id="768" w:author="Microsoft Office User" w:date="2017-08-26T15:33:00Z"/>
          <w:rFonts w:asciiTheme="minorHAnsi" w:eastAsiaTheme="minorEastAsia" w:hAnsiTheme="minorHAnsi" w:cstheme="minorBidi"/>
          <w:b w:val="0"/>
          <w:bCs w:val="0"/>
          <w:caps w:val="0"/>
          <w:sz w:val="22"/>
          <w:szCs w:val="22"/>
          <w:lang w:eastAsia="zh-CN"/>
        </w:rPr>
      </w:pPr>
      <w:del w:id="769" w:author="Microsoft Office User" w:date="2017-08-26T15:33:00Z">
        <w:r w:rsidRPr="0088676B" w:rsidDel="005E1FA1">
          <w:rPr>
            <w:rFonts w:ascii=".萍方-简" w:eastAsiaTheme="minorEastAsia" w:hAnsi=".萍方-简"/>
            <w:b w:val="0"/>
            <w:bCs w:val="0"/>
            <w:caps w:val="0"/>
            <w:lang w:eastAsia="zh-CN"/>
            <w:rPrChange w:id="770"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71"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72" w:author="Microsoft Office User" w:date="2017-08-26T15:42:00Z">
              <w:rPr>
                <w:b w:val="0"/>
                <w:bCs w:val="0"/>
                <w:caps w:val="0"/>
                <w:lang w:eastAsia="zh-CN"/>
              </w:rPr>
            </w:rPrChange>
          </w:rPr>
          <w:tab/>
        </w:r>
        <w:r w:rsidRPr="0088676B" w:rsidDel="005E1FA1">
          <w:rPr>
            <w:rFonts w:eastAsiaTheme="minorEastAsia"/>
            <w:b w:val="0"/>
            <w:bCs w:val="0"/>
            <w:caps w:val="0"/>
            <w:rPrChange w:id="77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74" w:author="Microsoft Office User" w:date="2017-08-26T15:42:00Z">
              <w:rPr>
                <w:b w:val="0"/>
                <w:bCs w:val="0"/>
                <w:caps w:val="0"/>
                <w:lang w:eastAsia="zh-CN"/>
              </w:rPr>
            </w:rPrChange>
          </w:rPr>
          <w:delInstrText xml:space="preserve"> PAGEREF _Toc489971221 \h </w:delInstrText>
        </w:r>
        <w:r w:rsidRPr="0088676B" w:rsidDel="005E1FA1">
          <w:rPr>
            <w:rFonts w:eastAsiaTheme="minorEastAsia"/>
            <w:b w:val="0"/>
            <w:bCs w:val="0"/>
            <w:caps w:val="0"/>
            <w:rPrChange w:id="775" w:author="Microsoft Office User" w:date="2017-08-26T15:42:00Z">
              <w:rPr>
                <w:rFonts w:eastAsiaTheme="minorEastAsia"/>
                <w:b w:val="0"/>
                <w:bCs w:val="0"/>
                <w:caps w:val="0"/>
              </w:rPr>
            </w:rPrChange>
          </w:rPr>
        </w:r>
        <w:r w:rsidRPr="0088676B" w:rsidDel="005E1FA1">
          <w:rPr>
            <w:rFonts w:eastAsiaTheme="minorEastAsia"/>
            <w:b w:val="0"/>
            <w:bCs w:val="0"/>
            <w:caps w:val="0"/>
            <w:rPrChange w:id="776"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77" w:author="Microsoft Office User" w:date="2017-08-26T15:42:00Z">
              <w:rPr>
                <w:b w:val="0"/>
                <w:bCs w:val="0"/>
                <w:caps w:val="0"/>
                <w:lang w:eastAsia="zh-CN"/>
              </w:rPr>
            </w:rPrChange>
          </w:rPr>
          <w:delText>31</w:delText>
        </w:r>
        <w:r w:rsidRPr="0088676B" w:rsidDel="005E1FA1">
          <w:rPr>
            <w:rFonts w:eastAsiaTheme="minorEastAsia"/>
            <w:b w:val="0"/>
            <w:bCs w:val="0"/>
            <w:caps w:val="0"/>
            <w:rPrChange w:id="778" w:author="Microsoft Office User" w:date="2017-08-26T15:42:00Z">
              <w:rPr>
                <w:b w:val="0"/>
                <w:bCs w:val="0"/>
                <w:caps w:val="0"/>
              </w:rPr>
            </w:rPrChange>
          </w:rPr>
          <w:fldChar w:fldCharType="end"/>
        </w:r>
      </w:del>
    </w:p>
    <w:p w14:paraId="64F6BBC9" w14:textId="5AD72FE3" w:rsidR="007E0FCC" w:rsidRPr="0088676B" w:rsidDel="005E1FA1" w:rsidRDefault="007E0FCC">
      <w:pPr>
        <w:pStyle w:val="TOC1"/>
        <w:rPr>
          <w:del w:id="779" w:author="Microsoft Office User" w:date="2017-08-26T15:33:00Z"/>
          <w:rFonts w:asciiTheme="minorHAnsi" w:eastAsiaTheme="minorEastAsia" w:hAnsiTheme="minorHAnsi" w:cstheme="minorBidi"/>
          <w:b w:val="0"/>
          <w:bCs w:val="0"/>
          <w:caps w:val="0"/>
          <w:sz w:val="22"/>
          <w:szCs w:val="22"/>
          <w:lang w:eastAsia="zh-CN"/>
        </w:rPr>
      </w:pPr>
      <w:del w:id="780" w:author="Microsoft Office User" w:date="2017-08-26T15:33:00Z">
        <w:r w:rsidRPr="0088676B" w:rsidDel="005E1FA1">
          <w:rPr>
            <w:rFonts w:ascii=".萍方-简" w:eastAsiaTheme="minorEastAsia" w:hAnsi=".萍方-简"/>
            <w:b w:val="0"/>
            <w:bCs w:val="0"/>
            <w:caps w:val="0"/>
            <w:lang w:eastAsia="zh-CN"/>
            <w:rPrChange w:id="781" w:author="Microsoft Office User" w:date="2017-08-26T15:42:00Z">
              <w:rPr>
                <w:rFonts w:ascii=".萍方-简" w:eastAsia=".萍方-简" w:hAnsi=".萍方-简"/>
                <w:b w:val="0"/>
                <w:bCs w:val="0"/>
                <w:caps w:val="0"/>
                <w:lang w:eastAsia="zh-CN"/>
              </w:rPr>
            </w:rPrChange>
          </w:rPr>
          <w:lastRenderedPageBreak/>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82"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83" w:author="Microsoft Office User" w:date="2017-08-26T15:42:00Z">
              <w:rPr>
                <w:b w:val="0"/>
                <w:bCs w:val="0"/>
                <w:caps w:val="0"/>
                <w:lang w:eastAsia="zh-CN"/>
              </w:rPr>
            </w:rPrChange>
          </w:rPr>
          <w:tab/>
        </w:r>
        <w:r w:rsidRPr="0088676B" w:rsidDel="005E1FA1">
          <w:rPr>
            <w:rFonts w:eastAsiaTheme="minorEastAsia"/>
            <w:b w:val="0"/>
            <w:bCs w:val="0"/>
            <w:caps w:val="0"/>
            <w:rPrChange w:id="78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85" w:author="Microsoft Office User" w:date="2017-08-26T15:42:00Z">
              <w:rPr>
                <w:b w:val="0"/>
                <w:bCs w:val="0"/>
                <w:caps w:val="0"/>
                <w:lang w:eastAsia="zh-CN"/>
              </w:rPr>
            </w:rPrChange>
          </w:rPr>
          <w:delInstrText xml:space="preserve"> PAGEREF _Toc489971222 \h </w:delInstrText>
        </w:r>
        <w:r w:rsidRPr="0088676B" w:rsidDel="005E1FA1">
          <w:rPr>
            <w:rFonts w:eastAsiaTheme="minorEastAsia"/>
            <w:b w:val="0"/>
            <w:bCs w:val="0"/>
            <w:caps w:val="0"/>
            <w:rPrChange w:id="786" w:author="Microsoft Office User" w:date="2017-08-26T15:42:00Z">
              <w:rPr>
                <w:rFonts w:eastAsiaTheme="minorEastAsia"/>
                <w:b w:val="0"/>
                <w:bCs w:val="0"/>
                <w:caps w:val="0"/>
              </w:rPr>
            </w:rPrChange>
          </w:rPr>
        </w:r>
        <w:r w:rsidRPr="0088676B" w:rsidDel="005E1FA1">
          <w:rPr>
            <w:rFonts w:eastAsiaTheme="minorEastAsia"/>
            <w:b w:val="0"/>
            <w:bCs w:val="0"/>
            <w:caps w:val="0"/>
            <w:rPrChange w:id="78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88" w:author="Microsoft Office User" w:date="2017-08-26T15:42:00Z">
              <w:rPr>
                <w:b w:val="0"/>
                <w:bCs w:val="0"/>
                <w:caps w:val="0"/>
                <w:lang w:eastAsia="zh-CN"/>
              </w:rPr>
            </w:rPrChange>
          </w:rPr>
          <w:delText>31</w:delText>
        </w:r>
        <w:r w:rsidRPr="0088676B" w:rsidDel="005E1FA1">
          <w:rPr>
            <w:rFonts w:eastAsiaTheme="minorEastAsia"/>
            <w:b w:val="0"/>
            <w:bCs w:val="0"/>
            <w:caps w:val="0"/>
            <w:rPrChange w:id="789" w:author="Microsoft Office User" w:date="2017-08-26T15:42:00Z">
              <w:rPr>
                <w:b w:val="0"/>
                <w:bCs w:val="0"/>
                <w:caps w:val="0"/>
              </w:rPr>
            </w:rPrChange>
          </w:rPr>
          <w:fldChar w:fldCharType="end"/>
        </w:r>
      </w:del>
    </w:p>
    <w:p w14:paraId="688F078D" w14:textId="3A6BA5D5" w:rsidR="007E0FCC" w:rsidRPr="0088676B" w:rsidDel="005E1FA1" w:rsidRDefault="007E0FCC">
      <w:pPr>
        <w:pStyle w:val="TOC1"/>
        <w:rPr>
          <w:del w:id="790" w:author="Microsoft Office User" w:date="2017-08-26T15:33:00Z"/>
          <w:rFonts w:asciiTheme="minorHAnsi" w:eastAsiaTheme="minorEastAsia" w:hAnsiTheme="minorHAnsi" w:cstheme="minorBidi"/>
          <w:b w:val="0"/>
          <w:bCs w:val="0"/>
          <w:caps w:val="0"/>
          <w:sz w:val="22"/>
          <w:szCs w:val="22"/>
          <w:lang w:eastAsia="zh-CN"/>
        </w:rPr>
      </w:pPr>
      <w:del w:id="791" w:author="Microsoft Office User" w:date="2017-08-26T15:33:00Z">
        <w:r w:rsidRPr="0088676B" w:rsidDel="005E1FA1">
          <w:rPr>
            <w:rFonts w:ascii=".萍方-简" w:eastAsiaTheme="minorEastAsia" w:hAnsi=".萍方-简"/>
            <w:b w:val="0"/>
            <w:bCs w:val="0"/>
            <w:caps w:val="0"/>
            <w:lang w:eastAsia="zh-CN"/>
            <w:rPrChange w:id="792"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93"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94" w:author="Microsoft Office User" w:date="2017-08-26T15:42:00Z">
              <w:rPr>
                <w:b w:val="0"/>
                <w:bCs w:val="0"/>
                <w:caps w:val="0"/>
                <w:lang w:eastAsia="zh-CN"/>
              </w:rPr>
            </w:rPrChange>
          </w:rPr>
          <w:tab/>
        </w:r>
        <w:r w:rsidRPr="0088676B" w:rsidDel="005E1FA1">
          <w:rPr>
            <w:rFonts w:eastAsiaTheme="minorEastAsia"/>
            <w:b w:val="0"/>
            <w:bCs w:val="0"/>
            <w:caps w:val="0"/>
            <w:rPrChange w:id="79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96" w:author="Microsoft Office User" w:date="2017-08-26T15:42:00Z">
              <w:rPr>
                <w:b w:val="0"/>
                <w:bCs w:val="0"/>
                <w:caps w:val="0"/>
                <w:lang w:eastAsia="zh-CN"/>
              </w:rPr>
            </w:rPrChange>
          </w:rPr>
          <w:delInstrText xml:space="preserve"> PAGEREF _Toc489971223 \h </w:delInstrText>
        </w:r>
        <w:r w:rsidRPr="0088676B" w:rsidDel="005E1FA1">
          <w:rPr>
            <w:rFonts w:eastAsiaTheme="minorEastAsia"/>
            <w:b w:val="0"/>
            <w:bCs w:val="0"/>
            <w:caps w:val="0"/>
            <w:rPrChange w:id="797" w:author="Microsoft Office User" w:date="2017-08-26T15:42:00Z">
              <w:rPr>
                <w:rFonts w:eastAsiaTheme="minorEastAsia"/>
                <w:b w:val="0"/>
                <w:bCs w:val="0"/>
                <w:caps w:val="0"/>
              </w:rPr>
            </w:rPrChange>
          </w:rPr>
        </w:r>
        <w:r w:rsidRPr="0088676B" w:rsidDel="005E1FA1">
          <w:rPr>
            <w:rFonts w:eastAsiaTheme="minorEastAsia"/>
            <w:b w:val="0"/>
            <w:bCs w:val="0"/>
            <w:caps w:val="0"/>
            <w:rPrChange w:id="79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99" w:author="Microsoft Office User" w:date="2017-08-26T15:42:00Z">
              <w:rPr>
                <w:b w:val="0"/>
                <w:bCs w:val="0"/>
                <w:caps w:val="0"/>
                <w:lang w:eastAsia="zh-CN"/>
              </w:rPr>
            </w:rPrChange>
          </w:rPr>
          <w:delText>31</w:delText>
        </w:r>
        <w:r w:rsidRPr="0088676B" w:rsidDel="005E1FA1">
          <w:rPr>
            <w:rFonts w:eastAsiaTheme="minorEastAsia"/>
            <w:b w:val="0"/>
            <w:bCs w:val="0"/>
            <w:caps w:val="0"/>
            <w:rPrChange w:id="800" w:author="Microsoft Office User" w:date="2017-08-26T15:42:00Z">
              <w:rPr>
                <w:b w:val="0"/>
                <w:bCs w:val="0"/>
                <w:caps w:val="0"/>
              </w:rPr>
            </w:rPrChange>
          </w:rPr>
          <w:fldChar w:fldCharType="end"/>
        </w:r>
      </w:del>
    </w:p>
    <w:p w14:paraId="52219DE3" w14:textId="4AAA1835" w:rsidR="007E0FCC" w:rsidRPr="0088676B" w:rsidDel="005E1FA1" w:rsidRDefault="007E0FCC">
      <w:pPr>
        <w:pStyle w:val="TOC2"/>
        <w:rPr>
          <w:del w:id="801" w:author="Microsoft Office User" w:date="2017-08-26T15:33:00Z"/>
          <w:rFonts w:asciiTheme="minorHAnsi" w:eastAsiaTheme="minorEastAsia" w:hAnsiTheme="minorHAnsi" w:cstheme="minorBidi"/>
          <w:bCs w:val="0"/>
          <w:sz w:val="22"/>
          <w:szCs w:val="22"/>
          <w:lang w:eastAsia="zh-CN"/>
        </w:rPr>
      </w:pPr>
      <w:del w:id="802" w:author="Microsoft Office User" w:date="2017-08-26T15:33:00Z">
        <w:r w:rsidRPr="0088676B" w:rsidDel="005E1FA1">
          <w:rPr>
            <w:rFonts w:ascii=".萍方-简" w:eastAsiaTheme="minorEastAsia" w:hAnsi=".萍方-简"/>
            <w:bCs w:val="0"/>
            <w:lang w:val="en-CA" w:eastAsia="zh-CN"/>
            <w:rPrChange w:id="803" w:author="Microsoft Office User" w:date="2017-08-26T15:42:00Z">
              <w:rPr>
                <w:rFonts w:ascii=".萍方-简" w:eastAsia=".萍方-简" w:hAnsi=".萍方-简"/>
                <w:bCs w:val="0"/>
                <w:lang w:val="en-CA" w:eastAsia="zh-CN"/>
              </w:rPr>
            </w:rPrChange>
          </w:rPr>
          <w:lastRenderedPageBreak/>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804"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805" w:author="Microsoft Office User" w:date="2017-08-26T15:42:00Z">
              <w:rPr>
                <w:bCs w:val="0"/>
                <w:lang w:eastAsia="zh-CN"/>
              </w:rPr>
            </w:rPrChange>
          </w:rPr>
          <w:tab/>
        </w:r>
        <w:r w:rsidRPr="0088676B" w:rsidDel="005E1FA1">
          <w:rPr>
            <w:rFonts w:eastAsiaTheme="minorEastAsia"/>
            <w:bCs w:val="0"/>
            <w:rPrChange w:id="806" w:author="Microsoft Office User" w:date="2017-08-26T15:42:00Z">
              <w:rPr>
                <w:bCs w:val="0"/>
              </w:rPr>
            </w:rPrChange>
          </w:rPr>
          <w:fldChar w:fldCharType="begin"/>
        </w:r>
        <w:r w:rsidRPr="0088676B" w:rsidDel="005E1FA1">
          <w:rPr>
            <w:rFonts w:eastAsiaTheme="minorEastAsia"/>
            <w:bCs w:val="0"/>
            <w:lang w:eastAsia="zh-CN"/>
            <w:rPrChange w:id="807" w:author="Microsoft Office User" w:date="2017-08-26T15:42:00Z">
              <w:rPr>
                <w:bCs w:val="0"/>
                <w:lang w:eastAsia="zh-CN"/>
              </w:rPr>
            </w:rPrChange>
          </w:rPr>
          <w:delInstrText xml:space="preserve"> PAGEREF _Toc489971224 \h </w:delInstrText>
        </w:r>
        <w:r w:rsidRPr="0088676B" w:rsidDel="005E1FA1">
          <w:rPr>
            <w:rFonts w:eastAsiaTheme="minorEastAsia"/>
            <w:bCs w:val="0"/>
            <w:rPrChange w:id="808" w:author="Microsoft Office User" w:date="2017-08-26T15:42:00Z">
              <w:rPr>
                <w:rFonts w:eastAsiaTheme="minorEastAsia"/>
                <w:bCs w:val="0"/>
              </w:rPr>
            </w:rPrChange>
          </w:rPr>
        </w:r>
        <w:r w:rsidRPr="0088676B" w:rsidDel="005E1FA1">
          <w:rPr>
            <w:rFonts w:eastAsiaTheme="minorEastAsia"/>
            <w:bCs w:val="0"/>
            <w:rPrChange w:id="809" w:author="Microsoft Office User" w:date="2017-08-26T15:42:00Z">
              <w:rPr>
                <w:bCs w:val="0"/>
              </w:rPr>
            </w:rPrChange>
          </w:rPr>
          <w:fldChar w:fldCharType="separate"/>
        </w:r>
        <w:r w:rsidR="00C7301F" w:rsidRPr="0088676B" w:rsidDel="005E1FA1">
          <w:rPr>
            <w:rFonts w:eastAsiaTheme="minorEastAsia"/>
            <w:bCs w:val="0"/>
            <w:lang w:eastAsia="zh-CN"/>
            <w:rPrChange w:id="810" w:author="Microsoft Office User" w:date="2017-08-26T15:42:00Z">
              <w:rPr>
                <w:bCs w:val="0"/>
                <w:lang w:eastAsia="zh-CN"/>
              </w:rPr>
            </w:rPrChange>
          </w:rPr>
          <w:delText>31</w:delText>
        </w:r>
        <w:r w:rsidRPr="0088676B" w:rsidDel="005E1FA1">
          <w:rPr>
            <w:rFonts w:eastAsiaTheme="minorEastAsia"/>
            <w:bCs w:val="0"/>
            <w:rPrChange w:id="811" w:author="Microsoft Office User" w:date="2017-08-26T15:42:00Z">
              <w:rPr>
                <w:bCs w:val="0"/>
              </w:rPr>
            </w:rPrChange>
          </w:rPr>
          <w:fldChar w:fldCharType="end"/>
        </w:r>
      </w:del>
    </w:p>
    <w:p w14:paraId="6EB2FC5B" w14:textId="4C861EE9" w:rsidR="007E0FCC" w:rsidRPr="0088676B" w:rsidDel="005E1FA1" w:rsidRDefault="007E0FCC">
      <w:pPr>
        <w:pStyle w:val="TOC3"/>
        <w:rPr>
          <w:del w:id="812" w:author="Microsoft Office User" w:date="2017-08-26T15:33:00Z"/>
          <w:rFonts w:asciiTheme="minorHAnsi" w:eastAsiaTheme="minorEastAsia" w:hAnsiTheme="minorHAnsi" w:cstheme="minorBidi"/>
          <w:noProof/>
          <w:lang w:eastAsia="zh-CN"/>
        </w:rPr>
      </w:pPr>
      <w:del w:id="813" w:author="Microsoft Office User" w:date="2017-08-26T15:33:00Z">
        <w:r w:rsidRPr="0088676B" w:rsidDel="005E1FA1">
          <w:rPr>
            <w:rFonts w:eastAsiaTheme="minorEastAsia"/>
            <w:noProof/>
            <w:lang w:eastAsia="zh-CN"/>
            <w:rPrChange w:id="814"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5"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6" w:author="Microsoft Office User" w:date="2017-08-26T15:42:00Z">
              <w:rPr>
                <w:noProof/>
                <w:lang w:eastAsia="zh-CN"/>
              </w:rPr>
            </w:rPrChange>
          </w:rPr>
          <w:tab/>
        </w:r>
        <w:r w:rsidRPr="0088676B" w:rsidDel="005E1FA1">
          <w:rPr>
            <w:rFonts w:eastAsiaTheme="minorEastAsia"/>
            <w:noProof/>
            <w:rPrChange w:id="817" w:author="Microsoft Office User" w:date="2017-08-26T15:42:00Z">
              <w:rPr>
                <w:noProof/>
              </w:rPr>
            </w:rPrChange>
          </w:rPr>
          <w:fldChar w:fldCharType="begin"/>
        </w:r>
        <w:r w:rsidRPr="0088676B" w:rsidDel="005E1FA1">
          <w:rPr>
            <w:rFonts w:eastAsiaTheme="minorEastAsia"/>
            <w:noProof/>
            <w:lang w:eastAsia="zh-CN"/>
            <w:rPrChange w:id="818"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9" w:author="Microsoft Office User" w:date="2017-08-26T15:42:00Z">
              <w:rPr>
                <w:rFonts w:eastAsiaTheme="minorEastAsia"/>
                <w:noProof/>
              </w:rPr>
            </w:rPrChange>
          </w:rPr>
          <w:lastRenderedPageBreak/>
        </w:r>
        <w:r w:rsidRPr="0088676B" w:rsidDel="005E1FA1">
          <w:rPr>
            <w:rFonts w:eastAsiaTheme="minorEastAsia"/>
            <w:noProof/>
            <w:rPrChange w:id="820" w:author="Microsoft Office User" w:date="2017-08-26T15:42:00Z">
              <w:rPr>
                <w:noProof/>
              </w:rPr>
            </w:rPrChange>
          </w:rPr>
          <w:fldChar w:fldCharType="separate"/>
        </w:r>
        <w:r w:rsidR="00C7301F" w:rsidRPr="0088676B" w:rsidDel="005E1FA1">
          <w:rPr>
            <w:rFonts w:eastAsiaTheme="minorEastAsia"/>
            <w:noProof/>
            <w:lang w:eastAsia="zh-CN"/>
            <w:rPrChange w:id="821" w:author="Microsoft Office User" w:date="2017-08-26T15:42:00Z">
              <w:rPr>
                <w:noProof/>
                <w:lang w:eastAsia="zh-CN"/>
              </w:rPr>
            </w:rPrChange>
          </w:rPr>
          <w:delText>31</w:delText>
        </w:r>
        <w:r w:rsidRPr="0088676B" w:rsidDel="005E1FA1">
          <w:rPr>
            <w:rFonts w:eastAsiaTheme="minorEastAsia"/>
            <w:noProof/>
            <w:rPrChange w:id="822" w:author="Microsoft Office User" w:date="2017-08-26T15:42:00Z">
              <w:rPr>
                <w:noProof/>
              </w:rPr>
            </w:rPrChange>
          </w:rPr>
          <w:fldChar w:fldCharType="end"/>
        </w:r>
      </w:del>
    </w:p>
    <w:p w14:paraId="638828AA" w14:textId="1B8CC659" w:rsidR="007E0FCC" w:rsidRPr="0088676B" w:rsidDel="005E1FA1" w:rsidRDefault="007E0FCC">
      <w:pPr>
        <w:pStyle w:val="TOC3"/>
        <w:rPr>
          <w:del w:id="823" w:author="Microsoft Office User" w:date="2017-08-26T15:33:00Z"/>
          <w:rFonts w:asciiTheme="minorHAnsi" w:eastAsiaTheme="minorEastAsia" w:hAnsiTheme="minorHAnsi" w:cstheme="minorBidi"/>
          <w:noProof/>
          <w:lang w:eastAsia="zh-CN"/>
        </w:rPr>
      </w:pPr>
      <w:del w:id="824" w:author="Microsoft Office User" w:date="2017-08-26T15:33:00Z">
        <w:r w:rsidRPr="0088676B" w:rsidDel="005E1FA1">
          <w:rPr>
            <w:rFonts w:eastAsiaTheme="minorEastAsia"/>
            <w:noProof/>
            <w:lang w:eastAsia="zh-CN"/>
            <w:rPrChange w:id="825"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6"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7" w:author="Microsoft Office User" w:date="2017-08-26T15:42:00Z">
              <w:rPr>
                <w:noProof/>
                <w:lang w:eastAsia="zh-CN"/>
              </w:rPr>
            </w:rPrChange>
          </w:rPr>
          <w:tab/>
        </w:r>
        <w:r w:rsidRPr="0088676B" w:rsidDel="005E1FA1">
          <w:rPr>
            <w:rFonts w:eastAsiaTheme="minorEastAsia"/>
            <w:noProof/>
            <w:rPrChange w:id="828" w:author="Microsoft Office User" w:date="2017-08-26T15:42:00Z">
              <w:rPr>
                <w:noProof/>
              </w:rPr>
            </w:rPrChange>
          </w:rPr>
          <w:fldChar w:fldCharType="begin"/>
        </w:r>
        <w:r w:rsidRPr="0088676B" w:rsidDel="005E1FA1">
          <w:rPr>
            <w:rFonts w:eastAsiaTheme="minorEastAsia"/>
            <w:noProof/>
            <w:lang w:eastAsia="zh-CN"/>
            <w:rPrChange w:id="829"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30" w:author="Microsoft Office User" w:date="2017-08-26T15:42:00Z">
              <w:rPr>
                <w:rFonts w:eastAsiaTheme="minorEastAsia"/>
                <w:noProof/>
              </w:rPr>
            </w:rPrChange>
          </w:rPr>
        </w:r>
        <w:r w:rsidRPr="0088676B" w:rsidDel="005E1FA1">
          <w:rPr>
            <w:rFonts w:eastAsiaTheme="minorEastAsia"/>
            <w:noProof/>
            <w:rPrChange w:id="831" w:author="Microsoft Office User" w:date="2017-08-26T15:42:00Z">
              <w:rPr>
                <w:noProof/>
              </w:rPr>
            </w:rPrChange>
          </w:rPr>
          <w:fldChar w:fldCharType="separate"/>
        </w:r>
        <w:r w:rsidR="00C7301F" w:rsidRPr="0088676B" w:rsidDel="005E1FA1">
          <w:rPr>
            <w:rFonts w:eastAsiaTheme="minorEastAsia"/>
            <w:noProof/>
            <w:lang w:eastAsia="zh-CN"/>
            <w:rPrChange w:id="832" w:author="Microsoft Office User" w:date="2017-08-26T15:42:00Z">
              <w:rPr>
                <w:noProof/>
                <w:lang w:eastAsia="zh-CN"/>
              </w:rPr>
            </w:rPrChange>
          </w:rPr>
          <w:delText>36</w:delText>
        </w:r>
        <w:r w:rsidRPr="0088676B" w:rsidDel="005E1FA1">
          <w:rPr>
            <w:rFonts w:eastAsiaTheme="minorEastAsia"/>
            <w:noProof/>
            <w:rPrChange w:id="833" w:author="Microsoft Office User" w:date="2017-08-26T15:42:00Z">
              <w:rPr>
                <w:noProof/>
              </w:rPr>
            </w:rPrChange>
          </w:rPr>
          <w:fldChar w:fldCharType="end"/>
        </w:r>
      </w:del>
    </w:p>
    <w:p w14:paraId="307198F9" w14:textId="16D8E7B0" w:rsidR="007E0FCC" w:rsidRPr="0088676B" w:rsidDel="005E1FA1" w:rsidRDefault="007E0FCC">
      <w:pPr>
        <w:pStyle w:val="TOC2"/>
        <w:rPr>
          <w:del w:id="834" w:author="Microsoft Office User" w:date="2017-08-26T15:33:00Z"/>
          <w:rFonts w:asciiTheme="minorHAnsi" w:eastAsiaTheme="minorEastAsia" w:hAnsiTheme="minorHAnsi" w:cstheme="minorBidi"/>
          <w:bCs w:val="0"/>
          <w:sz w:val="22"/>
          <w:szCs w:val="22"/>
          <w:lang w:eastAsia="zh-CN"/>
        </w:rPr>
      </w:pPr>
      <w:del w:id="835" w:author="Microsoft Office User" w:date="2017-08-26T15:33:00Z">
        <w:r w:rsidRPr="0088676B" w:rsidDel="005E1FA1">
          <w:rPr>
            <w:rFonts w:ascii=".萍方-简" w:eastAsiaTheme="minorEastAsia" w:hAnsi=".萍方-简"/>
            <w:bCs w:val="0"/>
            <w:lang w:eastAsia="zh-CN"/>
            <w:rPrChange w:id="836"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37"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38" w:author="Microsoft Office User" w:date="2017-08-26T15:42:00Z">
              <w:rPr>
                <w:bCs w:val="0"/>
                <w:lang w:eastAsia="zh-CN"/>
              </w:rPr>
            </w:rPrChange>
          </w:rPr>
          <w:tab/>
        </w:r>
        <w:r w:rsidRPr="0088676B" w:rsidDel="005E1FA1">
          <w:rPr>
            <w:rFonts w:eastAsiaTheme="minorEastAsia"/>
            <w:bCs w:val="0"/>
            <w:rPrChange w:id="839" w:author="Microsoft Office User" w:date="2017-08-26T15:42:00Z">
              <w:rPr>
                <w:bCs w:val="0"/>
              </w:rPr>
            </w:rPrChange>
          </w:rPr>
          <w:fldChar w:fldCharType="begin"/>
        </w:r>
        <w:r w:rsidRPr="0088676B" w:rsidDel="005E1FA1">
          <w:rPr>
            <w:rFonts w:eastAsiaTheme="minorEastAsia"/>
            <w:bCs w:val="0"/>
            <w:lang w:eastAsia="zh-CN"/>
            <w:rPrChange w:id="840" w:author="Microsoft Office User" w:date="2017-08-26T15:42:00Z">
              <w:rPr>
                <w:bCs w:val="0"/>
                <w:lang w:eastAsia="zh-CN"/>
              </w:rPr>
            </w:rPrChange>
          </w:rPr>
          <w:delInstrText xml:space="preserve"> PAGEREF _Toc4899712</w:delInstrText>
        </w:r>
        <w:r w:rsidRPr="0088676B" w:rsidDel="005E1FA1">
          <w:rPr>
            <w:rFonts w:eastAsiaTheme="minorEastAsia"/>
            <w:bCs w:val="0"/>
            <w:lang w:eastAsia="zh-CN"/>
            <w:rPrChange w:id="841" w:author="Microsoft Office User" w:date="2017-08-26T15:42:00Z">
              <w:rPr>
                <w:bCs w:val="0"/>
                <w:lang w:eastAsia="zh-CN"/>
              </w:rPr>
            </w:rPrChange>
          </w:rPr>
          <w:lastRenderedPageBreak/>
          <w:delInstrText xml:space="preserve">29 \h </w:delInstrText>
        </w:r>
        <w:r w:rsidRPr="0088676B" w:rsidDel="005E1FA1">
          <w:rPr>
            <w:rFonts w:eastAsiaTheme="minorEastAsia"/>
            <w:bCs w:val="0"/>
            <w:rPrChange w:id="842" w:author="Microsoft Office User" w:date="2017-08-26T15:42:00Z">
              <w:rPr>
                <w:rFonts w:eastAsiaTheme="minorEastAsia"/>
                <w:bCs w:val="0"/>
              </w:rPr>
            </w:rPrChange>
          </w:rPr>
        </w:r>
        <w:r w:rsidRPr="0088676B" w:rsidDel="005E1FA1">
          <w:rPr>
            <w:rFonts w:eastAsiaTheme="minorEastAsia"/>
            <w:bCs w:val="0"/>
            <w:rPrChange w:id="843" w:author="Microsoft Office User" w:date="2017-08-26T15:42:00Z">
              <w:rPr>
                <w:bCs w:val="0"/>
              </w:rPr>
            </w:rPrChange>
          </w:rPr>
          <w:fldChar w:fldCharType="separate"/>
        </w:r>
        <w:r w:rsidR="00C7301F" w:rsidRPr="0088676B" w:rsidDel="005E1FA1">
          <w:rPr>
            <w:rFonts w:eastAsiaTheme="minorEastAsia"/>
            <w:bCs w:val="0"/>
            <w:lang w:eastAsia="zh-CN"/>
            <w:rPrChange w:id="844" w:author="Microsoft Office User" w:date="2017-08-26T15:42:00Z">
              <w:rPr>
                <w:bCs w:val="0"/>
                <w:lang w:eastAsia="zh-CN"/>
              </w:rPr>
            </w:rPrChange>
          </w:rPr>
          <w:delText>37</w:delText>
        </w:r>
        <w:r w:rsidRPr="0088676B" w:rsidDel="005E1FA1">
          <w:rPr>
            <w:rFonts w:eastAsiaTheme="minorEastAsia"/>
            <w:bCs w:val="0"/>
            <w:rPrChange w:id="845" w:author="Microsoft Office User" w:date="2017-08-26T15:42:00Z">
              <w:rPr>
                <w:bCs w:val="0"/>
              </w:rPr>
            </w:rPrChange>
          </w:rPr>
          <w:fldChar w:fldCharType="end"/>
        </w:r>
      </w:del>
    </w:p>
    <w:p w14:paraId="1106581C" w14:textId="5D694763" w:rsidR="007E0FCC" w:rsidRPr="0088676B" w:rsidDel="005E1FA1" w:rsidRDefault="007E0FCC">
      <w:pPr>
        <w:pStyle w:val="TOC3"/>
        <w:rPr>
          <w:del w:id="846" w:author="Microsoft Office User" w:date="2017-08-26T15:33:00Z"/>
          <w:rFonts w:asciiTheme="minorHAnsi" w:eastAsiaTheme="minorEastAsia" w:hAnsiTheme="minorHAnsi" w:cstheme="minorBidi"/>
          <w:noProof/>
          <w:lang w:eastAsia="zh-CN"/>
        </w:rPr>
      </w:pPr>
      <w:del w:id="847" w:author="Microsoft Office User" w:date="2017-08-26T15:33:00Z">
        <w:r w:rsidRPr="0088676B" w:rsidDel="005E1FA1">
          <w:rPr>
            <w:rFonts w:ascii=".萍方-简" w:eastAsiaTheme="minorEastAsia" w:hAnsi=".萍方-简"/>
            <w:noProof/>
            <w:lang w:eastAsia="zh-CN"/>
            <w:rPrChange w:id="848"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9"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50" w:author="Microsoft Office User" w:date="2017-08-26T15:42:00Z">
              <w:rPr>
                <w:noProof/>
                <w:lang w:eastAsia="zh-CN"/>
              </w:rPr>
            </w:rPrChange>
          </w:rPr>
          <w:tab/>
        </w:r>
        <w:r w:rsidRPr="0088676B" w:rsidDel="005E1FA1">
          <w:rPr>
            <w:rFonts w:eastAsiaTheme="minorEastAsia"/>
            <w:noProof/>
            <w:rPrChange w:id="851" w:author="Microsoft Office User" w:date="2017-08-26T15:42:00Z">
              <w:rPr>
                <w:noProof/>
              </w:rPr>
            </w:rPrChange>
          </w:rPr>
          <w:fldChar w:fldCharType="begin"/>
        </w:r>
        <w:r w:rsidRPr="0088676B" w:rsidDel="005E1FA1">
          <w:rPr>
            <w:rFonts w:eastAsiaTheme="minorEastAsia"/>
            <w:noProof/>
            <w:lang w:eastAsia="zh-CN"/>
            <w:rPrChange w:id="852"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53" w:author="Microsoft Office User" w:date="2017-08-26T15:42:00Z">
              <w:rPr>
                <w:rFonts w:eastAsiaTheme="minorEastAsia"/>
                <w:noProof/>
              </w:rPr>
            </w:rPrChange>
          </w:rPr>
        </w:r>
        <w:r w:rsidRPr="0088676B" w:rsidDel="005E1FA1">
          <w:rPr>
            <w:rFonts w:eastAsiaTheme="minorEastAsia"/>
            <w:noProof/>
            <w:rPrChange w:id="854" w:author="Microsoft Office User" w:date="2017-08-26T15:42:00Z">
              <w:rPr>
                <w:noProof/>
              </w:rPr>
            </w:rPrChange>
          </w:rPr>
          <w:fldChar w:fldCharType="separate"/>
        </w:r>
        <w:r w:rsidR="00C7301F" w:rsidRPr="0088676B" w:rsidDel="005E1FA1">
          <w:rPr>
            <w:rFonts w:eastAsiaTheme="minorEastAsia"/>
            <w:noProof/>
            <w:lang w:eastAsia="zh-CN"/>
            <w:rPrChange w:id="855" w:author="Microsoft Office User" w:date="2017-08-26T15:42:00Z">
              <w:rPr>
                <w:noProof/>
                <w:lang w:eastAsia="zh-CN"/>
              </w:rPr>
            </w:rPrChange>
          </w:rPr>
          <w:delText>37</w:delText>
        </w:r>
        <w:r w:rsidRPr="0088676B" w:rsidDel="005E1FA1">
          <w:rPr>
            <w:rFonts w:eastAsiaTheme="minorEastAsia"/>
            <w:noProof/>
            <w:rPrChange w:id="856" w:author="Microsoft Office User" w:date="2017-08-26T15:42:00Z">
              <w:rPr>
                <w:noProof/>
              </w:rPr>
            </w:rPrChange>
          </w:rPr>
          <w:fldChar w:fldCharType="end"/>
        </w:r>
      </w:del>
    </w:p>
    <w:p w14:paraId="3B6EE0DF" w14:textId="7D7D7EFE" w:rsidR="007E0FCC" w:rsidRPr="0088676B" w:rsidDel="005E1FA1" w:rsidRDefault="007E0FCC">
      <w:pPr>
        <w:pStyle w:val="TOC3"/>
        <w:rPr>
          <w:del w:id="857" w:author="Microsoft Office User" w:date="2017-08-26T15:33:00Z"/>
          <w:rFonts w:asciiTheme="minorHAnsi" w:eastAsiaTheme="minorEastAsia" w:hAnsiTheme="minorHAnsi" w:cstheme="minorBidi"/>
          <w:noProof/>
          <w:lang w:eastAsia="zh-CN"/>
        </w:rPr>
      </w:pPr>
      <w:del w:id="858" w:author="Microsoft Office User" w:date="2017-08-26T15:33:00Z">
        <w:r w:rsidRPr="0088676B" w:rsidDel="005E1FA1">
          <w:rPr>
            <w:rFonts w:ascii=".萍方-简" w:eastAsiaTheme="minorEastAsia" w:hAnsi=".萍方-简"/>
            <w:noProof/>
            <w:lang w:eastAsia="zh-CN"/>
            <w:rPrChange w:id="859"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60"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61" w:author="Microsoft Office User" w:date="2017-08-26T15:42:00Z">
              <w:rPr>
                <w:noProof/>
              </w:rPr>
            </w:rPrChange>
          </w:rPr>
          <w:tab/>
        </w:r>
        <w:r w:rsidRPr="0088676B" w:rsidDel="005E1FA1">
          <w:rPr>
            <w:rFonts w:eastAsiaTheme="minorEastAsia"/>
            <w:noProof/>
            <w:rPrChange w:id="862" w:author="Microsoft Office User" w:date="2017-08-26T15:42:00Z">
              <w:rPr>
                <w:noProof/>
              </w:rPr>
            </w:rPrChange>
          </w:rPr>
          <w:fldChar w:fldCharType="begin"/>
        </w:r>
        <w:r w:rsidRPr="0088676B" w:rsidDel="005E1FA1">
          <w:rPr>
            <w:rFonts w:eastAsiaTheme="minorEastAsia"/>
            <w:noProof/>
            <w:lang w:eastAsia="zh-CN"/>
            <w:rPrChange w:id="863" w:author="Microsoft Office User" w:date="2017-08-26T15:42:00Z">
              <w:rPr>
                <w:noProof/>
              </w:rPr>
            </w:rPrChange>
          </w:rPr>
          <w:delInstrText xml:space="preserve"> PAGEREF _To</w:delInstrText>
        </w:r>
        <w:r w:rsidRPr="0088676B" w:rsidDel="005E1FA1">
          <w:rPr>
            <w:rFonts w:eastAsiaTheme="minorEastAsia"/>
            <w:noProof/>
            <w:lang w:eastAsia="zh-CN"/>
            <w:rPrChange w:id="864" w:author="Microsoft Office User" w:date="2017-08-26T15:42:00Z">
              <w:rPr>
                <w:noProof/>
              </w:rPr>
            </w:rPrChange>
          </w:rPr>
          <w:lastRenderedPageBreak/>
          <w:delInstrText xml:space="preserve">c489971231 \h </w:delInstrText>
        </w:r>
        <w:r w:rsidRPr="0088676B" w:rsidDel="005E1FA1">
          <w:rPr>
            <w:rFonts w:eastAsiaTheme="minorEastAsia"/>
            <w:noProof/>
            <w:rPrChange w:id="865" w:author="Microsoft Office User" w:date="2017-08-26T15:42:00Z">
              <w:rPr>
                <w:rFonts w:eastAsiaTheme="minorEastAsia"/>
                <w:noProof/>
              </w:rPr>
            </w:rPrChange>
          </w:rPr>
        </w:r>
        <w:r w:rsidRPr="0088676B" w:rsidDel="005E1FA1">
          <w:rPr>
            <w:rFonts w:eastAsiaTheme="minorEastAsia"/>
            <w:noProof/>
            <w:rPrChange w:id="866" w:author="Microsoft Office User" w:date="2017-08-26T15:42:00Z">
              <w:rPr>
                <w:noProof/>
              </w:rPr>
            </w:rPrChange>
          </w:rPr>
          <w:fldChar w:fldCharType="separate"/>
        </w:r>
        <w:r w:rsidR="00C7301F" w:rsidRPr="0088676B" w:rsidDel="005E1FA1">
          <w:rPr>
            <w:rFonts w:eastAsiaTheme="minorEastAsia"/>
            <w:noProof/>
            <w:lang w:eastAsia="zh-CN"/>
            <w:rPrChange w:id="867" w:author="Microsoft Office User" w:date="2017-08-26T15:42:00Z">
              <w:rPr>
                <w:noProof/>
              </w:rPr>
            </w:rPrChange>
          </w:rPr>
          <w:delText>38</w:delText>
        </w:r>
        <w:r w:rsidRPr="0088676B" w:rsidDel="005E1FA1">
          <w:rPr>
            <w:rFonts w:eastAsiaTheme="minorEastAsia"/>
            <w:noProof/>
            <w:rPrChange w:id="868" w:author="Microsoft Office User" w:date="2017-08-26T15:42:00Z">
              <w:rPr>
                <w:noProof/>
              </w:rPr>
            </w:rPrChange>
          </w:rPr>
          <w:fldChar w:fldCharType="end"/>
        </w:r>
      </w:del>
    </w:p>
    <w:p w14:paraId="27B5956B" w14:textId="159A49CD" w:rsidR="007E0FCC" w:rsidRPr="0088676B" w:rsidDel="005E1FA1" w:rsidRDefault="007E0FCC">
      <w:pPr>
        <w:pStyle w:val="TOC2"/>
        <w:rPr>
          <w:del w:id="869" w:author="Microsoft Office User" w:date="2017-08-26T15:33:00Z"/>
          <w:rFonts w:asciiTheme="minorHAnsi" w:eastAsiaTheme="minorEastAsia" w:hAnsiTheme="minorHAnsi" w:cstheme="minorBidi"/>
          <w:bCs w:val="0"/>
          <w:sz w:val="22"/>
          <w:szCs w:val="22"/>
          <w:lang w:eastAsia="zh-CN"/>
        </w:rPr>
      </w:pPr>
      <w:del w:id="870" w:author="Microsoft Office User" w:date="2017-08-26T15:33:00Z">
        <w:r w:rsidRPr="0088676B" w:rsidDel="005E1FA1">
          <w:rPr>
            <w:rFonts w:ascii=".萍方-简" w:eastAsiaTheme="minorEastAsia" w:hAnsi=".萍方-简"/>
            <w:bCs w:val="0"/>
            <w:lang w:eastAsia="zh-CN"/>
            <w:rPrChange w:id="871"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72"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73"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74" w:author="Microsoft Office User" w:date="2017-08-26T15:42:00Z">
              <w:rPr>
                <w:bCs w:val="0"/>
              </w:rPr>
            </w:rPrChange>
          </w:rPr>
          <w:tab/>
        </w:r>
        <w:r w:rsidRPr="0088676B" w:rsidDel="005E1FA1">
          <w:rPr>
            <w:rFonts w:eastAsiaTheme="minorEastAsia"/>
            <w:bCs w:val="0"/>
            <w:rPrChange w:id="875" w:author="Microsoft Office User" w:date="2017-08-26T15:42:00Z">
              <w:rPr>
                <w:bCs w:val="0"/>
              </w:rPr>
            </w:rPrChange>
          </w:rPr>
          <w:fldChar w:fldCharType="begin"/>
        </w:r>
        <w:r w:rsidRPr="0088676B" w:rsidDel="005E1FA1">
          <w:rPr>
            <w:rFonts w:eastAsiaTheme="minorEastAsia"/>
            <w:bCs w:val="0"/>
            <w:lang w:eastAsia="zh-CN"/>
            <w:rPrChange w:id="876" w:author="Microsoft Office User" w:date="2017-08-26T15:42:00Z">
              <w:rPr>
                <w:bCs w:val="0"/>
              </w:rPr>
            </w:rPrChange>
          </w:rPr>
          <w:delInstrText xml:space="preserve"> PAGEREF _Toc489971232 \h </w:delInstrText>
        </w:r>
        <w:r w:rsidRPr="0088676B" w:rsidDel="005E1FA1">
          <w:rPr>
            <w:rFonts w:eastAsiaTheme="minorEastAsia"/>
            <w:bCs w:val="0"/>
            <w:rPrChange w:id="877" w:author="Microsoft Office User" w:date="2017-08-26T15:42:00Z">
              <w:rPr>
                <w:rFonts w:eastAsiaTheme="minorEastAsia"/>
                <w:bCs w:val="0"/>
              </w:rPr>
            </w:rPrChange>
          </w:rPr>
        </w:r>
        <w:r w:rsidRPr="0088676B" w:rsidDel="005E1FA1">
          <w:rPr>
            <w:rFonts w:eastAsiaTheme="minorEastAsia"/>
            <w:bCs w:val="0"/>
            <w:rPrChange w:id="878" w:author="Microsoft Office User" w:date="2017-08-26T15:42:00Z">
              <w:rPr>
                <w:bCs w:val="0"/>
              </w:rPr>
            </w:rPrChange>
          </w:rPr>
          <w:fldChar w:fldCharType="separate"/>
        </w:r>
        <w:r w:rsidR="00C7301F" w:rsidRPr="0088676B" w:rsidDel="005E1FA1">
          <w:rPr>
            <w:rFonts w:eastAsiaTheme="minorEastAsia"/>
            <w:bCs w:val="0"/>
            <w:lang w:eastAsia="zh-CN"/>
            <w:rPrChange w:id="879" w:author="Microsoft Office User" w:date="2017-08-26T15:42:00Z">
              <w:rPr>
                <w:bCs w:val="0"/>
              </w:rPr>
            </w:rPrChange>
          </w:rPr>
          <w:delText>38</w:delText>
        </w:r>
        <w:r w:rsidRPr="0088676B" w:rsidDel="005E1FA1">
          <w:rPr>
            <w:rFonts w:eastAsiaTheme="minorEastAsia"/>
            <w:bCs w:val="0"/>
            <w:rPrChange w:id="880" w:author="Microsoft Office User" w:date="2017-08-26T15:42:00Z">
              <w:rPr>
                <w:bCs w:val="0"/>
              </w:rPr>
            </w:rPrChange>
          </w:rPr>
          <w:fldChar w:fldCharType="end"/>
        </w:r>
      </w:del>
    </w:p>
    <w:p w14:paraId="1C13FF6B" w14:textId="401B14DF" w:rsidR="001105B9" w:rsidRPr="0088676B" w:rsidDel="005E1FA1" w:rsidRDefault="0001467E" w:rsidP="00855F64">
      <w:p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rPrChange w:id="885"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ListParagraph"/>
        <w:numPr>
          <w:ilvl w:val="0"/>
          <w:numId w:val="3"/>
        </w:numPr>
        <w:rPr>
          <w:del w:id="886" w:author="Microsoft Office User" w:date="2017-08-26T15:33:00Z"/>
          <w:rFonts w:ascii="Arial" w:eastAsiaTheme="minorEastAsia" w:hAnsi="Arial" w:cs="Arial"/>
          <w:b/>
          <w:bCs/>
          <w:caps/>
          <w:sz w:val="20"/>
          <w:szCs w:val="20"/>
          <w:u w:val="single"/>
          <w:lang w:eastAsia="zh-CN"/>
          <w:rPrChange w:id="887" w:author="Microsoft Office User" w:date="2017-08-26T15:42:00Z">
            <w:rPr>
              <w:del w:id="888" w:author="Microsoft Office User" w:date="2017-08-26T15:33:00Z"/>
              <w:rFonts w:ascii="Arial" w:hAnsi="Arial" w:cs="Arial"/>
              <w:b/>
              <w:bCs/>
              <w:caps/>
              <w:sz w:val="20"/>
              <w:szCs w:val="20"/>
              <w:u w:val="single"/>
            </w:rPr>
          </w:rPrChange>
        </w:rPr>
      </w:pPr>
      <w:del w:id="889" w:author="Microsoft Office User" w:date="2017-08-26T15:33:00Z">
        <w:r w:rsidRPr="0088676B" w:rsidDel="005E1FA1">
          <w:rPr>
            <w:rFonts w:ascii="Arial" w:eastAsiaTheme="minorEastAsia" w:hAnsi="Arial" w:cs="Arial"/>
            <w:b/>
            <w:bCs/>
            <w:caps/>
            <w:sz w:val="20"/>
            <w:szCs w:val="20"/>
            <w:u w:val="single"/>
            <w:lang w:eastAsia="zh-CN"/>
            <w:rPrChange w:id="890"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91" w:author="Microsoft Office User" w:date="2017-08-26T15:33:00Z"/>
          <w:rFonts w:eastAsiaTheme="minorEastAsia" w:cs="Arial"/>
          <w:caps/>
          <w:u w:val="single"/>
          <w:lang w:eastAsia="zh-CN"/>
          <w:rPrChange w:id="892" w:author="Microsoft Office User" w:date="2017-08-26T15:42:00Z">
            <w:rPr>
              <w:del w:id="893" w:author="Microsoft Office User" w:date="2017-08-26T15:33:00Z"/>
              <w:rFonts w:cs="Arial"/>
              <w:caps/>
              <w:u w:val="single"/>
            </w:rPr>
          </w:rPrChange>
        </w:rPr>
      </w:pPr>
    </w:p>
    <w:p w14:paraId="5AD0716C" w14:textId="77777777" w:rsidR="005E1FA1" w:rsidRPr="0088676B" w:rsidRDefault="005E1FA1" w:rsidP="00855F64">
      <w:pPr>
        <w:rPr>
          <w:ins w:id="894" w:author="Microsoft Office User" w:date="2017-08-26T15:33:00Z"/>
          <w:rFonts w:eastAsiaTheme="minorEastAsia" w:cs="Arial"/>
          <w:caps/>
          <w:u w:val="single"/>
          <w:lang w:eastAsia="zh-CN"/>
          <w:rPrChange w:id="895" w:author="Microsoft Office User" w:date="2017-08-26T15:42:00Z">
            <w:rPr>
              <w:ins w:id="896" w:author="Microsoft Office User" w:date="2017-08-26T15:33:00Z"/>
              <w:rFonts w:cs="Arial"/>
              <w:caps/>
              <w:u w:val="single"/>
            </w:rPr>
          </w:rPrChange>
        </w:rPr>
      </w:pPr>
    </w:p>
    <w:p w14:paraId="158D6534" w14:textId="77777777" w:rsidR="005E1FA1" w:rsidRPr="0088676B" w:rsidRDefault="005E1FA1" w:rsidP="00855F64">
      <w:pPr>
        <w:rPr>
          <w:ins w:id="897" w:author="Microsoft Office User" w:date="2017-08-26T15:33:00Z"/>
          <w:rFonts w:eastAsiaTheme="minorEastAsia" w:cs="Arial"/>
          <w:caps/>
          <w:u w:val="single"/>
          <w:lang w:eastAsia="zh-CN"/>
          <w:rPrChange w:id="898" w:author="Microsoft Office User" w:date="2017-08-26T15:42:00Z">
            <w:rPr>
              <w:ins w:id="899" w:author="Microsoft Office User" w:date="2017-08-26T15:33:00Z"/>
              <w:rFonts w:cs="Arial"/>
              <w:caps/>
              <w:u w:val="single"/>
            </w:rPr>
          </w:rPrChange>
        </w:rPr>
      </w:pPr>
    </w:p>
    <w:p w14:paraId="6C702686" w14:textId="77777777" w:rsidR="005E1FA1" w:rsidRPr="0088676B" w:rsidRDefault="005E1FA1" w:rsidP="00855F64">
      <w:pPr>
        <w:rPr>
          <w:ins w:id="900" w:author="Microsoft Office User" w:date="2017-08-26T15:33:00Z"/>
          <w:rFonts w:eastAsiaTheme="minorEastAsia" w:cs="Arial"/>
          <w:caps/>
          <w:u w:val="single"/>
          <w:lang w:eastAsia="zh-CN"/>
          <w:rPrChange w:id="901" w:author="Microsoft Office User" w:date="2017-08-26T15:42:00Z">
            <w:rPr>
              <w:ins w:id="902" w:author="Microsoft Office User" w:date="2017-08-26T15:33:00Z"/>
              <w:rFonts w:cs="Arial"/>
              <w:caps/>
              <w:u w:val="single"/>
            </w:rPr>
          </w:rPrChange>
        </w:rPr>
      </w:pPr>
    </w:p>
    <w:p w14:paraId="2582CA15" w14:textId="77777777" w:rsidR="005E1FA1" w:rsidRPr="0088676B" w:rsidRDefault="005E1FA1" w:rsidP="00855F64">
      <w:pPr>
        <w:rPr>
          <w:ins w:id="903" w:author="Microsoft Office User" w:date="2017-08-26T15:33:00Z"/>
          <w:rFonts w:eastAsiaTheme="minorEastAsia" w:cs="Arial"/>
          <w:caps/>
          <w:u w:val="single"/>
          <w:lang w:eastAsia="zh-CN"/>
          <w:rPrChange w:id="904" w:author="Microsoft Office User" w:date="2017-08-26T15:42:00Z">
            <w:rPr>
              <w:ins w:id="905" w:author="Microsoft Office User" w:date="2017-08-26T15:33:00Z"/>
              <w:rFonts w:cs="Arial"/>
              <w:caps/>
              <w:u w:val="single"/>
            </w:rPr>
          </w:rPrChange>
        </w:rPr>
      </w:pPr>
    </w:p>
    <w:p w14:paraId="258F5495" w14:textId="77777777" w:rsidR="005E1FA1" w:rsidRPr="0088676B" w:rsidRDefault="005E1FA1" w:rsidP="00855F64">
      <w:pPr>
        <w:rPr>
          <w:ins w:id="906" w:author="Microsoft Office User" w:date="2017-08-26T15:33:00Z"/>
          <w:rFonts w:eastAsiaTheme="minorEastAsia" w:cs="Arial"/>
          <w:caps/>
          <w:u w:val="single"/>
          <w:lang w:eastAsia="zh-CN"/>
          <w:rPrChange w:id="907" w:author="Microsoft Office User" w:date="2017-08-26T15:42:00Z">
            <w:rPr>
              <w:ins w:id="908" w:author="Microsoft Office User" w:date="2017-08-26T15:33:00Z"/>
              <w:rFonts w:cs="Arial"/>
              <w:caps/>
              <w:u w:val="single"/>
            </w:rPr>
          </w:rPrChange>
        </w:rPr>
      </w:pPr>
    </w:p>
    <w:p w14:paraId="06ACA083" w14:textId="77777777" w:rsidR="005E1FA1" w:rsidRPr="0088676B" w:rsidRDefault="005E1FA1" w:rsidP="00855F64">
      <w:pPr>
        <w:rPr>
          <w:ins w:id="909" w:author="Microsoft Office User" w:date="2017-08-26T15:33:00Z"/>
          <w:rFonts w:eastAsiaTheme="minorEastAsia" w:cs="Arial"/>
          <w:caps/>
          <w:u w:val="single"/>
          <w:lang w:eastAsia="zh-CN"/>
          <w:rPrChange w:id="910" w:author="Microsoft Office User" w:date="2017-08-26T15:42:00Z">
            <w:rPr>
              <w:ins w:id="911" w:author="Microsoft Office User" w:date="2017-08-26T15:33:00Z"/>
              <w:rFonts w:cs="Arial"/>
              <w:caps/>
              <w:u w:val="single"/>
            </w:rPr>
          </w:rPrChange>
        </w:rPr>
      </w:pPr>
    </w:p>
    <w:p w14:paraId="279686E6" w14:textId="77777777" w:rsidR="005E1FA1" w:rsidRPr="0088676B" w:rsidRDefault="005E1FA1" w:rsidP="00855F64">
      <w:pPr>
        <w:rPr>
          <w:ins w:id="912" w:author="Microsoft Office User" w:date="2017-08-26T15:33:00Z"/>
          <w:rFonts w:eastAsiaTheme="minorEastAsia" w:cs="Arial"/>
          <w:caps/>
          <w:u w:val="single"/>
          <w:lang w:eastAsia="zh-CN"/>
          <w:rPrChange w:id="913" w:author="Microsoft Office User" w:date="2017-08-26T15:42:00Z">
            <w:rPr>
              <w:ins w:id="914" w:author="Microsoft Office User" w:date="2017-08-26T15:33:00Z"/>
              <w:rFonts w:cs="Arial"/>
              <w:caps/>
              <w:u w:val="single"/>
            </w:rPr>
          </w:rPrChange>
        </w:rPr>
      </w:pPr>
    </w:p>
    <w:p w14:paraId="54C20011" w14:textId="77777777" w:rsidR="005E1FA1" w:rsidRPr="0088676B" w:rsidRDefault="005E1FA1" w:rsidP="00855F64">
      <w:pPr>
        <w:rPr>
          <w:ins w:id="915" w:author="Microsoft Office User" w:date="2017-08-26T15:33:00Z"/>
          <w:rFonts w:eastAsiaTheme="minorEastAsia" w:cs="Arial"/>
          <w:caps/>
          <w:u w:val="single"/>
          <w:lang w:eastAsia="zh-CN"/>
          <w:rPrChange w:id="916" w:author="Microsoft Office User" w:date="2017-08-26T15:42:00Z">
            <w:rPr>
              <w:ins w:id="917" w:author="Microsoft Office User" w:date="2017-08-26T15:33:00Z"/>
              <w:rFonts w:cs="Arial"/>
              <w:caps/>
              <w:u w:val="single"/>
            </w:rPr>
          </w:rPrChange>
        </w:rPr>
      </w:pPr>
    </w:p>
    <w:p w14:paraId="31897633" w14:textId="77777777" w:rsidR="005E1FA1" w:rsidRPr="0088676B" w:rsidRDefault="005E1FA1">
      <w:pPr>
        <w:pStyle w:val="NoSpacing"/>
        <w:rPr>
          <w:ins w:id="918" w:author="Microsoft Office User" w:date="2017-08-26T15:33:00Z"/>
          <w:rFonts w:eastAsiaTheme="minorEastAsia"/>
          <w:lang w:eastAsia="zh-CN"/>
          <w:rPrChange w:id="919" w:author="Microsoft Office User" w:date="2017-08-26T15:42:00Z">
            <w:rPr>
              <w:ins w:id="920" w:author="Microsoft Office User" w:date="2017-08-26T15:33:00Z"/>
            </w:rPr>
          </w:rPrChange>
        </w:rPr>
        <w:pPrChange w:id="921" w:author="Microsoft Office User" w:date="2017-08-26T15:33:00Z">
          <w:pPr/>
        </w:pPrChange>
      </w:pPr>
    </w:p>
    <w:p w14:paraId="741DC89A" w14:textId="77777777" w:rsidR="00855F64" w:rsidRPr="0088676B" w:rsidRDefault="00855F64">
      <w:pPr>
        <w:rPr>
          <w:rFonts w:eastAsiaTheme="minorEastAsia" w:cs="Arial"/>
          <w:caps/>
          <w:u w:val="single"/>
          <w:lang w:eastAsia="zh-CN"/>
          <w:rPrChange w:id="922" w:author="Microsoft Office User" w:date="2017-08-26T15:42:00Z">
            <w:rPr>
              <w:rFonts w:cs="Arial"/>
              <w:caps/>
              <w:u w:val="single"/>
            </w:rPr>
          </w:rPrChange>
        </w:rPr>
      </w:pPr>
    </w:p>
    <w:p w14:paraId="35A5A200" w14:textId="77777777" w:rsidR="00063DB2" w:rsidRPr="0088676B" w:rsidRDefault="00514D25" w:rsidP="00063DB2">
      <w:pPr>
        <w:pStyle w:val="Heading1"/>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1"/>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概述</w:t>
      </w:r>
      <w:r w:rsidR="00AC38C5" w:rsidRPr="0088676B">
        <w:rPr>
          <w:rFonts w:ascii=".萍方-简" w:eastAsiaTheme="minorEastAsia" w:hAnsi=".萍方-简"/>
          <w:lang w:eastAsia="zh-CN"/>
          <w:rPrChange w:id="926" w:author="Microsoft Office User" w:date="2017-08-26T15:42:00Z">
            <w:rPr>
              <w:rFonts w:ascii=".萍方-简" w:eastAsia=".萍方-简" w:hAnsi=".萍方-简"/>
              <w:lang w:eastAsia="zh-CN"/>
            </w:rPr>
          </w:rPrChange>
        </w:rPr>
        <w:t xml:space="preserve">– </w:t>
      </w:r>
      <w:r w:rsidR="00AC38C5"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基于加密数字货币的互助金融解决方案</w:t>
      </w:r>
      <w:bookmarkEnd w:id="924"/>
    </w:p>
    <w:p w14:paraId="2E449CC3" w14:textId="77777777" w:rsidR="005D5AAA" w:rsidRPr="0088676B" w:rsidRDefault="00A251DC" w:rsidP="006400C7">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sidRPr="0088676B">
        <w:rPr>
          <w:rFonts w:ascii="MS Mincho" w:eastAsiaTheme="minorEastAsia" w:hAnsi="MS Mincho" w:cs="MS Mincho" w:hint="eastAsia"/>
          <w:lang w:eastAsia="zh-CN"/>
          <w:rPrChange w:id="929" w:author="Microsoft Office User" w:date="2017-08-26T15:42:00Z">
            <w:rPr>
              <w:rFonts w:ascii=".萍方-简" w:eastAsia=".萍方-简" w:hAnsi=".萍方-简" w:hint="eastAsia"/>
              <w:lang w:eastAsia="zh-CN"/>
            </w:rPr>
          </w:rPrChange>
        </w:rPr>
        <w:t>互助</w:t>
      </w:r>
      <w:r w:rsidRPr="0088676B">
        <w:rPr>
          <w:rFonts w:ascii="SimSun" w:eastAsiaTheme="minorEastAsia" w:hAnsi="SimSun" w:cs="SimSun" w:hint="eastAsia"/>
          <w:lang w:eastAsia="zh-CN"/>
          <w:rPrChange w:id="930" w:author="Microsoft Office User" w:date="2017-08-26T15:42:00Z">
            <w:rPr>
              <w:rFonts w:ascii=".萍方-简" w:eastAsia=".萍方-简" w:hAnsi=".萍方-简" w:hint="eastAsia"/>
              <w:lang w:eastAsia="zh-CN"/>
            </w:rPr>
          </w:rPrChange>
        </w:rPr>
        <w:t>链</w:t>
      </w:r>
      <w:r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93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）是一个基于加密数字货币的互助金融技术构架和完整的（金融）产品及服务的解决方案</w:t>
      </w:r>
      <w:r w:rsidR="00650158"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650158" w:rsidRPr="0088676B">
        <w:rPr>
          <w:rFonts w:ascii=".萍方-简" w:eastAsiaTheme="minorEastAsia" w:hAnsi=".萍方-简"/>
          <w:lang w:eastAsia="zh-CN"/>
          <w:rPrChange w:id="935" w:author="Microsoft Office User" w:date="2017-08-26T15:42:00Z">
            <w:rPr>
              <w:rFonts w:ascii=".萍方-简" w:eastAsia=".萍方-简" w:hAnsi=".萍方-简"/>
              <w:lang w:eastAsia="zh-CN"/>
            </w:rPr>
          </w:rPrChange>
        </w:rPr>
        <w:t xml:space="preserve"> </w:t>
      </w:r>
      <w:r w:rsidR="00650158"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是</w:t>
      </w:r>
      <w:r w:rsidR="005A12B0"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全球独创</w:t>
      </w:r>
      <w:r w:rsidR="00650158"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作为分布式数据存储、点对点传输、共识机制、加密算法等技术的集成</w:t>
      </w:r>
      <w:r w:rsidR="005A12B0"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金融</w:t>
      </w:r>
      <w:r w:rsidR="00650158"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应用，旨在打造一个全球化分布式网络自主，共赢，共享的社会化运转机制。</w:t>
      </w:r>
      <w:r w:rsidR="005A12B0"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虽然区块链技术还处于发展的初期，但其更加透明、开放的理念和机制已经展现出无比的生命力，</w:t>
      </w:r>
      <w:r w:rsidR="005A12B0" w:rsidRPr="0088676B">
        <w:rPr>
          <w:rFonts w:ascii="兰亭黑-简" w:eastAsiaTheme="minorEastAsia" w:hAnsi=".萍方-简" w:hint="eastAsia"/>
          <w:lang w:eastAsia="zh-CN"/>
          <w:rPrChange w:id="942" w:author="Microsoft Office User" w:date="2017-08-26T15:42:00Z">
            <w:rPr>
              <w:rFonts w:ascii=".萍方-简" w:eastAsia=".萍方-简" w:hAnsi=".萍方-简" w:hint="eastAsia"/>
              <w:lang w:eastAsia="zh-CN"/>
            </w:rPr>
          </w:rPrChange>
        </w:rPr>
        <w:t>同时以比特币</w:t>
      </w:r>
      <w:r w:rsidR="005A12B0"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、以太坊为代表的数字货币的出现正在以燎原之势震动着传统的货币体系和金融体系。互助链正是这一基础上，建立一个分布式的未来个人金融中心，</w:t>
      </w:r>
      <w:r w:rsidR="00BD1BDA"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同时逐步发展成为</w:t>
      </w:r>
      <w:r w:rsidR="005A12B0"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一个分布式的数字资产金融基础设施</w:t>
      </w:r>
      <w:r w:rsidR="00BD1BDA"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网络。</w:t>
      </w:r>
    </w:p>
    <w:p w14:paraId="193EB89D" w14:textId="77777777" w:rsidR="00BD1BDA" w:rsidRPr="0088676B"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47" w:author="Microsoft Office User" w:date="2017-08-26T15:42:00Z">
            <w:rPr>
              <w:rFonts w:ascii="Arial" w:hAnsi="Arial" w:cs="Arial"/>
              <w:sz w:val="20"/>
              <w:szCs w:val="20"/>
              <w:lang w:eastAsia="zh-CN"/>
            </w:rPr>
          </w:rPrChange>
        </w:rPr>
      </w:pPr>
    </w:p>
    <w:p w14:paraId="40693859" w14:textId="77777777" w:rsidR="00063DB2" w:rsidRPr="0088676B" w:rsidRDefault="006524CC" w:rsidP="006400C7">
      <w:pPr>
        <w:pStyle w:val="Heading2"/>
        <w:ind w:left="720" w:hanging="720"/>
        <w:rPr>
          <w:rFonts w:ascii=".萍方-简" w:eastAsiaTheme="minorEastAsia" w:hAnsi=".萍方-简"/>
          <w:lang w:eastAsia="zh-CN"/>
          <w:rPrChange w:id="948" w:author="Microsoft Office User" w:date="2017-08-26T15:42:00Z">
            <w:rPr>
              <w:rFonts w:ascii=".萍方-简" w:eastAsia=".萍方-简" w:hAnsi=".萍方-简"/>
              <w:lang w:eastAsia="zh-CN"/>
            </w:rPr>
          </w:rPrChange>
        </w:rPr>
      </w:pPr>
      <w:bookmarkStart w:id="949" w:name="_Toc489971192"/>
      <w:r w:rsidRPr="0088676B">
        <w:rPr>
          <w:rFonts w:ascii=".萍方-简" w:eastAsiaTheme="minorEastAsia" w:hAnsi=".萍方-简" w:hint="eastAsia"/>
          <w:lang w:eastAsia="zh-CN"/>
          <w:rPrChange w:id="950"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51" w:author="Microsoft Office User" w:date="2017-08-26T15:42:00Z">
            <w:rPr>
              <w:rFonts w:ascii=".萍方-简" w:eastAsia=".萍方-简" w:hAnsi=".萍方-简" w:hint="eastAsia"/>
              <w:lang w:eastAsia="zh-CN"/>
            </w:rPr>
          </w:rPrChange>
        </w:rPr>
        <w:t>和互助链的使命</w:t>
      </w:r>
      <w:bookmarkEnd w:id="949"/>
    </w:p>
    <w:p w14:paraId="1FA38494" w14:textId="77777777" w:rsidR="00A251DC" w:rsidRPr="0088676B" w:rsidRDefault="00A251DC" w:rsidP="00BD1BDA">
      <w:pPr>
        <w:rPr>
          <w:rFonts w:ascii=".萍方-简" w:eastAsiaTheme="minorEastAsia" w:hAnsi=".萍方-简"/>
          <w:lang w:eastAsia="zh-CN"/>
          <w:rPrChange w:id="95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954"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55" w:author="Microsoft Office User" w:date="2017-08-26T15:42:00Z">
            <w:rPr>
              <w:rFonts w:ascii=".萍方-简" w:eastAsia=".萍方-简" w:hAnsi=".萍方-简" w:hint="eastAsia"/>
              <w:lang w:eastAsia="zh-CN"/>
            </w:rPr>
          </w:rPrChange>
        </w:rPr>
        <w:t>）的使命是使</w:t>
      </w:r>
      <w:r w:rsidRPr="0088676B">
        <w:rPr>
          <w:rFonts w:ascii=".萍方-简" w:eastAsiaTheme="minorEastAsia" w:hAnsi=".萍方-简" w:hint="eastAsia"/>
          <w:lang w:eastAsia="zh-CN"/>
          <w:rPrChange w:id="956" w:author="Microsoft Office User" w:date="2017-08-26T15:42:00Z">
            <w:rPr>
              <w:rFonts w:ascii=".萍方-简" w:eastAsia=".萍方-简" w:hAnsi=".萍方-简" w:hint="eastAsia"/>
              <w:lang w:eastAsia="zh-CN"/>
            </w:rPr>
          </w:rPrChange>
        </w:rPr>
        <w:t>每一个人都能轻松的启动和支持创建全新的基于数字货币的新金融服务和产品的项目。</w:t>
      </w:r>
      <w:r w:rsidR="00BD1BDA" w:rsidRPr="0088676B">
        <w:rPr>
          <w:rFonts w:ascii=".萍方-简" w:eastAsiaTheme="minorEastAsia" w:hAnsi=".萍方-简" w:hint="eastAsia"/>
          <w:lang w:eastAsia="zh-CN"/>
          <w:rPrChange w:id="957" w:author="Microsoft Office User" w:date="2017-08-26T15:42:00Z">
            <w:rPr>
              <w:rFonts w:ascii=".萍方-简" w:eastAsia=".萍方-简" w:hAnsi=".萍方-简" w:hint="eastAsia"/>
              <w:lang w:eastAsia="zh-CN"/>
            </w:rPr>
          </w:rPrChange>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更加快捷高效的融入互助链引擎中，并且建立各自的金融服务区，使得</w:t>
      </w:r>
      <w:r w:rsidR="00BD1BDA"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享受更加丰富的基于数字资产的金融服务，</w:t>
      </w:r>
      <w:r w:rsidR="002D3E19" w:rsidRPr="0088676B">
        <w:rPr>
          <w:rFonts w:ascii=".萍方-简" w:eastAsiaTheme="minorEastAsia" w:hAnsi=".萍方-简"/>
          <w:lang w:eastAsia="zh-CN"/>
          <w:rPrChange w:id="961" w:author="Microsoft Office User" w:date="2017-08-26T15:42:00Z">
            <w:rPr>
              <w:rFonts w:ascii=".萍方-简" w:eastAsia=".萍方-简" w:hAnsi=".萍方-简"/>
              <w:lang w:eastAsia="zh-CN"/>
            </w:rPr>
          </w:rPrChange>
        </w:rPr>
        <w:t xml:space="preserve"> </w:t>
      </w:r>
      <w:r w:rsidR="002D3E19"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比</w:t>
      </w:r>
      <w:r w:rsidR="002D3E19"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lastRenderedPageBreak/>
        <w:t>如保险，个人信贷等等。</w:t>
      </w:r>
      <w:r w:rsidR="00BD1BDA"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更加准确的描述，</w:t>
      </w:r>
      <w:r w:rsidR="002D3E19"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互助链</w:t>
      </w:r>
      <w:r w:rsidR="00BD1BDA" w:rsidRPr="0088676B">
        <w:rPr>
          <w:rFonts w:ascii=".萍方-简" w:eastAsiaTheme="minorEastAsia" w:hAnsi=".萍方-简" w:hint="eastAsia"/>
          <w:lang w:eastAsia="zh-CN"/>
          <w:rPrChange w:id="966" w:author="Microsoft Office User" w:date="2017-08-26T15:42:00Z">
            <w:rPr>
              <w:rFonts w:ascii=".萍方-简" w:eastAsia=".萍方-简" w:hAnsi=".萍方-简" w:hint="eastAsia"/>
              <w:lang w:eastAsia="zh-CN"/>
            </w:rPr>
          </w:rPrChange>
        </w:rPr>
        <w:t>是一个基于区块链的分布式超级金融</w:t>
      </w:r>
      <w:r w:rsidR="002D3E19"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产品及服务</w:t>
      </w:r>
      <w:r w:rsidR="00BD1BDA"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市场。</w:t>
      </w:r>
    </w:p>
    <w:p w14:paraId="5F21D7DD" w14:textId="77777777" w:rsidR="00EF00E3" w:rsidRPr="0088676B" w:rsidRDefault="00EF00E3" w:rsidP="00BD1BDA">
      <w:pPr>
        <w:rPr>
          <w:rFonts w:ascii=".萍方-简" w:eastAsiaTheme="minorEastAsia" w:hAnsi=".萍方-简"/>
          <w:lang w:eastAsia="zh-CN"/>
          <w:rPrChange w:id="969" w:author="Microsoft Office User" w:date="2017-08-26T15:42:00Z">
            <w:rPr>
              <w:rFonts w:ascii=".萍方-简" w:eastAsia=".萍方-简" w:hAnsi=".萍方-简"/>
              <w:lang w:eastAsia="zh-CN"/>
            </w:rPr>
          </w:rPrChange>
        </w:rPr>
      </w:pPr>
    </w:p>
    <w:p w14:paraId="306318AC" w14:textId="77777777" w:rsidR="00063DB2" w:rsidRPr="0088676B" w:rsidRDefault="008118CA" w:rsidP="006400C7">
      <w:pPr>
        <w:pStyle w:val="Heading2"/>
        <w:ind w:left="720" w:hanging="720"/>
        <w:rPr>
          <w:rFonts w:ascii=".萍方-简" w:eastAsiaTheme="minorEastAsia" w:hAnsi=".萍方-简"/>
          <w:lang w:eastAsia="zh-CN"/>
          <w:rPrChange w:id="970" w:author="Microsoft Office User" w:date="2017-08-26T15:42:00Z">
            <w:rPr>
              <w:rFonts w:ascii=".萍方-简" w:eastAsia=".萍方-简" w:hAnsi=".萍方-简"/>
              <w:lang w:eastAsia="zh-CN"/>
            </w:rPr>
          </w:rPrChange>
        </w:rPr>
      </w:pPr>
      <w:bookmarkStart w:id="971" w:name="_Toc489971193"/>
      <w:r w:rsidRPr="0088676B">
        <w:rPr>
          <w:rFonts w:ascii=".萍方-简" w:eastAsiaTheme="minorEastAsia" w:hAnsi=".萍方-简" w:hint="eastAsia"/>
          <w:lang w:eastAsia="zh-CN"/>
          <w:rPrChange w:id="972" w:author="Microsoft Office User" w:date="2017-08-26T15:42:00Z">
            <w:rPr>
              <w:rFonts w:ascii=".萍方-简" w:eastAsia=".萍方-简" w:hAnsi=".萍方-简" w:hint="eastAsia"/>
              <w:lang w:eastAsia="zh-CN"/>
            </w:rPr>
          </w:rPrChange>
        </w:rPr>
        <w:t>互助区块链的</w:t>
      </w:r>
      <w:r w:rsidR="00AC1B9F"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特征</w:t>
      </w:r>
      <w:bookmarkEnd w:id="971"/>
    </w:p>
    <w:p w14:paraId="64B63ABA" w14:textId="77777777" w:rsidR="00C6325E" w:rsidRPr="0088676B" w:rsidRDefault="00A251DC" w:rsidP="00A251DC">
      <w:pPr>
        <w:rPr>
          <w:rFonts w:ascii=".萍方-简" w:eastAsiaTheme="minorEastAsia" w:hAnsi=".萍方-简"/>
          <w:lang w:eastAsia="zh-CN"/>
          <w:rPrChange w:id="9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76"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977"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79" w:author="Microsoft Office User" w:date="2017-08-26T15:42:00Z">
            <w:rPr>
              <w:rFonts w:ascii=".萍方-简" w:eastAsia=".萍方-简" w:hAnsi=".萍方-简" w:hint="eastAsia"/>
              <w:lang w:eastAsia="zh-CN"/>
            </w:rPr>
          </w:rPrChange>
        </w:rPr>
        <w:t>由</w:t>
      </w:r>
      <w:r w:rsidR="00AC1B9F"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互助链价值协议与互助链价值网络组成</w:t>
      </w:r>
      <w:r w:rsidR="006400C7" w:rsidRPr="0088676B">
        <w:rPr>
          <w:rFonts w:ascii=".萍方-简" w:eastAsiaTheme="minorEastAsia" w:hAnsi=".萍方-简" w:hint="eastAsia"/>
          <w:lang w:eastAsia="zh-CN"/>
          <w:rPrChange w:id="981"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82" w:author="Microsoft Office User" w:date="2017-08-26T15:42:00Z">
            <w:rPr>
              <w:rFonts w:ascii=".萍方-简" w:eastAsia=".萍方-简" w:hAnsi=".萍方-简" w:hint="eastAsia"/>
              <w:lang w:eastAsia="zh-CN"/>
            </w:rPr>
          </w:rPrChange>
        </w:rPr>
        <w:t>互助链价值协议包括钱包，信用度和仲裁机制。互助链钱包提供给个人或者机构存贷、兑换、支付、结算等服务，使得互助链链中的金融产品可以通过钱包进行交易和服务。</w:t>
      </w:r>
      <w:r w:rsidR="00C6325E" w:rsidRPr="0088676B">
        <w:rPr>
          <w:rFonts w:ascii=".萍方-简" w:eastAsiaTheme="minorEastAsia" w:hAnsi=".萍方-简"/>
          <w:lang w:eastAsia="zh-CN"/>
          <w:rPrChange w:id="983"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84" w:author="Microsoft Office User" w:date="2017-08-26T15:42:00Z">
            <w:rPr>
              <w:rFonts w:ascii=".萍方-简" w:eastAsia=".萍方-简" w:hAnsi=".萍方-简" w:hint="eastAsia"/>
              <w:lang w:eastAsia="zh-CN"/>
            </w:rPr>
          </w:rPrChange>
        </w:rPr>
        <w:t>同时互助链信用度通过交易和链中行为积累，维持整个互助链交易信用体系。仲裁机制监督所有交易和执行，</w:t>
      </w:r>
      <w:r w:rsidR="001A03A8" w:rsidRPr="0088676B">
        <w:rPr>
          <w:rFonts w:ascii=".萍方-简" w:eastAsiaTheme="minorEastAsia" w:hAnsi=".萍方-简" w:hint="eastAsia"/>
          <w:lang w:eastAsia="zh-CN"/>
          <w:rPrChange w:id="985" w:author="Microsoft Office User" w:date="2017-08-26T15:42:00Z">
            <w:rPr>
              <w:rFonts w:ascii=".萍方-简" w:eastAsia=".萍方-简" w:hAnsi=".萍方-简" w:hint="eastAsia"/>
              <w:lang w:eastAsia="zh-CN"/>
            </w:rPr>
          </w:rPrChange>
        </w:rPr>
        <w:t>并对交易历史和数据进行分析，产生仲裁依据。</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lastRenderedPageBreak/>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77777777" w:rsidR="00E6056D" w:rsidRPr="0088676B" w:rsidRDefault="00E6056D" w:rsidP="00E6056D">
      <w:pPr>
        <w:rPr>
          <w:rFonts w:ascii=".萍方-简" w:eastAsiaTheme="minorEastAsia" w:hAnsi=".萍方-简"/>
          <w:lang w:eastAsia="zh-CN"/>
          <w:rPrChange w:id="98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7" w:author="Microsoft Office User" w:date="2017-08-26T15:42:00Z">
            <w:rPr>
              <w:rFonts w:ascii=".萍方-简" w:eastAsia=".萍方-简" w:hAnsi=".萍方-简" w:hint="eastAsia"/>
              <w:lang w:eastAsia="zh-CN"/>
            </w:rPr>
          </w:rPrChange>
        </w:rPr>
        <w:t>互助链价值网络由金融服务区和商业逻辑组成，通过区块链底层协议将互助链参与的一切交易数据真实源记录通过验证数据分享的开源机制写入到各个节点中</w:t>
      </w:r>
      <w:r w:rsidRPr="0088676B">
        <w:rPr>
          <w:rFonts w:ascii=".萍方-简" w:eastAsiaTheme="minorEastAsia" w:hAnsi=".萍方-简"/>
          <w:lang w:eastAsia="zh-CN"/>
          <w:rPrChange w:id="98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989" w:author="Microsoft Office User" w:date="2017-08-26T15:42:00Z">
            <w:rPr>
              <w:rFonts w:ascii=".萍方-简" w:eastAsia=".萍方-简" w:hAnsi=".萍方-简" w:hint="eastAsia"/>
              <w:lang w:eastAsia="zh-CN"/>
            </w:rPr>
          </w:rPrChange>
        </w:rPr>
        <w:t>让</w:t>
      </w:r>
      <w:r w:rsidR="00495547" w:rsidRPr="0088676B">
        <w:rPr>
          <w:rFonts w:ascii=".萍方-简" w:eastAsiaTheme="minorEastAsia" w:hAnsi=".萍方-简" w:hint="eastAsia"/>
          <w:lang w:eastAsia="zh-CN"/>
          <w:rPrChange w:id="990" w:author="Microsoft Office User" w:date="2017-08-26T15:42:00Z">
            <w:rPr>
              <w:rFonts w:ascii=".萍方-简" w:eastAsia=".萍方-简" w:hAnsi=".萍方-简" w:hint="eastAsia"/>
              <w:lang w:eastAsia="zh-CN"/>
            </w:rPr>
          </w:rPrChange>
        </w:rPr>
        <w:t>真实数据通过智能合约变得更加简单而可靠</w:t>
      </w:r>
      <w:r w:rsidR="00495547" w:rsidRPr="0088676B">
        <w:rPr>
          <w:rFonts w:ascii=".萍方-简" w:eastAsiaTheme="minorEastAsia" w:hAnsi=".萍方-简"/>
          <w:lang w:eastAsia="zh-CN"/>
          <w:rPrChange w:id="991"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92"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93"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并通过共同数据验证机制保证交易的安全和可靠性</w:t>
      </w:r>
      <w:r w:rsidR="00495547" w:rsidRPr="0088676B">
        <w:rPr>
          <w:rFonts w:ascii=".萍方-简" w:eastAsiaTheme="minorEastAsia" w:hAnsi=".萍方-简"/>
          <w:lang w:eastAsia="zh-CN"/>
          <w:rPrChange w:id="995"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我们通过区块链的共享和写入机制</w:t>
      </w:r>
      <w:r w:rsidR="00495547" w:rsidRPr="0088676B">
        <w:rPr>
          <w:rFonts w:ascii=".萍方-简" w:eastAsiaTheme="minorEastAsia" w:hAnsi=".萍方-简"/>
          <w:lang w:eastAsia="zh-CN"/>
          <w:rPrChange w:id="997"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98" w:author="Microsoft Office User" w:date="2017-08-26T15:42:00Z">
            <w:rPr>
              <w:rFonts w:ascii=".萍方-简" w:eastAsia=".萍方-简" w:hAnsi=".萍方-简" w:hint="eastAsia"/>
              <w:lang w:eastAsia="zh-CN"/>
            </w:rPr>
          </w:rPrChange>
        </w:rPr>
        <w:t>形成一个平行于现实世界的可调用</w:t>
      </w:r>
      <w:r w:rsidR="00495547"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1000" w:author="Microsoft Office User" w:date="2017-08-26T15:42:00Z">
            <w:rPr>
              <w:rFonts w:ascii=".萍方-简" w:eastAsia=".萍方-简" w:hAnsi=".萍方-简" w:hint="eastAsia"/>
              <w:lang w:eastAsia="zh-CN"/>
            </w:rPr>
          </w:rPrChange>
        </w:rPr>
        <w:t>可验证的真实区块链金融网络</w:t>
      </w:r>
      <w:r w:rsidR="00495547" w:rsidRPr="0088676B">
        <w:rPr>
          <w:rFonts w:ascii=".萍方-简" w:eastAsiaTheme="minorEastAsia" w:hAnsi=".萍方-简"/>
          <w:lang w:eastAsia="zh-CN"/>
          <w:rPrChange w:id="1001" w:author="Microsoft Office User" w:date="2017-08-26T15:42:00Z">
            <w:rPr>
              <w:rFonts w:ascii=".萍方-简" w:eastAsia=".萍方-简" w:hAnsi=".萍方-简"/>
              <w:lang w:eastAsia="zh-CN"/>
            </w:rPr>
          </w:rPrChange>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lastRenderedPageBreak/>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1F2CFD3" w14:textId="77777777" w:rsidR="00FB29CC" w:rsidRPr="0088676B" w:rsidRDefault="00FB29CC" w:rsidP="00FB29CC">
      <w:pPr>
        <w:rPr>
          <w:rFonts w:ascii=".萍方-简" w:eastAsiaTheme="minorEastAsia" w:hAnsi=".萍方-简"/>
          <w:lang w:eastAsia="zh-CN"/>
          <w:rPrChange w:id="100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3"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100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区块链是一种按照时间顺序将数据区块以顺序相连的方式组合成的一种链式数据结构</w:t>
      </w:r>
      <w:r w:rsidRPr="0088676B">
        <w:rPr>
          <w:rFonts w:ascii=".萍方-简" w:eastAsiaTheme="minorEastAsia" w:hAnsi=".萍方-简"/>
          <w:lang w:eastAsia="zh-CN"/>
          <w:rPrChange w:id="100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由自动化脚本代码组成的智能合约来编程和操作数据的一种全新的分布式基础架构与计算范式。它具有以下特性，</w:t>
      </w:r>
    </w:p>
    <w:p w14:paraId="2B1B9AEF" w14:textId="77777777" w:rsidR="00FB29CC" w:rsidRPr="0088676B" w:rsidRDefault="00652FA3" w:rsidP="009F0864">
      <w:pPr>
        <w:pStyle w:val="ListParagraph"/>
        <w:numPr>
          <w:ilvl w:val="0"/>
          <w:numId w:val="24"/>
        </w:numPr>
        <w:rPr>
          <w:rFonts w:ascii=".萍方-简" w:eastAsiaTheme="minorEastAsia" w:hAnsi=".萍方-简"/>
          <w:lang w:eastAsia="zh-CN"/>
          <w:rPrChange w:id="10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1010"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1011"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1012"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ListParagraph"/>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1016"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18"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ListParagraph"/>
        <w:numPr>
          <w:ilvl w:val="0"/>
          <w:numId w:val="24"/>
        </w:numPr>
        <w:rPr>
          <w:rFonts w:ascii=".萍方-简" w:eastAsiaTheme="minorEastAsia" w:hAnsi=".萍方-简"/>
          <w:lang w:eastAsia="zh-CN"/>
          <w:rPrChange w:id="101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0" w:author="Microsoft Office User" w:date="2017-08-26T15:42:00Z">
            <w:rPr>
              <w:rFonts w:ascii=".萍方-简" w:eastAsia=".萍方-简" w:hAnsi=".萍方-简" w:hint="eastAsia"/>
              <w:lang w:eastAsia="zh-CN"/>
            </w:rPr>
          </w:rPrChange>
        </w:rPr>
        <w:lastRenderedPageBreak/>
        <w:t>源代码开源：区块链网络中设定的共识机制、规则等都可以通过一致的、</w:t>
      </w:r>
      <w:commentRangeStart w:id="1021"/>
      <w:r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开源的源代码进行验证</w:t>
      </w:r>
      <w:commentRangeEnd w:id="1021"/>
      <w:r w:rsidR="006400C7" w:rsidRPr="0088676B">
        <w:rPr>
          <w:rStyle w:val="CommentReference"/>
          <w:rFonts w:eastAsiaTheme="minorEastAsia"/>
          <w:rPrChange w:id="1023" w:author="Microsoft Office User" w:date="2017-08-26T15:42:00Z">
            <w:rPr>
              <w:rStyle w:val="CommentReference"/>
            </w:rPr>
          </w:rPrChange>
        </w:rPr>
        <w:commentReference w:id="1021"/>
      </w:r>
      <w:r w:rsidRPr="0088676B">
        <w:rPr>
          <w:rFonts w:ascii=".萍方-简" w:eastAsiaTheme="minorEastAsia" w:hAnsi=".萍方-简" w:hint="eastAsia"/>
          <w:lang w:eastAsia="zh-CN"/>
          <w:rPrChange w:id="1024"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ListParagraph"/>
        <w:numPr>
          <w:ilvl w:val="0"/>
          <w:numId w:val="24"/>
        </w:numPr>
        <w:rPr>
          <w:rFonts w:ascii=".萍方-简" w:eastAsiaTheme="minorEastAsia" w:hAnsi=".萍方-简"/>
          <w:lang w:eastAsia="zh-CN"/>
          <w:rPrChange w:id="102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6"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ListParagraph"/>
        <w:numPr>
          <w:ilvl w:val="0"/>
          <w:numId w:val="24"/>
        </w:numPr>
        <w:rPr>
          <w:rFonts w:ascii=".萍方-简" w:eastAsiaTheme="minorEastAsia" w:hAnsi=".萍方-简"/>
          <w:lang w:eastAsia="zh-CN"/>
          <w:rPrChange w:id="10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8"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2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30"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31"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1032"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77777777" w:rsidR="0075564A" w:rsidRPr="0088676B" w:rsidRDefault="0075564A" w:rsidP="009F0864">
      <w:pPr>
        <w:pStyle w:val="ListParagraph"/>
        <w:numPr>
          <w:ilvl w:val="0"/>
          <w:numId w:val="24"/>
        </w:numPr>
        <w:rPr>
          <w:rFonts w:ascii=".萍方-简" w:eastAsiaTheme="minorEastAsia" w:hAnsi=".萍方-简"/>
          <w:lang w:eastAsia="zh-CN"/>
          <w:rPrChange w:id="103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34"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35" w:author="Microsoft Office User" w:date="2017-08-26T15:42:00Z">
            <w:rPr>
              <w:rFonts w:ascii=".萍方-简" w:eastAsia=".萍方-简" w:hAnsi=".萍方-简" w:hint="eastAsia"/>
              <w:lang w:eastAsia="zh-CN"/>
            </w:rPr>
          </w:rPrChange>
        </w:rPr>
        <w:t>：包含用户界面的应用，包括但不限于各种加密货币，如以太坊钱包。</w:t>
      </w:r>
      <w:r w:rsidR="00652FA3" w:rsidRPr="0088676B">
        <w:rPr>
          <w:rFonts w:ascii=".萍方-简" w:eastAsiaTheme="minorEastAsia" w:hAnsi=".萍方-简" w:hint="eastAsia"/>
          <w:lang w:eastAsia="zh-CN"/>
          <w:rPrChange w:id="1036" w:author="Microsoft Office User" w:date="2017-08-26T15:42:00Z">
            <w:rPr>
              <w:rFonts w:ascii=".萍方-简" w:eastAsia=".萍方-简" w:hAnsi=".萍方-简" w:hint="eastAsia"/>
              <w:lang w:eastAsia="zh-CN"/>
            </w:rPr>
          </w:rPrChange>
        </w:rPr>
        <w:t>互助链</w:t>
      </w:r>
      <w:r w:rsidR="00902931" w:rsidRPr="0088676B">
        <w:rPr>
          <w:rFonts w:ascii=".萍方-简" w:eastAsiaTheme="minorEastAsia" w:hAnsi=".萍方-简" w:hint="eastAsia"/>
          <w:lang w:eastAsia="zh-CN"/>
          <w:rPrChange w:id="1037"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ListParagraph"/>
        <w:numPr>
          <w:ilvl w:val="0"/>
          <w:numId w:val="24"/>
        </w:numPr>
        <w:rPr>
          <w:rFonts w:ascii=".萍方-简" w:eastAsiaTheme="minorEastAsia" w:hAnsi=".萍方-简"/>
          <w:lang w:eastAsia="zh-CN"/>
          <w:rPrChange w:id="103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39"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40"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41"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42"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043" w:author="Microsoft Office User" w:date="2017-08-26T15:42:00Z">
            <w:rPr>
              <w:rFonts w:ascii="Arial" w:hAnsi="Arial" w:cs="Arial"/>
              <w:sz w:val="20"/>
              <w:szCs w:val="20"/>
              <w:lang w:eastAsia="zh-CN"/>
            </w:rPr>
          </w:rPrChange>
        </w:rPr>
      </w:pPr>
    </w:p>
    <w:p w14:paraId="0A8072AC" w14:textId="77777777" w:rsidR="006B1E27" w:rsidRPr="0088676B" w:rsidRDefault="009744F7" w:rsidP="009744F7">
      <w:pPr>
        <w:pStyle w:val="Heading1"/>
        <w:rPr>
          <w:rFonts w:ascii=".萍方-简" w:eastAsiaTheme="minorEastAsia" w:hAnsi=".萍方-简"/>
          <w:lang w:eastAsia="zh-CN"/>
          <w:rPrChange w:id="1044" w:author="Microsoft Office User" w:date="2017-08-26T15:42:00Z">
            <w:rPr>
              <w:rFonts w:ascii=".萍方-简" w:eastAsia=".萍方-简" w:hAnsi=".萍方-简"/>
              <w:lang w:eastAsia="zh-CN"/>
            </w:rPr>
          </w:rPrChange>
        </w:rPr>
      </w:pPr>
      <w:bookmarkStart w:id="1045" w:name="_Toc489971194"/>
      <w:r w:rsidRPr="0088676B">
        <w:rPr>
          <w:rFonts w:ascii=".萍方-简" w:eastAsiaTheme="minorEastAsia" w:hAnsi=".萍方-简"/>
          <w:lang w:eastAsia="zh-CN"/>
          <w:rPrChange w:id="1046"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系统构架</w:t>
      </w:r>
      <w:bookmarkStart w:id="1048" w:name="_Toc405660669"/>
      <w:bookmarkStart w:id="1049" w:name="_Toc405660863"/>
      <w:bookmarkEnd w:id="1045"/>
    </w:p>
    <w:p w14:paraId="7CBBD964" w14:textId="0CFFD4CB" w:rsidR="00FF1A86" w:rsidRPr="0088676B" w:rsidRDefault="00FF1A86" w:rsidP="006400C7">
      <w:pPr>
        <w:pStyle w:val="Heading2"/>
        <w:ind w:left="720" w:hanging="720"/>
        <w:rPr>
          <w:rFonts w:ascii=".萍方-简" w:eastAsiaTheme="minorEastAsia" w:hAnsi=".萍方-简"/>
          <w:lang w:eastAsia="zh-CN"/>
          <w:rPrChange w:id="1050" w:author="Microsoft Office User" w:date="2017-08-26T15:42:00Z">
            <w:rPr>
              <w:rFonts w:ascii=".萍方-简" w:eastAsia=".萍方-简" w:hAnsi=".萍方-简"/>
              <w:lang w:eastAsia="zh-CN"/>
            </w:rPr>
          </w:rPrChange>
        </w:rPr>
      </w:pPr>
      <w:bookmarkStart w:id="1051" w:name="_Toc489971195"/>
      <w:r w:rsidRPr="0088676B">
        <w:rPr>
          <w:rFonts w:ascii=".萍方-简" w:eastAsiaTheme="minorEastAsia" w:hAnsi=".萍方-简"/>
          <w:lang w:eastAsia="zh-CN"/>
          <w:rPrChange w:id="105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53" w:author="Microsoft Office User" w:date="2017-08-26T15:42:00Z">
            <w:rPr>
              <w:rFonts w:ascii=".萍方-简" w:eastAsia=".萍方-简" w:hAnsi=".萍方-简" w:hint="eastAsia"/>
              <w:lang w:eastAsia="zh-CN"/>
            </w:rPr>
          </w:rPrChange>
        </w:rPr>
        <w:t>的商业</w:t>
      </w:r>
      <w:bookmarkEnd w:id="1051"/>
      <w:r w:rsidR="00A61290" w:rsidRPr="0088676B">
        <w:rPr>
          <w:rFonts w:ascii=".萍方-简" w:eastAsiaTheme="minorEastAsia" w:hAnsi=".萍方-简" w:hint="eastAsia"/>
          <w:lang w:eastAsia="zh-CN"/>
          <w:rPrChange w:id="1054" w:author="Microsoft Office User" w:date="2017-08-26T15:42:00Z">
            <w:rPr>
              <w:rFonts w:ascii=".萍方-简" w:eastAsia=".萍方-简" w:hAnsi=".萍方-简" w:hint="eastAsia"/>
              <w:lang w:eastAsia="zh-CN"/>
            </w:rPr>
          </w:rPrChange>
        </w:rPr>
        <w:t>逻辑引擎</w:t>
      </w:r>
    </w:p>
    <w:p w14:paraId="4D8FD846" w14:textId="77777777" w:rsidR="002C559F" w:rsidRPr="0088676B" w:rsidRDefault="002C559F" w:rsidP="002C559F">
      <w:pPr>
        <w:rPr>
          <w:rFonts w:ascii=".萍方-简" w:eastAsiaTheme="minorEastAsia" w:hAnsi=".萍方-简"/>
          <w:lang w:eastAsia="zh-CN"/>
          <w:rPrChange w:id="105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平台将以互助和对等方式，让用户可以建立自己的金融产品和网络，发起人可以通过平台提供的模板快捷的建立可流通的金融协议，比如保险产品，信贷协议，期权等等。发起人可以指定参与方或者公众发售。同时发起人定义协议的执行方式，以保证参与各方的利益。</w:t>
      </w:r>
      <w:r w:rsidRPr="0088676B">
        <w:rPr>
          <w:rFonts w:ascii=".萍方-简" w:eastAsiaTheme="minorEastAsia" w:hAnsi=".萍方-简"/>
          <w:lang w:eastAsia="zh-CN"/>
          <w:rPrChange w:id="105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8" w:author="Microsoft Office User" w:date="2017-08-26T15:42:00Z">
            <w:rPr>
              <w:rFonts w:ascii=".萍方-简" w:eastAsia=".萍方-简" w:hAnsi=".萍方-简" w:hint="eastAsia"/>
              <w:lang w:eastAsia="zh-CN"/>
            </w:rPr>
          </w:rPrChange>
        </w:rPr>
        <w:t>一旦完成，这款协议可以作为金融产品应用到互助链中，并通过互助链公告板发送给公众或者指定方。如果有用户参与，金融协议即刻</w:t>
      </w:r>
      <w:r w:rsidRPr="0088676B">
        <w:rPr>
          <w:rFonts w:ascii=".萍方-简" w:eastAsiaTheme="minorEastAsia" w:hAnsi=".萍方-简"/>
          <w:lang w:eastAsia="zh-CN"/>
          <w:rPrChange w:id="105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77777777" w:rsidR="002C559F" w:rsidRPr="0088676B" w:rsidRDefault="002C559F" w:rsidP="002C559F">
      <w:pPr>
        <w:pStyle w:val="ListParagraph"/>
        <w:numPr>
          <w:ilvl w:val="0"/>
          <w:numId w:val="29"/>
        </w:numPr>
        <w:rPr>
          <w:rFonts w:ascii=".萍方-简" w:eastAsiaTheme="minorEastAsia" w:hAnsi=".萍方-简"/>
          <w:lang w:eastAsia="zh-CN"/>
          <w:rPrChange w:id="106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063"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064"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6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66" w:author="Microsoft Office User" w:date="2017-08-26T15:42:00Z">
            <w:rPr>
              <w:rFonts w:ascii=".萍方-简" w:eastAsia=".萍方-简" w:hAnsi=".萍方-简" w:hint="eastAsia"/>
              <w:lang w:eastAsia="zh-CN"/>
            </w:rPr>
          </w:rPrChange>
        </w:rPr>
        <w:t>发起人可以定义互助链流通资产和金融协议。对于保险业来说，发起人可以设计一款保险产品的属性和内容作为链中流通资产。</w:t>
      </w:r>
    </w:p>
    <w:p w14:paraId="2AAD92B0" w14:textId="77777777" w:rsidR="002C559F" w:rsidRPr="0088676B" w:rsidRDefault="002C559F" w:rsidP="002C559F">
      <w:pPr>
        <w:pStyle w:val="ListParagraph"/>
        <w:numPr>
          <w:ilvl w:val="0"/>
          <w:numId w:val="29"/>
        </w:numPr>
        <w:rPr>
          <w:rFonts w:ascii=".萍方-简" w:eastAsiaTheme="minorEastAsia" w:hAnsi=".萍方-简"/>
          <w:lang w:eastAsia="zh-CN"/>
          <w:rPrChange w:id="10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8"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069"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070" w:author="Microsoft Office User" w:date="2017-08-26T15:42:00Z">
            <w:rPr>
              <w:rFonts w:ascii=".萍方-简" w:eastAsia=".萍方-简" w:hAnsi=".萍方-简" w:hint="eastAsia"/>
              <w:lang w:eastAsia="zh-CN"/>
            </w:rPr>
          </w:rPrChange>
        </w:rPr>
        <w:t>：发起人定义协议或者产品的参与方，可以是对公众，群体或者互助链中的个人发售。</w:t>
      </w:r>
    </w:p>
    <w:p w14:paraId="5FE12F65" w14:textId="77777777" w:rsidR="002C559F" w:rsidRPr="0088676B" w:rsidRDefault="002C559F" w:rsidP="002C559F">
      <w:pPr>
        <w:pStyle w:val="ListParagraph"/>
        <w:numPr>
          <w:ilvl w:val="0"/>
          <w:numId w:val="29"/>
        </w:numPr>
        <w:rPr>
          <w:rFonts w:ascii=".萍方-简" w:eastAsiaTheme="minorEastAsia" w:hAnsi=".萍方-简"/>
          <w:lang w:eastAsia="zh-CN"/>
          <w:rPrChange w:id="107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2"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073"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77777777" w:rsidR="002C559F" w:rsidRPr="0088676B" w:rsidRDefault="002C559F" w:rsidP="002C559F">
      <w:pPr>
        <w:pStyle w:val="ListParagraph"/>
        <w:numPr>
          <w:ilvl w:val="0"/>
          <w:numId w:val="29"/>
        </w:numPr>
        <w:rPr>
          <w:rFonts w:ascii=".萍方-简" w:eastAsiaTheme="minorEastAsia" w:hAnsi=".萍方-简"/>
          <w:lang w:eastAsia="zh-CN"/>
          <w:rPrChange w:id="10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6"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077"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金融产品或者协议的执行方式，这是各个金融产品在互助连中的核心交易流程以及保证，以智能合约的形式在互助链中执行。</w:t>
      </w:r>
    </w:p>
    <w:p w14:paraId="36652CDC" w14:textId="77777777" w:rsidR="002C559F" w:rsidRPr="0088676B" w:rsidRDefault="002C559F" w:rsidP="002C559F">
      <w:pPr>
        <w:pStyle w:val="ListParagraph"/>
        <w:numPr>
          <w:ilvl w:val="0"/>
          <w:numId w:val="29"/>
        </w:numPr>
        <w:rPr>
          <w:rFonts w:ascii=".萍方-简" w:eastAsiaTheme="minorEastAsia" w:hAnsi=".萍方-简"/>
          <w:lang w:eastAsia="zh-CN"/>
          <w:rPrChange w:id="107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081"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ListParagraph"/>
        <w:rPr>
          <w:rFonts w:eastAsiaTheme="minorEastAsia"/>
          <w:lang w:eastAsia="zh-CN"/>
        </w:rPr>
      </w:pPr>
    </w:p>
    <w:p w14:paraId="02FCE0CD" w14:textId="77777777" w:rsidR="00061922" w:rsidRPr="0088676B" w:rsidRDefault="00061922" w:rsidP="006400C7">
      <w:pPr>
        <w:rPr>
          <w:rFonts w:eastAsiaTheme="minorEastAsia"/>
          <w:lang w:eastAsia="zh-CN"/>
        </w:rPr>
      </w:pPr>
    </w:p>
    <w:p w14:paraId="3A48C1AF" w14:textId="77777777" w:rsidR="00061922" w:rsidRPr="0088676B" w:rsidRDefault="00061922" w:rsidP="006400C7">
      <w:pPr>
        <w:rPr>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04A0959E" w:rsidR="00061922" w:rsidRPr="0088676B" w:rsidRDefault="006A6F23" w:rsidP="006400C7">
      <w:pPr>
        <w:rPr>
          <w:rFonts w:eastAsiaTheme="minorEastAsia"/>
          <w:lang w:eastAsia="zh-CN"/>
        </w:rPr>
      </w:pPr>
      <w:r w:rsidRPr="00DE6D50">
        <w:rPr>
          <w:rFonts w:eastAsiaTheme="minorEastAsia"/>
          <w:noProof/>
          <w:lang w:eastAsia="zh-CN"/>
        </w:rPr>
        <w:lastRenderedPageBreak/>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Pr="0088676B" w:rsidRDefault="00061922" w:rsidP="006400C7">
      <w:pPr>
        <w:rPr>
          <w:rFonts w:eastAsiaTheme="minorEastAsia"/>
          <w:lang w:eastAsia="zh-CN"/>
        </w:rPr>
      </w:pPr>
    </w:p>
    <w:p w14:paraId="4E0928F4" w14:textId="28085964" w:rsidR="006A6F23" w:rsidRPr="0088676B" w:rsidRDefault="006A6F23" w:rsidP="006A6F23">
      <w:pPr>
        <w:pStyle w:val="Heading2"/>
        <w:ind w:left="720" w:hanging="720"/>
        <w:rPr>
          <w:rFonts w:ascii=".萍方-简" w:eastAsiaTheme="minorEastAsia" w:hAnsi=".萍方-简"/>
          <w:lang w:eastAsia="zh-CN"/>
          <w:rPrChange w:id="108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84"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5" w:author="Microsoft Office User" w:date="2017-08-26T15:42:00Z">
            <w:rPr>
              <w:rFonts w:ascii=".萍方-简" w:eastAsia=".萍方-简" w:hAnsi=".萍方-简" w:hint="eastAsia"/>
              <w:lang w:eastAsia="zh-CN"/>
            </w:rPr>
          </w:rPrChange>
        </w:rPr>
        <w:t>的区块链中间件</w:t>
      </w:r>
    </w:p>
    <w:p w14:paraId="684B8C98" w14:textId="717A37AA" w:rsidR="00061922" w:rsidRPr="0088676B" w:rsidRDefault="006A6F23" w:rsidP="006400C7">
      <w:pPr>
        <w:rPr>
          <w:rFonts w:ascii=".萍方-简" w:eastAsiaTheme="minorEastAsia" w:hAnsi=".萍方-简"/>
          <w:lang w:eastAsia="zh-CN"/>
          <w:rPrChange w:id="1086"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87"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8" w:author="Microsoft Office User" w:date="2017-08-26T15:42:00Z">
            <w:rPr>
              <w:rFonts w:ascii=".萍方-简" w:eastAsia=".萍方-简" w:hAnsi=".萍方-简" w:hint="eastAsia"/>
              <w:lang w:eastAsia="zh-CN"/>
            </w:rPr>
          </w:rPrChange>
        </w:rPr>
        <w:t>区块链中间件是帮助企业和商业用户创建，设计，定制，运营自己的互助链而使用的企业级区块链应用产品。在</w:t>
      </w:r>
      <w:r w:rsidR="00DB6205" w:rsidRPr="0088676B">
        <w:rPr>
          <w:rFonts w:ascii=".萍方-简" w:eastAsiaTheme="minorEastAsia" w:hAnsi=".萍方-简" w:hint="eastAsia"/>
          <w:lang w:eastAsia="zh-CN"/>
          <w:rPrChange w:id="1089"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价值网络搭建起来并运营后，当一个完全的去中心化方式的价值网络不一定需要区块链中间件就能自己存在，但是大量的企业用户回因为有区块链中间件而大大的降低研发和运营成本，提高价值网络流转效率。</w:t>
      </w:r>
    </w:p>
    <w:p w14:paraId="355D97F5" w14:textId="77777777" w:rsidR="00156B04" w:rsidRPr="0088676B" w:rsidRDefault="00156B04" w:rsidP="006400C7">
      <w:pPr>
        <w:rPr>
          <w:rFonts w:eastAsiaTheme="minorEastAsia"/>
          <w:lang w:eastAsia="zh-CN"/>
        </w:rPr>
      </w:pPr>
    </w:p>
    <w:p w14:paraId="629B6BB1" w14:textId="77777777" w:rsidR="009744F7" w:rsidRPr="0088676B" w:rsidRDefault="00BD72D7" w:rsidP="006400C7">
      <w:pPr>
        <w:pStyle w:val="Heading2"/>
        <w:ind w:left="720" w:hanging="720"/>
        <w:rPr>
          <w:rFonts w:ascii=".萍方-简" w:eastAsiaTheme="minorEastAsia" w:hAnsi=".萍方-简"/>
          <w:lang w:eastAsia="zh-CN"/>
          <w:rPrChange w:id="1090" w:author="Microsoft Office User" w:date="2017-08-26T15:42:00Z">
            <w:rPr>
              <w:rFonts w:ascii=".萍方-简" w:eastAsia=".萍方-简" w:hAnsi=".萍方-简"/>
              <w:lang w:eastAsia="zh-CN"/>
            </w:rPr>
          </w:rPrChange>
        </w:rPr>
      </w:pPr>
      <w:bookmarkStart w:id="1091" w:name="_Toc489971196"/>
      <w:r w:rsidRPr="0088676B">
        <w:rPr>
          <w:rFonts w:ascii=".萍方-简" w:eastAsiaTheme="minorEastAsia" w:hAnsi=".萍方-简"/>
          <w:lang w:eastAsia="zh-CN"/>
          <w:rPrChange w:id="109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93" w:author="Microsoft Office User" w:date="2017-08-26T15:42:00Z">
            <w:rPr>
              <w:rFonts w:ascii=".萍方-简" w:eastAsia=".萍方-简" w:hAnsi=".萍方-简" w:hint="eastAsia"/>
              <w:lang w:eastAsia="zh-CN"/>
            </w:rPr>
          </w:rPrChange>
        </w:rPr>
        <w:t>链式结构</w:t>
      </w:r>
      <w:bookmarkEnd w:id="1091"/>
    </w:p>
    <w:p w14:paraId="7F7F4F65" w14:textId="77777777" w:rsidR="00312BF3" w:rsidRPr="0088676B" w:rsidRDefault="00312BF3" w:rsidP="006400C7">
      <w:pPr>
        <w:rPr>
          <w:rFonts w:ascii=".萍方-简" w:eastAsiaTheme="minorEastAsia" w:hAnsi=".萍方-简"/>
          <w:lang w:eastAsia="zh-CN"/>
          <w:rPrChange w:id="1094"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95"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96"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097"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ListParagraph"/>
        <w:numPr>
          <w:ilvl w:val="0"/>
          <w:numId w:val="21"/>
        </w:numPr>
        <w:rPr>
          <w:rFonts w:ascii=".萍方-简" w:eastAsiaTheme="minorEastAsia" w:hAnsi=".萍方-简"/>
          <w:lang w:eastAsia="zh-CN"/>
          <w:rPrChange w:id="109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99"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100"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101"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ListParagraph"/>
        <w:numPr>
          <w:ilvl w:val="0"/>
          <w:numId w:val="21"/>
        </w:numPr>
        <w:rPr>
          <w:rFonts w:ascii=".萍方-简" w:eastAsiaTheme="minorEastAsia" w:hAnsi=".萍方-简"/>
          <w:lang w:eastAsia="zh-CN"/>
          <w:rPrChange w:id="110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03"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104"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105"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ListParagraph"/>
        <w:numPr>
          <w:ilvl w:val="0"/>
          <w:numId w:val="21"/>
        </w:numPr>
        <w:rPr>
          <w:rFonts w:ascii=".萍方-简" w:eastAsiaTheme="minorEastAsia" w:hAnsi=".萍方-简"/>
          <w:lang w:eastAsia="zh-CN"/>
          <w:rPrChange w:id="11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07"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108"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109"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ListParagraph"/>
        <w:rPr>
          <w:rFonts w:asciiTheme="minorEastAsia" w:eastAsiaTheme="minorEastAsia" w:hAnsiTheme="minorEastAsia"/>
          <w:lang w:eastAsia="zh-CN"/>
        </w:rPr>
      </w:pPr>
    </w:p>
    <w:p w14:paraId="5B792BA5" w14:textId="77777777" w:rsidR="00BD72D7" w:rsidRPr="0088676B" w:rsidRDefault="00312BF3" w:rsidP="009744F7">
      <w:pPr>
        <w:rPr>
          <w:rFonts w:eastAsiaTheme="minorEastAsia"/>
          <w:lang w:eastAsia="zh-CN"/>
          <w:rPrChange w:id="1110" w:author="Microsoft Office User" w:date="2017-08-26T15:42:00Z">
            <w:rPr>
              <w:lang w:eastAsia="zh-CN"/>
            </w:rPr>
          </w:rPrChange>
        </w:rPr>
      </w:pPr>
      <w:r w:rsidRPr="0088676B">
        <w:rPr>
          <w:rFonts w:eastAsiaTheme="minorEastAsia"/>
          <w:noProof/>
          <w:lang w:eastAsia="zh-CN"/>
          <w:rPrChange w:id="1111" w:author="Microsoft Office User" w:date="2017-08-26T15:42:00Z">
            <w:rPr>
              <w:noProof/>
              <w:lang w:eastAsia="zh-CN"/>
            </w:rPr>
          </w:rPrChange>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77777777" w:rsidR="00B90262" w:rsidRPr="0088676B" w:rsidRDefault="00B90262" w:rsidP="006400C7">
      <w:pPr>
        <w:pStyle w:val="Heading2"/>
        <w:ind w:left="720" w:hanging="720"/>
        <w:rPr>
          <w:rFonts w:ascii=".萍方-简" w:eastAsiaTheme="minorEastAsia" w:hAnsi=".萍方-简"/>
          <w:lang w:eastAsia="zh-CN"/>
          <w:rPrChange w:id="1112" w:author="Microsoft Office User" w:date="2017-08-26T15:42:00Z">
            <w:rPr>
              <w:rFonts w:ascii=".萍方-简" w:eastAsia=".萍方-简" w:hAnsi=".萍方-简"/>
              <w:lang w:eastAsia="zh-CN"/>
            </w:rPr>
          </w:rPrChange>
        </w:rPr>
      </w:pPr>
      <w:bookmarkStart w:id="1113" w:name="_Toc489971197"/>
      <w:r w:rsidRPr="0088676B">
        <w:rPr>
          <w:rFonts w:ascii=".萍方-简" w:eastAsiaTheme="minorEastAsia" w:hAnsi=".萍方-简"/>
          <w:lang w:eastAsia="zh-CN"/>
          <w:rPrChange w:id="1114" w:author="Microsoft Office User" w:date="2017-08-26T15:42:00Z">
            <w:rPr>
              <w:rFonts w:ascii=".萍方-简" w:eastAsia=".萍方-简" w:hAnsi=".萍方-简"/>
              <w:lang w:eastAsia="zh-CN"/>
            </w:rPr>
          </w:rPrChange>
        </w:rPr>
        <w:lastRenderedPageBreak/>
        <w:t>Mutual Chain</w:t>
      </w:r>
      <w:r w:rsidRPr="0088676B">
        <w:rPr>
          <w:rFonts w:ascii=".萍方-简" w:eastAsiaTheme="minorEastAsia" w:hAnsi=".萍方-简" w:hint="eastAsia"/>
          <w:lang w:eastAsia="zh-CN"/>
          <w:rPrChange w:id="1115" w:author="Microsoft Office User" w:date="2017-08-26T15:42:00Z">
            <w:rPr>
              <w:rFonts w:ascii=".萍方-简" w:eastAsia=".萍方-简" w:hAnsi=".萍方-简" w:hint="eastAsia"/>
              <w:lang w:eastAsia="zh-CN"/>
            </w:rPr>
          </w:rPrChange>
        </w:rPr>
        <w:t>系统实现</w:t>
      </w:r>
      <w:r w:rsidRPr="0088676B">
        <w:rPr>
          <w:rFonts w:ascii=".萍方-简" w:eastAsiaTheme="minorEastAsia" w:hAnsi=".萍方-简"/>
          <w:lang w:eastAsia="zh-CN"/>
          <w:rPrChange w:id="1116" w:author="Microsoft Office User" w:date="2017-08-26T15:42:00Z">
            <w:rPr>
              <w:rFonts w:ascii=".萍方-简" w:eastAsia=".萍方-简" w:hAnsi=".萍方-简"/>
              <w:lang w:eastAsia="zh-CN"/>
            </w:rPr>
          </w:rPrChange>
        </w:rPr>
        <w:t xml:space="preserve"> </w:t>
      </w:r>
      <w:r w:rsidRPr="0088676B">
        <w:rPr>
          <w:rFonts w:ascii=".萍方-简" w:eastAsiaTheme="minorEastAsia" w:hAnsi=".萍方-简" w:cs="Arial Unicode MS" w:hint="eastAsia"/>
          <w:cs/>
          <w:lang w:eastAsia="zh-CN" w:bidi="mr-IN"/>
          <w:rPrChange w:id="1117" w:author="Microsoft Office User" w:date="2017-08-26T15:42:00Z">
            <w:rPr>
              <w:rFonts w:ascii=".萍方-简" w:eastAsia=".萍方-简" w:hAnsi=".萍方-简" w:cs="Arial Unicode MS" w:hint="eastAsia"/>
              <w:cs/>
              <w:lang w:eastAsia="zh-CN" w:bidi="mr-IN"/>
            </w:rPr>
          </w:rPrChange>
        </w:rPr>
        <w:t>–</w:t>
      </w:r>
      <w:r w:rsidRPr="0088676B">
        <w:rPr>
          <w:rFonts w:ascii=".萍方-简" w:eastAsiaTheme="minorEastAsia" w:hAnsi=".萍方-简"/>
          <w:lang w:eastAsia="zh-CN"/>
          <w:rPrChange w:id="111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19" w:author="Microsoft Office User" w:date="2017-08-26T15:42:00Z">
            <w:rPr>
              <w:rFonts w:ascii=".萍方-简" w:eastAsia=".萍方-简" w:hAnsi=".萍方-简" w:hint="eastAsia"/>
              <w:lang w:eastAsia="zh-CN"/>
            </w:rPr>
          </w:rPrChange>
        </w:rPr>
        <w:t>数字资产计算理论设计原理</w:t>
      </w:r>
      <w:bookmarkEnd w:id="1113"/>
    </w:p>
    <w:p w14:paraId="42A98957" w14:textId="77777777" w:rsidR="00B90262" w:rsidRPr="0088676B" w:rsidRDefault="00B90262" w:rsidP="00B90262">
      <w:pPr>
        <w:rPr>
          <w:rFonts w:eastAsiaTheme="minorEastAsia"/>
          <w:sz w:val="28"/>
          <w:szCs w:val="28"/>
          <w:lang w:eastAsia="zh-CN"/>
          <w:rPrChange w:id="1120"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121" w:author="Microsoft Office User" w:date="2017-08-26T15:42:00Z">
            <w:rPr>
              <w:rFonts w:ascii="Microsoft YaHei" w:eastAsia="Microsoft YaHei" w:hAnsi="Microsoft YaHei" w:cs="Microsoft YaHei" w:hint="eastAsia"/>
              <w:sz w:val="28"/>
              <w:szCs w:val="28"/>
              <w:lang w:eastAsia="zh-CN"/>
            </w:rPr>
          </w:rPrChange>
        </w:rPr>
        <w:t>（</w:t>
      </w:r>
      <w:r w:rsidRPr="0088676B">
        <w:rPr>
          <w:rFonts w:eastAsiaTheme="minorEastAsia"/>
          <w:sz w:val="28"/>
          <w:szCs w:val="28"/>
          <w:lang w:eastAsia="zh-CN"/>
          <w:rPrChange w:id="1122" w:author="Microsoft Office User" w:date="2017-08-26T15:42:00Z">
            <w:rPr>
              <w:sz w:val="28"/>
              <w:szCs w:val="28"/>
              <w:lang w:eastAsia="zh-CN"/>
            </w:rPr>
          </w:rPrChange>
        </w:rPr>
        <w:t>Mutual Chain</w:t>
      </w:r>
      <w:r w:rsidRPr="0088676B">
        <w:rPr>
          <w:rFonts w:ascii="Microsoft YaHei" w:eastAsiaTheme="minorEastAsia" w:hAnsi="Microsoft YaHei" w:cs="Microsoft YaHei" w:hint="eastAsia"/>
          <w:sz w:val="28"/>
          <w:szCs w:val="28"/>
          <w:lang w:eastAsia="zh-CN"/>
          <w:rPrChange w:id="1123"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7777777" w:rsidR="00061922" w:rsidRPr="0088676B" w:rsidRDefault="00B90262" w:rsidP="00061922">
      <w:pPr>
        <w:rPr>
          <w:rFonts w:eastAsiaTheme="minorEastAsia"/>
          <w:lang w:eastAsia="zh-CN"/>
          <w:rPrChange w:id="1124" w:author="Microsoft Office User" w:date="2017-08-26T15:42:00Z">
            <w:rPr>
              <w:lang w:eastAsia="zh-CN"/>
            </w:rPr>
          </w:rPrChange>
        </w:rPr>
      </w:pPr>
      <w:r w:rsidRPr="0088676B">
        <w:rPr>
          <w:rFonts w:eastAsiaTheme="minorEastAsia"/>
          <w:lang w:eastAsia="zh-CN"/>
          <w:rPrChange w:id="1125" w:author="Microsoft Office User" w:date="2017-08-26T15:42:00Z">
            <w:rPr>
              <w:lang w:eastAsia="zh-CN"/>
            </w:rPr>
          </w:rPrChange>
        </w:rPr>
        <w:t>Mutual Chain</w:t>
      </w:r>
      <w:r w:rsidRPr="0088676B">
        <w:rPr>
          <w:rFonts w:ascii="Microsoft YaHei" w:eastAsiaTheme="minorEastAsia" w:hAnsi="Microsoft YaHei" w:cs="Microsoft YaHei" w:hint="eastAsia"/>
          <w:lang w:eastAsia="zh-CN"/>
          <w:rPrChange w:id="1126"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127" w:author="Microsoft Office User" w:date="2017-08-26T15:42:00Z">
            <w:rPr>
              <w:rFonts w:ascii="Microsoft YaHei" w:eastAsia="Microsoft YaHei" w:hAnsi="Microsoft YaHei" w:cs="Microsoft YaHei"/>
              <w:lang w:eastAsia="zh-CN"/>
            </w:rPr>
          </w:rPrChange>
        </w:rPr>
        <w:t xml:space="preserve"> </w:t>
      </w:r>
      <w:r w:rsidR="00061922" w:rsidRPr="0088676B">
        <w:rPr>
          <w:rFonts w:eastAsiaTheme="minorEastAsia"/>
          <w:lang w:eastAsia="zh-CN"/>
          <w:rPrChange w:id="1128" w:author="Microsoft Office User" w:date="2017-08-26T15:42:00Z">
            <w:rPr>
              <w:lang w:eastAsia="zh-CN"/>
            </w:rPr>
          </w:rPrChange>
        </w:rPr>
        <w:t xml:space="preserve">- Deterministic Finite State Machine (DFSM)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129"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130"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131"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132"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133"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34"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135"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36"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137" w:author="Microsoft Office User" w:date="2017-08-26T15:42:00Z">
            <w:rPr>
              <w:lang w:eastAsia="zh-CN"/>
            </w:rPr>
          </w:rPrChange>
        </w:rPr>
      </w:pPr>
      <w:r w:rsidRPr="0088676B">
        <w:rPr>
          <w:rFonts w:eastAsiaTheme="minorEastAsia"/>
          <w:lang w:eastAsia="zh-CN"/>
          <w:rPrChange w:id="1138"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39"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140"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141"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142" w:author="Microsoft Office User" w:date="2017-08-26T15:42:00Z">
            <w:rPr>
              <w:lang w:eastAsia="zh-CN"/>
            </w:rPr>
          </w:rPrChange>
        </w:rPr>
        <w:t>(</w:t>
      </w:r>
      <w:r w:rsidRPr="0088676B">
        <w:rPr>
          <w:rFonts w:ascii="Microsoft YaHei" w:eastAsiaTheme="minorEastAsia" w:hAnsi="Microsoft YaHei" w:cs="Microsoft YaHei" w:hint="eastAsia"/>
          <w:lang w:eastAsia="zh-CN"/>
          <w:rPrChange w:id="1143"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144"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145"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146"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147" w:author="Microsoft Office User" w:date="2017-08-26T15:42:00Z">
            <w:rPr>
              <w:lang w:eastAsia="zh-CN"/>
            </w:rPr>
          </w:rPrChange>
        </w:rPr>
      </w:pPr>
      <w:r w:rsidRPr="0088676B">
        <w:rPr>
          <w:rFonts w:eastAsiaTheme="minorEastAsia"/>
          <w:lang w:eastAsia="zh-CN"/>
          <w:rPrChange w:id="1148"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149"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150"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51"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152" w:author="Microsoft Office User" w:date="2017-08-26T15:42:00Z">
            <w:rPr>
              <w:lang w:eastAsia="zh-CN"/>
            </w:rPr>
          </w:rPrChange>
        </w:rPr>
      </w:pPr>
      <w:r w:rsidRPr="0088676B">
        <w:rPr>
          <w:rFonts w:eastAsiaTheme="minorEastAsia"/>
          <w:lang w:eastAsia="zh-CN"/>
          <w:rPrChange w:id="1153"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54"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155"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56"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157"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158"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159"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60"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161"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162" w:author="Microsoft Office User" w:date="2017-08-26T15:42:00Z">
            <w:rPr>
              <w:lang w:eastAsia="zh-CN"/>
            </w:rPr>
          </w:rPrChange>
        </w:rPr>
      </w:pPr>
      <w:r w:rsidRPr="0088676B">
        <w:rPr>
          <w:rFonts w:eastAsiaTheme="minorEastAsia"/>
          <w:lang w:eastAsia="zh-CN"/>
          <w:rPrChange w:id="1163"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164"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165"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66" w:author="Microsoft Office User" w:date="2017-08-26T15:42:00Z">
            <w:rPr>
              <w:rFonts w:ascii="Microsoft YaHei" w:eastAsia="Microsoft YaHei" w:hAnsi="Microsoft YaHei" w:cs="Microsoft YaHei" w:hint="eastAsia"/>
              <w:lang w:eastAsia="zh-CN"/>
            </w:rPr>
          </w:rPrChange>
        </w:rPr>
        <w:t>的一个子集</w:t>
      </w:r>
    </w:p>
    <w:p w14:paraId="51ECDA1B" w14:textId="77777777" w:rsidR="00B90262" w:rsidRPr="0088676B" w:rsidRDefault="00976088" w:rsidP="00B90262">
      <w:pPr>
        <w:rPr>
          <w:rFonts w:eastAsiaTheme="minorEastAsia"/>
          <w:lang w:eastAsia="zh-CN"/>
          <w:rPrChange w:id="1167" w:author="Microsoft Office User" w:date="2017-08-26T15:42:00Z">
            <w:rPr>
              <w:lang w:eastAsia="zh-CN"/>
            </w:rPr>
          </w:rPrChange>
        </w:rPr>
      </w:pPr>
      <w:r w:rsidRPr="0088676B">
        <w:rPr>
          <w:rFonts w:eastAsiaTheme="minorEastAsia"/>
          <w:noProof/>
          <w:lang w:eastAsia="zh-CN"/>
          <w:rPrChange w:id="1168" w:author="Microsoft Office User" w:date="2017-08-26T15:42:00Z">
            <w:rPr>
              <w:noProof/>
              <w:lang w:eastAsia="zh-CN"/>
            </w:rPr>
          </w:rPrChange>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Pr="0088676B" w:rsidRDefault="00976088" w:rsidP="00976088">
      <w:pPr>
        <w:jc w:val="center"/>
        <w:rPr>
          <w:rFonts w:eastAsiaTheme="minorEastAsia"/>
          <w:b/>
          <w:bCs/>
          <w:lang w:eastAsia="zh-CN"/>
          <w:rPrChange w:id="1169" w:author="Microsoft Office User" w:date="2017-08-26T15:42:00Z">
            <w:rPr>
              <w:b/>
              <w:bCs/>
              <w:lang w:eastAsia="zh-CN"/>
            </w:rPr>
          </w:rPrChange>
        </w:rPr>
      </w:pPr>
    </w:p>
    <w:p w14:paraId="491BC25F" w14:textId="77777777" w:rsidR="00976088" w:rsidRPr="0088676B" w:rsidRDefault="00976088" w:rsidP="00976088">
      <w:pPr>
        <w:rPr>
          <w:rFonts w:eastAsiaTheme="minorEastAsia"/>
          <w:lang w:eastAsia="zh-CN"/>
          <w:rPrChange w:id="1170" w:author="Microsoft Office User" w:date="2017-08-26T15:42:00Z">
            <w:rPr>
              <w:lang w:eastAsia="zh-CN"/>
            </w:rPr>
          </w:rPrChange>
        </w:rPr>
      </w:pPr>
      <w:r w:rsidRPr="0088676B">
        <w:rPr>
          <w:rFonts w:eastAsiaTheme="minorEastAsia"/>
          <w:b/>
          <w:bCs/>
          <w:lang w:eastAsia="zh-CN"/>
          <w:rPrChange w:id="1171" w:author="Microsoft Office User" w:date="2017-08-26T15:42:00Z">
            <w:rPr>
              <w:b/>
              <w:bCs/>
              <w:lang w:eastAsia="zh-CN"/>
            </w:rPr>
          </w:rPrChange>
        </w:rPr>
        <w:t>MChain</w:t>
      </w:r>
      <w:r w:rsidRPr="0088676B">
        <w:rPr>
          <w:rFonts w:ascii="Microsoft YaHei" w:eastAsiaTheme="minorEastAsia" w:hAnsi="Microsoft YaHei" w:cs="Microsoft YaHei" w:hint="eastAsia"/>
          <w:b/>
          <w:bCs/>
          <w:lang w:eastAsia="zh-CN"/>
          <w:rPrChange w:id="1172"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173" w:author="Microsoft Office User" w:date="2017-08-26T15:42:00Z">
            <w:rPr>
              <w:lang w:eastAsia="zh-CN"/>
            </w:rPr>
          </w:rPrChange>
        </w:rPr>
      </w:pPr>
      <w:r w:rsidRPr="0088676B">
        <w:rPr>
          <w:rFonts w:eastAsiaTheme="minorEastAsia"/>
          <w:noProof/>
          <w:lang w:eastAsia="zh-CN"/>
          <w:rPrChange w:id="1174"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Pr="0088676B" w:rsidRDefault="00986E9C" w:rsidP="00986E9C">
      <w:pPr>
        <w:pStyle w:val="Heading1"/>
        <w:numPr>
          <w:ilvl w:val="0"/>
          <w:numId w:val="0"/>
        </w:numPr>
        <w:ind w:left="547"/>
        <w:jc w:val="center"/>
        <w:rPr>
          <w:rFonts w:eastAsiaTheme="minorEastAsia"/>
          <w:lang w:eastAsia="zh-CN"/>
          <w:rPrChange w:id="1175" w:author="Microsoft Office User" w:date="2017-08-26T15:42:00Z">
            <w:rPr>
              <w:lang w:eastAsia="zh-CN"/>
            </w:rPr>
          </w:rPrChange>
        </w:rPr>
      </w:pPr>
      <w:bookmarkStart w:id="1176" w:name="_Toc489971198"/>
      <w:r w:rsidRPr="0088676B">
        <w:rPr>
          <w:rFonts w:eastAsiaTheme="minorEastAsia"/>
          <w:b w:val="0"/>
          <w:bCs w:val="0"/>
          <w:noProof/>
          <w:lang w:eastAsia="zh-CN"/>
          <w:rPrChange w:id="1177" w:author="Microsoft Office User" w:date="2017-08-26T15:42:00Z">
            <w:rPr>
              <w:b w:val="0"/>
              <w:bCs w:val="0"/>
              <w:noProof/>
              <w:lang w:eastAsia="zh-CN"/>
            </w:rPr>
          </w:rPrChange>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76"/>
    </w:p>
    <w:p w14:paraId="3128637B" w14:textId="77777777" w:rsidR="00986E9C" w:rsidRPr="0088676B" w:rsidRDefault="00986E9C" w:rsidP="00986E9C">
      <w:pPr>
        <w:rPr>
          <w:rFonts w:eastAsiaTheme="minorEastAsia"/>
          <w:lang w:eastAsia="zh-CN"/>
          <w:rPrChange w:id="1178" w:author="Microsoft Office User" w:date="2017-08-26T15:42:00Z">
            <w:rPr>
              <w:lang w:eastAsia="zh-CN"/>
            </w:rPr>
          </w:rPrChange>
        </w:rPr>
      </w:pPr>
    </w:p>
    <w:p w14:paraId="757D3002" w14:textId="77777777" w:rsidR="00063DB2" w:rsidRPr="0088676B" w:rsidRDefault="002F6EBD" w:rsidP="00063DB2">
      <w:pPr>
        <w:pStyle w:val="Heading1"/>
        <w:rPr>
          <w:rFonts w:ascii=".萍方-简" w:eastAsiaTheme="minorEastAsia" w:hAnsi=".萍方-简"/>
          <w:lang w:eastAsia="zh-CN"/>
          <w:rPrChange w:id="1179" w:author="Microsoft Office User" w:date="2017-08-26T15:42:00Z">
            <w:rPr>
              <w:rFonts w:ascii=".萍方-简" w:eastAsia=".萍方-简" w:hAnsi=".萍方-简"/>
              <w:lang w:eastAsia="zh-CN"/>
            </w:rPr>
          </w:rPrChange>
        </w:rPr>
      </w:pPr>
      <w:bookmarkStart w:id="1180" w:name="_Toc489971199"/>
      <w:r w:rsidRPr="0088676B">
        <w:rPr>
          <w:rFonts w:ascii=".萍方-简" w:eastAsiaTheme="minorEastAsia" w:hAnsi=".萍方-简" w:hint="eastAsia"/>
          <w:lang w:eastAsia="zh-CN"/>
          <w:rPrChange w:id="1181" w:author="Microsoft Office User" w:date="2017-08-26T15:42:00Z">
            <w:rPr>
              <w:rFonts w:ascii=".萍方-简" w:eastAsia=".萍方-简" w:hAnsi=".萍方-简" w:hint="eastAsia"/>
              <w:lang w:eastAsia="zh-CN"/>
            </w:rPr>
          </w:rPrChange>
        </w:rPr>
        <w:t>应用场景分析</w:t>
      </w:r>
      <w:bookmarkEnd w:id="1048"/>
      <w:bookmarkEnd w:id="1049"/>
      <w:r w:rsidR="00F25B16" w:rsidRPr="0088676B">
        <w:rPr>
          <w:rFonts w:ascii=".萍方-简" w:eastAsiaTheme="minorEastAsia" w:hAnsi=".萍方-简" w:hint="eastAsia"/>
          <w:lang w:eastAsia="zh-CN"/>
          <w:rPrChange w:id="1182" w:author="Microsoft Office User" w:date="2017-08-26T15:42:00Z">
            <w:rPr>
              <w:rFonts w:ascii=".萍方-简" w:eastAsia=".萍方-简" w:hAnsi=".萍方-简" w:hint="eastAsia"/>
              <w:lang w:eastAsia="zh-CN"/>
            </w:rPr>
          </w:rPrChange>
        </w:rPr>
        <w:t>及流程架构</w:t>
      </w:r>
      <w:bookmarkEnd w:id="1180"/>
    </w:p>
    <w:p w14:paraId="5EA7C41F" w14:textId="77777777" w:rsidR="00063DB2" w:rsidRPr="0088676B" w:rsidRDefault="00293C1D" w:rsidP="006400C7">
      <w:pPr>
        <w:pStyle w:val="Heading2"/>
        <w:ind w:left="720" w:hanging="720"/>
        <w:rPr>
          <w:rFonts w:ascii=".萍方-简" w:eastAsiaTheme="minorEastAsia" w:hAnsi=".萍方-简"/>
          <w:lang w:eastAsia="zh-CN"/>
          <w:rPrChange w:id="1183" w:author="Microsoft Office User" w:date="2017-08-26T15:42:00Z">
            <w:rPr>
              <w:rFonts w:ascii=".萍方-简" w:eastAsia=".萍方-简" w:hAnsi=".萍方-简"/>
              <w:lang w:eastAsia="zh-CN"/>
            </w:rPr>
          </w:rPrChange>
        </w:rPr>
      </w:pPr>
      <w:bookmarkStart w:id="1184" w:name="_Toc489971200"/>
      <w:r w:rsidRPr="0088676B">
        <w:rPr>
          <w:rFonts w:ascii=".萍方-简" w:eastAsiaTheme="minorEastAsia" w:hAnsi=".萍方-简" w:hint="eastAsia"/>
          <w:lang w:eastAsia="zh-CN"/>
          <w:rPrChange w:id="1185"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186" w:author="Microsoft Office User" w:date="2017-08-26T15:42:00Z">
            <w:rPr>
              <w:rFonts w:ascii=".萍方-简" w:eastAsia=".萍方-简" w:hAnsi=".萍方-简" w:hint="eastAsia"/>
              <w:lang w:eastAsia="zh-CN"/>
            </w:rPr>
          </w:rPrChange>
        </w:rPr>
        <w:t>应用场景角色概述</w:t>
      </w:r>
      <w:bookmarkEnd w:id="1184"/>
    </w:p>
    <w:p w14:paraId="651BBBCA" w14:textId="77777777" w:rsidR="00EF00E3" w:rsidRDefault="00EF00E3" w:rsidP="00EF00E3">
      <w:pPr>
        <w:rPr>
          <w:ins w:id="1187"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188"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1189"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190" w:author="Microsoft Office User" w:date="2017-08-26T15:42:00Z">
            <w:rPr>
              <w:rFonts w:ascii=".萍方-简" w:eastAsia=".萍方-简" w:hAnsi=".萍方-简" w:hint="eastAsia"/>
              <w:lang w:eastAsia="zh-CN"/>
            </w:rPr>
          </w:rPrChange>
        </w:rPr>
        <w:t>）的愿景是利用社会资本，信任网络和区块链技术来创建一个与所有参与者一致的保</w:t>
      </w:r>
      <w:r w:rsidRPr="0088676B">
        <w:rPr>
          <w:rFonts w:ascii=".萍方-简" w:eastAsiaTheme="minorEastAsia" w:hAnsi=".萍方-简"/>
          <w:lang w:eastAsia="zh-CN"/>
          <w:rPrChange w:id="1191"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92" w:author="Microsoft Office User" w:date="2017-08-26T15:42:00Z">
            <w:rPr>
              <w:rFonts w:ascii=".萍方-简" w:eastAsia=".萍方-简" w:hAnsi=".萍方-简" w:hint="eastAsia"/>
              <w:lang w:eastAsia="zh-CN"/>
            </w:rPr>
          </w:rPrChange>
        </w:rPr>
        <w:t>险金融体系。大多数的草根阶层因为收入，工作环境和生活环境无法接触到保险产品可以带</w:t>
      </w:r>
      <w:r w:rsidRPr="0088676B">
        <w:rPr>
          <w:rFonts w:ascii=".萍方-简" w:eastAsiaTheme="minorEastAsia" w:hAnsi=".萍方-简"/>
          <w:lang w:eastAsia="zh-CN"/>
          <w:rPrChange w:id="119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少集中式中介机构所带来的损耗，从而形成一个更具有包容性的普惠金融体系，到达人人可以获得基于公平的市场定价的保险产品。商业化保险追求利益最大化，特别是那些最需要的人，体现</w:t>
      </w:r>
      <w:r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lastRenderedPageBreak/>
        <w:t>为运营成本高。政府提供的社会保险，医疗保险和失业保险对于草根阶层无法提供足够的保障。慈善帮助因为缺乏透明度而无法有效推广。其实这种金融基础架构已经在传统的社会中建立过，比如：互助会。互助会是有发起人的。发起人需要有足够的信用发起互助保险产品。我们的平台提供了对于发起人和互助会员零成本的接入。</w:t>
      </w:r>
      <w:r w:rsidR="00E0606F" w:rsidRPr="0088676B">
        <w:rPr>
          <w:rFonts w:ascii=".萍方-简" w:eastAsiaTheme="minorEastAsia" w:hAnsi=".萍方-简" w:hint="eastAsia"/>
          <w:lang w:eastAsia="zh-CN"/>
          <w:rPrChange w:id="1196"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互助保险的发起人就相当于定义一个保险合约，包括合约的属性，内容和执行方式，参与者相当于加入并为这合约买单，通过区块链的方式共同执行。互助链前期可以主要解决已有的互助组织的问题，帮助他们更好的实现。互助链平台给用户一个定义不同属性合约的能力，并且通过绑定参与者和流通赋予这个合约。</w:t>
      </w:r>
      <w:r w:rsidR="00E0606F"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t>区块链在技术上通过共识建立了信用，传递价值。互助链就是实体社会的区块链，也是共识，信任和价值。</w:t>
      </w:r>
    </w:p>
    <w:p w14:paraId="7B6DE8B9" w14:textId="77777777" w:rsidR="0088676B" w:rsidRPr="0088676B" w:rsidRDefault="0088676B" w:rsidP="00EF00E3">
      <w:pPr>
        <w:rPr>
          <w:rFonts w:ascii="SimSun" w:eastAsiaTheme="minorEastAsia" w:hAnsi="SimSun" w:cs="SimSun"/>
          <w:color w:val="222222"/>
          <w:sz w:val="19"/>
          <w:szCs w:val="19"/>
          <w:shd w:val="clear" w:color="auto" w:fill="FFFFFF"/>
          <w:lang w:eastAsia="zh-CN"/>
          <w:rPrChange w:id="1199" w:author="Microsoft Office User" w:date="2017-08-26T15:42:00Z">
            <w:rPr>
              <w:rFonts w:ascii="SimSun" w:eastAsia="SimSun" w:hAnsi="SimSun" w:cs="SimSun"/>
              <w:color w:val="222222"/>
              <w:sz w:val="19"/>
              <w:szCs w:val="19"/>
              <w:shd w:val="clear" w:color="auto" w:fill="FFFFFF"/>
              <w:lang w:eastAsia="zh-CN"/>
            </w:rPr>
          </w:rPrChange>
        </w:rPr>
      </w:pPr>
    </w:p>
    <w:p w14:paraId="74002F1D" w14:textId="77777777" w:rsidR="00EF00E3" w:rsidRDefault="00EF00E3" w:rsidP="00EF00E3">
      <w:pPr>
        <w:rPr>
          <w:ins w:id="1200"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通过借鉴社区金融保险的凝合力和高效性，利用个人的信用和社会关系，我们可以重新互助保险形式。</w:t>
      </w:r>
      <w:r w:rsidRPr="0088676B">
        <w:rPr>
          <w:rFonts w:ascii=".萍方-简" w:eastAsiaTheme="minorEastAsia" w:hAnsi=".萍方-简"/>
          <w:lang w:eastAsia="zh-CN"/>
          <w:rPrChange w:id="120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20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我们欢迎来自社区的意见，问题和想法并予以改进。互助链正在开发一个以社会资本，信托网络，区块链技术为动力的新型金融平台。同时我</w:t>
      </w:r>
      <w:r w:rsidRPr="0088676B">
        <w:rPr>
          <w:rFonts w:ascii=".萍方-简" w:eastAsiaTheme="minorEastAsia" w:hAnsi=".萍方-简"/>
          <w:lang w:eastAsia="zh-CN"/>
          <w:rPrChange w:id="120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们也会集成互助币的使用。这些代币具有加密货币的可交易品质，对于参与者广泛采用是至关重要的，而且它们可以与法定货币对应交换。互助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20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09"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21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11"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互助链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212" w:author="Microsoft Office User" w:date="2017-08-26T15:42:00Z">
            <w:rPr>
              <w:rFonts w:ascii=".萍方-简" w:eastAsia=".萍方-简" w:hAnsi=".萍方-简"/>
              <w:lang w:eastAsia="zh-CN"/>
            </w:rPr>
          </w:rPrChange>
        </w:rPr>
      </w:pPr>
    </w:p>
    <w:p w14:paraId="461C599B" w14:textId="77777777" w:rsidR="00E0606F" w:rsidRPr="0088676B" w:rsidRDefault="00071ED7" w:rsidP="00EF00E3">
      <w:pPr>
        <w:rPr>
          <w:rFonts w:ascii=".萍方-简" w:eastAsiaTheme="minorEastAsia" w:hAnsi=".萍方-简"/>
          <w:lang w:eastAsia="zh-CN"/>
          <w:rPrChange w:id="121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14" w:author="Microsoft Office User" w:date="2017-08-26T15:42:00Z">
            <w:rPr>
              <w:rFonts w:ascii=".萍方-简" w:eastAsia=".萍方-简" w:hAnsi=".萍方-简" w:hint="eastAsia"/>
              <w:lang w:eastAsia="zh-CN"/>
            </w:rPr>
          </w:rPrChange>
        </w:rPr>
        <w:t>互助链平台保险</w:t>
      </w:r>
      <w:r w:rsidR="00A440ED" w:rsidRPr="0088676B">
        <w:rPr>
          <w:rFonts w:ascii=".萍方-简" w:eastAsiaTheme="minorEastAsia" w:hAnsi=".萍方-简" w:hint="eastAsia"/>
          <w:lang w:eastAsia="zh-CN"/>
          <w:rPrChange w:id="1215"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216"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217"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218"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219" w:author="Microsoft Office User" w:date="2017-08-26T15:42:00Z">
            <w:rPr>
              <w:rFonts w:ascii=".萍方-简" w:eastAsia=".萍方-简" w:hAnsi=".萍方-简"/>
              <w:lang w:eastAsia="zh-CN"/>
            </w:rPr>
          </w:rPrChange>
        </w:rPr>
        <w:t>15.1.1</w:t>
      </w:r>
    </w:p>
    <w:p w14:paraId="48A662B4" w14:textId="171F5441" w:rsidR="00071ED7" w:rsidRPr="0088676B" w:rsidRDefault="00071ED7" w:rsidP="00EF00E3">
      <w:pPr>
        <w:rPr>
          <w:rFonts w:ascii=".萍方-简" w:eastAsiaTheme="minorEastAsia" w:hAnsi=".萍方-简"/>
          <w:lang w:eastAsia="zh-CN"/>
          <w:rPrChange w:id="122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21" w:author="Microsoft Office User" w:date="2017-08-26T15:42:00Z">
            <w:rPr>
              <w:rFonts w:ascii=".萍方-简" w:eastAsia=".萍方-简" w:hAnsi=".萍方-简" w:hint="eastAsia"/>
              <w:lang w:eastAsia="zh-CN"/>
            </w:rPr>
          </w:rPrChange>
        </w:rPr>
        <w:t>互助链还有其他若干应用场景，比如说商业和个人房地产贷款审批以及投资方案，详情可以参阅附录</w:t>
      </w:r>
      <w:r w:rsidRPr="0088676B">
        <w:rPr>
          <w:rFonts w:ascii=".萍方-简" w:eastAsiaTheme="minorEastAsia" w:hAnsi=".萍方-简"/>
          <w:lang w:eastAsia="zh-CN"/>
          <w:rPrChange w:id="1222"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223"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lastRenderedPageBreak/>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224"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Heading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bookmarkStart w:id="1225" w:name="_GoBack"/>
      <w:bookmarkEnd w:id="1225"/>
    </w:p>
    <w:p w14:paraId="5F1E1FCD" w14:textId="60AEC43A" w:rsidR="00DE6D50" w:rsidRPr="00931B2E" w:rsidRDefault="00DE6D50" w:rsidP="00DE6D50">
      <w:pPr>
        <w:pStyle w:val="ListParagraph"/>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ListParagraph"/>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37ACC6C6" w:rsidR="00DE6D50" w:rsidRPr="0072012C" w:rsidRDefault="0072012C">
      <w:pPr>
        <w:pStyle w:val="ListParagraph"/>
        <w:numPr>
          <w:ilvl w:val="0"/>
          <w:numId w:val="32"/>
        </w:numPr>
        <w:jc w:val="both"/>
        <w:rPr>
          <w:rFonts w:eastAsiaTheme="minorEastAsia"/>
          <w:lang w:eastAsia="zh-CN"/>
        </w:rPr>
        <w:pPrChange w:id="1226" w:author="Microsoft Office User" w:date="2017-08-26T16:26:00Z">
          <w:pPr>
            <w:pStyle w:val="ListParagraph"/>
            <w:numPr>
              <w:numId w:val="32"/>
            </w:numPr>
            <w:ind w:hanging="360"/>
          </w:pPr>
        </w:pPrChange>
      </w:pPr>
      <w:r w:rsidRPr="0072012C">
        <w:rPr>
          <w:rFonts w:eastAsiaTheme="minorEastAsia" w:hint="eastAsia"/>
          <w:lang w:eastAsia="zh-CN"/>
        </w:rPr>
        <w:t>承保计算引擎需要的信息源包括：新注册账户信息，互助链上已有信息，以及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227" w:name="_Toc489971201"/>
    </w:p>
    <w:p w14:paraId="4D19B86B" w14:textId="0CC26957" w:rsidR="008427E1" w:rsidRPr="0072012C" w:rsidDel="000D2E05" w:rsidRDefault="006A6C35" w:rsidP="0072012C">
      <w:pPr>
        <w:pStyle w:val="Heading2"/>
        <w:rPr>
          <w:del w:id="1228" w:author="Microsoft Office User" w:date="2017-08-26T16:26:00Z"/>
          <w:rFonts w:eastAsiaTheme="minorEastAsia"/>
          <w:lang w:eastAsia="zh-CN"/>
          <w:rPrChange w:id="1229" w:author="Microsoft Office User" w:date="2017-08-26T15:42:00Z">
            <w:rPr>
              <w:del w:id="1230" w:author="Microsoft Office User" w:date="2017-08-26T16:26:00Z"/>
              <w:rFonts w:eastAsia=".萍方-简"/>
              <w:lang w:eastAsia="zh-CN"/>
            </w:rPr>
          </w:rPrChange>
        </w:rPr>
      </w:pPr>
      <w:del w:id="1231" w:author="Microsoft Office User" w:date="2017-08-26T16:26:00Z">
        <w:r w:rsidRPr="0072012C" w:rsidDel="000D2E05">
          <w:rPr>
            <w:rFonts w:eastAsiaTheme="minorEastAsia" w:hint="eastAsia"/>
            <w:b w:val="0"/>
            <w:bCs w:val="0"/>
            <w:lang w:eastAsia="zh-CN"/>
            <w:rPrChange w:id="1232"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233" w:author="Microsoft Office User" w:date="2017-08-26T15:42:00Z">
              <w:rPr>
                <w:rFonts w:eastAsia=".萍方-简" w:hint="eastAsia"/>
                <w:b w:val="0"/>
                <w:bCs w:val="0"/>
                <w:lang w:eastAsia="zh-CN"/>
              </w:rPr>
            </w:rPrChange>
          </w:rPr>
          <w:delText>保险应用承保逻辑</w:delText>
        </w:r>
        <w:bookmarkEnd w:id="1227"/>
      </w:del>
    </w:p>
    <w:p w14:paraId="3A359835" w14:textId="087D7F1B" w:rsidR="00931B2E" w:rsidRPr="0072012C" w:rsidDel="000D2E05" w:rsidRDefault="004E3A94">
      <w:pPr>
        <w:pStyle w:val="Heading2"/>
        <w:rPr>
          <w:del w:id="1234" w:author="Microsoft Office User" w:date="2017-08-26T16:26:00Z"/>
          <w:rFonts w:eastAsiaTheme="minorEastAsia"/>
          <w:lang w:eastAsia="zh-CN"/>
          <w:rPrChange w:id="1235" w:author="Microsoft Office User" w:date="2017-08-26T15:42:00Z">
            <w:rPr>
              <w:del w:id="1236" w:author="Microsoft Office User" w:date="2017-08-26T16:26:00Z"/>
            </w:rPr>
          </w:rPrChange>
        </w:rPr>
        <w:pPrChange w:id="1237" w:author="Microsoft Office User" w:date="2017-08-26T16:26:00Z">
          <w:pPr>
            <w:jc w:val="center"/>
          </w:pPr>
        </w:pPrChange>
      </w:pPr>
      <w:del w:id="1238" w:author="Microsoft Office User" w:date="2017-08-26T16:26:00Z">
        <w:r w:rsidRPr="0072012C" w:rsidDel="000D2E05">
          <w:rPr>
            <w:rFonts w:eastAsiaTheme="minorEastAsia"/>
            <w:noProof/>
            <w:lang w:eastAsia="zh-CN"/>
            <w:rPrChange w:id="1239" w:author="Microsoft Office User" w:date="2017-08-26T15:42:00Z">
              <w:rPr>
                <w:rFonts w:eastAsiaTheme="minorEastAsia"/>
                <w:noProof/>
                <w:lang w:eastAsia="zh-CN"/>
              </w:rPr>
            </w:rPrChange>
          </w:rPr>
          <w:lastRenderedPageBreak/>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Heading2"/>
        <w:rPr>
          <w:del w:id="1240" w:author="Microsoft Office User" w:date="2017-08-26T16:26:00Z"/>
          <w:rFonts w:eastAsiaTheme="minorEastAsia"/>
          <w:lang w:eastAsia="zh-CN"/>
          <w:rPrChange w:id="1241" w:author="Microsoft Office User" w:date="2017-08-26T15:42:00Z">
            <w:rPr>
              <w:del w:id="1242" w:author="Microsoft Office User" w:date="2017-08-26T16:26:00Z"/>
            </w:rPr>
          </w:rPrChange>
        </w:rPr>
        <w:pPrChange w:id="1243" w:author="Microsoft Office User" w:date="2017-08-26T16:26:00Z">
          <w:pPr>
            <w:jc w:val="center"/>
          </w:pPr>
        </w:pPrChange>
      </w:pPr>
    </w:p>
    <w:p w14:paraId="5184269E" w14:textId="443155AA" w:rsidR="00931B2E" w:rsidRPr="0072012C" w:rsidDel="000D2E05" w:rsidRDefault="00931B2E">
      <w:pPr>
        <w:pStyle w:val="Heading2"/>
        <w:rPr>
          <w:del w:id="1244" w:author="Microsoft Office User" w:date="2017-08-26T16:26:00Z"/>
          <w:rFonts w:eastAsiaTheme="minorEastAsia"/>
          <w:lang w:eastAsia="zh-CN"/>
          <w:rPrChange w:id="1245" w:author="Microsoft Office User" w:date="2017-08-26T15:42:00Z">
            <w:rPr>
              <w:del w:id="1246" w:author="Microsoft Office User" w:date="2017-08-26T16:26:00Z"/>
              <w:rFonts w:eastAsiaTheme="minorEastAsia"/>
              <w:lang w:eastAsia="zh-CN"/>
            </w:rPr>
          </w:rPrChange>
        </w:rPr>
        <w:pPrChange w:id="1247" w:author="Microsoft Office User" w:date="2017-08-26T16:26:00Z">
          <w:pPr>
            <w:pStyle w:val="ListParagraph"/>
            <w:numPr>
              <w:numId w:val="32"/>
            </w:numPr>
            <w:ind w:hanging="360"/>
          </w:pPr>
        </w:pPrChange>
      </w:pPr>
      <w:del w:id="1248" w:author="Microsoft Office User" w:date="2017-08-26T16:26:00Z">
        <w:r w:rsidRPr="0072012C" w:rsidDel="000D2E05">
          <w:rPr>
            <w:rFonts w:eastAsiaTheme="minorEastAsia"/>
            <w:lang w:eastAsia="zh-CN"/>
            <w:rPrChange w:id="1249"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72012C" w:rsidDel="000D2E05" w:rsidRDefault="00931B2E">
      <w:pPr>
        <w:pStyle w:val="Heading2"/>
        <w:rPr>
          <w:del w:id="1250" w:author="Microsoft Office User" w:date="2017-08-26T16:26:00Z"/>
          <w:rFonts w:eastAsiaTheme="minorEastAsia"/>
          <w:lang w:eastAsia="zh-CN"/>
          <w:rPrChange w:id="1251" w:author="Microsoft Office User" w:date="2017-08-26T15:42:00Z">
            <w:rPr>
              <w:del w:id="1252" w:author="Microsoft Office User" w:date="2017-08-26T16:26:00Z"/>
              <w:rFonts w:eastAsiaTheme="minorEastAsia"/>
              <w:lang w:eastAsia="zh-CN"/>
            </w:rPr>
          </w:rPrChange>
        </w:rPr>
        <w:pPrChange w:id="1253" w:author="Microsoft Office User" w:date="2017-08-26T16:26:00Z">
          <w:pPr>
            <w:pStyle w:val="ListParagraph"/>
            <w:numPr>
              <w:numId w:val="32"/>
            </w:numPr>
            <w:ind w:hanging="360"/>
          </w:pPr>
        </w:pPrChange>
      </w:pPr>
      <w:del w:id="1254" w:author="Microsoft Office User" w:date="2017-08-26T16:26:00Z">
        <w:r w:rsidRPr="0072012C" w:rsidDel="000D2E05">
          <w:rPr>
            <w:rFonts w:eastAsiaTheme="minorEastAsia"/>
            <w:lang w:eastAsia="zh-CN"/>
            <w:rPrChange w:id="1255"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72012C" w:rsidDel="000D2E05" w:rsidRDefault="00931B2E">
      <w:pPr>
        <w:pStyle w:val="Heading2"/>
        <w:rPr>
          <w:del w:id="1256" w:author="Microsoft Office User" w:date="2017-08-26T16:26:00Z"/>
          <w:rFonts w:eastAsiaTheme="minorEastAsia"/>
          <w:lang w:eastAsia="zh-CN"/>
          <w:rPrChange w:id="1257" w:author="Microsoft Office User" w:date="2017-08-26T15:42:00Z">
            <w:rPr>
              <w:del w:id="1258" w:author="Microsoft Office User" w:date="2017-08-26T16:26:00Z"/>
              <w:rFonts w:eastAsiaTheme="minorEastAsia"/>
              <w:lang w:eastAsia="zh-CN"/>
            </w:rPr>
          </w:rPrChange>
        </w:rPr>
        <w:pPrChange w:id="1259" w:author="Microsoft Office User" w:date="2017-08-26T16:26:00Z">
          <w:pPr>
            <w:pStyle w:val="ListParagraph"/>
            <w:numPr>
              <w:numId w:val="32"/>
            </w:numPr>
            <w:ind w:hanging="360"/>
          </w:pPr>
        </w:pPrChange>
      </w:pPr>
      <w:del w:id="1260" w:author="Microsoft Office User" w:date="2017-08-26T16:26:00Z">
        <w:r w:rsidRPr="0072012C" w:rsidDel="000D2E05">
          <w:rPr>
            <w:rFonts w:eastAsiaTheme="minorEastAsia"/>
            <w:lang w:eastAsia="zh-CN"/>
            <w:rPrChange w:id="1261"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72012C" w:rsidDel="000D2E05">
          <w:rPr>
            <w:rFonts w:eastAsiaTheme="minorEastAsia" w:hint="eastAsia"/>
            <w:lang w:eastAsia="zh-CN"/>
            <w:rPrChange w:id="1262" w:author="Microsoft Office User" w:date="2017-08-26T15:42:00Z">
              <w:rPr>
                <w:rFonts w:eastAsiaTheme="minorEastAsia" w:hint="eastAsia"/>
                <w:lang w:eastAsia="zh-CN"/>
              </w:rPr>
            </w:rPrChange>
          </w:rPr>
          <w:delText>加密系统</w:delText>
        </w:r>
        <w:r w:rsidRPr="0072012C" w:rsidDel="000D2E05">
          <w:rPr>
            <w:rFonts w:eastAsiaTheme="minorEastAsia"/>
            <w:lang w:eastAsia="zh-CN"/>
            <w:rPrChange w:id="1263" w:author="Microsoft Office User" w:date="2017-08-26T15:42:00Z">
              <w:rPr>
                <w:rFonts w:eastAsiaTheme="minorEastAsia"/>
                <w:lang w:eastAsia="zh-CN"/>
              </w:rPr>
            </w:rPrChange>
          </w:rPr>
          <w:delText>to send this information to chain.</w:delText>
        </w:r>
      </w:del>
    </w:p>
    <w:p w14:paraId="6EE6FF22" w14:textId="65284030" w:rsidR="00931B2E" w:rsidRPr="0072012C" w:rsidRDefault="00931B2E">
      <w:pPr>
        <w:pStyle w:val="Heading2"/>
        <w:rPr>
          <w:rFonts w:eastAsiaTheme="minorEastAsia"/>
          <w:lang w:eastAsia="zh-CN"/>
          <w:rPrChange w:id="1264" w:author="Microsoft Office User" w:date="2017-08-26T15:42:00Z">
            <w:rPr>
              <w:rFonts w:eastAsia=".萍方-简"/>
              <w:lang w:eastAsia="zh-CN"/>
            </w:rPr>
          </w:rPrChange>
        </w:rPr>
      </w:pPr>
      <w:del w:id="1265" w:author="Microsoft Office User" w:date="2017-08-26T16:26:00Z">
        <w:r w:rsidRPr="0072012C" w:rsidDel="000D2E05">
          <w:rPr>
            <w:rFonts w:eastAsiaTheme="minorEastAsia"/>
            <w:lang w:eastAsia="zh-CN"/>
            <w:rPrChange w:id="1266"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267" w:name="_Toc489971202"/>
      <w:r w:rsidR="00616ACC" w:rsidRPr="0072012C">
        <w:rPr>
          <w:rFonts w:eastAsiaTheme="minorEastAsia" w:hint="eastAsia"/>
          <w:lang w:eastAsia="zh-CN"/>
          <w:rPrChange w:id="1268" w:author="Microsoft Office User" w:date="2017-08-26T15:42:00Z">
            <w:rPr>
              <w:rFonts w:eastAsia=".萍方-简" w:hint="eastAsia"/>
              <w:lang w:eastAsia="zh-CN"/>
            </w:rPr>
          </w:rPrChange>
        </w:rPr>
        <w:lastRenderedPageBreak/>
        <w:t>互助保险应用理赔逻辑</w:t>
      </w:r>
      <w:bookmarkEnd w:id="1267"/>
    </w:p>
    <w:p w14:paraId="3D546C31" w14:textId="77777777" w:rsidR="007B69E1" w:rsidRPr="0088676B" w:rsidRDefault="007B69E1" w:rsidP="007B69E1">
      <w:pPr>
        <w:pStyle w:val="ListParagraph"/>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所有的理赔信息保存在平台中心服务器而不是放在互助链上；</w:t>
      </w:r>
    </w:p>
    <w:p w14:paraId="6AC77248" w14:textId="77777777" w:rsidR="007B69E1" w:rsidRPr="0088676B" w:rsidRDefault="007B69E1" w:rsidP="007B69E1">
      <w:pPr>
        <w:pStyle w:val="ListParagraph"/>
        <w:numPr>
          <w:ilvl w:val="0"/>
          <w:numId w:val="34"/>
        </w:numPr>
        <w:rPr>
          <w:rFonts w:eastAsiaTheme="minorEastAsia"/>
          <w:lang w:eastAsia="zh-CN"/>
        </w:rPr>
      </w:pPr>
      <w:r w:rsidRPr="0088676B">
        <w:rPr>
          <w:rFonts w:eastAsiaTheme="minorEastAsia" w:hint="eastAsia"/>
          <w:lang w:eastAsia="zh-CN"/>
        </w:rPr>
        <w:t>互助链保险平台</w:t>
      </w:r>
      <w:r w:rsidRPr="0088676B">
        <w:rPr>
          <w:rFonts w:eastAsiaTheme="minorEastAsia"/>
          <w:lang w:eastAsia="zh-CN"/>
        </w:rPr>
        <w:t>MChain.io</w:t>
      </w:r>
      <w:r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2">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ListParagraph"/>
        <w:ind w:left="1080"/>
        <w:rPr>
          <w:rFonts w:eastAsiaTheme="minorEastAsia"/>
          <w:lang w:eastAsia="zh-CN"/>
        </w:rPr>
      </w:pPr>
    </w:p>
    <w:p w14:paraId="6ED0EC5E" w14:textId="77777777" w:rsidR="007B69E1" w:rsidRPr="0088676B" w:rsidRDefault="007B69E1" w:rsidP="007B69E1">
      <w:pPr>
        <w:pStyle w:val="ListParagraph"/>
        <w:ind w:left="1080"/>
        <w:rPr>
          <w:rFonts w:eastAsiaTheme="minorEastAsia"/>
          <w:lang w:eastAsia="zh-CN"/>
        </w:rPr>
      </w:pPr>
    </w:p>
    <w:p w14:paraId="066926DF" w14:textId="632FE02D" w:rsidR="007B69E1" w:rsidRPr="0088676B" w:rsidDel="000D2E05" w:rsidRDefault="007B69E1" w:rsidP="007B69E1">
      <w:pPr>
        <w:pStyle w:val="ListParagraph"/>
        <w:numPr>
          <w:ilvl w:val="0"/>
          <w:numId w:val="35"/>
        </w:numPr>
        <w:rPr>
          <w:del w:id="1269" w:author="Microsoft Office User" w:date="2017-08-26T16:26:00Z"/>
          <w:rFonts w:eastAsiaTheme="minorEastAsia"/>
          <w:lang w:eastAsia="zh-CN"/>
        </w:rPr>
      </w:pPr>
      <w:del w:id="1270"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ListParagraph"/>
        <w:numPr>
          <w:ilvl w:val="0"/>
          <w:numId w:val="35"/>
        </w:numPr>
        <w:rPr>
          <w:del w:id="1271" w:author="Microsoft Office User" w:date="2017-08-26T16:26:00Z"/>
          <w:rFonts w:eastAsiaTheme="minorEastAsia"/>
          <w:lang w:eastAsia="zh-CN"/>
        </w:rPr>
      </w:pPr>
      <w:del w:id="1272"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273" w:author="Microsoft Office User" w:date="2017-08-26T16:26:00Z"/>
          <w:rFonts w:ascii="Arial" w:eastAsiaTheme="minorEastAsia" w:hAnsi="Arial" w:cs="Arial"/>
          <w:b/>
          <w:bCs/>
          <w:sz w:val="28"/>
          <w:szCs w:val="28"/>
          <w:lang w:eastAsia="zh-CN"/>
          <w:rPrChange w:id="1274" w:author="Microsoft Office User" w:date="2017-08-26T15:42:00Z">
            <w:rPr>
              <w:del w:id="1275" w:author="Microsoft Office User" w:date="2017-08-26T16:26:00Z"/>
              <w:rFonts w:ascii="Arial" w:eastAsia=".萍方-简" w:hAnsi="Arial" w:cs="Arial"/>
              <w:b/>
              <w:bCs/>
              <w:sz w:val="28"/>
              <w:szCs w:val="28"/>
              <w:lang w:eastAsia="zh-CN"/>
            </w:rPr>
          </w:rPrChange>
        </w:rPr>
      </w:pPr>
      <w:del w:id="1276" w:author="Microsoft Office User" w:date="2017-08-26T16:26:00Z">
        <w:r w:rsidRPr="0088676B" w:rsidDel="000D2E05">
          <w:rPr>
            <w:rFonts w:eastAsiaTheme="minorEastAsia"/>
            <w:lang w:eastAsia="zh-CN"/>
            <w:rPrChange w:id="1277" w:author="Microsoft Office User" w:date="2017-08-26T15:42:00Z">
              <w:rPr>
                <w:rFonts w:eastAsia=".萍方-简"/>
                <w:lang w:eastAsia="zh-CN"/>
              </w:rPr>
            </w:rPrChange>
          </w:rPr>
          <w:br w:type="page"/>
        </w:r>
      </w:del>
    </w:p>
    <w:p w14:paraId="0D58B28F" w14:textId="107EE788" w:rsidR="00901AEB" w:rsidRPr="0088676B" w:rsidRDefault="00901AEB" w:rsidP="00901AEB">
      <w:pPr>
        <w:pStyle w:val="Heading2"/>
        <w:rPr>
          <w:rFonts w:eastAsiaTheme="minorEastAsia"/>
          <w:lang w:eastAsia="zh-CN"/>
          <w:rPrChange w:id="1278" w:author="Microsoft Office User" w:date="2017-08-26T15:42:00Z">
            <w:rPr>
              <w:rFonts w:eastAsia=".萍方-简"/>
              <w:lang w:eastAsia="zh-CN"/>
            </w:rPr>
          </w:rPrChange>
        </w:rPr>
      </w:pPr>
      <w:r w:rsidRPr="0088676B">
        <w:rPr>
          <w:rFonts w:eastAsiaTheme="minorEastAsia" w:hint="eastAsia"/>
          <w:lang w:eastAsia="zh-CN"/>
          <w:rPrChange w:id="1279" w:author="Microsoft Office User" w:date="2017-08-26T15:42:00Z">
            <w:rPr>
              <w:rFonts w:eastAsia=".萍方-简" w:hint="eastAsia"/>
              <w:lang w:eastAsia="zh-CN"/>
            </w:rPr>
          </w:rPrChange>
        </w:rPr>
        <w:lastRenderedPageBreak/>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28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281"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28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83"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284"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285"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28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87"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28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89"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290"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291"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292"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29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294"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295"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296"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297"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298"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299"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300"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301"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302"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303"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04"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305"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306"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307"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308"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309"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310"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311"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312"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313"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314"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315"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1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17"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318"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19"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320"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321"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322"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323"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324"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325"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326"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327"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28"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32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30"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33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32"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333"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334"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33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36"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337"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338"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33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40"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341"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342"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343"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344"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345"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346"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347"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348"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349"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350"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35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52"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53"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354"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355"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356"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357"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358"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59"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60"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36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62"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363"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364"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365"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66"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367"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368"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369"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7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71"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372"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373"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74"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375"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376"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377"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378"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379"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38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381"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382"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383"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84"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38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86"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387"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88"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38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90"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391"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392"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39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94"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395"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396"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397"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398"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399"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40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01"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402"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403"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404"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405"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406"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407"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408"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09"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410"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411"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412"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1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14"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415"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416"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17"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18"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419"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420"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421"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422"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423"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424"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425"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426"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427"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428"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429"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430"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431"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432"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433"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34"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435"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436"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437"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438"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439"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40"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441"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442"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443"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444"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445"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46"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447"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448"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49"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450"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451"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52"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453"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454"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455"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456"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457"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458"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5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60"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461"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462"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63"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464"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465"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466"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467"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68"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69"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470"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47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72"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473"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474"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475"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476"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477"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78" w:author="Microsoft Office User" w:date="2017-08-26T15:42:00Z">
            <w:rPr>
              <w:rFonts w:ascii="Microsoft YaHei" w:eastAsia="Microsoft YaHei" w:hAnsi="Microsoft YaHei" w:hint="eastAsia"/>
              <w:lang w:eastAsia="zh-CN"/>
            </w:rPr>
          </w:rPrChange>
        </w:rPr>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47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0"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481"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482"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483"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84"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48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86"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487"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488"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489"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490"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491"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492"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493"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494"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49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96"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497"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498"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499"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500"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501"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502"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03"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504"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05"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06"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507"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08"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509"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lang w:eastAsia="zh-CN"/>
          <w:rPrChange w:id="1510"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11"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512"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513"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514"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515"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516"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517"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18"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519"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520"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521"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522"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523"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524"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525"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526"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Heading1"/>
        <w:rPr>
          <w:del w:id="1527" w:author="Microsoft Office User" w:date="2017-08-26T16:27:00Z"/>
          <w:rFonts w:ascii=".萍方-简" w:eastAsiaTheme="minorEastAsia" w:hAnsi=".萍方-简"/>
          <w:lang w:eastAsia="zh-CN"/>
          <w:rPrChange w:id="1528" w:author="Microsoft Office User" w:date="2017-08-26T15:42:00Z">
            <w:rPr>
              <w:del w:id="1529" w:author="Microsoft Office User" w:date="2017-08-26T16:27:00Z"/>
              <w:rFonts w:ascii=".萍方-简" w:eastAsia=".萍方-简" w:hAnsi=".萍方-简"/>
              <w:lang w:eastAsia="zh-CN"/>
            </w:rPr>
          </w:rPrChange>
        </w:rPr>
      </w:pPr>
      <w:bookmarkStart w:id="1530" w:name="_Toc489971203"/>
      <w:del w:id="1531" w:author="Microsoft Office User" w:date="2017-08-26T16:27:00Z">
        <w:r w:rsidRPr="0088676B" w:rsidDel="000D2E05">
          <w:rPr>
            <w:rFonts w:ascii=".萍方-简" w:eastAsiaTheme="minorEastAsia" w:hAnsi=".萍方-简" w:hint="eastAsia"/>
            <w:b w:val="0"/>
            <w:bCs w:val="0"/>
            <w:lang w:eastAsia="zh-CN"/>
            <w:rPrChange w:id="1532" w:author="Microsoft Office User" w:date="2017-08-26T15:42:00Z">
              <w:rPr>
                <w:rFonts w:ascii=".萍方-简" w:eastAsia=".萍方-简" w:hAnsi=".萍方-简" w:hint="eastAsia"/>
                <w:b w:val="0"/>
                <w:bCs w:val="0"/>
                <w:lang w:eastAsia="zh-CN"/>
              </w:rPr>
            </w:rPrChange>
          </w:rPr>
          <w:delText>互助链区块链浏览器与钱包</w:delText>
        </w:r>
        <w:bookmarkEnd w:id="1530"/>
      </w:del>
    </w:p>
    <w:p w14:paraId="5F94F2EE" w14:textId="7914B3EB" w:rsidR="000C23B6" w:rsidRPr="0088676B" w:rsidDel="000D2E05" w:rsidRDefault="003444FA">
      <w:pPr>
        <w:pStyle w:val="Heading1"/>
        <w:rPr>
          <w:del w:id="1533" w:author="Microsoft Office User" w:date="2017-08-26T16:27:00Z"/>
          <w:rFonts w:eastAsiaTheme="minorEastAsia"/>
          <w:lang w:eastAsia="zh-CN"/>
          <w:rPrChange w:id="1534" w:author="Microsoft Office User" w:date="2017-08-26T15:42:00Z">
            <w:rPr>
              <w:del w:id="1535" w:author="Microsoft Office User" w:date="2017-08-26T16:27:00Z"/>
              <w:rFonts w:eastAsia=".萍方-简"/>
              <w:lang w:eastAsia="zh-CN"/>
            </w:rPr>
          </w:rPrChange>
        </w:rPr>
        <w:pPrChange w:id="1536" w:author="Microsoft Office User" w:date="2017-08-26T16:27:00Z">
          <w:pPr/>
        </w:pPrChange>
      </w:pPr>
      <w:del w:id="1537" w:author="Microsoft Office User" w:date="2017-08-26T16:27:00Z">
        <w:r w:rsidRPr="0088676B" w:rsidDel="000D2E05">
          <w:rPr>
            <w:rFonts w:eastAsiaTheme="minorEastAsia"/>
            <w:noProof/>
            <w:lang w:eastAsia="zh-CN"/>
            <w:rPrChange w:id="1538" w:author="Microsoft Office User" w:date="2017-08-26T15:42:00Z">
              <w:rPr>
                <w:rFonts w:eastAsia=".萍方-简"/>
                <w:noProof/>
                <w:lang w:eastAsia="zh-CN"/>
              </w:rPr>
            </w:rPrChange>
          </w:rPr>
          <w:lastRenderedPageBreak/>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3">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539"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Heading1"/>
        <w:rPr>
          <w:del w:id="1540" w:author="Microsoft Office User" w:date="2017-08-26T16:27:00Z"/>
          <w:rFonts w:eastAsiaTheme="minorEastAsia"/>
          <w:lang w:eastAsia="zh-CN"/>
          <w:rPrChange w:id="1541" w:author="Microsoft Office User" w:date="2017-08-26T15:42:00Z">
            <w:rPr>
              <w:del w:id="1542" w:author="Microsoft Office User" w:date="2017-08-26T16:27:00Z"/>
              <w:rFonts w:eastAsia=".萍方-简"/>
              <w:lang w:eastAsia="zh-CN"/>
            </w:rPr>
          </w:rPrChange>
        </w:rPr>
        <w:pPrChange w:id="1543" w:author="Microsoft Office User" w:date="2017-08-26T16:27:00Z">
          <w:pPr/>
        </w:pPrChange>
      </w:pPr>
      <w:del w:id="1544" w:author="Microsoft Office User" w:date="2017-08-26T16:27:00Z">
        <w:r w:rsidRPr="0088676B" w:rsidDel="000D2E05">
          <w:rPr>
            <w:rFonts w:eastAsiaTheme="minorEastAsia"/>
            <w:lang w:eastAsia="zh-CN"/>
            <w:rPrChange w:id="1545" w:author="Microsoft Office User" w:date="2017-08-26T15:42:00Z">
              <w:rPr>
                <w:rFonts w:eastAsia=".萍方-简"/>
                <w:lang w:eastAsia="zh-CN"/>
              </w:rPr>
            </w:rPrChange>
          </w:rPr>
          <w:br w:type="page"/>
        </w:r>
      </w:del>
    </w:p>
    <w:p w14:paraId="73665CA1" w14:textId="338F60B0" w:rsidR="000C23B6" w:rsidRPr="0088676B" w:rsidDel="000D2E05" w:rsidRDefault="000C23B6">
      <w:pPr>
        <w:pStyle w:val="Heading1"/>
        <w:rPr>
          <w:del w:id="1546" w:author="Microsoft Office User" w:date="2017-08-26T16:27:00Z"/>
          <w:rFonts w:eastAsiaTheme="minorEastAsia"/>
          <w:lang w:eastAsia="zh-CN"/>
          <w:rPrChange w:id="1547" w:author="Microsoft Office User" w:date="2017-08-26T15:42:00Z">
            <w:rPr>
              <w:del w:id="1548" w:author="Microsoft Office User" w:date="2017-08-26T16:27:00Z"/>
              <w:rFonts w:eastAsia=".萍方-简"/>
              <w:lang w:eastAsia="zh-CN"/>
            </w:rPr>
          </w:rPrChange>
        </w:rPr>
        <w:pPrChange w:id="1549" w:author="Microsoft Office User" w:date="2017-08-26T16:27:00Z">
          <w:pPr/>
        </w:pPrChange>
      </w:pPr>
    </w:p>
    <w:p w14:paraId="201CBB3C" w14:textId="4191CA9C" w:rsidR="00DC6072" w:rsidRPr="0088676B" w:rsidDel="000D2E05" w:rsidRDefault="005201E1">
      <w:pPr>
        <w:pStyle w:val="Heading1"/>
        <w:rPr>
          <w:del w:id="1550" w:author="Microsoft Office User" w:date="2017-08-26T16:27:00Z"/>
          <w:rFonts w:ascii=".萍方-简" w:eastAsiaTheme="minorEastAsia" w:hAnsi=".萍方-简"/>
          <w:lang w:eastAsia="zh-CN"/>
          <w:rPrChange w:id="1551" w:author="Microsoft Office User" w:date="2017-08-26T15:42:00Z">
            <w:rPr>
              <w:del w:id="1552" w:author="Microsoft Office User" w:date="2017-08-26T16:27:00Z"/>
              <w:rFonts w:ascii=".萍方-简" w:eastAsia=".萍方-简" w:hAnsi=".萍方-简"/>
              <w:lang w:eastAsia="zh-CN"/>
            </w:rPr>
          </w:rPrChange>
        </w:rPr>
      </w:pPr>
      <w:bookmarkStart w:id="1553" w:name="_Toc489971204"/>
      <w:del w:id="1554" w:author="Microsoft Office User" w:date="2017-08-26T16:27:00Z">
        <w:r w:rsidRPr="0088676B" w:rsidDel="000D2E05">
          <w:rPr>
            <w:rFonts w:ascii=".萍方-简" w:eastAsiaTheme="minorEastAsia" w:hAnsi=".萍方-简" w:hint="eastAsia"/>
            <w:b w:val="0"/>
            <w:bCs w:val="0"/>
            <w:lang w:eastAsia="zh-CN"/>
            <w:rPrChange w:id="1555" w:author="Microsoft Office User" w:date="2017-08-26T15:42:00Z">
              <w:rPr>
                <w:rFonts w:ascii=".萍方-简" w:eastAsia=".萍方-简" w:hAnsi=".萍方-简" w:hint="eastAsia"/>
                <w:b w:val="0"/>
                <w:bCs w:val="0"/>
                <w:lang w:eastAsia="zh-CN"/>
              </w:rPr>
            </w:rPrChange>
          </w:rPr>
          <w:delText>互助链区块链中间件构架</w:delText>
        </w:r>
        <w:bookmarkEnd w:id="1553"/>
      </w:del>
    </w:p>
    <w:p w14:paraId="09479FAD" w14:textId="43768E11" w:rsidR="000F136E" w:rsidRPr="0088676B" w:rsidDel="000D2E05" w:rsidRDefault="008F6049">
      <w:pPr>
        <w:pStyle w:val="Heading1"/>
        <w:rPr>
          <w:del w:id="1556" w:author="Microsoft Office User" w:date="2017-08-26T16:27:00Z"/>
          <w:rFonts w:eastAsiaTheme="minorEastAsia"/>
          <w:lang w:eastAsia="zh-CN"/>
          <w:rPrChange w:id="1557" w:author="Microsoft Office User" w:date="2017-08-26T15:42:00Z">
            <w:rPr>
              <w:del w:id="1558" w:author="Microsoft Office User" w:date="2017-08-26T16:27:00Z"/>
              <w:rFonts w:eastAsiaTheme="minorEastAsia"/>
              <w:lang w:eastAsia="zh-CN"/>
            </w:rPr>
          </w:rPrChange>
        </w:rPr>
        <w:pPrChange w:id="1559" w:author="Microsoft Office User" w:date="2017-08-26T16:27:00Z">
          <w:pPr/>
        </w:pPrChange>
      </w:pPr>
      <w:del w:id="1560" w:author="Microsoft Office User" w:date="2017-08-26T16:27:00Z">
        <w:r w:rsidRPr="0088676B" w:rsidDel="000D2E05">
          <w:rPr>
            <w:rFonts w:eastAsiaTheme="minorEastAsia"/>
            <w:noProof/>
            <w:lang w:eastAsia="zh-CN"/>
            <w:rPrChange w:id="1561" w:author="Microsoft Office User" w:date="2017-08-26T15:42:00Z">
              <w:rPr>
                <w:rFonts w:eastAsiaTheme="minorEastAsia"/>
                <w:noProof/>
                <w:lang w:eastAsia="zh-CN"/>
              </w:rPr>
            </w:rPrChange>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Heading1"/>
        <w:rPr>
          <w:del w:id="1562" w:author="Microsoft Office User" w:date="2017-08-26T16:27:00Z"/>
          <w:rFonts w:asciiTheme="minorEastAsia" w:eastAsiaTheme="minorEastAsia" w:hAnsiTheme="minorEastAsia"/>
          <w:b w:val="0"/>
          <w:bCs w:val="0"/>
          <w:lang w:eastAsia="zh-CN"/>
          <w:rPrChange w:id="1563" w:author="Microsoft Office User" w:date="2017-08-26T15:42:00Z">
            <w:rPr>
              <w:del w:id="1564" w:author="Microsoft Office User" w:date="2017-08-26T16:27:00Z"/>
              <w:rFonts w:asciiTheme="minorEastAsia" w:eastAsiaTheme="minorEastAsia" w:hAnsiTheme="minorEastAsia"/>
              <w:b/>
              <w:bCs/>
              <w:lang w:eastAsia="zh-CN"/>
            </w:rPr>
          </w:rPrChange>
        </w:rPr>
        <w:pPrChange w:id="1565" w:author="Microsoft Office User" w:date="2017-08-26T16:27:00Z">
          <w:pPr/>
        </w:pPrChange>
      </w:pPr>
    </w:p>
    <w:p w14:paraId="006BC2B7" w14:textId="6247C1C7" w:rsidR="000F136E" w:rsidRPr="0088676B" w:rsidDel="000D2E05" w:rsidRDefault="000F136E">
      <w:pPr>
        <w:pStyle w:val="Heading1"/>
        <w:rPr>
          <w:del w:id="1566" w:author="Microsoft Office User" w:date="2017-08-26T16:27:00Z"/>
          <w:rFonts w:asciiTheme="minorEastAsia" w:eastAsiaTheme="minorEastAsia" w:hAnsiTheme="minorEastAsia"/>
          <w:b w:val="0"/>
          <w:bCs w:val="0"/>
          <w:lang w:eastAsia="zh-CN"/>
          <w:rPrChange w:id="1567" w:author="Microsoft Office User" w:date="2017-08-26T15:42:00Z">
            <w:rPr>
              <w:del w:id="1568" w:author="Microsoft Office User" w:date="2017-08-26T16:27:00Z"/>
              <w:rFonts w:asciiTheme="minorEastAsia" w:eastAsiaTheme="minorEastAsia" w:hAnsiTheme="minorEastAsia" w:cs="Arial"/>
              <w:b/>
              <w:bCs/>
              <w:sz w:val="32"/>
              <w:szCs w:val="32"/>
              <w:lang w:eastAsia="zh-CN"/>
            </w:rPr>
          </w:rPrChange>
        </w:rPr>
        <w:pPrChange w:id="1569" w:author="Microsoft Office User" w:date="2017-08-26T16:27:00Z">
          <w:pPr/>
        </w:pPrChange>
      </w:pPr>
      <w:del w:id="1570"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Heading2"/>
        <w:rPr>
          <w:del w:id="1571" w:author="Microsoft Office User" w:date="2017-08-26T16:27:00Z"/>
          <w:rFonts w:eastAsiaTheme="minorEastAsia"/>
          <w:lang w:eastAsia="zh-CN"/>
          <w:rPrChange w:id="1572" w:author="Microsoft Office User" w:date="2017-08-26T15:42:00Z">
            <w:rPr>
              <w:del w:id="1573" w:author="Microsoft Office User" w:date="2017-08-26T16:27:00Z"/>
              <w:rFonts w:eastAsia=".萍方-简"/>
              <w:lang w:eastAsia="zh-CN"/>
            </w:rPr>
          </w:rPrChange>
        </w:rPr>
      </w:pPr>
      <w:bookmarkStart w:id="1574" w:name="_Toc489971205"/>
      <w:del w:id="1575" w:author="Microsoft Office User" w:date="2017-08-26T16:27:00Z">
        <w:r w:rsidRPr="0088676B" w:rsidDel="000D2E05">
          <w:rPr>
            <w:rFonts w:eastAsiaTheme="minorEastAsia" w:hint="eastAsia"/>
            <w:b w:val="0"/>
            <w:bCs w:val="0"/>
            <w:lang w:eastAsia="zh-CN"/>
            <w:rPrChange w:id="1576" w:author="Microsoft Office User" w:date="2017-08-26T15:42:00Z">
              <w:rPr>
                <w:rFonts w:eastAsia=".萍方-简" w:hint="eastAsia"/>
                <w:b w:val="0"/>
                <w:bCs w:val="0"/>
                <w:lang w:eastAsia="zh-CN"/>
              </w:rPr>
            </w:rPrChange>
          </w:rPr>
          <w:lastRenderedPageBreak/>
          <w:delText>互助链跨链价值网关</w:delText>
        </w:r>
        <w:bookmarkEnd w:id="1574"/>
      </w:del>
    </w:p>
    <w:p w14:paraId="00C0B207" w14:textId="0800E6CA" w:rsidR="0076723B" w:rsidRPr="0088676B" w:rsidDel="000D2E05" w:rsidRDefault="0076723B" w:rsidP="0076723B">
      <w:pPr>
        <w:rPr>
          <w:del w:id="1577" w:author="Microsoft Office User" w:date="2017-08-26T16:27:00Z"/>
          <w:rFonts w:asciiTheme="minorEastAsia" w:eastAsiaTheme="minorEastAsia" w:hAnsiTheme="minorEastAsia"/>
          <w:bCs/>
          <w:lang w:eastAsia="zh-CN"/>
        </w:rPr>
      </w:pPr>
      <w:del w:id="1578" w:author="Microsoft Office User" w:date="2017-08-26T16:27:00Z">
        <w:r w:rsidRPr="0088676B" w:rsidDel="000D2E05">
          <w:rPr>
            <w:rFonts w:ascii=".萍方-简" w:eastAsiaTheme="minorEastAsia" w:hAnsi=".萍方-简" w:hint="eastAsia"/>
            <w:b/>
            <w:lang w:eastAsia="zh-CN"/>
            <w:rPrChange w:id="1579"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580"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581"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Heading2"/>
        <w:rPr>
          <w:del w:id="1582" w:author="Microsoft Office User" w:date="2017-08-26T16:27:00Z"/>
          <w:rFonts w:eastAsiaTheme="minorEastAsia"/>
          <w:lang w:eastAsia="zh-CN"/>
          <w:rPrChange w:id="1583" w:author="Microsoft Office User" w:date="2017-08-26T15:42:00Z">
            <w:rPr>
              <w:del w:id="1584" w:author="Microsoft Office User" w:date="2017-08-26T16:27:00Z"/>
              <w:rFonts w:eastAsia=".萍方-简"/>
              <w:lang w:eastAsia="zh-CN"/>
            </w:rPr>
          </w:rPrChange>
        </w:rPr>
      </w:pPr>
      <w:bookmarkStart w:id="1585" w:name="_Toc489971206"/>
      <w:del w:id="1586" w:author="Microsoft Office User" w:date="2017-08-26T16:27:00Z">
        <w:r w:rsidRPr="0088676B" w:rsidDel="000D2E05">
          <w:rPr>
            <w:rFonts w:eastAsiaTheme="minorEastAsia" w:hint="eastAsia"/>
            <w:b w:val="0"/>
            <w:bCs w:val="0"/>
            <w:lang w:eastAsia="zh-CN"/>
            <w:rPrChange w:id="1587"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588"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589" w:author="Microsoft Office User" w:date="2017-08-26T15:42:00Z">
              <w:rPr>
                <w:rFonts w:eastAsia=".萍方-简" w:hint="eastAsia"/>
                <w:b w:val="0"/>
                <w:bCs w:val="0"/>
                <w:lang w:eastAsia="zh-CN"/>
              </w:rPr>
            </w:rPrChange>
          </w:rPr>
          <w:delText>引擎</w:delText>
        </w:r>
        <w:bookmarkEnd w:id="1585"/>
      </w:del>
    </w:p>
    <w:p w14:paraId="1FDDCF0A" w14:textId="66D9EB85" w:rsidR="0076723B" w:rsidRPr="0088676B" w:rsidDel="000D2E05" w:rsidRDefault="0076723B" w:rsidP="00255521">
      <w:pPr>
        <w:rPr>
          <w:del w:id="1590" w:author="Microsoft Office User" w:date="2017-08-26T16:27:00Z"/>
          <w:rFonts w:ascii=".萍方-简" w:eastAsiaTheme="minorEastAsia" w:hAnsi=".萍方-简"/>
          <w:lang w:eastAsia="zh-CN"/>
          <w:rPrChange w:id="1591" w:author="Microsoft Office User" w:date="2017-08-26T15:42:00Z">
            <w:rPr>
              <w:del w:id="1592" w:author="Microsoft Office User" w:date="2017-08-26T16:27:00Z"/>
              <w:rFonts w:ascii=".萍方-简" w:eastAsia=".萍方-简" w:hAnsi=".萍方-简"/>
              <w:lang w:eastAsia="zh-CN"/>
            </w:rPr>
          </w:rPrChange>
        </w:rPr>
      </w:pPr>
      <w:del w:id="1593" w:author="Microsoft Office User" w:date="2017-08-26T16:27:00Z">
        <w:r w:rsidRPr="0088676B" w:rsidDel="000D2E05">
          <w:rPr>
            <w:rFonts w:ascii=".萍方-简" w:eastAsiaTheme="minorEastAsia" w:hAnsi=".萍方-简" w:hint="eastAsia"/>
            <w:b/>
            <w:lang w:eastAsia="zh-CN"/>
            <w:rPrChange w:id="1594"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595"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77777777" w:rsidR="00F25B16" w:rsidRPr="0088676B" w:rsidRDefault="00DC6072" w:rsidP="009F5B31">
      <w:pPr>
        <w:pStyle w:val="Heading1"/>
        <w:rPr>
          <w:rFonts w:ascii=".萍方-简" w:eastAsiaTheme="minorEastAsia" w:hAnsi=".萍方-简"/>
          <w:lang w:eastAsia="zh-CN"/>
          <w:rPrChange w:id="1596" w:author="Microsoft Office User" w:date="2017-08-26T15:42:00Z">
            <w:rPr>
              <w:rFonts w:ascii=".萍方-简" w:eastAsia=".萍方-简" w:hAnsi=".萍方-简"/>
              <w:lang w:eastAsia="zh-CN"/>
            </w:rPr>
          </w:rPrChange>
        </w:rPr>
      </w:pPr>
      <w:bookmarkStart w:id="1597" w:name="_Toc489971207"/>
      <w:r w:rsidRPr="0088676B">
        <w:rPr>
          <w:rFonts w:ascii=".萍方-简" w:eastAsiaTheme="minorEastAsia" w:hAnsi=".萍方-简" w:hint="eastAsia"/>
          <w:lang w:eastAsia="zh-CN"/>
          <w:rPrChange w:id="1598" w:author="Microsoft Office User" w:date="2017-08-26T15:42:00Z">
            <w:rPr>
              <w:rFonts w:ascii=".萍方-简" w:eastAsia=".萍方-简" w:hAnsi=".萍方-简" w:hint="eastAsia"/>
              <w:lang w:eastAsia="zh-CN"/>
            </w:rPr>
          </w:rPrChange>
        </w:rPr>
        <w:t>互助链智能合约</w:t>
      </w:r>
      <w:r w:rsidR="00BB6926" w:rsidRPr="0088676B">
        <w:rPr>
          <w:rFonts w:ascii=".萍方-简" w:eastAsiaTheme="minorEastAsia" w:hAnsi=".萍方-简" w:hint="eastAsia"/>
          <w:lang w:eastAsia="zh-CN"/>
          <w:rPrChange w:id="1599" w:author="Microsoft Office User" w:date="2017-08-26T15:42:00Z">
            <w:rPr>
              <w:rFonts w:ascii=".萍方-简" w:eastAsia=".萍方-简" w:hAnsi=".萍方-简" w:hint="eastAsia"/>
              <w:lang w:eastAsia="zh-CN"/>
            </w:rPr>
          </w:rPrChange>
        </w:rPr>
        <w:t>逻辑</w:t>
      </w:r>
      <w:bookmarkEnd w:id="1597"/>
    </w:p>
    <w:p w14:paraId="43C30677" w14:textId="77777777" w:rsidR="007255EC" w:rsidRPr="0088676B" w:rsidRDefault="00BB6926" w:rsidP="00255521">
      <w:pPr>
        <w:rPr>
          <w:rFonts w:eastAsiaTheme="minorEastAsia"/>
          <w:lang w:eastAsia="zh-CN"/>
        </w:rPr>
      </w:pPr>
      <w:r w:rsidRPr="00DE6D50">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88676B" w:rsidRDefault="00F61D73" w:rsidP="00F61D73">
      <w:pPr>
        <w:pStyle w:val="Heading1"/>
        <w:rPr>
          <w:rFonts w:ascii=".萍方-简" w:eastAsiaTheme="minorEastAsia" w:hAnsi=".萍方-简"/>
          <w:lang w:eastAsia="zh-CN"/>
          <w:rPrChange w:id="1600" w:author="Microsoft Office User" w:date="2017-08-26T15:42:00Z">
            <w:rPr>
              <w:rFonts w:ascii=".萍方-简" w:eastAsia=".萍方-简" w:hAnsi=".萍方-简"/>
              <w:lang w:eastAsia="zh-CN"/>
            </w:rPr>
          </w:rPrChange>
        </w:rPr>
      </w:pPr>
      <w:bookmarkStart w:id="1601" w:name="_Toc489971208"/>
      <w:r w:rsidRPr="0088676B">
        <w:rPr>
          <w:rFonts w:ascii=".萍方-简" w:eastAsiaTheme="minorEastAsia" w:hAnsi=".萍方-简" w:hint="eastAsia"/>
          <w:lang w:eastAsia="zh-CN"/>
          <w:rPrChange w:id="1602" w:author="Microsoft Office User" w:date="2017-08-26T15:42:00Z">
            <w:rPr>
              <w:rFonts w:ascii=".萍方-简" w:eastAsia=".萍方-简" w:hAnsi=".萍方-简" w:hint="eastAsia"/>
              <w:lang w:eastAsia="zh-CN"/>
            </w:rPr>
          </w:rPrChange>
        </w:rPr>
        <w:t>互助链数字资产</w:t>
      </w:r>
      <w:r w:rsidR="00C60813" w:rsidRPr="0088676B">
        <w:rPr>
          <w:rFonts w:ascii=".萍方-简" w:eastAsiaTheme="minorEastAsia" w:hAnsi=".萍方-简" w:hint="eastAsia"/>
          <w:lang w:eastAsia="zh-CN"/>
          <w:rPrChange w:id="1603" w:author="Microsoft Office User" w:date="2017-08-26T15:42:00Z">
            <w:rPr>
              <w:rFonts w:ascii=".萍方-简" w:eastAsia=".萍方-简" w:hAnsi=".萍方-简" w:hint="eastAsia"/>
              <w:lang w:eastAsia="zh-CN"/>
            </w:rPr>
          </w:rPrChange>
        </w:rPr>
        <w:t>与交易</w:t>
      </w:r>
      <w:bookmarkEnd w:id="1601"/>
    </w:p>
    <w:p w14:paraId="2A10ABFE" w14:textId="2A2845DF" w:rsidR="00A668F5" w:rsidRPr="0088676B" w:rsidRDefault="00747E49">
      <w:pPr>
        <w:rPr>
          <w:rFonts w:eastAsiaTheme="minorEastAsia"/>
          <w:lang w:eastAsia="zh-CN"/>
        </w:rPr>
      </w:pPr>
      <w:r w:rsidRPr="00DE6D50">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60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05"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6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07"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6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09"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6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1"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6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3"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6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5"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61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7"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61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9"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620"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Heading1"/>
        <w:rPr>
          <w:rFonts w:ascii=".萍方-简" w:eastAsiaTheme="minorEastAsia" w:hAnsi=".萍方-简"/>
          <w:lang w:eastAsia="zh-CN"/>
          <w:rPrChange w:id="1621" w:author="Microsoft Office User" w:date="2017-08-26T15:42:00Z">
            <w:rPr>
              <w:rFonts w:ascii=".萍方-简" w:eastAsia=".萍方-简" w:hAnsi=".萍方-简"/>
              <w:lang w:eastAsia="zh-CN"/>
            </w:rPr>
          </w:rPrChange>
        </w:rPr>
      </w:pPr>
      <w:bookmarkStart w:id="1622" w:name="_Toc489971209"/>
      <w:r w:rsidRPr="0088676B">
        <w:rPr>
          <w:rFonts w:ascii=".萍方-简" w:eastAsiaTheme="minorEastAsia" w:hAnsi=".萍方-简" w:hint="eastAsia"/>
          <w:lang w:eastAsia="zh-CN"/>
          <w:rPrChange w:id="1623"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624" w:author="Microsoft Office User" w:date="2017-08-26T15:42:00Z">
            <w:rPr>
              <w:rFonts w:ascii=".萍方-简" w:eastAsia=".萍方-简" w:hAnsi=".萍方-简" w:hint="eastAsia"/>
              <w:lang w:eastAsia="zh-CN"/>
            </w:rPr>
          </w:rPrChange>
        </w:rPr>
        <w:t>保险系统</w:t>
      </w:r>
      <w:bookmarkEnd w:id="1622"/>
    </w:p>
    <w:p w14:paraId="10FB6026" w14:textId="77777777" w:rsidR="00F8790E" w:rsidRPr="0088676B" w:rsidRDefault="00F8790E" w:rsidP="00255521">
      <w:pPr>
        <w:pStyle w:val="Heading2"/>
        <w:rPr>
          <w:rFonts w:eastAsiaTheme="minorEastAsia"/>
          <w:lang w:eastAsia="zh-CN"/>
        </w:rPr>
      </w:pPr>
      <w:bookmarkStart w:id="1625" w:name="_Toc489971210"/>
      <w:r w:rsidRPr="0088676B">
        <w:rPr>
          <w:rFonts w:eastAsiaTheme="minorEastAsia" w:hint="eastAsia"/>
          <w:lang w:eastAsia="zh-CN"/>
          <w:rPrChange w:id="1626" w:author="Microsoft Office User" w:date="2017-08-26T15:42:00Z">
            <w:rPr>
              <w:rFonts w:eastAsia=".萍方-简" w:hint="eastAsia"/>
              <w:lang w:eastAsia="zh-CN"/>
            </w:rPr>
          </w:rPrChange>
        </w:rPr>
        <w:t>为什么选择以太坊</w:t>
      </w:r>
      <w:bookmarkEnd w:id="1625"/>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27"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62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29"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630"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31"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632"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633"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634"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635"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636"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37" w:author="Microsoft Office User" w:date="2017-08-26T15:42:00Z">
            <w:rPr>
              <w:rFonts w:ascii=".萍方-简" w:eastAsia=".萍方-简" w:hAnsi=".萍方-简" w:hint="eastAsia"/>
              <w:lang w:eastAsia="zh-CN"/>
            </w:rPr>
          </w:rPrChange>
        </w:rPr>
        <w:t>年间由</w:t>
      </w:r>
      <w:r w:rsidRPr="0088676B">
        <w:rPr>
          <w:rFonts w:ascii=".萍方-简" w:eastAsiaTheme="minorEastAsia" w:hAnsi=".萍方-简"/>
          <w:lang w:eastAsia="zh-CN"/>
          <w:rPrChange w:id="1638"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lang w:eastAsia="zh-CN"/>
          <w:rPrChange w:id="1639"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640" w:author="Microsoft Office User" w:date="2017-08-26T15:42:00Z">
            <w:rPr>
              <w:rFonts w:ascii=".萍方-简" w:eastAsia=".萍方-简" w:hAnsi=".萍方-简"/>
              <w:lang w:eastAsia="zh-CN"/>
            </w:rPr>
          </w:rPrChange>
        </w:rPr>
        <w:t>Buterin</w:t>
      </w:r>
      <w:r w:rsidRPr="0088676B">
        <w:rPr>
          <w:rFonts w:ascii=".萍方-简" w:eastAsiaTheme="minorEastAsia" w:hAnsi=".萍方-简" w:hint="eastAsia"/>
          <w:lang w:eastAsia="zh-CN"/>
          <w:rPrChange w:id="1641"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64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643"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644"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45"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646"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47"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648"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49"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650"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651"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52"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653"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r w:rsidRPr="0088676B">
        <w:rPr>
          <w:rFonts w:eastAsiaTheme="minorEastAsia"/>
          <w:lang w:eastAsia="zh-CN"/>
        </w:rPr>
        <w:t>DApp</w:t>
      </w:r>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Heading2"/>
        <w:rPr>
          <w:rFonts w:eastAsiaTheme="minorEastAsia"/>
          <w:lang w:eastAsia="zh-CN"/>
        </w:rPr>
      </w:pPr>
      <w:bookmarkStart w:id="1654" w:name="_Toc489971211"/>
      <w:r w:rsidRPr="0088676B">
        <w:rPr>
          <w:rFonts w:ascii=".萍方-简" w:eastAsiaTheme="minorEastAsia" w:hAnsi=".萍方-简" w:hint="eastAsia"/>
          <w:lang w:eastAsia="zh-CN"/>
          <w:rPrChange w:id="1655" w:author="Microsoft Office User" w:date="2017-08-26T15:42:00Z">
            <w:rPr>
              <w:rFonts w:ascii=".萍方-简" w:eastAsia=".萍方-简" w:hAnsi=".萍方-简" w:hint="eastAsia"/>
              <w:lang w:eastAsia="zh-CN"/>
            </w:rPr>
          </w:rPrChange>
        </w:rPr>
        <w:t>智能合约平台</w:t>
      </w:r>
      <w:bookmarkEnd w:id="1654"/>
    </w:p>
    <w:p w14:paraId="4150D67B" w14:textId="77777777" w:rsidR="00F8790E" w:rsidRPr="0088676B" w:rsidRDefault="00F8790E" w:rsidP="00F8790E">
      <w:pPr>
        <w:rPr>
          <w:rFonts w:ascii=".萍方-简" w:eastAsiaTheme="minorEastAsia" w:hAnsi=".萍方-简"/>
          <w:lang w:eastAsia="zh-CN"/>
          <w:rPrChange w:id="165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57" w:author="Microsoft Office User" w:date="2017-08-26T15:42:00Z">
            <w:rPr>
              <w:rFonts w:ascii=".萍方-简" w:eastAsia=".萍方-简" w:hAnsi=".萍方-简" w:hint="eastAsia"/>
              <w:lang w:eastAsia="zh-CN"/>
            </w:rPr>
          </w:rPrChange>
        </w:rPr>
        <w:t>支持智能合约体系的关键部分是以太坊虚拟机（</w:t>
      </w:r>
      <w:r w:rsidRPr="0088676B">
        <w:rPr>
          <w:rFonts w:ascii=".萍方-简" w:eastAsiaTheme="minorEastAsia" w:hAnsi=".萍方-简"/>
          <w:lang w:eastAsia="zh-CN"/>
          <w:rPrChange w:id="1658"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hint="eastAsia"/>
          <w:lang w:eastAsia="zh-CN"/>
          <w:rPrChange w:id="1659"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互助链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ListParagraph"/>
        <w:numPr>
          <w:ilvl w:val="0"/>
          <w:numId w:val="16"/>
        </w:numPr>
        <w:rPr>
          <w:rFonts w:ascii=".萍方-简" w:eastAsiaTheme="minorEastAsia" w:hAnsi=".萍方-简"/>
          <w:lang w:eastAsia="zh-CN"/>
          <w:rPrChange w:id="166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1"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ListParagraph"/>
        <w:numPr>
          <w:ilvl w:val="0"/>
          <w:numId w:val="16"/>
        </w:numPr>
        <w:rPr>
          <w:rFonts w:ascii=".萍方-简" w:eastAsiaTheme="minorEastAsia" w:hAnsi=".萍方-简"/>
          <w:lang w:eastAsia="zh-CN"/>
          <w:rPrChange w:id="16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3"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ListParagraph"/>
        <w:numPr>
          <w:ilvl w:val="0"/>
          <w:numId w:val="16"/>
        </w:numPr>
        <w:rPr>
          <w:rFonts w:ascii=".萍方-简" w:eastAsiaTheme="minorEastAsia" w:hAnsi=".萍方-简"/>
          <w:lang w:eastAsia="zh-CN"/>
          <w:rPrChange w:id="16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5" w:author="Microsoft Office User" w:date="2017-08-26T15:42:00Z">
            <w:rPr>
              <w:rFonts w:ascii=".萍方-简" w:eastAsia=".萍方-简" w:hAnsi=".萍方-简" w:hint="eastAsia"/>
              <w:lang w:eastAsia="zh-CN"/>
            </w:rPr>
          </w:rPrChange>
        </w:rPr>
        <w:t>资金的使用，流向公开，透明</w:t>
      </w:r>
    </w:p>
    <w:p w14:paraId="13D716B5" w14:textId="77777777" w:rsidR="00F8790E" w:rsidRPr="0088676B" w:rsidRDefault="00F8790E" w:rsidP="00F8790E">
      <w:pPr>
        <w:rPr>
          <w:rFonts w:ascii=".萍方-简" w:eastAsiaTheme="minorEastAsia" w:hAnsi=".萍方-简"/>
          <w:lang w:eastAsia="zh-CN"/>
          <w:rPrChange w:id="16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7"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lang w:eastAsia="zh-CN"/>
          <w:rPrChange w:id="1668" w:author="Microsoft Office User" w:date="2017-08-26T15:42:00Z">
            <w:rPr>
              <w:rFonts w:ascii=".萍方-简" w:eastAsia=".萍方-简" w:hAnsi=".萍方-简"/>
              <w:lang w:eastAsia="zh-CN"/>
            </w:rPr>
          </w:rPrChange>
        </w:rPr>
        <w:t>Javascript</w:t>
      </w:r>
      <w:r w:rsidRPr="0088676B">
        <w:rPr>
          <w:rFonts w:ascii=".萍方-简" w:eastAsiaTheme="minorEastAsia" w:hAnsi=".萍方-简" w:hint="eastAsia"/>
          <w:lang w:eastAsia="zh-CN"/>
          <w:rPrChange w:id="1669"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70"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671"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672"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673"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674"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675"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676"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677"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678"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679"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680"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681"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82"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683" w:author="Microsoft Office User" w:date="2017-08-26T15:42:00Z">
            <w:rPr>
              <w:rFonts w:ascii=".萍方-简" w:eastAsia=".萍方-简" w:hAnsi=".萍方-简" w:hint="eastAsia"/>
              <w:lang w:eastAsia="zh-CN"/>
            </w:rPr>
          </w:rPrChange>
        </w:rPr>
        <w:t>。我们为互助链选择了</w:t>
      </w:r>
      <w:r w:rsidRPr="0088676B">
        <w:rPr>
          <w:rFonts w:ascii=".萍方-简" w:eastAsiaTheme="minorEastAsia" w:hAnsi=".萍方-简"/>
          <w:lang w:eastAsia="zh-CN"/>
          <w:rPrChange w:id="1684"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685"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686" w:author="Microsoft Office User" w:date="2017-08-26T15:42:00Z">
            <w:rPr>
              <w:rFonts w:ascii=".萍方-简" w:eastAsia=".萍方-简" w:hAnsi=".萍方-简"/>
              <w:lang w:eastAsia="zh-CN"/>
            </w:rPr>
          </w:rPrChange>
        </w:rPr>
        <w:t>DApps</w:t>
      </w:r>
      <w:r w:rsidRPr="0088676B">
        <w:rPr>
          <w:rFonts w:ascii=".萍方-简" w:eastAsiaTheme="minorEastAsia" w:hAnsi=".萍方-简" w:hint="eastAsia"/>
          <w:lang w:eastAsia="zh-CN"/>
          <w:rPrChange w:id="1687"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688"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689"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690"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691"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w:t>
      </w:r>
      <w:r w:rsidRPr="0088676B">
        <w:rPr>
          <w:rFonts w:ascii=".萍方-简" w:eastAsiaTheme="minorEastAsia" w:hAnsi=".萍方-简" w:hint="eastAsia"/>
          <w:lang w:eastAsia="zh-CN"/>
          <w:rPrChange w:id="1692" w:author="Microsoft Office User" w:date="2017-08-26T15:42:00Z">
            <w:rPr>
              <w:rFonts w:ascii=".萍方-简" w:eastAsia=".萍方-简" w:hAnsi=".萍方-简" w:hint="eastAsia"/>
              <w:lang w:eastAsia="zh-CN"/>
            </w:rPr>
          </w:rPrChange>
        </w:rPr>
        <w:lastRenderedPageBreak/>
        <w:t>者以及其他使用者交互信息、也可以用来执行具有复杂逻辑性的应用，譬如建立一套基于以太坊的代币系统、发起一次</w:t>
      </w:r>
      <w:r w:rsidRPr="0088676B">
        <w:rPr>
          <w:rFonts w:ascii=".萍方-简" w:eastAsiaTheme="minorEastAsia" w:hAnsi=".萍方-简"/>
          <w:lang w:eastAsia="zh-CN"/>
          <w:rPrChange w:id="1693"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94"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Heading2"/>
        <w:rPr>
          <w:rFonts w:ascii=".萍方-简" w:eastAsiaTheme="minorEastAsia" w:hAnsi=".萍方-简"/>
          <w:lang w:eastAsia="zh-CN"/>
          <w:rPrChange w:id="1695" w:author="Microsoft Office User" w:date="2017-08-26T15:42:00Z">
            <w:rPr>
              <w:rFonts w:ascii=".萍方-简" w:eastAsia=".萍方-简" w:hAnsi=".萍方-简"/>
              <w:lang w:eastAsia="zh-CN"/>
            </w:rPr>
          </w:rPrChange>
        </w:rPr>
      </w:pPr>
      <w:bookmarkStart w:id="1696" w:name="_Toc489971212"/>
      <w:r w:rsidRPr="0088676B">
        <w:rPr>
          <w:rFonts w:ascii=".萍方-简" w:eastAsiaTheme="minorEastAsia" w:hAnsi=".萍方-简" w:hint="eastAsia"/>
          <w:lang w:eastAsia="zh-CN"/>
          <w:rPrChange w:id="1697" w:author="Microsoft Office User" w:date="2017-08-26T15:42:00Z">
            <w:rPr>
              <w:rFonts w:ascii=".萍方-简" w:eastAsia=".萍方-简" w:hAnsi=".萍方-简" w:hint="eastAsia"/>
              <w:lang w:eastAsia="zh-CN"/>
            </w:rPr>
          </w:rPrChange>
        </w:rPr>
        <w:t>系统框架</w:t>
      </w:r>
      <w:bookmarkEnd w:id="1696"/>
    </w:p>
    <w:p w14:paraId="2E870D5F" w14:textId="77777777" w:rsidR="00F8790E" w:rsidRPr="0088676B" w:rsidRDefault="00F8790E" w:rsidP="00F8790E">
      <w:pPr>
        <w:rPr>
          <w:rFonts w:ascii=".萍方-简" w:eastAsiaTheme="minorEastAsia" w:hAnsi=".萍方-简"/>
          <w:lang w:eastAsia="zh-CN"/>
          <w:rPrChange w:id="169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99"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700"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701"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702"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03"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70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5E1FA1" w:rsidRPr="00D12429" w:rsidRDefault="005E1FA1"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5E1FA1" w:rsidRPr="00D12429" w:rsidRDefault="005E1FA1"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5E1FA1" w:rsidRDefault="005E1FA1" w:rsidP="00F8790E"/>
                    </w:txbxContent>
                  </v:textbox>
                </v:shape>
              </v:group>
            </w:pict>
          </mc:Fallback>
        </mc:AlternateContent>
      </w:r>
      <w:r w:rsidRPr="0088676B">
        <w:rPr>
          <w:rFonts w:ascii=".萍方-简" w:eastAsiaTheme="minorEastAsia" w:hAnsi=".萍方-简"/>
          <w:noProof/>
          <w:lang w:eastAsia="zh-CN"/>
          <w:rPrChange w:id="1705"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5E1FA1" w:rsidRPr="00A06DCF" w:rsidRDefault="005E1FA1"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5E1FA1" w:rsidRPr="00A06DCF" w:rsidRDefault="005E1FA1"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5E1FA1" w:rsidRDefault="005E1FA1" w:rsidP="00F8790E"/>
                    </w:txbxContent>
                  </v:textbox>
                </v:shape>
              </v:group>
            </w:pict>
          </mc:Fallback>
        </mc:AlternateContent>
      </w:r>
      <w:r w:rsidRPr="0088676B">
        <w:rPr>
          <w:rFonts w:ascii=".萍方-简" w:eastAsiaTheme="minorEastAsia" w:hAnsi=".萍方-简"/>
          <w:noProof/>
          <w:lang w:eastAsia="zh-CN"/>
          <w:rPrChange w:id="170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88676B">
        <w:rPr>
          <w:rFonts w:ascii=".萍方-简" w:eastAsiaTheme="minorEastAsia" w:hAnsi=".萍方-简"/>
          <w:noProof/>
          <w:lang w:eastAsia="zh-CN"/>
          <w:rPrChange w:id="170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E3725C6"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708"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709"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88676B">
        <w:rPr>
          <w:rFonts w:ascii=".萍方-简" w:eastAsiaTheme="minorEastAsia" w:hAnsi=".萍方-简"/>
          <w:noProof/>
          <w:lang w:eastAsia="zh-CN"/>
          <w:rPrChange w:id="1710"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5E1FA1" w:rsidRPr="00A06DCF" w:rsidRDefault="005E1FA1" w:rsidP="00F8790E">
                                <w:pPr>
                                  <w:jc w:val="center"/>
                                  <w:rPr>
                                    <w:rFonts w:eastAsiaTheme="minorEastAsia"/>
                                    <w:b/>
                                    <w:color w:val="FFFFFF" w:themeColor="background1"/>
                                    <w:lang w:eastAsia="zh-CN"/>
                                  </w:rPr>
                                </w:pPr>
                                <w:r>
                                  <w:rPr>
                                    <w:b/>
                                    <w:color w:val="FFFFFF" w:themeColor="background1"/>
                                  </w:rPr>
                                  <w:t>AI</w:t>
                                </w:r>
                              </w:p>
                              <w:p w14:paraId="4271BC7E"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5E1FA1" w:rsidRDefault="005E1FA1"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5E1FA1" w:rsidRDefault="005E1FA1"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5E1FA1" w:rsidRPr="00A06DCF" w:rsidRDefault="005E1FA1" w:rsidP="00F8790E">
                          <w:pPr>
                            <w:jc w:val="center"/>
                            <w:rPr>
                              <w:rFonts w:eastAsiaTheme="minorEastAsia"/>
                              <w:b/>
                              <w:color w:val="FFFFFF" w:themeColor="background1"/>
                              <w:lang w:eastAsia="zh-CN"/>
                            </w:rPr>
                          </w:pPr>
                          <w:r>
                            <w:rPr>
                              <w:b/>
                              <w:color w:val="FFFFFF" w:themeColor="background1"/>
                            </w:rPr>
                            <w:t>AI</w:t>
                          </w:r>
                        </w:p>
                        <w:p w14:paraId="4271BC7E" w14:textId="77777777" w:rsidR="005E1FA1" w:rsidRDefault="005E1FA1"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5E1FA1" w:rsidRDefault="005E1FA1"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5E1FA1" w:rsidRDefault="005E1FA1"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5E1FA1" w:rsidRDefault="005E1FA1"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711"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71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713"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14"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170AC760"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715"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171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71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718"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719"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720"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" filled="f" stroked="f" strokeweight=".5pt">
                <v:path arrowok="t"/>
                <v:textbox>
                  <w:txbxContent>
                    <w:p w14:paraId="548DB4B2"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5E1FA1" w:rsidRDefault="005E1FA1" w:rsidP="00F8790E"/>
                  </w:txbxContent>
                </v:textbox>
              </v:shape>
            </w:pict>
          </mc:Fallback>
        </mc:AlternateContent>
      </w:r>
      <w:r w:rsidRPr="0088676B">
        <w:rPr>
          <w:rFonts w:ascii=".萍方-简" w:eastAsiaTheme="minorEastAsia" w:hAnsi=".萍方-简"/>
          <w:noProof/>
          <w:lang w:eastAsia="zh-CN"/>
          <w:rPrChange w:id="1721"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22"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5E1FA1" w:rsidRPr="00580722" w:rsidRDefault="005E1FA1"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5E1FA1" w:rsidRDefault="005E1FA1"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5E1FA1" w:rsidRPr="00580722" w:rsidRDefault="005E1FA1"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723"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724"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Heading2"/>
        <w:rPr>
          <w:rFonts w:ascii=".萍方-简" w:eastAsiaTheme="minorEastAsia" w:hAnsi=".萍方-简"/>
          <w:lang w:eastAsia="zh-CN"/>
          <w:rPrChange w:id="1725" w:author="Microsoft Office User" w:date="2017-08-26T15:42:00Z">
            <w:rPr>
              <w:rFonts w:ascii=".萍方-简" w:eastAsia=".萍方-简" w:hAnsi=".萍方-简"/>
              <w:lang w:eastAsia="zh-CN"/>
            </w:rPr>
          </w:rPrChange>
        </w:rPr>
      </w:pPr>
      <w:bookmarkStart w:id="1726" w:name="_Toc489971213"/>
      <w:r w:rsidRPr="0088676B">
        <w:rPr>
          <w:rFonts w:ascii=".萍方-简" w:eastAsiaTheme="minorEastAsia" w:hAnsi=".萍方-简" w:hint="eastAsia"/>
          <w:lang w:eastAsia="zh-CN"/>
          <w:rPrChange w:id="1727" w:author="Microsoft Office User" w:date="2017-08-26T15:42:00Z">
            <w:rPr>
              <w:rFonts w:ascii=".萍方-简" w:eastAsia=".萍方-简" w:hAnsi=".萍方-简" w:hint="eastAsia"/>
              <w:lang w:eastAsia="zh-CN"/>
            </w:rPr>
          </w:rPrChange>
        </w:rPr>
        <w:t>互助币</w:t>
      </w:r>
      <w:bookmarkEnd w:id="1726"/>
    </w:p>
    <w:p w14:paraId="6DA280FF" w14:textId="77777777" w:rsidR="00F8790E" w:rsidRPr="0088676B" w:rsidRDefault="00F8790E" w:rsidP="00F8790E">
      <w:pPr>
        <w:rPr>
          <w:rFonts w:ascii=".萍方-简" w:eastAsiaTheme="minorEastAsia" w:hAnsi=".萍方-简"/>
          <w:lang w:eastAsia="zh-CN"/>
          <w:rPrChange w:id="17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9" w:author="Microsoft Office User" w:date="2017-08-26T15:42:00Z">
            <w:rPr>
              <w:rFonts w:ascii=".萍方-简" w:eastAsia=".萍方-简" w:hAnsi=".萍方-简" w:hint="eastAsia"/>
              <w:lang w:eastAsia="zh-CN"/>
            </w:rPr>
          </w:rPrChange>
        </w:rPr>
        <w:t>互助币是基于以太坊</w:t>
      </w:r>
      <w:r w:rsidRPr="0088676B">
        <w:rPr>
          <w:rFonts w:ascii=".萍方-简" w:eastAsiaTheme="minorEastAsia" w:hAnsi=".萍方-简"/>
          <w:lang w:eastAsia="zh-CN"/>
          <w:rPrChange w:id="1730"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731"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732"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33"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734"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735" w:author="Microsoft Office User" w:date="2017-08-26T15:42:00Z">
            <w:rPr>
              <w:rFonts w:ascii=".萍方-简" w:eastAsia=".萍方-简" w:hAnsi=".萍方-简" w:hint="eastAsia"/>
              <w:lang w:eastAsia="zh-CN"/>
            </w:rPr>
          </w:rPrChange>
        </w:rPr>
        <w:t>互助币是信用传递到价值的转换。</w:t>
      </w:r>
      <w:r w:rsidR="003615CD" w:rsidRPr="0088676B">
        <w:rPr>
          <w:rFonts w:ascii=".萍方-简" w:eastAsiaTheme="minorEastAsia" w:hAnsi=".萍方-简" w:hint="eastAsia"/>
          <w:lang w:eastAsia="zh-CN"/>
          <w:rPrChange w:id="1736" w:author="Microsoft Office User" w:date="2017-08-26T15:42:00Z">
            <w:rPr>
              <w:rFonts w:ascii=".萍方-简" w:eastAsia=".萍方-简" w:hAnsi=".萍方-简" w:hint="eastAsia"/>
              <w:lang w:eastAsia="zh-CN"/>
            </w:rPr>
          </w:rPrChange>
        </w:rPr>
        <w:lastRenderedPageBreak/>
        <w:t>比特币就是从一群极客的社区信用变为目前的社会认可价值。</w:t>
      </w:r>
      <w:r w:rsidRPr="0088676B">
        <w:rPr>
          <w:rFonts w:ascii=".萍方-简" w:eastAsiaTheme="minorEastAsia" w:hAnsi=".萍方-简" w:hint="eastAsia"/>
          <w:lang w:eastAsia="zh-CN"/>
          <w:rPrChange w:id="1737"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738"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39"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Heading2"/>
        <w:rPr>
          <w:rFonts w:eastAsiaTheme="minorEastAsia"/>
          <w:lang w:eastAsia="zh-CN"/>
        </w:rPr>
      </w:pPr>
      <w:bookmarkStart w:id="1740" w:name="_Toc489971214"/>
      <w:r w:rsidRPr="0088676B">
        <w:rPr>
          <w:rFonts w:ascii=".萍方-简" w:eastAsiaTheme="minorEastAsia" w:hAnsi=".萍方-简" w:hint="eastAsia"/>
          <w:lang w:eastAsia="zh-CN"/>
          <w:rPrChange w:id="1741" w:author="Microsoft Office User" w:date="2017-08-26T15:42:00Z">
            <w:rPr>
              <w:rFonts w:ascii=".萍方-简" w:eastAsia=".萍方-简" w:hAnsi=".萍方-简" w:hint="eastAsia"/>
              <w:lang w:eastAsia="zh-CN"/>
            </w:rPr>
          </w:rPrChange>
        </w:rPr>
        <w:t>人工智能模块</w:t>
      </w:r>
      <w:bookmarkEnd w:id="1740"/>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42"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74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4"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ListParagraph"/>
        <w:numPr>
          <w:ilvl w:val="0"/>
          <w:numId w:val="20"/>
        </w:numPr>
        <w:rPr>
          <w:rFonts w:ascii=".萍方-简" w:eastAsiaTheme="minorEastAsia" w:hAnsi=".萍方-简"/>
          <w:lang w:eastAsia="zh-CN"/>
          <w:rPrChange w:id="174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6"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ListParagraph"/>
        <w:numPr>
          <w:ilvl w:val="0"/>
          <w:numId w:val="20"/>
        </w:numPr>
        <w:rPr>
          <w:rFonts w:ascii=".萍方-简" w:eastAsiaTheme="minorEastAsia" w:hAnsi=".萍方-简"/>
          <w:lang w:eastAsia="zh-CN"/>
          <w:rPrChange w:id="174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8"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ListParagraph"/>
        <w:numPr>
          <w:ilvl w:val="0"/>
          <w:numId w:val="20"/>
        </w:numPr>
        <w:rPr>
          <w:rFonts w:ascii=".萍方-简" w:eastAsiaTheme="minorEastAsia" w:hAnsi=".萍方-简"/>
          <w:lang w:eastAsia="zh-CN"/>
          <w:rPrChange w:id="174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0"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ListParagraph"/>
        <w:numPr>
          <w:ilvl w:val="0"/>
          <w:numId w:val="20"/>
        </w:numPr>
        <w:rPr>
          <w:rFonts w:ascii=".萍方-简" w:eastAsiaTheme="minorEastAsia" w:hAnsi=".萍方-简"/>
          <w:lang w:eastAsia="zh-CN"/>
          <w:rPrChange w:id="175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2"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Heading2"/>
        <w:rPr>
          <w:rFonts w:eastAsiaTheme="minorEastAsia"/>
          <w:lang w:eastAsia="zh-CN"/>
        </w:rPr>
      </w:pPr>
      <w:bookmarkStart w:id="1753" w:name="_Toc489971215"/>
      <w:r w:rsidRPr="0088676B">
        <w:rPr>
          <w:rFonts w:ascii=".萍方-简" w:eastAsiaTheme="minorEastAsia" w:hAnsi=".萍方-简" w:hint="eastAsia"/>
          <w:lang w:eastAsia="zh-CN"/>
          <w:rPrChange w:id="1754" w:author="Microsoft Office User" w:date="2017-08-26T15:42:00Z">
            <w:rPr>
              <w:rFonts w:ascii=".萍方-简" w:eastAsia=".萍方-简" w:hAnsi=".萍方-简" w:hint="eastAsia"/>
              <w:lang w:eastAsia="zh-CN"/>
            </w:rPr>
          </w:rPrChange>
        </w:rPr>
        <w:t>风险防范</w:t>
      </w:r>
      <w:bookmarkEnd w:id="1753"/>
    </w:p>
    <w:p w14:paraId="3611BB07" w14:textId="77777777" w:rsidR="00F8790E" w:rsidRPr="0088676B" w:rsidRDefault="00F8790E" w:rsidP="00F8790E">
      <w:pPr>
        <w:rPr>
          <w:rFonts w:ascii=".萍方-简" w:eastAsiaTheme="minorEastAsia" w:hAnsi=".萍方-简"/>
          <w:lang w:eastAsia="zh-CN"/>
          <w:rPrChange w:id="1755"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56"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757"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758"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759"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760"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761"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762" w:author="Microsoft Office User" w:date="2017-08-26T15:42:00Z">
            <w:rPr>
              <w:rFonts w:ascii=".萍方-简" w:eastAsia=".萍方-简" w:hAnsi=".萍方-简" w:hint="eastAsia"/>
              <w:lang w:eastAsia="zh-CN"/>
            </w:rPr>
          </w:rPrChange>
        </w:rPr>
        <w:t>，也让投资人的信心动摇。但是正如</w:t>
      </w:r>
      <w:r w:rsidRPr="0088676B">
        <w:rPr>
          <w:rFonts w:ascii=".萍方-简" w:eastAsiaTheme="minorEastAsia" w:hAnsi=".萍方-简"/>
          <w:lang w:eastAsia="zh-CN"/>
          <w:rPrChange w:id="1763"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lang w:eastAsia="zh-CN"/>
          <w:rPrChange w:id="1764" w:author="Microsoft Office User" w:date="2017-08-26T15:42:00Z">
            <w:rPr>
              <w:rFonts w:ascii=".萍方-简" w:eastAsia=".萍方-简" w:hAnsi=".萍方-简"/>
              <w:lang w:eastAsia="zh-CN"/>
            </w:rPr>
          </w:rPrChange>
        </w:rPr>
        <w:t xml:space="preserve"> Buterin</w:t>
      </w:r>
      <w:r w:rsidRPr="0088676B">
        <w:rPr>
          <w:rFonts w:ascii=".萍方-简" w:eastAsiaTheme="minorEastAsia" w:hAnsi=".萍方-简" w:hint="eastAsia"/>
          <w:lang w:eastAsia="zh-CN"/>
          <w:rPrChange w:id="1765"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766"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67"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768"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769"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ListParagraph"/>
        <w:numPr>
          <w:ilvl w:val="0"/>
          <w:numId w:val="17"/>
        </w:numPr>
        <w:rPr>
          <w:rFonts w:ascii=".萍方-简" w:eastAsiaTheme="minorEastAsia" w:hAnsi=".萍方-简"/>
          <w:lang w:eastAsia="zh-CN"/>
          <w:rPrChange w:id="17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1" w:author="Microsoft Office User" w:date="2017-08-26T15:42:00Z">
            <w:rPr>
              <w:rFonts w:ascii=".萍方-简" w:eastAsia=".萍方-简" w:hAnsi=".萍方-简" w:hint="eastAsia"/>
              <w:lang w:eastAsia="zh-CN"/>
            </w:rPr>
          </w:rPrChange>
        </w:rPr>
        <w:t>由于互助币是建立在联盟链的基础上，我们可以将智能合约的代码不公开。仅仅对于经过资格审核的伙伴公开</w:t>
      </w:r>
    </w:p>
    <w:p w14:paraId="0CD9FE36" w14:textId="77777777" w:rsidR="00F8790E" w:rsidRPr="0088676B" w:rsidRDefault="00F8790E" w:rsidP="009F0864">
      <w:pPr>
        <w:pStyle w:val="ListParagraph"/>
        <w:numPr>
          <w:ilvl w:val="0"/>
          <w:numId w:val="18"/>
        </w:numPr>
        <w:rPr>
          <w:rFonts w:ascii=".萍方-简" w:eastAsiaTheme="minorEastAsia" w:hAnsi=".萍方-简"/>
          <w:lang w:eastAsia="zh-CN"/>
          <w:rPrChange w:id="177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3"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774"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ListParagraph"/>
        <w:numPr>
          <w:ilvl w:val="0"/>
          <w:numId w:val="18"/>
        </w:numPr>
        <w:rPr>
          <w:rFonts w:ascii=".萍方-简" w:eastAsiaTheme="minorEastAsia" w:hAnsi=".萍方-简"/>
          <w:lang w:eastAsia="zh-CN"/>
          <w:rPrChange w:id="17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6"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77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8"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77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0"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78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2" w:author="Microsoft Office User" w:date="2017-08-26T15:42:00Z">
            <w:rPr>
              <w:rFonts w:ascii=".萍方-简" w:eastAsia=".萍方-简" w:hAnsi=".萍方-简" w:hint="eastAsia"/>
              <w:lang w:eastAsia="zh-CN"/>
            </w:rPr>
          </w:rPrChange>
        </w:rPr>
        <w:lastRenderedPageBreak/>
        <w:t>测试链测试</w:t>
      </w:r>
    </w:p>
    <w:p w14:paraId="72EF5D73" w14:textId="77777777" w:rsidR="00F8790E" w:rsidRPr="0088676B" w:rsidRDefault="00F8790E" w:rsidP="009F0864">
      <w:pPr>
        <w:pStyle w:val="ListParagraph"/>
        <w:numPr>
          <w:ilvl w:val="0"/>
          <w:numId w:val="19"/>
        </w:numPr>
        <w:rPr>
          <w:rFonts w:ascii=".萍方-简" w:eastAsiaTheme="minorEastAsia" w:hAnsi=".萍方-简"/>
          <w:lang w:eastAsia="zh-CN"/>
          <w:rPrChange w:id="178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4"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78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6"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7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8"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78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0"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ListParagraph"/>
        <w:numPr>
          <w:ilvl w:val="0"/>
          <w:numId w:val="19"/>
        </w:numPr>
        <w:rPr>
          <w:rFonts w:ascii=".萍方-简" w:eastAsiaTheme="minorEastAsia" w:hAnsi=".萍方-简"/>
          <w:lang w:eastAsia="zh-CN"/>
          <w:rPrChange w:id="179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2"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79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94"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795"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796"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797"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98"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799"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00" w:author="Microsoft Office User" w:date="2017-08-26T15:42:00Z">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801"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02" w:author="Microsoft Office User" w:date="2017-08-26T15:42:00Z">
            <w:rPr>
              <w:rFonts w:ascii=".萍方-简" w:eastAsia=".萍方-简" w:hAnsi=".萍方-简"/>
              <w:lang w:eastAsia="zh-CN"/>
            </w:rPr>
          </w:rPrChange>
        </w:rPr>
        <w:t>Zeppeline</w:t>
      </w:r>
      <w:r w:rsidRPr="0088676B">
        <w:rPr>
          <w:rFonts w:ascii=".萍方-简" w:eastAsiaTheme="minorEastAsia" w:hAnsi=".萍方-简" w:hint="eastAsia"/>
          <w:lang w:eastAsia="zh-CN"/>
          <w:rPrChange w:id="1803"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ListParagraph"/>
        <w:numPr>
          <w:ilvl w:val="1"/>
          <w:numId w:val="19"/>
        </w:numPr>
        <w:rPr>
          <w:rFonts w:ascii=".萍方-简" w:eastAsiaTheme="minorEastAsia" w:hAnsi=".萍方-简"/>
          <w:lang w:eastAsia="zh-CN"/>
          <w:rPrChange w:id="180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5"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ListParagraph"/>
        <w:numPr>
          <w:ilvl w:val="1"/>
          <w:numId w:val="19"/>
        </w:numPr>
        <w:rPr>
          <w:rFonts w:ascii=".萍方-简" w:eastAsiaTheme="minorEastAsia" w:hAnsi=".萍方-简"/>
          <w:lang w:eastAsia="zh-CN"/>
          <w:rPrChange w:id="18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7"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ListParagraph"/>
        <w:numPr>
          <w:ilvl w:val="1"/>
          <w:numId w:val="19"/>
        </w:numPr>
        <w:rPr>
          <w:rFonts w:ascii=".萍方-简" w:eastAsiaTheme="minorEastAsia" w:hAnsi=".萍方-简"/>
          <w:lang w:eastAsia="zh-CN"/>
          <w:rPrChange w:id="18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9"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ListParagraph"/>
        <w:numPr>
          <w:ilvl w:val="1"/>
          <w:numId w:val="19"/>
        </w:numPr>
        <w:rPr>
          <w:rFonts w:ascii=".萍方-简" w:eastAsiaTheme="minorEastAsia" w:hAnsi=".萍方-简"/>
          <w:lang w:eastAsia="zh-CN"/>
          <w:rPrChange w:id="18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1"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ListParagraph"/>
        <w:numPr>
          <w:ilvl w:val="1"/>
          <w:numId w:val="19"/>
        </w:numPr>
        <w:rPr>
          <w:rFonts w:ascii=".萍方-简" w:eastAsiaTheme="minorEastAsia" w:hAnsi=".萍方-简"/>
          <w:lang w:eastAsia="zh-CN"/>
          <w:rPrChange w:id="1812"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13"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814" w:author="Microsoft Office User" w:date="2017-08-26T15:42:00Z">
            <w:rPr>
              <w:rFonts w:ascii=".萍方-简" w:eastAsia=".萍方-简" w:hAnsi=".萍方-简" w:hint="eastAsia"/>
              <w:lang w:eastAsia="zh-CN"/>
            </w:rPr>
          </w:rPrChange>
        </w:rPr>
        <w:t>抽象类和安全实践</w:t>
      </w:r>
    </w:p>
    <w:p w14:paraId="28C92F16" w14:textId="2327054E" w:rsidR="006F1496" w:rsidRPr="0088676B" w:rsidRDefault="009F5B31" w:rsidP="00686953">
      <w:pPr>
        <w:pStyle w:val="Heading1"/>
        <w:rPr>
          <w:rFonts w:ascii=".萍方-简" w:eastAsiaTheme="minorEastAsia" w:hAnsi=".萍方-简"/>
          <w:lang w:eastAsia="zh-CN"/>
          <w:rPrChange w:id="1815" w:author="Microsoft Office User" w:date="2017-08-26T15:42:00Z">
            <w:rPr>
              <w:rFonts w:ascii=".萍方-简" w:eastAsia=".萍方-简" w:hAnsi=".萍方-简"/>
              <w:lang w:eastAsia="zh-CN"/>
            </w:rPr>
          </w:rPrChange>
        </w:rPr>
      </w:pPr>
      <w:bookmarkStart w:id="1816" w:name="_Toc489971216"/>
      <w:r w:rsidRPr="0088676B">
        <w:rPr>
          <w:rFonts w:ascii=".萍方-简" w:eastAsiaTheme="minorEastAsia" w:hAnsi=".萍方-简" w:hint="eastAsia"/>
          <w:lang w:eastAsia="zh-CN"/>
          <w:rPrChange w:id="1817" w:author="Microsoft Office User" w:date="2017-08-26T15:42:00Z">
            <w:rPr>
              <w:rFonts w:ascii=".萍方-简" w:eastAsia=".萍方-简" w:hAnsi=".萍方-简" w:hint="eastAsia"/>
              <w:lang w:eastAsia="zh-CN"/>
            </w:rPr>
          </w:rPrChange>
        </w:rPr>
        <w:t>互助链</w:t>
      </w:r>
      <w:r w:rsidR="00E6392D" w:rsidRPr="0088676B">
        <w:rPr>
          <w:rFonts w:ascii=".萍方-简" w:eastAsiaTheme="minorEastAsia" w:hAnsi=".萍方-简" w:hint="eastAsia"/>
          <w:lang w:eastAsia="zh-CN"/>
          <w:rPrChange w:id="1818" w:author="Microsoft Office User" w:date="2017-08-26T15:42:00Z">
            <w:rPr>
              <w:rFonts w:ascii=".萍方-简" w:eastAsia=".萍方-简" w:hAnsi=".萍方-简" w:hint="eastAsia"/>
              <w:lang w:eastAsia="zh-CN"/>
            </w:rPr>
          </w:rPrChange>
        </w:rPr>
        <w:t>应用实例：一个互助保险的说明</w:t>
      </w:r>
      <w:bookmarkEnd w:id="1816"/>
    </w:p>
    <w:p w14:paraId="2B44F7C3" w14:textId="77777777" w:rsidR="00E6392D" w:rsidRPr="0088676B" w:rsidRDefault="00E6392D" w:rsidP="00E6392D">
      <w:pPr>
        <w:rPr>
          <w:rFonts w:asciiTheme="minorHAnsi" w:eastAsiaTheme="minorEastAsia" w:hAnsiTheme="minorHAnsi"/>
          <w:lang w:eastAsia="zh-CN"/>
          <w:rPrChange w:id="1819"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820"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ListParagraph"/>
        <w:numPr>
          <w:ilvl w:val="0"/>
          <w:numId w:val="38"/>
        </w:numPr>
        <w:spacing w:after="160" w:line="256" w:lineRule="auto"/>
        <w:rPr>
          <w:rFonts w:eastAsiaTheme="minorEastAsia"/>
          <w:lang w:eastAsia="zh-CN"/>
          <w:rPrChange w:id="1821" w:author="Microsoft Office User" w:date="2017-08-26T15:42:00Z">
            <w:rPr>
              <w:lang w:eastAsia="zh-CN"/>
            </w:rPr>
          </w:rPrChange>
        </w:rPr>
      </w:pPr>
      <w:r w:rsidRPr="0088676B">
        <w:rPr>
          <w:rFonts w:ascii="Microsoft YaHei" w:eastAsiaTheme="minorEastAsia" w:hAnsi="Microsoft YaHei" w:cs="Microsoft YaHei" w:hint="eastAsia"/>
          <w:lang w:eastAsia="zh-CN"/>
          <w:rPrChange w:id="1822"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ListParagraph"/>
        <w:numPr>
          <w:ilvl w:val="0"/>
          <w:numId w:val="38"/>
        </w:numPr>
        <w:spacing w:after="160" w:line="256" w:lineRule="auto"/>
        <w:rPr>
          <w:rFonts w:eastAsiaTheme="minorEastAsia"/>
          <w:lang w:eastAsia="zh-CN"/>
          <w:rPrChange w:id="1823" w:author="Microsoft Office User" w:date="2017-08-26T15:42:00Z">
            <w:rPr>
              <w:lang w:eastAsia="zh-CN"/>
            </w:rPr>
          </w:rPrChange>
        </w:rPr>
      </w:pPr>
      <w:r w:rsidRPr="0088676B">
        <w:rPr>
          <w:rFonts w:ascii="Microsoft YaHei" w:eastAsiaTheme="minorEastAsia" w:hAnsi="Microsoft YaHei" w:cs="Microsoft YaHei" w:hint="eastAsia"/>
          <w:lang w:eastAsia="zh-CN"/>
          <w:rPrChange w:id="1824"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ListParagraph"/>
        <w:numPr>
          <w:ilvl w:val="0"/>
          <w:numId w:val="38"/>
        </w:numPr>
        <w:spacing w:after="160" w:line="256" w:lineRule="auto"/>
        <w:rPr>
          <w:rFonts w:eastAsiaTheme="minorEastAsia"/>
          <w:lang w:eastAsia="zh-CN"/>
          <w:rPrChange w:id="1825" w:author="Microsoft Office User" w:date="2017-08-26T15:42:00Z">
            <w:rPr>
              <w:lang w:eastAsia="zh-CN"/>
            </w:rPr>
          </w:rPrChange>
        </w:rPr>
      </w:pPr>
      <w:r w:rsidRPr="0088676B">
        <w:rPr>
          <w:rFonts w:ascii="Microsoft YaHei" w:eastAsiaTheme="minorEastAsia" w:hAnsi="Microsoft YaHei" w:cs="Microsoft YaHei" w:hint="eastAsia"/>
          <w:lang w:eastAsia="zh-CN"/>
          <w:rPrChange w:id="1826"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ListParagraph"/>
        <w:numPr>
          <w:ilvl w:val="0"/>
          <w:numId w:val="38"/>
        </w:numPr>
        <w:spacing w:after="160" w:line="256" w:lineRule="auto"/>
        <w:rPr>
          <w:rFonts w:eastAsiaTheme="minorEastAsia"/>
          <w:lang w:eastAsia="zh-CN"/>
          <w:rPrChange w:id="1827" w:author="Microsoft Office User" w:date="2017-08-26T15:42:00Z">
            <w:rPr>
              <w:lang w:eastAsia="zh-CN"/>
            </w:rPr>
          </w:rPrChange>
        </w:rPr>
      </w:pPr>
      <w:r w:rsidRPr="0088676B">
        <w:rPr>
          <w:rFonts w:ascii="Microsoft YaHei" w:eastAsiaTheme="minorEastAsia" w:hAnsi="Microsoft YaHei" w:cs="Microsoft YaHei" w:hint="eastAsia"/>
          <w:lang w:eastAsia="zh-CN"/>
          <w:rPrChange w:id="1828"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829" w:author="Microsoft Office User" w:date="2017-08-26T15:42:00Z">
            <w:rPr>
              <w:lang w:eastAsia="zh-CN"/>
            </w:rPr>
          </w:rPrChange>
        </w:rPr>
      </w:pPr>
      <w:r w:rsidRPr="0088676B">
        <w:rPr>
          <w:rFonts w:ascii="Microsoft YaHei" w:eastAsiaTheme="minorEastAsia" w:hAnsi="Microsoft YaHei" w:cs="Microsoft YaHei" w:hint="eastAsia"/>
          <w:lang w:eastAsia="zh-CN"/>
          <w:rPrChange w:id="1830"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ListParagraph"/>
        <w:numPr>
          <w:ilvl w:val="0"/>
          <w:numId w:val="39"/>
        </w:numPr>
        <w:spacing w:after="160" w:line="256" w:lineRule="auto"/>
        <w:rPr>
          <w:rFonts w:eastAsiaTheme="minorEastAsia"/>
          <w:lang w:eastAsia="zh-CN"/>
          <w:rPrChange w:id="1831" w:author="Microsoft Office User" w:date="2017-08-26T15:42:00Z">
            <w:rPr>
              <w:lang w:eastAsia="zh-CN"/>
            </w:rPr>
          </w:rPrChange>
        </w:rPr>
      </w:pPr>
      <w:r w:rsidRPr="0088676B">
        <w:rPr>
          <w:rFonts w:ascii="Microsoft YaHei" w:eastAsiaTheme="minorEastAsia" w:hAnsi="Microsoft YaHei" w:cs="Microsoft YaHei" w:hint="eastAsia"/>
          <w:lang w:eastAsia="zh-CN"/>
          <w:rPrChange w:id="1832"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ListParagraph"/>
        <w:numPr>
          <w:ilvl w:val="0"/>
          <w:numId w:val="39"/>
        </w:numPr>
        <w:spacing w:after="160" w:line="256" w:lineRule="auto"/>
        <w:rPr>
          <w:rFonts w:eastAsiaTheme="minorEastAsia"/>
          <w:lang w:eastAsia="zh-CN"/>
          <w:rPrChange w:id="1833" w:author="Microsoft Office User" w:date="2017-08-26T15:42:00Z">
            <w:rPr>
              <w:lang w:eastAsia="zh-CN"/>
            </w:rPr>
          </w:rPrChange>
        </w:rPr>
      </w:pPr>
      <w:r w:rsidRPr="0088676B">
        <w:rPr>
          <w:rFonts w:ascii="Microsoft YaHei" w:eastAsiaTheme="minorEastAsia" w:hAnsi="Microsoft YaHei" w:cs="Microsoft YaHei" w:hint="eastAsia"/>
          <w:lang w:eastAsia="zh-CN"/>
          <w:rPrChange w:id="1834"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835" w:author="Microsoft Office User" w:date="2017-08-26T15:42:00Z">
            <w:rPr>
              <w:lang w:eastAsia="zh-CN"/>
            </w:rPr>
          </w:rPrChange>
        </w:rPr>
      </w:pPr>
      <w:r w:rsidRPr="0088676B">
        <w:rPr>
          <w:rFonts w:ascii="Microsoft YaHei" w:eastAsiaTheme="minorEastAsia" w:hAnsi="Microsoft YaHei" w:cs="Microsoft YaHei" w:hint="eastAsia"/>
          <w:lang w:eastAsia="zh-CN"/>
          <w:rPrChange w:id="1836"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83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38"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839" w:author="Microsoft Office User" w:date="2017-08-26T15:42:00Z">
            <w:rPr>
              <w:lang w:eastAsia="zh-CN"/>
            </w:rPr>
          </w:rPrChange>
        </w:rPr>
      </w:pPr>
      <w:r w:rsidRPr="0088676B">
        <w:rPr>
          <w:rFonts w:ascii="Microsoft YaHei" w:eastAsiaTheme="minorEastAsia" w:hAnsi="Microsoft YaHei" w:cs="Microsoft YaHei" w:hint="eastAsia"/>
          <w:lang w:eastAsia="zh-CN"/>
          <w:rPrChange w:id="1840" w:author="Microsoft Office User" w:date="2017-08-26T15:42:00Z">
            <w:rPr>
              <w:rFonts w:ascii="Microsoft YaHei" w:eastAsia="Microsoft YaHei" w:hAnsi="Microsoft YaHei" w:cs="Microsoft YaHei" w:hint="eastAsia"/>
              <w:lang w:eastAsia="zh-CN"/>
            </w:rPr>
          </w:rPrChange>
        </w:rPr>
        <w:lastRenderedPageBreak/>
        <w:t>小明来到</w:t>
      </w:r>
      <w:r w:rsidRPr="0088676B">
        <w:rPr>
          <w:rFonts w:eastAsiaTheme="minorEastAsia"/>
          <w:lang w:eastAsia="zh-CN"/>
          <w:rPrChange w:id="184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42"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84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44"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845"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846"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847" w:author="Microsoft Office User" w:date="2017-08-26T15:42:00Z">
            <w:rPr>
              <w:lang w:eastAsia="zh-CN"/>
            </w:rPr>
          </w:rPrChange>
        </w:rPr>
      </w:pPr>
      <w:r w:rsidRPr="0088676B">
        <w:rPr>
          <w:rFonts w:ascii="Microsoft YaHei" w:eastAsiaTheme="minorEastAsia" w:hAnsi="Microsoft YaHei" w:cs="Microsoft YaHei" w:hint="eastAsia"/>
          <w:lang w:eastAsia="zh-CN"/>
          <w:rPrChange w:id="1848"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849" w:author="Microsoft Office User" w:date="2017-08-26T15:42:00Z">
            <w:rPr>
              <w:lang w:eastAsia="zh-CN"/>
            </w:rPr>
          </w:rPrChange>
        </w:rPr>
      </w:pPr>
      <w:r w:rsidRPr="0088676B">
        <w:rPr>
          <w:rFonts w:ascii="Microsoft YaHei" w:eastAsiaTheme="minorEastAsia" w:hAnsi="Microsoft YaHei" w:cs="Microsoft YaHei" w:hint="eastAsia"/>
          <w:lang w:eastAsia="zh-CN"/>
          <w:rPrChange w:id="1850"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85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52"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853" w:author="Microsoft Office User" w:date="2017-08-26T15:42:00Z">
            <w:rPr>
              <w:lang w:eastAsia="zh-CN"/>
            </w:rPr>
          </w:rPrChange>
        </w:rPr>
      </w:pPr>
      <w:r w:rsidRPr="0088676B">
        <w:rPr>
          <w:rFonts w:ascii="Microsoft YaHei" w:eastAsiaTheme="minorEastAsia" w:hAnsi="Microsoft YaHei" w:cs="Microsoft YaHei" w:hint="eastAsia"/>
          <w:lang w:eastAsia="zh-CN"/>
          <w:rPrChange w:id="1854"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85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56"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857" w:author="Microsoft Office User" w:date="2017-08-26T15:42:00Z">
            <w:rPr>
              <w:lang w:eastAsia="zh-CN"/>
            </w:rPr>
          </w:rPrChange>
        </w:rPr>
      </w:pPr>
      <w:r w:rsidRPr="0088676B">
        <w:rPr>
          <w:rFonts w:ascii="Microsoft YaHei" w:eastAsiaTheme="minorEastAsia" w:hAnsi="Microsoft YaHei" w:cs="Microsoft YaHei" w:hint="eastAsia"/>
          <w:lang w:eastAsia="zh-CN"/>
          <w:rPrChange w:id="1858"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859" w:author="Microsoft Office User" w:date="2017-08-26T15:42:00Z">
            <w:rPr>
              <w:lang w:eastAsia="zh-CN"/>
            </w:rPr>
          </w:rPrChange>
        </w:rPr>
      </w:pPr>
      <w:r w:rsidRPr="0088676B">
        <w:rPr>
          <w:rFonts w:ascii="Microsoft YaHei" w:eastAsiaTheme="minorEastAsia" w:hAnsi="Microsoft YaHei" w:cs="Microsoft YaHei" w:hint="eastAsia"/>
          <w:lang w:eastAsia="zh-CN"/>
          <w:rPrChange w:id="1860"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861"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862"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63"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64"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65"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66"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867"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868" w:author="Microsoft Office User" w:date="2017-08-26T15:42:00Z">
            <w:rPr>
              <w:lang w:eastAsia="zh-CN"/>
            </w:rPr>
          </w:rPrChange>
        </w:rPr>
      </w:pPr>
      <w:r w:rsidRPr="0088676B">
        <w:rPr>
          <w:rFonts w:ascii="Microsoft YaHei" w:eastAsiaTheme="minorEastAsia" w:hAnsi="Microsoft YaHei" w:cs="Microsoft YaHei" w:hint="eastAsia"/>
          <w:lang w:eastAsia="zh-CN"/>
          <w:rPrChange w:id="1869"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870" w:author="Microsoft Office User" w:date="2017-08-26T15:42:00Z">
            <w:rPr>
              <w:lang w:eastAsia="zh-CN"/>
            </w:rPr>
          </w:rPrChange>
        </w:rPr>
      </w:pPr>
      <w:r w:rsidRPr="0088676B">
        <w:rPr>
          <w:rFonts w:ascii="Microsoft YaHei" w:eastAsiaTheme="minorEastAsia" w:hAnsi="Microsoft YaHei" w:cs="Microsoft YaHei" w:hint="eastAsia"/>
          <w:lang w:eastAsia="zh-CN"/>
          <w:rPrChange w:id="1871"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87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73"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874"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875"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876"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877"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878"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879"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880"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881"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882"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883"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884"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85"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886"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887"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888"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889"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890"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91"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892"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893"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89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5"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896" w:author="Microsoft Office User" w:date="2017-08-26T15:42:00Z">
            <w:rPr>
              <w:lang w:eastAsia="zh-CN"/>
            </w:rPr>
          </w:rPrChange>
        </w:rPr>
      </w:pPr>
      <w:r w:rsidRPr="0088676B">
        <w:rPr>
          <w:rFonts w:ascii="Microsoft YaHei" w:eastAsiaTheme="minorEastAsia" w:hAnsi="Microsoft YaHei" w:cs="Microsoft YaHei" w:hint="eastAsia"/>
          <w:lang w:eastAsia="zh-CN"/>
          <w:rPrChange w:id="1897"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89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9"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900"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901"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90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03"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904"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905"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90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07"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90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09"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910" w:author="Microsoft Office User" w:date="2017-08-26T15:42:00Z">
                  <w:rPr>
                    <w:lang w:eastAsia="zh-CN"/>
                  </w:rPr>
                </w:rPrChange>
              </w:rPr>
            </w:pPr>
            <w:r w:rsidRPr="0088676B">
              <w:rPr>
                <w:rFonts w:eastAsiaTheme="minorEastAsia"/>
                <w:lang w:eastAsia="zh-CN"/>
                <w:rPrChange w:id="1911"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912"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913" w:author="Microsoft Office User" w:date="2017-08-26T15:42:00Z">
                  <w:rPr/>
                </w:rPrChange>
              </w:rPr>
            </w:pPr>
            <w:r w:rsidRPr="0088676B">
              <w:rPr>
                <w:rFonts w:ascii="Microsoft YaHei" w:eastAsiaTheme="minorEastAsia" w:hAnsi="Microsoft YaHei" w:cs="Microsoft YaHei" w:hint="eastAsia"/>
                <w:rPrChange w:id="1914"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915" w:author="Microsoft Office User" w:date="2017-08-26T15:42:00Z">
                  <w:rPr/>
                </w:rPrChange>
              </w:rPr>
            </w:pPr>
            <w:r w:rsidRPr="0088676B">
              <w:rPr>
                <w:rFonts w:eastAsiaTheme="minorEastAsia"/>
                <w:rPrChange w:id="1916"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917" w:author="Microsoft Office User" w:date="2017-08-26T15:42:00Z">
                  <w:rPr/>
                </w:rPrChange>
              </w:rPr>
            </w:pPr>
            <w:r w:rsidRPr="0088676B">
              <w:rPr>
                <w:rFonts w:eastAsiaTheme="minorEastAsia"/>
                <w:rPrChange w:id="1918"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919" w:author="Microsoft Office User" w:date="2017-08-26T15:42:00Z">
                  <w:rPr/>
                </w:rPrChange>
              </w:rPr>
            </w:pPr>
            <w:r w:rsidRPr="0088676B">
              <w:rPr>
                <w:rFonts w:eastAsiaTheme="minorEastAsia"/>
                <w:rPrChange w:id="1920"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921" w:author="Microsoft Office User" w:date="2017-08-26T15:42:00Z">
                  <w:rPr/>
                </w:rPrChange>
              </w:rPr>
            </w:pPr>
            <w:r w:rsidRPr="0088676B">
              <w:rPr>
                <w:rFonts w:eastAsiaTheme="minorEastAsia"/>
                <w:rPrChange w:id="1922"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923" w:author="Microsoft Office User" w:date="2017-08-26T15:42:00Z">
                  <w:rPr/>
                </w:rPrChange>
              </w:rPr>
            </w:pPr>
            <w:r w:rsidRPr="0088676B">
              <w:rPr>
                <w:rFonts w:eastAsiaTheme="minorEastAsia"/>
                <w:rPrChange w:id="1924"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925" w:author="Microsoft Office User" w:date="2017-08-26T15:42:00Z">
                  <w:rPr/>
                </w:rPrChange>
              </w:rPr>
            </w:pPr>
            <w:r w:rsidRPr="0088676B">
              <w:rPr>
                <w:rFonts w:eastAsiaTheme="minorEastAsia"/>
                <w:rPrChange w:id="1926"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927" w:author="Microsoft Office User" w:date="2017-08-26T15:42:00Z">
                  <w:rPr/>
                </w:rPrChange>
              </w:rPr>
            </w:pPr>
            <w:r w:rsidRPr="0088676B">
              <w:rPr>
                <w:rFonts w:eastAsiaTheme="minorEastAsia"/>
                <w:rPrChange w:id="1928"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929" w:author="Microsoft Office User" w:date="2017-08-26T15:42:00Z">
                  <w:rPr/>
                </w:rPrChange>
              </w:rPr>
            </w:pPr>
            <w:r w:rsidRPr="0088676B">
              <w:rPr>
                <w:rFonts w:eastAsiaTheme="minorEastAsia"/>
                <w:rPrChange w:id="1930"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931"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932" w:author="Microsoft Office User" w:date="2017-08-26T15:42:00Z">
            <w:rPr>
              <w:lang w:eastAsia="zh-CN"/>
            </w:rPr>
          </w:rPrChange>
        </w:rPr>
      </w:pPr>
      <w:r w:rsidRPr="0088676B">
        <w:rPr>
          <w:rFonts w:ascii="Microsoft YaHei" w:eastAsiaTheme="minorEastAsia" w:hAnsi="Microsoft YaHei" w:cs="Microsoft YaHei" w:hint="eastAsia"/>
          <w:lang w:eastAsia="zh-CN"/>
          <w:rPrChange w:id="1933"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934" w:author="Microsoft Office User" w:date="2017-08-26T15:42:00Z">
            <w:rPr>
              <w:lang w:eastAsia="zh-CN"/>
            </w:rPr>
          </w:rPrChange>
        </w:rPr>
      </w:pPr>
      <w:r w:rsidRPr="0088676B">
        <w:rPr>
          <w:rFonts w:ascii="Microsoft YaHei" w:eastAsiaTheme="minorEastAsia" w:hAnsi="Microsoft YaHei" w:cs="Microsoft YaHei" w:hint="eastAsia"/>
          <w:lang w:eastAsia="zh-CN"/>
          <w:rPrChange w:id="1935" w:author="Microsoft Office User" w:date="2017-08-26T15:42:00Z">
            <w:rPr>
              <w:rFonts w:ascii="Microsoft YaHei" w:eastAsia="Microsoft YaHei" w:hAnsi="Microsoft YaHei" w:cs="Microsoft YaHei"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936"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37"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938" w:author="Microsoft Office User" w:date="2017-08-26T15:42:00Z">
            <w:rPr>
              <w:lang w:eastAsia="zh-CN"/>
            </w:rPr>
          </w:rPrChange>
        </w:rPr>
      </w:pPr>
      <w:r w:rsidRPr="0088676B">
        <w:rPr>
          <w:rFonts w:ascii="Microsoft YaHei" w:eastAsiaTheme="minorEastAsia" w:hAnsi="Microsoft YaHei" w:cs="Microsoft YaHei" w:hint="eastAsia"/>
          <w:lang w:eastAsia="zh-CN"/>
          <w:rPrChange w:id="1939"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940"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41"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942"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943"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94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45"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946" w:author="Microsoft Office User" w:date="2017-08-26T15:42:00Z">
            <w:rPr>
              <w:lang w:eastAsia="zh-CN"/>
            </w:rPr>
          </w:rPrChange>
        </w:rPr>
      </w:pPr>
      <w:r w:rsidRPr="0088676B">
        <w:rPr>
          <w:rFonts w:ascii="Microsoft YaHei" w:eastAsiaTheme="minorEastAsia" w:hAnsi="Microsoft YaHei" w:cs="Microsoft YaHei" w:hint="eastAsia"/>
          <w:lang w:eastAsia="zh-CN"/>
          <w:rPrChange w:id="1947"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948"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1949"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950" w:author="Microsoft Office User" w:date="2017-08-26T15:42:00Z">
            <w:rPr>
              <w:lang w:eastAsia="zh-CN"/>
            </w:rPr>
          </w:rPrChange>
        </w:rPr>
      </w:pPr>
      <w:r w:rsidRPr="0088676B">
        <w:rPr>
          <w:rFonts w:ascii="Microsoft YaHei" w:eastAsiaTheme="minorEastAsia" w:hAnsi="Microsoft YaHei" w:cs="Microsoft YaHei" w:hint="eastAsia"/>
          <w:lang w:eastAsia="zh-CN"/>
          <w:rPrChange w:id="1951"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1952"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53"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1954" w:author="Microsoft Office User" w:date="2017-08-26T15:42:00Z">
            <w:rPr>
              <w:lang w:eastAsia="zh-CN"/>
            </w:rPr>
          </w:rPrChange>
        </w:rPr>
      </w:pPr>
      <w:r w:rsidRPr="0088676B">
        <w:rPr>
          <w:rFonts w:ascii="Microsoft YaHei" w:eastAsiaTheme="minorEastAsia" w:hAnsi="Microsoft YaHei" w:cs="Microsoft YaHei" w:hint="eastAsia"/>
          <w:lang w:eastAsia="zh-CN"/>
          <w:rPrChange w:id="1955"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195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57"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958" w:author="Microsoft Office User" w:date="2017-08-26T15:42:00Z">
            <w:rPr>
              <w:rFonts w:eastAsia=".萍方-简"/>
              <w:lang w:eastAsia="zh-CN"/>
            </w:rPr>
          </w:rPrChange>
        </w:rPr>
      </w:pPr>
    </w:p>
    <w:p w14:paraId="49202D5E" w14:textId="77777777" w:rsidR="009F5B31" w:rsidRPr="0088676B" w:rsidRDefault="009F5B31" w:rsidP="009F5B31">
      <w:pPr>
        <w:pStyle w:val="Heading1"/>
        <w:rPr>
          <w:rFonts w:ascii=".萍方-简" w:eastAsiaTheme="minorEastAsia" w:hAnsi=".萍方-简"/>
          <w:lang w:eastAsia="zh-CN"/>
          <w:rPrChange w:id="1959" w:author="Microsoft Office User" w:date="2017-08-26T15:42:00Z">
            <w:rPr>
              <w:rFonts w:ascii=".萍方-简" w:eastAsia=".萍方-简" w:hAnsi=".萍方-简"/>
              <w:lang w:eastAsia="zh-CN"/>
            </w:rPr>
          </w:rPrChange>
        </w:rPr>
      </w:pPr>
      <w:bookmarkStart w:id="1960" w:name="_Toc489971217"/>
      <w:r w:rsidRPr="0088676B">
        <w:rPr>
          <w:rFonts w:ascii=".萍方-简" w:eastAsiaTheme="minorEastAsia" w:hAnsi=".萍方-简" w:hint="eastAsia"/>
          <w:lang w:eastAsia="zh-CN"/>
          <w:rPrChange w:id="1961" w:author="Microsoft Office User" w:date="2017-08-26T15:42:00Z">
            <w:rPr>
              <w:rFonts w:ascii=".萍方-简" w:eastAsia=".萍方-简" w:hAnsi=".萍方-简" w:hint="eastAsia"/>
              <w:lang w:eastAsia="zh-CN"/>
            </w:rPr>
          </w:rPrChange>
        </w:rPr>
        <w:t>互助链</w:t>
      </w:r>
      <w:r w:rsidR="009002FB" w:rsidRPr="0088676B">
        <w:rPr>
          <w:rFonts w:ascii=".萍方-简" w:eastAsiaTheme="minorEastAsia" w:hAnsi=".萍方-简"/>
          <w:lang w:eastAsia="zh-CN"/>
          <w:rPrChange w:id="1962" w:author="Microsoft Office User" w:date="2017-08-26T15:42:00Z">
            <w:rPr>
              <w:rFonts w:ascii=".萍方-简" w:eastAsia=".萍方-简" w:hAnsi=".萍方-简"/>
              <w:lang w:eastAsia="zh-CN"/>
            </w:rPr>
          </w:rPrChange>
        </w:rPr>
        <w:t>Muton</w:t>
      </w:r>
      <w:r w:rsidR="009002FB" w:rsidRPr="0088676B">
        <w:rPr>
          <w:rFonts w:ascii=".萍方-简" w:eastAsiaTheme="minorEastAsia" w:hAnsi=".萍方-简" w:hint="eastAsia"/>
          <w:lang w:eastAsia="zh-CN"/>
          <w:rPrChange w:id="1963" w:author="Microsoft Office User" w:date="2017-08-26T15:42:00Z">
            <w:rPr>
              <w:rFonts w:ascii=".萍方-简" w:eastAsia=".萍方-简" w:hAnsi=".萍方-简" w:hint="eastAsia"/>
              <w:lang w:eastAsia="zh-CN"/>
            </w:rPr>
          </w:rPrChange>
        </w:rPr>
        <w:t>币</w:t>
      </w:r>
      <w:r w:rsidRPr="0088676B">
        <w:rPr>
          <w:rFonts w:ascii=".萍方-简" w:eastAsiaTheme="minorEastAsia" w:hAnsi=".萍方-简"/>
          <w:lang w:eastAsia="zh-CN"/>
          <w:rPrChange w:id="1964"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965" w:author="Microsoft Office User" w:date="2017-08-26T15:42:00Z">
            <w:rPr>
              <w:rFonts w:ascii=".萍方-简" w:eastAsia=".萍方-简" w:hAnsi=".萍方-简" w:hint="eastAsia"/>
              <w:lang w:eastAsia="zh-CN"/>
            </w:rPr>
          </w:rPrChange>
        </w:rPr>
        <w:t>及</w:t>
      </w:r>
      <w:r w:rsidRPr="0088676B">
        <w:rPr>
          <w:rFonts w:ascii=".萍方-简" w:eastAsiaTheme="minorEastAsia" w:hAnsi=".萍方-简"/>
          <w:lang w:eastAsia="zh-CN"/>
          <w:rPrChange w:id="1966"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967" w:author="Microsoft Office User" w:date="2017-08-26T15:42:00Z">
            <w:rPr>
              <w:rFonts w:ascii=".萍方-简" w:eastAsia=".萍方-简" w:hAnsi=".萍方-简" w:hint="eastAsia"/>
              <w:lang w:eastAsia="zh-CN"/>
            </w:rPr>
          </w:rPrChange>
        </w:rPr>
        <w:t>之后的项目情况</w:t>
      </w:r>
      <w:bookmarkEnd w:id="1960"/>
    </w:p>
    <w:p w14:paraId="727948D6" w14:textId="77777777" w:rsidR="005D42CC" w:rsidRPr="0088676B" w:rsidRDefault="005D42CC" w:rsidP="005D42CC">
      <w:pPr>
        <w:pStyle w:val="Heading2"/>
        <w:rPr>
          <w:rFonts w:ascii=".萍方-简" w:eastAsiaTheme="minorEastAsia" w:hAnsi=".萍方-简"/>
          <w:lang w:eastAsia="zh-CN"/>
          <w:rPrChange w:id="1968" w:author="Microsoft Office User" w:date="2017-08-26T15:42:00Z">
            <w:rPr>
              <w:rFonts w:ascii=".萍方-简" w:eastAsia=".萍方-简" w:hAnsi=".萍方-简"/>
              <w:lang w:eastAsia="zh-CN"/>
            </w:rPr>
          </w:rPrChange>
        </w:rPr>
      </w:pPr>
      <w:bookmarkStart w:id="1969" w:name="_Toc489971218"/>
      <w:r w:rsidRPr="0088676B">
        <w:rPr>
          <w:rFonts w:ascii=".萍方-简" w:eastAsiaTheme="minorEastAsia" w:hAnsi=".萍方-简" w:hint="eastAsia"/>
          <w:lang w:eastAsia="zh-CN"/>
          <w:rPrChange w:id="1970"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lang w:eastAsia="zh-CN"/>
          <w:rPrChange w:id="1971"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1972"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1973"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1974" w:author="Microsoft Office User" w:date="2017-08-26T15:42:00Z">
            <w:rPr>
              <w:rFonts w:ascii=".萍方-简" w:eastAsia=".萍方-简" w:hAnsi=".萍方-简" w:hint="eastAsia"/>
              <w:lang w:eastAsia="zh-CN"/>
            </w:rPr>
          </w:rPrChange>
        </w:rPr>
        <w:t>）的发售</w:t>
      </w:r>
      <w:bookmarkEnd w:id="1969"/>
    </w:p>
    <w:p w14:paraId="31EC23D8" w14:textId="77777777" w:rsidR="005D42CC" w:rsidRPr="0088676B" w:rsidRDefault="005D42CC" w:rsidP="005D42CC">
      <w:pPr>
        <w:pStyle w:val="Heading2"/>
        <w:rPr>
          <w:rFonts w:ascii=".萍方-简" w:eastAsiaTheme="minorEastAsia" w:hAnsi=".萍方-简"/>
          <w:lang w:eastAsia="zh-CN"/>
          <w:rPrChange w:id="1975" w:author="Microsoft Office User" w:date="2017-08-26T15:42:00Z">
            <w:rPr>
              <w:rFonts w:ascii=".萍方-简" w:eastAsia=".萍方-简" w:hAnsi=".萍方-简"/>
              <w:lang w:eastAsia="zh-CN"/>
            </w:rPr>
          </w:rPrChange>
        </w:rPr>
      </w:pPr>
      <w:bookmarkStart w:id="1976" w:name="_Toc489971219"/>
      <w:r w:rsidRPr="0088676B">
        <w:rPr>
          <w:rFonts w:ascii=".萍方-简" w:eastAsiaTheme="minorEastAsia" w:hAnsi=".萍方-简" w:hint="eastAsia"/>
          <w:lang w:eastAsia="zh-CN"/>
          <w:rPrChange w:id="1977" w:author="Microsoft Office User" w:date="2017-08-26T15:42:00Z">
            <w:rPr>
              <w:rFonts w:ascii=".萍方-简" w:eastAsia=".萍方-简" w:hAnsi=".萍方-简" w:hint="eastAsia"/>
              <w:lang w:eastAsia="zh-CN"/>
            </w:rPr>
          </w:rPrChange>
        </w:rPr>
        <w:t>互助币的锁定机制</w:t>
      </w:r>
      <w:bookmarkEnd w:id="1976"/>
    </w:p>
    <w:p w14:paraId="4B27D0BD" w14:textId="46B15CEB" w:rsidR="005D42CC" w:rsidRPr="0088676B" w:rsidDel="000D2E05" w:rsidRDefault="005D42CC" w:rsidP="005D42CC">
      <w:pPr>
        <w:pStyle w:val="Heading2"/>
        <w:rPr>
          <w:del w:id="1978" w:author="Microsoft Office User" w:date="2017-08-26T16:22:00Z"/>
          <w:rFonts w:ascii=".萍方-简" w:eastAsiaTheme="minorEastAsia" w:hAnsi=".萍方-简"/>
          <w:lang w:eastAsia="zh-CN"/>
          <w:rPrChange w:id="1979" w:author="Microsoft Office User" w:date="2017-08-26T15:42:00Z">
            <w:rPr>
              <w:del w:id="1980" w:author="Microsoft Office User" w:date="2017-08-26T16:22:00Z"/>
              <w:rFonts w:ascii=".萍方-简" w:eastAsia=".萍方-简" w:hAnsi=".萍方-简"/>
              <w:lang w:eastAsia="zh-CN"/>
            </w:rPr>
          </w:rPrChange>
        </w:rPr>
      </w:pPr>
      <w:bookmarkStart w:id="1981" w:name="_Toc489971220"/>
      <w:del w:id="1982" w:author="Microsoft Office User" w:date="2017-08-26T16:22:00Z">
        <w:r w:rsidRPr="0088676B" w:rsidDel="000D2E05">
          <w:rPr>
            <w:rFonts w:ascii=".萍方-简" w:eastAsiaTheme="minorEastAsia" w:hAnsi=".萍方-简" w:hint="eastAsia"/>
            <w:b w:val="0"/>
            <w:bCs w:val="0"/>
            <w:lang w:eastAsia="zh-CN"/>
            <w:rPrChange w:id="1983"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1984" w:author="Microsoft Office User" w:date="2017-08-26T15:42:00Z">
              <w:rPr>
                <w:rFonts w:ascii=".萍方-简" w:eastAsia=".萍方-简" w:hAnsi=".萍方-简" w:hint="eastAsia"/>
                <w:b w:val="0"/>
                <w:bCs w:val="0"/>
                <w:lang w:eastAsia="zh-CN"/>
              </w:rPr>
            </w:rPrChange>
          </w:rPr>
          <w:delText>和资金使用情况</w:delText>
        </w:r>
        <w:bookmarkEnd w:id="1981"/>
      </w:del>
    </w:p>
    <w:p w14:paraId="517FB023" w14:textId="3AB9F390" w:rsidR="00E465D5" w:rsidRPr="0088676B" w:rsidDel="000D2E05" w:rsidRDefault="00E465D5" w:rsidP="00E465D5">
      <w:pPr>
        <w:pStyle w:val="Heading1"/>
        <w:rPr>
          <w:del w:id="1985" w:author="Microsoft Office User" w:date="2017-08-26T16:22:00Z"/>
          <w:rFonts w:ascii=".萍方-简" w:eastAsiaTheme="minorEastAsia" w:hAnsi=".萍方-简"/>
          <w:lang w:eastAsia="zh-CN"/>
          <w:rPrChange w:id="1986" w:author="Microsoft Office User" w:date="2017-08-26T15:42:00Z">
            <w:rPr>
              <w:del w:id="1987" w:author="Microsoft Office User" w:date="2017-08-26T16:22:00Z"/>
              <w:rFonts w:ascii=".萍方-简" w:eastAsia=".萍方-简" w:hAnsi=".萍方-简"/>
              <w:lang w:eastAsia="zh-CN"/>
            </w:rPr>
          </w:rPrChange>
        </w:rPr>
      </w:pPr>
      <w:bookmarkStart w:id="1988" w:name="_Toc489971221"/>
      <w:del w:id="1989" w:author="Microsoft Office User" w:date="2017-08-26T16:22:00Z">
        <w:r w:rsidRPr="0088676B" w:rsidDel="000D2E05">
          <w:rPr>
            <w:rFonts w:ascii=".萍方-简" w:eastAsiaTheme="minorEastAsia" w:hAnsi=".萍方-简" w:hint="eastAsia"/>
            <w:b w:val="0"/>
            <w:bCs w:val="0"/>
            <w:lang w:eastAsia="zh-CN"/>
            <w:rPrChange w:id="1990" w:author="Microsoft Office User" w:date="2017-08-26T15:42:00Z">
              <w:rPr>
                <w:rFonts w:ascii=".萍方-简" w:eastAsia=".萍方-简" w:hAnsi=".萍方-简" w:hint="eastAsia"/>
                <w:b w:val="0"/>
                <w:bCs w:val="0"/>
                <w:lang w:eastAsia="zh-CN"/>
              </w:rPr>
            </w:rPrChange>
          </w:rPr>
          <w:delText>互助链开发计划与预算</w:delText>
        </w:r>
        <w:bookmarkEnd w:id="1988"/>
      </w:del>
    </w:p>
    <w:p w14:paraId="2A950183" w14:textId="1B91DA8A" w:rsidR="00790E9D" w:rsidRPr="0088676B" w:rsidDel="000D2E05" w:rsidRDefault="00790E9D" w:rsidP="00790E9D">
      <w:pPr>
        <w:pStyle w:val="Heading1"/>
        <w:rPr>
          <w:del w:id="1991" w:author="Microsoft Office User" w:date="2017-08-26T16:22:00Z"/>
          <w:rFonts w:ascii=".萍方-简" w:eastAsiaTheme="minorEastAsia" w:hAnsi=".萍方-简"/>
          <w:lang w:eastAsia="zh-CN"/>
          <w:rPrChange w:id="1992" w:author="Microsoft Office User" w:date="2017-08-26T15:42:00Z">
            <w:rPr>
              <w:del w:id="1993" w:author="Microsoft Office User" w:date="2017-08-26T16:22:00Z"/>
              <w:rFonts w:ascii=".萍方-简" w:eastAsia=".萍方-简" w:hAnsi=".萍方-简"/>
              <w:lang w:eastAsia="zh-CN"/>
            </w:rPr>
          </w:rPrChange>
        </w:rPr>
      </w:pPr>
      <w:bookmarkStart w:id="1994" w:name="_Toc489971222"/>
      <w:del w:id="1995" w:author="Microsoft Office User" w:date="2017-08-26T16:22:00Z">
        <w:r w:rsidRPr="0088676B" w:rsidDel="000D2E05">
          <w:rPr>
            <w:rFonts w:ascii=".萍方-简" w:eastAsiaTheme="minorEastAsia" w:hAnsi=".萍方-简" w:hint="eastAsia"/>
            <w:b w:val="0"/>
            <w:bCs w:val="0"/>
            <w:lang w:eastAsia="zh-CN"/>
            <w:rPrChange w:id="1996" w:author="Microsoft Office User" w:date="2017-08-26T15:42:00Z">
              <w:rPr>
                <w:rFonts w:ascii=".萍方-简" w:eastAsia=".萍方-简" w:hAnsi=".萍方-简" w:hint="eastAsia"/>
                <w:b w:val="0"/>
                <w:bCs w:val="0"/>
                <w:lang w:eastAsia="zh-CN"/>
              </w:rPr>
            </w:rPrChange>
          </w:rPr>
          <w:delText>互助链团队</w:delText>
        </w:r>
        <w:bookmarkEnd w:id="1994"/>
      </w:del>
    </w:p>
    <w:p w14:paraId="3167CD6A" w14:textId="408AF525" w:rsidR="00D01CC6" w:rsidRPr="0088676B" w:rsidDel="000D2E05" w:rsidRDefault="00D01CC6" w:rsidP="00BD2F03">
      <w:pPr>
        <w:rPr>
          <w:del w:id="1997" w:author="Microsoft Office User" w:date="2017-08-26T16:22:00Z"/>
          <w:rFonts w:eastAsiaTheme="minorEastAsia"/>
          <w:lang w:eastAsia="zh-CN"/>
          <w:rPrChange w:id="1998" w:author="Microsoft Office User" w:date="2017-08-26T15:42:00Z">
            <w:rPr>
              <w:del w:id="1999" w:author="Microsoft Office User" w:date="2017-08-26T16:22:00Z"/>
              <w:lang w:eastAsia="zh-CN"/>
            </w:rPr>
          </w:rPrChange>
        </w:rPr>
      </w:pPr>
      <w:del w:id="2000"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2001" w:author="Microsoft Office User" w:date="2017-08-26T16:22:00Z"/>
          <w:rFonts w:eastAsiaTheme="minorEastAsia"/>
          <w:lang w:eastAsia="zh-CN"/>
          <w:rPrChange w:id="2002" w:author="Microsoft Office User" w:date="2017-08-26T15:42:00Z">
            <w:rPr>
              <w:del w:id="2003"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004" w:author="Microsoft Office User" w:date="2017-08-26T15:42:00Z">
            <w:rPr>
              <w:lang w:eastAsia="zh-CN"/>
            </w:rPr>
          </w:rPrChange>
        </w:rPr>
      </w:pPr>
    </w:p>
    <w:p w14:paraId="14225818" w14:textId="1483CE1D" w:rsidR="00BD2F03" w:rsidRPr="0088676B" w:rsidDel="000D2E05" w:rsidRDefault="00BD2F03" w:rsidP="00BD2F03">
      <w:pPr>
        <w:rPr>
          <w:del w:id="2005" w:author="Microsoft Office User" w:date="2017-08-26T16:22:00Z"/>
          <w:rFonts w:eastAsiaTheme="minorEastAsia"/>
          <w:lang w:eastAsia="zh-CN"/>
          <w:rPrChange w:id="2006" w:author="Microsoft Office User" w:date="2017-08-26T15:42:00Z">
            <w:rPr>
              <w:del w:id="2007" w:author="Microsoft Office User" w:date="2017-08-26T16:22:00Z"/>
              <w:lang w:eastAsia="zh-CN"/>
            </w:rPr>
          </w:rPrChange>
        </w:rPr>
      </w:pPr>
    </w:p>
    <w:p w14:paraId="049A5701" w14:textId="17C3FA4B" w:rsidR="009C2842" w:rsidRPr="0088676B" w:rsidDel="000D2E05" w:rsidRDefault="002D6DE6" w:rsidP="00D465D6">
      <w:pPr>
        <w:pStyle w:val="Heading1"/>
        <w:rPr>
          <w:del w:id="2008" w:author="Microsoft Office User" w:date="2017-08-26T16:22:00Z"/>
          <w:rFonts w:ascii=".萍方-简" w:eastAsiaTheme="minorEastAsia" w:hAnsi=".萍方-简"/>
          <w:lang w:eastAsia="zh-CN"/>
          <w:rPrChange w:id="2009" w:author="Microsoft Office User" w:date="2017-08-26T15:42:00Z">
            <w:rPr>
              <w:del w:id="2010" w:author="Microsoft Office User" w:date="2017-08-26T16:22:00Z"/>
              <w:rFonts w:ascii=".萍方-简" w:eastAsia=".萍方-简" w:hAnsi=".萍方-简"/>
              <w:lang w:eastAsia="zh-CN"/>
            </w:rPr>
          </w:rPrChange>
        </w:rPr>
      </w:pPr>
      <w:bookmarkStart w:id="2011" w:name="_Toc489971223"/>
      <w:del w:id="2012" w:author="Microsoft Office User" w:date="2017-08-26T16:22:00Z">
        <w:r w:rsidRPr="0088676B" w:rsidDel="000D2E05">
          <w:rPr>
            <w:rFonts w:ascii=".萍方-简" w:eastAsiaTheme="minorEastAsia" w:hAnsi=".萍方-简" w:hint="eastAsia"/>
            <w:b w:val="0"/>
            <w:bCs w:val="0"/>
            <w:lang w:eastAsia="zh-CN"/>
            <w:rPrChange w:id="2013" w:author="Microsoft Office User" w:date="2017-08-26T15:42:00Z">
              <w:rPr>
                <w:rFonts w:ascii=".萍方-简" w:eastAsia=".萍方-简" w:hAnsi=".萍方-简" w:hint="eastAsia"/>
                <w:b w:val="0"/>
                <w:bCs w:val="0"/>
                <w:lang w:eastAsia="zh-CN"/>
              </w:rPr>
            </w:rPrChange>
          </w:rPr>
          <w:delText>附录</w:delText>
        </w:r>
        <w:bookmarkEnd w:id="2011"/>
      </w:del>
    </w:p>
    <w:p w14:paraId="30088360" w14:textId="56F1934C" w:rsidR="00347117" w:rsidRPr="0088676B" w:rsidDel="000D2E05" w:rsidRDefault="00347117" w:rsidP="00347117">
      <w:pPr>
        <w:pStyle w:val="Heading2"/>
        <w:rPr>
          <w:del w:id="2014" w:author="Microsoft Office User" w:date="2017-08-26T16:22:00Z"/>
          <w:rFonts w:ascii=".萍方-简" w:eastAsiaTheme="minorEastAsia" w:hAnsi=".萍方-简"/>
          <w:noProof/>
          <w:lang w:val="en-CA" w:eastAsia="zh-CN"/>
          <w:rPrChange w:id="2015" w:author="Microsoft Office User" w:date="2017-08-26T15:42:00Z">
            <w:rPr>
              <w:del w:id="2016" w:author="Microsoft Office User" w:date="2017-08-26T16:22:00Z"/>
              <w:rFonts w:ascii=".萍方-简" w:eastAsia=".萍方-简" w:hAnsi=".萍方-简"/>
              <w:noProof/>
              <w:lang w:val="en-CA" w:eastAsia="zh-CN"/>
            </w:rPr>
          </w:rPrChange>
        </w:rPr>
      </w:pPr>
      <w:bookmarkStart w:id="2017" w:name="_Toc489971224"/>
      <w:del w:id="2018" w:author="Microsoft Office User" w:date="2017-08-26T16:22:00Z">
        <w:r w:rsidRPr="0088676B" w:rsidDel="000D2E05">
          <w:rPr>
            <w:rFonts w:ascii=".萍方-简" w:eastAsiaTheme="minorEastAsia" w:hAnsi=".萍方-简" w:hint="eastAsia"/>
            <w:b w:val="0"/>
            <w:bCs w:val="0"/>
            <w:noProof/>
            <w:lang w:val="en-CA" w:eastAsia="zh-CN"/>
            <w:rPrChange w:id="2019" w:author="Microsoft Office User" w:date="2017-08-26T15:42:00Z">
              <w:rPr>
                <w:rFonts w:ascii=".萍方-简" w:eastAsia=".萍方-简" w:hAnsi=".萍方-简" w:hint="eastAsia"/>
                <w:b w:val="0"/>
                <w:bCs w:val="0"/>
                <w:noProof/>
                <w:lang w:val="en-CA" w:eastAsia="zh-CN"/>
              </w:rPr>
            </w:rPrChange>
          </w:rPr>
          <w:delText>其他应用场景详述</w:delText>
        </w:r>
        <w:bookmarkEnd w:id="2017"/>
      </w:del>
    </w:p>
    <w:p w14:paraId="51A4D4B0" w14:textId="385AF6D6" w:rsidR="00347117" w:rsidRPr="0088676B" w:rsidDel="000D2E05" w:rsidRDefault="00347117" w:rsidP="00347117">
      <w:pPr>
        <w:pStyle w:val="Heading3"/>
        <w:rPr>
          <w:del w:id="2020" w:author="Microsoft Office User" w:date="2017-08-26T16:22:00Z"/>
          <w:rFonts w:eastAsiaTheme="minorEastAsia"/>
          <w:lang w:eastAsia="zh-CN"/>
          <w:rPrChange w:id="2021" w:author="Microsoft Office User" w:date="2017-08-26T15:42:00Z">
            <w:rPr>
              <w:del w:id="2022" w:author="Microsoft Office User" w:date="2017-08-26T16:22:00Z"/>
              <w:rFonts w:eastAsia=".萍方-简"/>
              <w:lang w:eastAsia="zh-CN"/>
            </w:rPr>
          </w:rPrChange>
        </w:rPr>
      </w:pPr>
      <w:bookmarkStart w:id="2023" w:name="_Toc489971225"/>
      <w:del w:id="2024" w:author="Microsoft Office User" w:date="2017-08-26T16:22:00Z">
        <w:r w:rsidRPr="0088676B" w:rsidDel="000D2E05">
          <w:rPr>
            <w:rFonts w:eastAsiaTheme="minorEastAsia" w:hint="eastAsia"/>
            <w:b w:val="0"/>
            <w:bCs w:val="0"/>
            <w:lang w:eastAsia="zh-CN"/>
            <w:rPrChange w:id="2025" w:author="Microsoft Office User" w:date="2017-08-26T15:42:00Z">
              <w:rPr>
                <w:rFonts w:eastAsia=".萍方-简" w:hint="eastAsia"/>
                <w:b w:val="0"/>
                <w:bCs w:val="0"/>
                <w:lang w:eastAsia="zh-CN"/>
              </w:rPr>
            </w:rPrChange>
          </w:rPr>
          <w:lastRenderedPageBreak/>
          <w:delText>互助链架构应用于</w:delText>
        </w:r>
        <w:r w:rsidR="003615CD" w:rsidRPr="0088676B" w:rsidDel="000D2E05">
          <w:rPr>
            <w:rFonts w:eastAsiaTheme="minorEastAsia" w:hint="eastAsia"/>
            <w:b w:val="0"/>
            <w:bCs w:val="0"/>
            <w:lang w:eastAsia="zh-CN"/>
            <w:rPrChange w:id="2026" w:author="Microsoft Office User" w:date="2017-08-26T15:42:00Z">
              <w:rPr>
                <w:rFonts w:eastAsia=".萍方-简" w:hint="eastAsia"/>
                <w:b w:val="0"/>
                <w:bCs w:val="0"/>
                <w:lang w:eastAsia="zh-CN"/>
              </w:rPr>
            </w:rPrChange>
          </w:rPr>
          <w:delText>保险流程的优化</w:delText>
        </w:r>
        <w:bookmarkEnd w:id="2023"/>
      </w:del>
    </w:p>
    <w:p w14:paraId="3B804379" w14:textId="5465DD73" w:rsidR="00E0606F" w:rsidRPr="0088676B" w:rsidDel="000D2E05" w:rsidRDefault="00E0606F" w:rsidP="00E0606F">
      <w:pPr>
        <w:rPr>
          <w:del w:id="2027" w:author="Microsoft Office User" w:date="2017-08-26T16:22:00Z"/>
          <w:rFonts w:eastAsiaTheme="minorEastAsia"/>
          <w:lang w:eastAsia="zh-CN"/>
          <w:rPrChange w:id="2028" w:author="Microsoft Office User" w:date="2017-08-26T15:42:00Z">
            <w:rPr>
              <w:del w:id="2029" w:author="Microsoft Office User" w:date="2017-08-26T16:22:00Z"/>
              <w:lang w:eastAsia="zh-CN"/>
            </w:rPr>
          </w:rPrChange>
        </w:rPr>
      </w:pPr>
      <w:del w:id="2030" w:author="Microsoft Office User" w:date="2017-08-26T16:22:00Z">
        <w:r w:rsidRPr="0088676B" w:rsidDel="000D2E05">
          <w:rPr>
            <w:rFonts w:eastAsiaTheme="minorEastAsia"/>
            <w:lang w:eastAsia="zh-CN"/>
            <w:rPrChange w:id="2031"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032" w:author="Microsoft Office User" w:date="2017-08-26T16:22:00Z"/>
          <w:rFonts w:eastAsiaTheme="minorEastAsia"/>
          <w:lang w:eastAsia="zh-CN"/>
          <w:rPrChange w:id="2033" w:author="Microsoft Office User" w:date="2017-08-26T15:42:00Z">
            <w:rPr>
              <w:del w:id="2034" w:author="Microsoft Office User" w:date="2017-08-26T16:22:00Z"/>
              <w:lang w:eastAsia="zh-CN"/>
            </w:rPr>
          </w:rPrChange>
        </w:rPr>
      </w:pPr>
      <w:del w:id="203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5E1FA1" w:rsidRDefault="005E1FA1"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5E1FA1" w:rsidRDefault="005E1FA1" w:rsidP="00E0606F">
                        <w:pPr>
                          <w:jc w:val="center"/>
                        </w:pPr>
                        <w:r>
                          <w:t>External Reporting</w:t>
                        </w:r>
                      </w:p>
                    </w:txbxContent>
                  </v:textbox>
                </v:shape>
              </w:pict>
            </mc:Fallback>
          </mc:AlternateContent>
        </w:r>
        <w:r w:rsidRPr="0088676B" w:rsidDel="000D2E05">
          <w:rPr>
            <w:rFonts w:eastAsiaTheme="minorEastAsia"/>
            <w:noProof/>
            <w:lang w:eastAsia="zh-CN"/>
            <w:rPrChange w:id="2036" w:author="Microsoft Office User" w:date="2017-08-26T15:42:00Z">
              <w:rPr>
                <w:rFonts w:eastAsiaTheme="minorEastAsia"/>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5E1FA1" w:rsidRDefault="005E1FA1"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5E1FA1" w:rsidRDefault="005E1FA1" w:rsidP="00E0606F">
                        <w:pPr>
                          <w:jc w:val="center"/>
                        </w:pPr>
                        <w:r>
                          <w:t>Claims</w:t>
                        </w:r>
                      </w:p>
                    </w:txbxContent>
                  </v:textbox>
                </v:shape>
              </w:pict>
            </mc:Fallback>
          </mc:AlternateContent>
        </w:r>
        <w:r w:rsidRPr="0088676B" w:rsidDel="000D2E05">
          <w:rPr>
            <w:rFonts w:eastAsiaTheme="minorEastAsia"/>
            <w:noProof/>
            <w:lang w:eastAsia="zh-CN"/>
            <w:rPrChange w:id="2037" w:author="Microsoft Office User" w:date="2017-08-26T15:42:00Z">
              <w:rPr>
                <w:rFonts w:eastAsiaTheme="minorEastAsia"/>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5E1FA1" w:rsidRDefault="005E1FA1"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5E1FA1" w:rsidRDefault="005E1FA1" w:rsidP="00E0606F">
                        <w:pPr>
                          <w:jc w:val="center"/>
                        </w:pPr>
                        <w:r>
                          <w:t>Post Bind</w:t>
                        </w:r>
                      </w:p>
                    </w:txbxContent>
                  </v:textbox>
                </v:shape>
              </w:pict>
            </mc:Fallback>
          </mc:AlternateContent>
        </w:r>
        <w:r w:rsidRPr="0088676B" w:rsidDel="000D2E05">
          <w:rPr>
            <w:rFonts w:eastAsiaTheme="minorEastAsia"/>
            <w:noProof/>
            <w:lang w:eastAsia="zh-CN"/>
            <w:rPrChange w:id="2038" w:author="Microsoft Office User" w:date="2017-08-26T15:42:00Z">
              <w:rPr>
                <w:rFonts w:eastAsiaTheme="minorEastAsia"/>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5E1FA1" w:rsidRDefault="005E1FA1"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5E1FA1" w:rsidRDefault="005E1FA1" w:rsidP="00E0606F">
                        <w:pPr>
                          <w:jc w:val="center"/>
                        </w:pPr>
                        <w:r>
                          <w:t>Accounting &amp; Settlement</w:t>
                        </w:r>
                      </w:p>
                    </w:txbxContent>
                  </v:textbox>
                </v:shape>
              </w:pict>
            </mc:Fallback>
          </mc:AlternateContent>
        </w:r>
        <w:r w:rsidRPr="0088676B" w:rsidDel="000D2E05">
          <w:rPr>
            <w:rFonts w:eastAsiaTheme="minorEastAsia"/>
            <w:noProof/>
            <w:lang w:eastAsia="zh-CN"/>
            <w:rPrChange w:id="2039" w:author="Microsoft Office User" w:date="2017-08-26T15:42:00Z">
              <w:rPr>
                <w:rFonts w:eastAsiaTheme="minorEastAsia"/>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5E1FA1" w:rsidRDefault="005E1FA1"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5E1FA1" w:rsidRDefault="005E1FA1" w:rsidP="00E0606F">
                        <w:pPr>
                          <w:jc w:val="center"/>
                        </w:pPr>
                        <w:r>
                          <w:t>Placing</w:t>
                        </w:r>
                      </w:p>
                    </w:txbxContent>
                  </v:textbox>
                </v:shape>
              </w:pict>
            </mc:Fallback>
          </mc:AlternateContent>
        </w:r>
      </w:del>
    </w:p>
    <w:bookmarkStart w:id="2040" w:name="_Toc489971226"/>
    <w:p w14:paraId="728168CF" w14:textId="1E063060" w:rsidR="00E0606F" w:rsidRPr="0088676B" w:rsidDel="000D2E05" w:rsidRDefault="000A7D17" w:rsidP="00E0606F">
      <w:pPr>
        <w:pStyle w:val="Heading2"/>
        <w:numPr>
          <w:ilvl w:val="0"/>
          <w:numId w:val="0"/>
        </w:numPr>
        <w:ind w:left="720"/>
        <w:rPr>
          <w:del w:id="2041" w:author="Microsoft Office User" w:date="2017-08-26T16:22:00Z"/>
          <w:rFonts w:asciiTheme="minorEastAsia" w:eastAsiaTheme="minorEastAsia" w:hAnsiTheme="minorEastAsia"/>
          <w:lang w:eastAsia="zh-CN"/>
        </w:rPr>
      </w:pPr>
      <w:del w:id="2042" w:author="Microsoft Office User" w:date="2017-08-26T16:22:00Z">
        <w:r w:rsidRPr="00DE6D50" w:rsidDel="000D2E05">
          <w:rPr>
            <w:rFonts w:eastAsiaTheme="minorEastAsia"/>
            <w:b w:val="0"/>
            <w:bCs w:val="0"/>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88676B" w:rsidDel="000D2E05">
          <w:rPr>
            <w:rFonts w:eastAsiaTheme="minorEastAsia"/>
            <w:b w:val="0"/>
            <w:bCs w:val="0"/>
            <w:noProof/>
            <w:lang w:eastAsia="zh-CN"/>
            <w:rPrChange w:id="2043"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88676B" w:rsidDel="000D2E05">
          <w:rPr>
            <w:rFonts w:eastAsiaTheme="minorEastAsia"/>
            <w:b w:val="0"/>
            <w:bCs w:val="0"/>
            <w:noProof/>
            <w:lang w:eastAsia="zh-CN"/>
            <w:rPrChange w:id="2044"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88676B" w:rsidDel="000D2E05">
          <w:rPr>
            <w:rFonts w:eastAsiaTheme="minorEastAsia"/>
            <w:b w:val="0"/>
            <w:bCs w:val="0"/>
            <w:noProof/>
            <w:lang w:eastAsia="zh-CN"/>
            <w:rPrChange w:id="2045"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040"/>
      </w:del>
    </w:p>
    <w:p w14:paraId="699EB7E5" w14:textId="41334B27" w:rsidR="00E0606F" w:rsidRPr="0088676B" w:rsidDel="000D2E05" w:rsidRDefault="00E0606F" w:rsidP="00E0606F">
      <w:pPr>
        <w:rPr>
          <w:del w:id="2046" w:author="Microsoft Office User" w:date="2017-08-26T16:22:00Z"/>
          <w:rFonts w:eastAsiaTheme="minorEastAsia"/>
          <w:lang w:eastAsia="zh-CN"/>
        </w:rPr>
      </w:pPr>
    </w:p>
    <w:p w14:paraId="0901BF36" w14:textId="2B5B0BF8" w:rsidR="00E0606F" w:rsidRPr="0088676B" w:rsidDel="000D2E05" w:rsidRDefault="00E0606F" w:rsidP="00E0606F">
      <w:pPr>
        <w:rPr>
          <w:del w:id="2047" w:author="Microsoft Office User" w:date="2017-08-26T16:22:00Z"/>
          <w:rFonts w:eastAsiaTheme="minorEastAsia"/>
          <w:lang w:eastAsia="zh-CN"/>
        </w:rPr>
      </w:pPr>
      <w:del w:id="2048"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049" w:author="Microsoft Office User" w:date="2017-08-26T16:22:00Z"/>
          <w:rFonts w:eastAsiaTheme="minorEastAsia"/>
          <w:lang w:eastAsia="zh-CN"/>
        </w:rPr>
      </w:pPr>
      <w:del w:id="2050"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051" w:author="Microsoft Office User" w:date="2017-08-26T16:22:00Z"/>
          <w:rFonts w:eastAsiaTheme="minorEastAsia"/>
          <w:lang w:eastAsia="zh-CN"/>
        </w:rPr>
      </w:pPr>
      <w:del w:id="2052"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053" w:author="Microsoft Office User" w:date="2017-08-26T16:22:00Z"/>
          <w:rFonts w:eastAsiaTheme="minorEastAsia"/>
          <w:lang w:eastAsia="zh-CN"/>
        </w:rPr>
      </w:pPr>
      <w:del w:id="2054"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055" w:author="Microsoft Office User" w:date="2017-08-26T16:22:00Z"/>
          <w:rFonts w:eastAsiaTheme="minorEastAsia"/>
          <w:lang w:eastAsia="zh-CN"/>
        </w:rPr>
      </w:pPr>
      <w:del w:id="2056"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057" w:author="Microsoft Office User" w:date="2017-08-26T16:22:00Z"/>
          <w:rFonts w:eastAsiaTheme="minorEastAsia"/>
          <w:lang w:eastAsia="zh-CN"/>
        </w:rPr>
      </w:pPr>
      <w:del w:id="2058"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059" w:author="Microsoft Office User" w:date="2017-08-26T16:22:00Z"/>
          <w:rFonts w:eastAsiaTheme="minorEastAsia"/>
          <w:lang w:eastAsia="zh-CN"/>
        </w:rPr>
      </w:pPr>
      <w:del w:id="2060"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061" w:author="Microsoft Office User" w:date="2017-08-26T16:22:00Z"/>
          <w:rFonts w:eastAsiaTheme="minorEastAsia"/>
          <w:lang w:eastAsia="zh-CN"/>
        </w:rPr>
      </w:pPr>
    </w:p>
    <w:p w14:paraId="26E08B87" w14:textId="59F90453" w:rsidR="00E0606F" w:rsidRPr="0088676B" w:rsidDel="000D2E05" w:rsidRDefault="00E0606F" w:rsidP="00E0606F">
      <w:pPr>
        <w:rPr>
          <w:del w:id="2062" w:author="Microsoft Office User" w:date="2017-08-26T16:22:00Z"/>
          <w:rFonts w:eastAsiaTheme="minorEastAsia"/>
          <w:b/>
          <w:lang w:eastAsia="zh-CN"/>
        </w:rPr>
      </w:pPr>
      <w:del w:id="2063"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064" w:author="Microsoft Office User" w:date="2017-08-26T16:22:00Z"/>
          <w:rFonts w:eastAsiaTheme="minorEastAsia"/>
          <w:lang w:eastAsia="zh-CN"/>
        </w:rPr>
      </w:pPr>
      <w:del w:id="2065"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ListParagraph"/>
        <w:numPr>
          <w:ilvl w:val="0"/>
          <w:numId w:val="5"/>
        </w:numPr>
        <w:rPr>
          <w:del w:id="2066" w:author="Microsoft Office User" w:date="2017-08-26T16:22:00Z"/>
          <w:rFonts w:eastAsiaTheme="minorEastAsia"/>
          <w:lang w:eastAsia="zh-CN"/>
        </w:rPr>
      </w:pPr>
      <w:del w:id="2067"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ListParagraph"/>
        <w:numPr>
          <w:ilvl w:val="0"/>
          <w:numId w:val="5"/>
        </w:numPr>
        <w:rPr>
          <w:del w:id="2068" w:author="Microsoft Office User" w:date="2017-08-26T16:22:00Z"/>
          <w:rFonts w:eastAsiaTheme="minorEastAsia"/>
          <w:lang w:eastAsia="zh-CN"/>
        </w:rPr>
      </w:pPr>
      <w:del w:id="2069"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ListParagraph"/>
        <w:numPr>
          <w:ilvl w:val="0"/>
          <w:numId w:val="5"/>
        </w:numPr>
        <w:rPr>
          <w:del w:id="2070" w:author="Microsoft Office User" w:date="2017-08-26T16:22:00Z"/>
          <w:rFonts w:eastAsiaTheme="minorEastAsia"/>
          <w:lang w:eastAsia="zh-CN"/>
        </w:rPr>
      </w:pPr>
      <w:del w:id="2071"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ListParagraph"/>
        <w:numPr>
          <w:ilvl w:val="0"/>
          <w:numId w:val="5"/>
        </w:numPr>
        <w:rPr>
          <w:del w:id="2072" w:author="Microsoft Office User" w:date="2017-08-26T16:22:00Z"/>
          <w:rFonts w:eastAsiaTheme="minorEastAsia"/>
          <w:lang w:eastAsia="zh-CN"/>
        </w:rPr>
      </w:pPr>
      <w:del w:id="2073"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074" w:author="Microsoft Office User" w:date="2017-08-26T16:22:00Z"/>
          <w:rFonts w:eastAsiaTheme="minorEastAsia"/>
          <w:lang w:eastAsia="zh-CN"/>
        </w:rPr>
      </w:pPr>
    </w:p>
    <w:p w14:paraId="1A143D5D" w14:textId="315AB3A4" w:rsidR="00E0606F" w:rsidRPr="0088676B" w:rsidDel="000D2E05" w:rsidRDefault="00E0606F" w:rsidP="00E0606F">
      <w:pPr>
        <w:rPr>
          <w:del w:id="2075" w:author="Microsoft Office User" w:date="2017-08-26T16:22:00Z"/>
          <w:rFonts w:eastAsiaTheme="minorEastAsia"/>
          <w:lang w:eastAsia="zh-CN"/>
        </w:rPr>
      </w:pPr>
      <w:del w:id="2076"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ListParagraph"/>
        <w:numPr>
          <w:ilvl w:val="0"/>
          <w:numId w:val="6"/>
        </w:numPr>
        <w:rPr>
          <w:del w:id="2077" w:author="Microsoft Office User" w:date="2017-08-26T16:22:00Z"/>
          <w:rFonts w:eastAsiaTheme="minorEastAsia"/>
          <w:lang w:eastAsia="zh-CN"/>
        </w:rPr>
      </w:pPr>
      <w:del w:id="2078"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ListParagraph"/>
        <w:numPr>
          <w:ilvl w:val="0"/>
          <w:numId w:val="6"/>
        </w:numPr>
        <w:rPr>
          <w:del w:id="2079" w:author="Microsoft Office User" w:date="2017-08-26T16:22:00Z"/>
          <w:rFonts w:eastAsiaTheme="minorEastAsia"/>
          <w:lang w:eastAsia="zh-CN"/>
        </w:rPr>
      </w:pPr>
      <w:del w:id="2080"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ListParagraph"/>
        <w:numPr>
          <w:ilvl w:val="0"/>
          <w:numId w:val="6"/>
        </w:numPr>
        <w:rPr>
          <w:del w:id="2081" w:author="Microsoft Office User" w:date="2017-08-26T16:22:00Z"/>
          <w:rFonts w:eastAsiaTheme="minorEastAsia"/>
          <w:lang w:eastAsia="zh-CN"/>
        </w:rPr>
      </w:pPr>
      <w:del w:id="2082"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ListParagraph"/>
        <w:numPr>
          <w:ilvl w:val="0"/>
          <w:numId w:val="6"/>
        </w:numPr>
        <w:rPr>
          <w:del w:id="2083" w:author="Microsoft Office User" w:date="2017-08-26T16:22:00Z"/>
          <w:rFonts w:eastAsiaTheme="minorEastAsia"/>
          <w:lang w:eastAsia="zh-CN"/>
        </w:rPr>
      </w:pPr>
      <w:del w:id="2084" w:author="Microsoft Office User" w:date="2017-08-26T16:22:00Z">
        <w:r w:rsidRPr="0088676B" w:rsidDel="000D2E05">
          <w:rPr>
            <w:rFonts w:eastAsiaTheme="minorEastAsia"/>
            <w:lang w:eastAsia="zh-CN"/>
          </w:rPr>
          <w:lastRenderedPageBreak/>
          <w:delText>Benefits verification based on multiple data sources readily available to all service providers</w:delText>
        </w:r>
      </w:del>
    </w:p>
    <w:p w14:paraId="6783ADAA" w14:textId="54E56439" w:rsidR="00E0606F" w:rsidRPr="0088676B" w:rsidDel="000D2E05" w:rsidRDefault="00E0606F" w:rsidP="00E0606F">
      <w:pPr>
        <w:rPr>
          <w:del w:id="2085" w:author="Microsoft Office User" w:date="2017-08-26T16:22:00Z"/>
          <w:rFonts w:eastAsiaTheme="minorEastAsia"/>
          <w:lang w:eastAsia="zh-CN"/>
        </w:rPr>
      </w:pPr>
    </w:p>
    <w:p w14:paraId="41AA391C" w14:textId="7F42B10D" w:rsidR="00E0606F" w:rsidRPr="0088676B" w:rsidDel="000D2E05" w:rsidRDefault="00E0606F" w:rsidP="00E0606F">
      <w:pPr>
        <w:rPr>
          <w:del w:id="2086" w:author="Microsoft Office User" w:date="2017-08-26T16:22:00Z"/>
          <w:rFonts w:eastAsiaTheme="minorEastAsia"/>
          <w:lang w:eastAsia="zh-CN"/>
        </w:rPr>
      </w:pPr>
    </w:p>
    <w:p w14:paraId="3A5DC5A8" w14:textId="3C8F3177" w:rsidR="00E0606F" w:rsidRPr="0088676B" w:rsidDel="000D2E05" w:rsidRDefault="00E0606F" w:rsidP="00E0606F">
      <w:pPr>
        <w:rPr>
          <w:del w:id="2087" w:author="Microsoft Office User" w:date="2017-08-26T16:22:00Z"/>
          <w:rFonts w:eastAsiaTheme="minorEastAsia"/>
          <w:lang w:eastAsia="zh-CN"/>
        </w:rPr>
      </w:pPr>
    </w:p>
    <w:p w14:paraId="3A7499BF" w14:textId="5C6971E1" w:rsidR="00E0606F" w:rsidRPr="0088676B" w:rsidDel="000D2E05" w:rsidRDefault="00E0606F" w:rsidP="00E0606F">
      <w:pPr>
        <w:rPr>
          <w:del w:id="2088" w:author="Microsoft Office User" w:date="2017-08-26T16:22:00Z"/>
          <w:rFonts w:eastAsiaTheme="minorEastAsia"/>
          <w:lang w:eastAsia="zh-CN"/>
        </w:rPr>
      </w:pPr>
    </w:p>
    <w:p w14:paraId="263AF474" w14:textId="5442A1CC" w:rsidR="00E0606F" w:rsidRPr="0088676B" w:rsidDel="000D2E05" w:rsidRDefault="00E0606F" w:rsidP="00E0606F">
      <w:pPr>
        <w:rPr>
          <w:del w:id="2089" w:author="Microsoft Office User" w:date="2017-08-26T16:22:00Z"/>
          <w:rFonts w:eastAsiaTheme="minorEastAsia"/>
          <w:lang w:eastAsia="zh-CN"/>
        </w:rPr>
      </w:pPr>
    </w:p>
    <w:p w14:paraId="3EC0C53B" w14:textId="392B6D36" w:rsidR="00E0606F" w:rsidRPr="0088676B" w:rsidDel="000D2E05" w:rsidRDefault="00E0606F" w:rsidP="003615CD">
      <w:pPr>
        <w:pStyle w:val="Heading4"/>
        <w:rPr>
          <w:del w:id="2090" w:author="Microsoft Office User" w:date="2017-08-26T16:22:00Z"/>
          <w:rFonts w:eastAsiaTheme="minorEastAsia"/>
          <w:lang w:eastAsia="zh-CN"/>
        </w:rPr>
      </w:pPr>
      <w:del w:id="2091"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092" w:author="Microsoft Office User" w:date="2017-08-26T16:22:00Z"/>
          <w:rFonts w:eastAsiaTheme="minorEastAsia"/>
          <w:lang w:eastAsia="zh-CN"/>
        </w:rPr>
      </w:pPr>
    </w:p>
    <w:p w14:paraId="3BB40CFB" w14:textId="068D0B58" w:rsidR="00E0606F" w:rsidRPr="0088676B" w:rsidDel="000D2E05" w:rsidRDefault="00E0606F" w:rsidP="00E0606F">
      <w:pPr>
        <w:rPr>
          <w:del w:id="2093" w:author="Microsoft Office User" w:date="2017-08-26T16:22:00Z"/>
          <w:rFonts w:eastAsiaTheme="minorEastAsia"/>
          <w:lang w:eastAsia="zh-CN"/>
        </w:rPr>
      </w:pPr>
      <w:del w:id="2094"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Heading3"/>
        <w:numPr>
          <w:ilvl w:val="0"/>
          <w:numId w:val="0"/>
        </w:numPr>
        <w:ind w:left="900"/>
        <w:rPr>
          <w:del w:id="2095" w:author="Microsoft Office User" w:date="2017-08-26T16:22:00Z"/>
          <w:rFonts w:eastAsiaTheme="minorEastAsia"/>
          <w:lang w:eastAsia="zh-CN"/>
        </w:rPr>
      </w:pPr>
    </w:p>
    <w:p w14:paraId="3C7CD0E3" w14:textId="52F3AFA6" w:rsidR="00E0606F" w:rsidRPr="0088676B" w:rsidDel="000D2E05" w:rsidRDefault="00E0606F" w:rsidP="003615CD">
      <w:pPr>
        <w:pStyle w:val="Heading4"/>
        <w:rPr>
          <w:del w:id="2096" w:author="Microsoft Office User" w:date="2017-08-26T16:22:00Z"/>
          <w:rFonts w:eastAsiaTheme="minorEastAsia"/>
          <w:lang w:eastAsia="zh-CN"/>
        </w:rPr>
      </w:pPr>
      <w:del w:id="2097"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098" w:author="Microsoft Office User" w:date="2017-08-26T16:22:00Z"/>
          <w:rFonts w:eastAsiaTheme="minorEastAsia"/>
          <w:lang w:eastAsia="zh-CN"/>
        </w:rPr>
      </w:pPr>
    </w:p>
    <w:p w14:paraId="401BE09E" w14:textId="53EA6D95" w:rsidR="00E0606F" w:rsidRPr="0088676B" w:rsidDel="000D2E05" w:rsidRDefault="00E0606F" w:rsidP="00E0606F">
      <w:pPr>
        <w:rPr>
          <w:del w:id="2099" w:author="Microsoft Office User" w:date="2017-08-26T16:22:00Z"/>
          <w:rFonts w:eastAsiaTheme="minorEastAsia"/>
          <w:lang w:eastAsia="zh-CN"/>
        </w:rPr>
      </w:pPr>
      <w:del w:id="2100" w:author="Microsoft Office User" w:date="2017-08-26T16:22:00Z">
        <w:r w:rsidRPr="00DE6D50" w:rsidDel="000D2E05">
          <w:rPr>
            <w:rFonts w:eastAsiaTheme="minorEastAsia"/>
            <w:noProof/>
            <w:lang w:eastAsia="zh-CN"/>
          </w:rPr>
          <w:lastRenderedPageBreak/>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101" w:author="Microsoft Office User" w:date="2017-08-26T16:22:00Z"/>
          <w:rFonts w:eastAsiaTheme="minorEastAsia"/>
          <w:lang w:eastAsia="zh-CN"/>
        </w:rPr>
      </w:pPr>
    </w:p>
    <w:p w14:paraId="6C09F374" w14:textId="0B434B52" w:rsidR="00E0606F" w:rsidRPr="0088676B" w:rsidDel="000D2E05" w:rsidRDefault="00E0606F" w:rsidP="00E0606F">
      <w:pPr>
        <w:rPr>
          <w:del w:id="2102" w:author="Microsoft Office User" w:date="2017-08-26T16:22:00Z"/>
          <w:rFonts w:eastAsiaTheme="minorEastAsia"/>
          <w:lang w:eastAsia="zh-CN"/>
        </w:rPr>
      </w:pPr>
    </w:p>
    <w:p w14:paraId="54CD9483" w14:textId="1237AC47" w:rsidR="00E0606F" w:rsidRPr="0088676B" w:rsidDel="000D2E05" w:rsidRDefault="00E0606F" w:rsidP="003615CD">
      <w:pPr>
        <w:pStyle w:val="Heading4"/>
        <w:rPr>
          <w:del w:id="2103" w:author="Microsoft Office User" w:date="2017-08-26T16:22:00Z"/>
          <w:rFonts w:eastAsiaTheme="minorEastAsia"/>
          <w:lang w:eastAsia="zh-CN"/>
        </w:rPr>
      </w:pPr>
      <w:del w:id="2104"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105" w:author="Microsoft Office User" w:date="2017-08-26T16:22:00Z"/>
          <w:rFonts w:eastAsiaTheme="minorEastAsia"/>
          <w:lang w:eastAsia="zh-CN"/>
        </w:rPr>
      </w:pPr>
    </w:p>
    <w:p w14:paraId="11885D3D" w14:textId="28F2A1E0" w:rsidR="00E0606F" w:rsidRPr="0088676B" w:rsidDel="000D2E05" w:rsidRDefault="000A7D17" w:rsidP="00E0606F">
      <w:pPr>
        <w:rPr>
          <w:del w:id="2106" w:author="Microsoft Office User" w:date="2017-08-26T16:22:00Z"/>
          <w:rFonts w:eastAsiaTheme="minorEastAsia"/>
          <w:lang w:eastAsia="zh-CN"/>
          <w:rPrChange w:id="2107" w:author="Microsoft Office User" w:date="2017-08-26T15:42:00Z">
            <w:rPr>
              <w:del w:id="2108" w:author="Microsoft Office User" w:date="2017-08-26T16:22:00Z"/>
              <w:lang w:eastAsia="zh-CN"/>
            </w:rPr>
          </w:rPrChange>
        </w:rPr>
      </w:pPr>
      <w:del w:id="210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5E1FA1" w:rsidRDefault="005E1FA1"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5E1FA1" w:rsidRDefault="005E1FA1" w:rsidP="00E0606F">
                        <w:r>
                          <w:t>Client registers on mutual insurance exchange and create own wallet</w:t>
                        </w:r>
                      </w:p>
                    </w:txbxContent>
                  </v:textbox>
                  <w10:wrap anchorx="margin"/>
                </v:rect>
              </w:pict>
            </mc:Fallback>
          </mc:AlternateContent>
        </w:r>
        <w:r w:rsidRPr="0088676B" w:rsidDel="000D2E05">
          <w:rPr>
            <w:rFonts w:eastAsiaTheme="minorEastAsia"/>
            <w:noProof/>
            <w:lang w:eastAsia="zh-CN"/>
            <w:rPrChange w:id="2110" w:author="Microsoft Office User" w:date="2017-08-26T15:42:00Z">
              <w:rPr>
                <w:rFonts w:eastAsiaTheme="minorEastAsia"/>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5E1FA1" w:rsidRDefault="005E1FA1" w:rsidP="00E0606F">
                              <w:pPr>
                                <w:pStyle w:val="ListParagraph"/>
                                <w:numPr>
                                  <w:ilvl w:val="0"/>
                                  <w:numId w:val="2"/>
                                </w:numPr>
                                <w:spacing w:after="160" w:line="259" w:lineRule="auto"/>
                              </w:pPr>
                              <w:r>
                                <w:t>verify personal information</w:t>
                              </w:r>
                            </w:p>
                            <w:p w14:paraId="34BE6A1B" w14:textId="77777777" w:rsidR="005E1FA1" w:rsidRDefault="005E1FA1" w:rsidP="00E0606F">
                              <w:pPr>
                                <w:pStyle w:val="ListParagraph"/>
                                <w:numPr>
                                  <w:ilvl w:val="0"/>
                                  <w:numId w:val="2"/>
                                </w:numPr>
                                <w:spacing w:after="160" w:line="259" w:lineRule="auto"/>
                              </w:pPr>
                              <w:r>
                                <w:t>link bank account to exchange</w:t>
                              </w:r>
                            </w:p>
                            <w:p w14:paraId="07F9670D" w14:textId="77777777" w:rsidR="005E1FA1" w:rsidRDefault="005E1FA1" w:rsidP="00E0606F">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5E1FA1" w:rsidRDefault="005E1FA1" w:rsidP="00E0606F">
                        <w:pPr>
                          <w:pStyle w:val="ListParagraph"/>
                          <w:numPr>
                            <w:ilvl w:val="0"/>
                            <w:numId w:val="2"/>
                          </w:numPr>
                          <w:spacing w:after="160" w:line="259" w:lineRule="auto"/>
                        </w:pPr>
                        <w:r>
                          <w:t>verify personal information</w:t>
                        </w:r>
                      </w:p>
                      <w:p w14:paraId="34BE6A1B" w14:textId="77777777" w:rsidR="005E1FA1" w:rsidRDefault="005E1FA1" w:rsidP="00E0606F">
                        <w:pPr>
                          <w:pStyle w:val="ListParagraph"/>
                          <w:numPr>
                            <w:ilvl w:val="0"/>
                            <w:numId w:val="2"/>
                          </w:numPr>
                          <w:spacing w:after="160" w:line="259" w:lineRule="auto"/>
                        </w:pPr>
                        <w:r>
                          <w:t>link bank account to exchange</w:t>
                        </w:r>
                      </w:p>
                      <w:p w14:paraId="07F9670D" w14:textId="77777777" w:rsidR="005E1FA1" w:rsidRDefault="005E1FA1" w:rsidP="00E0606F">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111" w:author="Microsoft Office User" w:date="2017-08-26T16:22:00Z"/>
          <w:rFonts w:eastAsiaTheme="minorEastAsia"/>
          <w:lang w:eastAsia="zh-CN"/>
          <w:rPrChange w:id="2112" w:author="Microsoft Office User" w:date="2017-08-26T15:42:00Z">
            <w:rPr>
              <w:del w:id="2113" w:author="Microsoft Office User" w:date="2017-08-26T16:22:00Z"/>
              <w:lang w:eastAsia="zh-CN"/>
            </w:rPr>
          </w:rPrChange>
        </w:rPr>
      </w:pPr>
      <w:del w:id="211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115" w:author="Microsoft Office User" w:date="2017-08-26T16:22:00Z"/>
          <w:rFonts w:eastAsiaTheme="minorEastAsia"/>
          <w:lang w:eastAsia="zh-CN"/>
          <w:rPrChange w:id="2116" w:author="Microsoft Office User" w:date="2017-08-26T15:42:00Z">
            <w:rPr>
              <w:del w:id="2117" w:author="Microsoft Office User" w:date="2017-08-26T16:22:00Z"/>
              <w:lang w:eastAsia="zh-CN"/>
            </w:rPr>
          </w:rPrChange>
        </w:rPr>
      </w:pPr>
      <w:del w:id="211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88676B" w:rsidDel="000D2E05">
          <w:rPr>
            <w:rFonts w:eastAsiaTheme="minorEastAsia"/>
            <w:noProof/>
            <w:lang w:eastAsia="zh-CN"/>
            <w:rPrChange w:id="2119" w:author="Microsoft Office User" w:date="2017-08-26T15:42:00Z">
              <w:rPr>
                <w:rFonts w:eastAsiaTheme="minorEastAsia"/>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5E1FA1" w:rsidRDefault="005E1FA1"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5E1FA1" w:rsidRDefault="005E1FA1" w:rsidP="00E0606F">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5E1FA1" w:rsidRDefault="005E1FA1"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5E1FA1" w:rsidRDefault="005E1FA1" w:rsidP="00E0606F">
                        <w:pPr>
                          <w:pStyle w:val="ListParagraph"/>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120" w:author="Microsoft Office User" w:date="2017-08-26T16:22:00Z"/>
          <w:rFonts w:eastAsiaTheme="minorEastAsia"/>
          <w:lang w:eastAsia="zh-CN"/>
          <w:rPrChange w:id="2121" w:author="Microsoft Office User" w:date="2017-08-26T15:42:00Z">
            <w:rPr>
              <w:del w:id="2122" w:author="Microsoft Office User" w:date="2017-08-26T16:22:00Z"/>
              <w:lang w:eastAsia="zh-CN"/>
            </w:rPr>
          </w:rPrChange>
        </w:rPr>
      </w:pPr>
      <w:del w:id="212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5E1FA1" w:rsidRDefault="005E1FA1"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5E1FA1" w:rsidRDefault="005E1FA1"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124" w:author="Microsoft Office User" w:date="2017-08-26T16:22:00Z"/>
          <w:rFonts w:eastAsiaTheme="minorEastAsia"/>
          <w:lang w:eastAsia="zh-CN"/>
          <w:rPrChange w:id="2125" w:author="Microsoft Office User" w:date="2017-08-26T15:42:00Z">
            <w:rPr>
              <w:del w:id="2126" w:author="Microsoft Office User" w:date="2017-08-26T16:22:00Z"/>
              <w:lang w:eastAsia="zh-CN"/>
            </w:rPr>
          </w:rPrChange>
        </w:rPr>
      </w:pPr>
      <w:del w:id="212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128" w:author="Microsoft Office User" w:date="2017-08-26T16:22:00Z"/>
          <w:rFonts w:eastAsiaTheme="minorEastAsia"/>
          <w:lang w:eastAsia="zh-CN"/>
        </w:rPr>
      </w:pPr>
      <w:del w:id="212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130" w:author="Microsoft Office User" w:date="2017-08-26T16:22:00Z"/>
          <w:rFonts w:eastAsiaTheme="minorEastAsia"/>
          <w:lang w:eastAsia="zh-CN"/>
          <w:rPrChange w:id="2131" w:author="Microsoft Office User" w:date="2017-08-26T15:42:00Z">
            <w:rPr>
              <w:del w:id="2132" w:author="Microsoft Office User" w:date="2017-08-26T16:22:00Z"/>
              <w:lang w:eastAsia="zh-CN"/>
            </w:rPr>
          </w:rPrChange>
        </w:rPr>
      </w:pPr>
      <w:del w:id="213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5E1FA1" w:rsidRDefault="005E1FA1" w:rsidP="00E0606F">
                              <w:pPr>
                                <w:pStyle w:val="ListParagraph"/>
                                <w:numPr>
                                  <w:ilvl w:val="0"/>
                                  <w:numId w:val="2"/>
                                </w:numPr>
                                <w:spacing w:after="160" w:line="259" w:lineRule="auto"/>
                              </w:pPr>
                              <w:r>
                                <w:t>Exchange prepares quote based on client request on coverage</w:t>
                              </w:r>
                            </w:p>
                            <w:p w14:paraId="447425A5" w14:textId="77777777" w:rsidR="005E1FA1" w:rsidRDefault="005E1FA1" w:rsidP="00E0606F">
                              <w:pPr>
                                <w:pStyle w:val="ListParagraph"/>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5E1FA1" w:rsidRDefault="005E1FA1" w:rsidP="00E0606F">
                        <w:pPr>
                          <w:pStyle w:val="ListParagraph"/>
                          <w:numPr>
                            <w:ilvl w:val="0"/>
                            <w:numId w:val="2"/>
                          </w:numPr>
                          <w:spacing w:after="160" w:line="259" w:lineRule="auto"/>
                        </w:pPr>
                        <w:r>
                          <w:t>Exchange prepares quote based on client request on coverage</w:t>
                        </w:r>
                      </w:p>
                      <w:p w14:paraId="447425A5" w14:textId="77777777" w:rsidR="005E1FA1" w:rsidRDefault="005E1FA1"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88676B" w:rsidDel="000D2E05">
          <w:rPr>
            <w:rFonts w:eastAsiaTheme="minorEastAsia"/>
            <w:noProof/>
            <w:lang w:eastAsia="zh-CN"/>
            <w:rPrChange w:id="2134" w:author="Microsoft Office User" w:date="2017-08-26T15:42:00Z">
              <w:rPr>
                <w:rFonts w:eastAsiaTheme="minorEastAsia"/>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5E1FA1" w:rsidRDefault="005E1FA1"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5E1FA1" w:rsidRDefault="005E1FA1"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135" w:author="Microsoft Office User" w:date="2017-08-26T16:22:00Z"/>
          <w:rFonts w:eastAsiaTheme="minorEastAsia"/>
          <w:lang w:eastAsia="zh-CN"/>
          <w:rPrChange w:id="2136" w:author="Microsoft Office User" w:date="2017-08-26T15:42:00Z">
            <w:rPr>
              <w:del w:id="2137" w:author="Microsoft Office User" w:date="2017-08-26T16:22:00Z"/>
              <w:lang w:eastAsia="zh-CN"/>
            </w:rPr>
          </w:rPrChange>
        </w:rPr>
      </w:pPr>
      <w:del w:id="213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139" w:author="Microsoft Office User" w:date="2017-08-26T16:22:00Z"/>
          <w:rFonts w:eastAsiaTheme="minorEastAsia"/>
          <w:lang w:eastAsia="zh-CN"/>
          <w:rPrChange w:id="2140" w:author="Microsoft Office User" w:date="2017-08-26T15:42:00Z">
            <w:rPr>
              <w:del w:id="2141" w:author="Microsoft Office User" w:date="2017-08-26T16:22:00Z"/>
              <w:lang w:eastAsia="zh-CN"/>
            </w:rPr>
          </w:rPrChange>
        </w:rPr>
      </w:pPr>
      <w:del w:id="214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143" w:author="Microsoft Office User" w:date="2017-08-26T16:22:00Z"/>
          <w:rFonts w:eastAsiaTheme="minorEastAsia"/>
          <w:lang w:eastAsia="zh-CN"/>
          <w:rPrChange w:id="2144" w:author="Microsoft Office User" w:date="2017-08-26T15:42:00Z">
            <w:rPr>
              <w:del w:id="2145" w:author="Microsoft Office User" w:date="2017-08-26T16:22:00Z"/>
              <w:lang w:eastAsia="zh-CN"/>
            </w:rPr>
          </w:rPrChange>
        </w:rPr>
      </w:pPr>
      <w:del w:id="214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5E1FA1" w:rsidRDefault="005E1FA1"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5E1FA1" w:rsidRDefault="005E1FA1" w:rsidP="00E0606F">
                        <w:r>
                          <w:t>Client buys mutual insurance coin (smart contract) to engage with current mutual insurance policyholders</w:t>
                        </w:r>
                      </w:p>
                    </w:txbxContent>
                  </v:textbox>
                  <w10:wrap anchorx="margin"/>
                </v:rect>
              </w:pict>
            </mc:Fallback>
          </mc:AlternateContent>
        </w:r>
        <w:r w:rsidRPr="0088676B" w:rsidDel="000D2E05">
          <w:rPr>
            <w:rFonts w:eastAsiaTheme="minorEastAsia"/>
            <w:noProof/>
            <w:lang w:eastAsia="zh-CN"/>
            <w:rPrChange w:id="2147" w:author="Microsoft Office User" w:date="2017-08-26T15:42:00Z">
              <w:rPr>
                <w:rFonts w:eastAsiaTheme="minorEastAsia"/>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5E1FA1" w:rsidRDefault="005E1FA1" w:rsidP="00E0606F">
                              <w:pPr>
                                <w:pStyle w:val="ListParagraph"/>
                                <w:numPr>
                                  <w:ilvl w:val="0"/>
                                  <w:numId w:val="2"/>
                                </w:numPr>
                                <w:spacing w:after="160" w:line="259" w:lineRule="auto"/>
                              </w:pPr>
                              <w:r>
                                <w:t>Smart contract distributes new coverage coins equally to each current policyholders</w:t>
                              </w:r>
                            </w:p>
                            <w:p w14:paraId="3095DDCC" w14:textId="77777777" w:rsidR="005E1FA1" w:rsidRDefault="005E1FA1"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5E1FA1" w:rsidRDefault="005E1FA1" w:rsidP="00E0606F">
                        <w:pPr>
                          <w:pStyle w:val="ListParagraph"/>
                          <w:numPr>
                            <w:ilvl w:val="0"/>
                            <w:numId w:val="2"/>
                          </w:numPr>
                          <w:spacing w:after="160" w:line="259" w:lineRule="auto"/>
                        </w:pPr>
                        <w:r>
                          <w:t>Smart contract distributes new coverage coins equally to each current policyholders</w:t>
                        </w:r>
                      </w:p>
                      <w:p w14:paraId="3095DDCC" w14:textId="77777777" w:rsidR="005E1FA1" w:rsidRDefault="005E1FA1"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148" w:author="Microsoft Office User" w:date="2017-08-26T16:22:00Z"/>
          <w:rFonts w:eastAsiaTheme="minorEastAsia"/>
          <w:lang w:eastAsia="zh-CN"/>
          <w:rPrChange w:id="2149" w:author="Microsoft Office User" w:date="2017-08-26T15:42:00Z">
            <w:rPr>
              <w:del w:id="2150" w:author="Microsoft Office User" w:date="2017-08-26T16:22:00Z"/>
              <w:lang w:eastAsia="zh-CN"/>
            </w:rPr>
          </w:rPrChange>
        </w:rPr>
      </w:pPr>
      <w:del w:id="215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152" w:author="Microsoft Office User" w:date="2017-08-26T16:22:00Z"/>
          <w:rFonts w:eastAsiaTheme="minorEastAsia"/>
          <w:lang w:eastAsia="zh-CN"/>
          <w:rPrChange w:id="2153" w:author="Microsoft Office User" w:date="2017-08-26T15:42:00Z">
            <w:rPr>
              <w:del w:id="2154" w:author="Microsoft Office User" w:date="2017-08-26T16:22:00Z"/>
              <w:lang w:eastAsia="zh-CN"/>
            </w:rPr>
          </w:rPrChange>
        </w:rPr>
      </w:pPr>
    </w:p>
    <w:p w14:paraId="346DE5AF" w14:textId="1C981137" w:rsidR="00E0606F" w:rsidRPr="0088676B" w:rsidDel="000D2E05" w:rsidRDefault="000A7D17" w:rsidP="00E0606F">
      <w:pPr>
        <w:rPr>
          <w:del w:id="2155" w:author="Microsoft Office User" w:date="2017-08-26T16:22:00Z"/>
          <w:rFonts w:eastAsiaTheme="minorEastAsia"/>
          <w:lang w:eastAsia="zh-CN"/>
          <w:rPrChange w:id="2156" w:author="Microsoft Office User" w:date="2017-08-26T15:42:00Z">
            <w:rPr>
              <w:del w:id="2157" w:author="Microsoft Office User" w:date="2017-08-26T16:22:00Z"/>
              <w:lang w:eastAsia="zh-CN"/>
            </w:rPr>
          </w:rPrChange>
        </w:rPr>
      </w:pPr>
      <w:del w:id="2158"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159" w:author="Microsoft Office User" w:date="2017-08-26T16:22:00Z"/>
          <w:rFonts w:eastAsiaTheme="minorEastAsia"/>
          <w:lang w:eastAsia="zh-CN"/>
          <w:rPrChange w:id="2160" w:author="Microsoft Office User" w:date="2017-08-26T15:42:00Z">
            <w:rPr>
              <w:del w:id="2161" w:author="Microsoft Office User" w:date="2017-08-26T16:22:00Z"/>
              <w:lang w:eastAsia="zh-CN"/>
            </w:rPr>
          </w:rPrChange>
        </w:rPr>
      </w:pPr>
    </w:p>
    <w:p w14:paraId="6D1B60EF" w14:textId="45A5AE42" w:rsidR="00E0606F" w:rsidRPr="0088676B" w:rsidDel="000D2E05" w:rsidRDefault="000A7D17" w:rsidP="00E0606F">
      <w:pPr>
        <w:rPr>
          <w:del w:id="2162" w:author="Microsoft Office User" w:date="2017-08-26T16:22:00Z"/>
          <w:rFonts w:eastAsiaTheme="minorEastAsia"/>
          <w:lang w:eastAsia="zh-CN"/>
          <w:rPrChange w:id="2163" w:author="Microsoft Office User" w:date="2017-08-26T15:42:00Z">
            <w:rPr>
              <w:del w:id="2164" w:author="Microsoft Office User" w:date="2017-08-26T16:22:00Z"/>
              <w:lang w:eastAsia="zh-CN"/>
            </w:rPr>
          </w:rPrChange>
        </w:rPr>
      </w:pPr>
      <w:del w:id="216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5E1FA1" w:rsidRDefault="005E1FA1"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5E1FA1" w:rsidRDefault="005E1FA1" w:rsidP="00E0606F">
                        <w:pPr>
                          <w:jc w:val="center"/>
                        </w:pPr>
                        <w:r>
                          <w:t>Blockchain broadcast event</w:t>
                        </w:r>
                      </w:p>
                    </w:txbxContent>
                  </v:textbox>
                  <w10:wrap anchorx="margin"/>
                </v:shape>
              </w:pict>
            </mc:Fallback>
          </mc:AlternateContent>
        </w:r>
        <w:r w:rsidRPr="0088676B" w:rsidDel="000D2E05">
          <w:rPr>
            <w:rFonts w:eastAsiaTheme="minorEastAsia"/>
            <w:noProof/>
            <w:lang w:eastAsia="zh-CN"/>
            <w:rPrChange w:id="2166" w:author="Microsoft Office User" w:date="2017-08-26T15:42:00Z">
              <w:rPr>
                <w:rFonts w:eastAsiaTheme="minorEastAsia"/>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5E1FA1" w:rsidRDefault="005E1FA1"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5E1FA1" w:rsidRDefault="005E1FA1"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167" w:author="Microsoft Office User" w:date="2017-08-26T16:22:00Z"/>
          <w:rFonts w:eastAsiaTheme="minorEastAsia"/>
          <w:lang w:eastAsia="zh-CN"/>
          <w:rPrChange w:id="2168" w:author="Microsoft Office User" w:date="2017-08-26T15:42:00Z">
            <w:rPr>
              <w:del w:id="2169" w:author="Microsoft Office User" w:date="2017-08-26T16:22:00Z"/>
              <w:lang w:eastAsia="zh-CN"/>
            </w:rPr>
          </w:rPrChange>
        </w:rPr>
      </w:pPr>
      <w:del w:id="217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88676B" w:rsidDel="000D2E05">
          <w:rPr>
            <w:rFonts w:eastAsiaTheme="minorEastAsia"/>
            <w:noProof/>
            <w:lang w:eastAsia="zh-CN"/>
            <w:rPrChange w:id="2171" w:author="Microsoft Office User" w:date="2017-08-26T15:42:00Z">
              <w:rPr>
                <w:rFonts w:eastAsiaTheme="minorEastAsia"/>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5E1FA1" w:rsidRDefault="005E1FA1"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5E1FA1" w:rsidRDefault="005E1FA1"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172" w:author="Microsoft Office User" w:date="2017-08-26T16:22:00Z"/>
          <w:rFonts w:eastAsiaTheme="minorEastAsia"/>
          <w:lang w:eastAsia="zh-CN"/>
        </w:rPr>
      </w:pPr>
    </w:p>
    <w:p w14:paraId="49F29F8D" w14:textId="01086261" w:rsidR="00E0606F" w:rsidRPr="0088676B" w:rsidDel="000D2E05" w:rsidRDefault="00E0606F" w:rsidP="00E0606F">
      <w:pPr>
        <w:rPr>
          <w:del w:id="2173" w:author="Microsoft Office User" w:date="2017-08-26T16:22:00Z"/>
          <w:rFonts w:eastAsiaTheme="minorEastAsia"/>
          <w:lang w:eastAsia="zh-CN"/>
        </w:rPr>
      </w:pPr>
    </w:p>
    <w:p w14:paraId="7BDFD031" w14:textId="0DE65D27" w:rsidR="00E0606F" w:rsidRPr="0088676B" w:rsidDel="000D2E05" w:rsidRDefault="000A7D17" w:rsidP="00E0606F">
      <w:pPr>
        <w:rPr>
          <w:del w:id="2174" w:author="Microsoft Office User" w:date="2017-08-26T16:22:00Z"/>
          <w:rFonts w:eastAsiaTheme="minorEastAsia"/>
          <w:lang w:eastAsia="zh-CN"/>
        </w:rPr>
      </w:pPr>
      <w:del w:id="2175"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176" w:author="Microsoft Office User" w:date="2017-08-26T16:22:00Z"/>
          <w:rFonts w:eastAsiaTheme="minorEastAsia"/>
          <w:lang w:eastAsia="zh-CN"/>
        </w:rPr>
      </w:pPr>
    </w:p>
    <w:p w14:paraId="2452B0FB" w14:textId="36FEC8E4" w:rsidR="00E0606F" w:rsidRPr="0088676B" w:rsidDel="000D2E05" w:rsidRDefault="00E0606F" w:rsidP="00E0606F">
      <w:pPr>
        <w:rPr>
          <w:del w:id="2177" w:author="Microsoft Office User" w:date="2017-08-26T16:22:00Z"/>
          <w:rFonts w:eastAsiaTheme="minorEastAsia"/>
          <w:lang w:eastAsia="zh-CN"/>
        </w:rPr>
      </w:pPr>
    </w:p>
    <w:p w14:paraId="135C42FC" w14:textId="676DA506" w:rsidR="00E0606F" w:rsidRPr="0088676B" w:rsidDel="000D2E05" w:rsidRDefault="00E0606F" w:rsidP="00E0606F">
      <w:pPr>
        <w:rPr>
          <w:del w:id="2178" w:author="Microsoft Office User" w:date="2017-08-26T16:22:00Z"/>
          <w:rFonts w:eastAsiaTheme="minorEastAsia"/>
          <w:lang w:eastAsia="zh-CN"/>
        </w:rPr>
      </w:pPr>
    </w:p>
    <w:p w14:paraId="5582810E" w14:textId="0024238A" w:rsidR="00E0606F" w:rsidRPr="0088676B" w:rsidDel="000D2E05" w:rsidRDefault="00E0606F" w:rsidP="00E0606F">
      <w:pPr>
        <w:rPr>
          <w:del w:id="2179" w:author="Microsoft Office User" w:date="2017-08-26T16:22:00Z"/>
          <w:rFonts w:eastAsiaTheme="minorEastAsia"/>
          <w:lang w:eastAsia="zh-CN"/>
          <w:rPrChange w:id="2180" w:author="Microsoft Office User" w:date="2017-08-26T15:42:00Z">
            <w:rPr>
              <w:del w:id="2181" w:author="Microsoft Office User" w:date="2017-08-26T16:22:00Z"/>
              <w:lang w:eastAsia="zh-CN"/>
            </w:rPr>
          </w:rPrChange>
        </w:rPr>
      </w:pPr>
      <w:del w:id="2182" w:author="Microsoft Office User" w:date="2017-08-26T16:22:00Z">
        <w:r w:rsidRPr="0088676B" w:rsidDel="000D2E05">
          <w:rPr>
            <w:rFonts w:eastAsiaTheme="minorEastAsia"/>
            <w:lang w:eastAsia="zh-CN"/>
            <w:rPrChange w:id="2183"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184" w:author="Microsoft Office User" w:date="2017-08-26T16:22:00Z"/>
          <w:rFonts w:eastAsiaTheme="minorEastAsia"/>
          <w:lang w:eastAsia="zh-CN"/>
          <w:rPrChange w:id="2185" w:author="Microsoft Office User" w:date="2017-08-26T15:42:00Z">
            <w:rPr>
              <w:del w:id="2186" w:author="Microsoft Office User" w:date="2017-08-26T16:22:00Z"/>
              <w:lang w:eastAsia="zh-CN"/>
            </w:rPr>
          </w:rPrChange>
        </w:rPr>
      </w:pPr>
      <w:del w:id="2187" w:author="Microsoft Office User" w:date="2017-08-26T16:22:00Z">
        <w:r w:rsidRPr="0088676B" w:rsidDel="000D2E05">
          <w:rPr>
            <w:rFonts w:eastAsiaTheme="minorEastAsia"/>
            <w:lang w:eastAsia="zh-CN"/>
            <w:rPrChange w:id="2188"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189" w:author="Microsoft Office User" w:date="2017-08-26T16:22:00Z"/>
          <w:rFonts w:eastAsiaTheme="minorEastAsia"/>
          <w:lang w:eastAsia="zh-CN"/>
          <w:rPrChange w:id="2190" w:author="Microsoft Office User" w:date="2017-08-26T15:42:00Z">
            <w:rPr>
              <w:del w:id="2191" w:author="Microsoft Office User" w:date="2017-08-26T16:22:00Z"/>
              <w:lang w:eastAsia="zh-CN"/>
            </w:rPr>
          </w:rPrChange>
        </w:rPr>
      </w:pPr>
      <w:del w:id="2192" w:author="Microsoft Office User" w:date="2017-08-26T16:22:00Z">
        <w:r w:rsidRPr="0088676B" w:rsidDel="000D2E05">
          <w:rPr>
            <w:rFonts w:eastAsiaTheme="minorEastAsia"/>
            <w:lang w:eastAsia="zh-CN"/>
            <w:rPrChange w:id="2193"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194" w:author="Microsoft Office User" w:date="2017-08-26T16:22:00Z"/>
          <w:rFonts w:eastAsiaTheme="minorEastAsia"/>
          <w:lang w:eastAsia="zh-CN"/>
          <w:rPrChange w:id="2195" w:author="Microsoft Office User" w:date="2017-08-26T15:42:00Z">
            <w:rPr>
              <w:del w:id="2196" w:author="Microsoft Office User" w:date="2017-08-26T16:22:00Z"/>
              <w:lang w:eastAsia="zh-CN"/>
            </w:rPr>
          </w:rPrChange>
        </w:rPr>
      </w:pPr>
      <w:del w:id="2197" w:author="Microsoft Office User" w:date="2017-08-26T16:22:00Z">
        <w:r w:rsidRPr="0088676B" w:rsidDel="000D2E05">
          <w:rPr>
            <w:rFonts w:eastAsiaTheme="minorEastAsia"/>
            <w:lang w:eastAsia="zh-CN"/>
            <w:rPrChange w:id="2198"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ListParagraph"/>
        <w:numPr>
          <w:ilvl w:val="0"/>
          <w:numId w:val="7"/>
        </w:numPr>
        <w:rPr>
          <w:del w:id="2199" w:author="Microsoft Office User" w:date="2017-08-26T16:22:00Z"/>
          <w:rFonts w:eastAsiaTheme="minorEastAsia"/>
          <w:lang w:eastAsia="zh-CN"/>
          <w:rPrChange w:id="2200" w:author="Microsoft Office User" w:date="2017-08-26T15:42:00Z">
            <w:rPr>
              <w:del w:id="2201" w:author="Microsoft Office User" w:date="2017-08-26T16:22:00Z"/>
              <w:lang w:eastAsia="zh-CN"/>
            </w:rPr>
          </w:rPrChange>
        </w:rPr>
      </w:pPr>
      <w:del w:id="2202" w:author="Microsoft Office User" w:date="2017-08-26T16:22:00Z">
        <w:r w:rsidRPr="0088676B" w:rsidDel="000D2E05">
          <w:rPr>
            <w:rFonts w:eastAsiaTheme="minorEastAsia"/>
            <w:lang w:eastAsia="zh-CN"/>
            <w:rPrChange w:id="2203"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204" w:author="Microsoft Office User" w:date="2017-08-26T16:22:00Z"/>
          <w:rFonts w:eastAsiaTheme="minorEastAsia"/>
          <w:lang w:eastAsia="zh-CN"/>
          <w:rPrChange w:id="2205" w:author="Microsoft Office User" w:date="2017-08-26T15:42:00Z">
            <w:rPr>
              <w:del w:id="2206" w:author="Microsoft Office User" w:date="2017-08-26T16:22:00Z"/>
              <w:lang w:eastAsia="zh-CN"/>
            </w:rPr>
          </w:rPrChange>
        </w:rPr>
      </w:pPr>
    </w:p>
    <w:p w14:paraId="64DB92E2" w14:textId="62BE32BE" w:rsidR="00E0606F" w:rsidRPr="0088676B" w:rsidDel="000D2E05" w:rsidRDefault="00E0606F" w:rsidP="003615CD">
      <w:pPr>
        <w:pStyle w:val="Heading4"/>
        <w:rPr>
          <w:del w:id="2207" w:author="Microsoft Office User" w:date="2017-08-26T16:22:00Z"/>
          <w:rFonts w:eastAsiaTheme="minorEastAsia"/>
          <w:lang w:eastAsia="zh-CN"/>
        </w:rPr>
      </w:pPr>
      <w:del w:id="2208"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209" w:author="Microsoft Office User" w:date="2017-08-26T16:22:00Z"/>
          <w:rFonts w:ascii="Arial" w:eastAsiaTheme="minorEastAsia" w:hAnsi="Arial" w:cs="Arial"/>
          <w:color w:val="000000" w:themeColor="text1"/>
          <w:sz w:val="20"/>
          <w:szCs w:val="20"/>
          <w:rPrChange w:id="2210" w:author="Microsoft Office User" w:date="2017-08-26T15:42:00Z">
            <w:rPr>
              <w:del w:id="2211" w:author="Microsoft Office User" w:date="2017-08-26T16:22:00Z"/>
              <w:rFonts w:ascii="Arial" w:hAnsi="Arial" w:cs="Arial"/>
              <w:color w:val="000000" w:themeColor="text1"/>
              <w:sz w:val="20"/>
              <w:szCs w:val="20"/>
            </w:rPr>
          </w:rPrChange>
        </w:rPr>
      </w:pPr>
      <w:del w:id="2212" w:author="Microsoft Office User" w:date="2017-08-26T16:22:00Z">
        <w:r w:rsidRPr="0088676B" w:rsidDel="000D2E05">
          <w:rPr>
            <w:rFonts w:ascii="Arial" w:eastAsiaTheme="minorEastAsia" w:hAnsi="Arial" w:cs="Arial"/>
            <w:i w:val="0"/>
            <w:color w:val="000000" w:themeColor="text1"/>
            <w:sz w:val="20"/>
            <w:szCs w:val="20"/>
            <w:rPrChange w:id="2213"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214" w:author="Microsoft Office User" w:date="2017-08-26T16:22:00Z"/>
          <w:rFonts w:ascii="Arial" w:eastAsiaTheme="minorEastAsia" w:hAnsi="Arial" w:cs="Arial"/>
          <w:color w:val="000000" w:themeColor="text1"/>
          <w:sz w:val="20"/>
          <w:szCs w:val="20"/>
          <w:rPrChange w:id="2215" w:author="Microsoft Office User" w:date="2017-08-26T15:42:00Z">
            <w:rPr>
              <w:del w:id="2216" w:author="Microsoft Office User" w:date="2017-08-26T16:22:00Z"/>
              <w:rFonts w:ascii="Arial" w:hAnsi="Arial" w:cs="Arial"/>
              <w:color w:val="000000" w:themeColor="text1"/>
              <w:sz w:val="20"/>
              <w:szCs w:val="20"/>
            </w:rPr>
          </w:rPrChange>
        </w:rPr>
      </w:pPr>
      <w:del w:id="2217" w:author="Microsoft Office User" w:date="2017-08-26T16:22:00Z">
        <w:r w:rsidRPr="0088676B" w:rsidDel="000D2E05">
          <w:rPr>
            <w:rFonts w:ascii="Arial" w:eastAsiaTheme="minorEastAsia" w:hAnsi="Arial" w:cs="Arial"/>
            <w:i w:val="0"/>
            <w:color w:val="000000" w:themeColor="text1"/>
            <w:sz w:val="20"/>
            <w:szCs w:val="20"/>
            <w:rPrChange w:id="2218"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219" w:author="Microsoft Office User" w:date="2017-08-26T16:22:00Z"/>
          <w:rFonts w:ascii="Arial" w:eastAsiaTheme="minorEastAsia" w:hAnsi="Arial" w:cs="Arial"/>
          <w:color w:val="000000" w:themeColor="text1"/>
          <w:sz w:val="20"/>
          <w:szCs w:val="20"/>
          <w:rPrChange w:id="2220" w:author="Microsoft Office User" w:date="2017-08-26T15:42:00Z">
            <w:rPr>
              <w:del w:id="2221" w:author="Microsoft Office User" w:date="2017-08-26T16:22:00Z"/>
              <w:rFonts w:ascii="Arial" w:hAnsi="Arial" w:cs="Arial"/>
              <w:color w:val="000000" w:themeColor="text1"/>
              <w:sz w:val="20"/>
              <w:szCs w:val="20"/>
            </w:rPr>
          </w:rPrChange>
        </w:rPr>
      </w:pPr>
      <w:del w:id="2222" w:author="Microsoft Office User" w:date="2017-08-26T16:22:00Z">
        <w:r w:rsidRPr="0088676B" w:rsidDel="000D2E05">
          <w:rPr>
            <w:rFonts w:ascii="Arial" w:eastAsiaTheme="minorEastAsia" w:hAnsi="Arial" w:cs="Arial"/>
            <w:i w:val="0"/>
            <w:color w:val="000000" w:themeColor="text1"/>
            <w:sz w:val="20"/>
            <w:szCs w:val="20"/>
            <w:rPrChange w:id="2223"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224" w:author="Microsoft Office User" w:date="2017-08-26T16:22:00Z"/>
          <w:rFonts w:ascii="Arial" w:eastAsiaTheme="minorEastAsia" w:hAnsi="Arial" w:cs="Arial"/>
          <w:color w:val="000000" w:themeColor="text1"/>
          <w:sz w:val="20"/>
          <w:szCs w:val="20"/>
          <w:rPrChange w:id="2225" w:author="Microsoft Office User" w:date="2017-08-26T15:42:00Z">
            <w:rPr>
              <w:del w:id="2226" w:author="Microsoft Office User" w:date="2017-08-26T16:22:00Z"/>
              <w:rFonts w:ascii="Arial" w:hAnsi="Arial" w:cs="Arial"/>
              <w:color w:val="000000" w:themeColor="text1"/>
              <w:sz w:val="20"/>
              <w:szCs w:val="20"/>
            </w:rPr>
          </w:rPrChange>
        </w:rPr>
      </w:pPr>
      <w:del w:id="2227" w:author="Microsoft Office User" w:date="2017-08-26T16:22:00Z">
        <w:r w:rsidRPr="0088676B" w:rsidDel="000D2E05">
          <w:rPr>
            <w:rFonts w:ascii="Arial" w:eastAsiaTheme="minorEastAsia" w:hAnsi="Arial" w:cs="Arial"/>
            <w:i w:val="0"/>
            <w:color w:val="000000" w:themeColor="text1"/>
            <w:sz w:val="20"/>
            <w:szCs w:val="20"/>
            <w:rPrChange w:id="2228"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229" w:author="Microsoft Office User" w:date="2017-08-26T16:22:00Z"/>
          <w:rFonts w:ascii="Arial" w:eastAsiaTheme="minorEastAsia" w:hAnsi="Arial" w:cs="Arial"/>
          <w:color w:val="000000" w:themeColor="text1"/>
          <w:sz w:val="20"/>
          <w:szCs w:val="20"/>
          <w:rPrChange w:id="2230" w:author="Microsoft Office User" w:date="2017-08-26T15:42:00Z">
            <w:rPr>
              <w:del w:id="2231" w:author="Microsoft Office User" w:date="2017-08-26T16:22:00Z"/>
              <w:rFonts w:ascii="Arial" w:hAnsi="Arial" w:cs="Arial"/>
              <w:color w:val="000000" w:themeColor="text1"/>
              <w:sz w:val="20"/>
              <w:szCs w:val="20"/>
            </w:rPr>
          </w:rPrChange>
        </w:rPr>
      </w:pPr>
      <w:del w:id="2232" w:author="Microsoft Office User" w:date="2017-08-26T16:22:00Z">
        <w:r w:rsidRPr="0088676B" w:rsidDel="000D2E05">
          <w:rPr>
            <w:rFonts w:ascii="Arial" w:eastAsiaTheme="minorEastAsia" w:hAnsi="Arial" w:cs="Arial"/>
            <w:i w:val="0"/>
            <w:color w:val="000000" w:themeColor="text1"/>
            <w:sz w:val="20"/>
            <w:szCs w:val="20"/>
            <w:rPrChange w:id="2233"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234" w:author="Microsoft Office User" w:date="2017-08-26T16:22:00Z"/>
          <w:rFonts w:ascii="Arial" w:eastAsiaTheme="minorEastAsia" w:hAnsi="Arial" w:cs="Arial"/>
          <w:sz w:val="20"/>
          <w:szCs w:val="20"/>
          <w:rPrChange w:id="2235" w:author="Microsoft Office User" w:date="2017-08-26T15:42:00Z">
            <w:rPr>
              <w:del w:id="2236"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237" w:author="Microsoft Office User" w:date="2017-08-26T16:22:00Z"/>
          <w:rFonts w:ascii="Arial" w:eastAsiaTheme="minorEastAsia" w:hAnsi="Arial" w:cs="Arial"/>
          <w:color w:val="000000" w:themeColor="text1"/>
          <w:sz w:val="20"/>
          <w:szCs w:val="20"/>
          <w:rPrChange w:id="2238" w:author="Microsoft Office User" w:date="2017-08-26T15:42:00Z">
            <w:rPr>
              <w:del w:id="2239" w:author="Microsoft Office User" w:date="2017-08-26T16:22:00Z"/>
              <w:rFonts w:ascii="Arial" w:hAnsi="Arial" w:cs="Arial"/>
              <w:color w:val="000000" w:themeColor="text1"/>
              <w:sz w:val="20"/>
              <w:szCs w:val="20"/>
            </w:rPr>
          </w:rPrChange>
        </w:rPr>
      </w:pPr>
      <w:del w:id="2240" w:author="Microsoft Office User" w:date="2017-08-26T16:22:00Z">
        <w:r w:rsidRPr="0088676B" w:rsidDel="000D2E05">
          <w:rPr>
            <w:rFonts w:ascii="Arial" w:eastAsiaTheme="minorEastAsia" w:hAnsi="Arial" w:cs="Arial"/>
            <w:i w:val="0"/>
            <w:color w:val="000000" w:themeColor="text1"/>
            <w:sz w:val="20"/>
            <w:szCs w:val="20"/>
            <w:rPrChange w:id="2241"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242" w:author="Microsoft Office User" w:date="2017-08-26T16:22:00Z"/>
          <w:rFonts w:ascii="Arial" w:eastAsiaTheme="minorEastAsia" w:hAnsi="Arial" w:cs="Arial"/>
          <w:color w:val="000000" w:themeColor="text1"/>
          <w:sz w:val="20"/>
          <w:szCs w:val="20"/>
          <w:rPrChange w:id="2243" w:author="Microsoft Office User" w:date="2017-08-26T15:42:00Z">
            <w:rPr>
              <w:del w:id="2244" w:author="Microsoft Office User" w:date="2017-08-26T16:22:00Z"/>
              <w:rFonts w:ascii="Arial" w:hAnsi="Arial" w:cs="Arial"/>
              <w:color w:val="000000" w:themeColor="text1"/>
              <w:sz w:val="20"/>
              <w:szCs w:val="20"/>
            </w:rPr>
          </w:rPrChange>
        </w:rPr>
      </w:pPr>
      <w:del w:id="2245" w:author="Microsoft Office User" w:date="2017-08-26T16:22:00Z">
        <w:r w:rsidRPr="0088676B" w:rsidDel="000D2E05">
          <w:rPr>
            <w:rFonts w:ascii="Arial" w:eastAsiaTheme="minorEastAsia" w:hAnsi="Arial" w:cs="Arial"/>
            <w:i w:val="0"/>
            <w:color w:val="000000" w:themeColor="text1"/>
            <w:sz w:val="20"/>
            <w:szCs w:val="20"/>
            <w:rPrChange w:id="2246"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247" w:author="Microsoft Office User" w:date="2017-08-26T16:22:00Z"/>
          <w:rFonts w:ascii="Arial" w:eastAsiaTheme="minorEastAsia" w:hAnsi="Arial" w:cs="Arial"/>
          <w:color w:val="000000" w:themeColor="text1"/>
          <w:sz w:val="20"/>
          <w:szCs w:val="20"/>
          <w:rPrChange w:id="2248" w:author="Microsoft Office User" w:date="2017-08-26T15:42:00Z">
            <w:rPr>
              <w:del w:id="2249" w:author="Microsoft Office User" w:date="2017-08-26T16:22:00Z"/>
              <w:rFonts w:ascii="Arial" w:hAnsi="Arial" w:cs="Arial"/>
              <w:color w:val="000000" w:themeColor="text1"/>
              <w:sz w:val="20"/>
              <w:szCs w:val="20"/>
            </w:rPr>
          </w:rPrChange>
        </w:rPr>
      </w:pPr>
      <w:del w:id="2250" w:author="Microsoft Office User" w:date="2017-08-26T16:22:00Z">
        <w:r w:rsidRPr="0088676B" w:rsidDel="000D2E05">
          <w:rPr>
            <w:rFonts w:ascii="Arial" w:eastAsiaTheme="minorEastAsia" w:hAnsi="Arial" w:cs="Arial"/>
            <w:i w:val="0"/>
            <w:color w:val="000000" w:themeColor="text1"/>
            <w:sz w:val="20"/>
            <w:szCs w:val="20"/>
            <w:rPrChange w:id="2251"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252" w:author="Microsoft Office User" w:date="2017-08-26T16:22:00Z"/>
          <w:rFonts w:ascii="Arial" w:eastAsiaTheme="minorEastAsia" w:hAnsi="Arial" w:cs="Arial"/>
          <w:sz w:val="20"/>
          <w:szCs w:val="20"/>
          <w:rPrChange w:id="2253" w:author="Microsoft Office User" w:date="2017-08-26T15:42:00Z">
            <w:rPr>
              <w:del w:id="2254"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255" w:author="Microsoft Office User" w:date="2017-08-26T16:22:00Z"/>
          <w:rFonts w:ascii="Arial" w:eastAsiaTheme="minorEastAsia" w:hAnsi="Arial" w:cs="Arial"/>
          <w:i w:val="0"/>
          <w:color w:val="auto"/>
          <w:sz w:val="20"/>
          <w:szCs w:val="20"/>
          <w:rPrChange w:id="2256" w:author="Microsoft Office User" w:date="2017-08-26T15:42:00Z">
            <w:rPr>
              <w:del w:id="2257"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Heading4"/>
        <w:rPr>
          <w:del w:id="2258" w:author="Microsoft Office User" w:date="2017-08-26T16:22:00Z"/>
          <w:rFonts w:eastAsiaTheme="minorEastAsia"/>
          <w:lang w:eastAsia="zh-CN"/>
        </w:rPr>
      </w:pPr>
      <w:del w:id="2259" w:author="Microsoft Office User" w:date="2017-08-26T16:22:00Z">
        <w:r w:rsidRPr="0088676B" w:rsidDel="000D2E05">
          <w:rPr>
            <w:rFonts w:eastAsiaTheme="minorEastAsia" w:hint="eastAsia"/>
            <w:b w:val="0"/>
            <w:bCs w:val="0"/>
            <w:i w:val="0"/>
            <w:iCs w:val="0"/>
            <w:lang w:eastAsia="zh-CN"/>
          </w:rPr>
          <w:lastRenderedPageBreak/>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260" w:author="Microsoft Office User" w:date="2017-08-26T16:22:00Z"/>
          <w:rFonts w:ascii="Arial" w:eastAsiaTheme="minorEastAsia" w:hAnsi="Arial" w:cs="Arial"/>
          <w:i w:val="0"/>
          <w:color w:val="auto"/>
          <w:sz w:val="20"/>
          <w:szCs w:val="20"/>
          <w:rPrChange w:id="2261" w:author="Microsoft Office User" w:date="2017-08-26T15:42:00Z">
            <w:rPr>
              <w:del w:id="2262"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263" w:author="Microsoft Office User" w:date="2017-08-26T16:22:00Z"/>
          <w:rFonts w:ascii="Arial" w:eastAsiaTheme="minorEastAsia" w:hAnsi="Arial" w:cs="Arial"/>
          <w:color w:val="000000" w:themeColor="text1"/>
          <w:sz w:val="20"/>
          <w:szCs w:val="20"/>
          <w:rPrChange w:id="2264" w:author="Microsoft Office User" w:date="2017-08-26T15:42:00Z">
            <w:rPr>
              <w:del w:id="2265" w:author="Microsoft Office User" w:date="2017-08-26T16:22:00Z"/>
              <w:rFonts w:ascii="Arial" w:hAnsi="Arial" w:cs="Arial"/>
              <w:color w:val="000000" w:themeColor="text1"/>
              <w:sz w:val="20"/>
              <w:szCs w:val="20"/>
            </w:rPr>
          </w:rPrChange>
        </w:rPr>
      </w:pPr>
      <w:del w:id="2266" w:author="Microsoft Office User" w:date="2017-08-26T16:22:00Z">
        <w:r w:rsidRPr="0088676B" w:rsidDel="000D2E05">
          <w:rPr>
            <w:rFonts w:ascii="Arial" w:eastAsiaTheme="minorEastAsia" w:hAnsi="Arial" w:cs="Arial"/>
            <w:i w:val="0"/>
            <w:color w:val="000000" w:themeColor="text1"/>
            <w:sz w:val="20"/>
            <w:szCs w:val="20"/>
            <w:rPrChange w:id="2267"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268" w:author="Microsoft Office User" w:date="2017-08-26T16:22:00Z"/>
          <w:rFonts w:ascii="Arial" w:eastAsiaTheme="minorEastAsia" w:hAnsi="Arial" w:cs="Arial"/>
          <w:color w:val="000000" w:themeColor="text1"/>
          <w:sz w:val="20"/>
          <w:szCs w:val="20"/>
          <w:rPrChange w:id="2269" w:author="Microsoft Office User" w:date="2017-08-26T15:42:00Z">
            <w:rPr>
              <w:del w:id="2270" w:author="Microsoft Office User" w:date="2017-08-26T16:22:00Z"/>
              <w:rFonts w:ascii="Arial" w:hAnsi="Arial" w:cs="Arial"/>
              <w:color w:val="000000" w:themeColor="text1"/>
              <w:sz w:val="20"/>
              <w:szCs w:val="20"/>
            </w:rPr>
          </w:rPrChange>
        </w:rPr>
      </w:pPr>
      <w:del w:id="2271" w:author="Microsoft Office User" w:date="2017-08-26T16:22:00Z">
        <w:r w:rsidRPr="0088676B" w:rsidDel="000D2E05">
          <w:rPr>
            <w:rFonts w:ascii="Arial" w:eastAsiaTheme="minorEastAsia" w:hAnsi="Arial" w:cs="Arial"/>
            <w:i w:val="0"/>
            <w:color w:val="000000" w:themeColor="text1"/>
            <w:sz w:val="20"/>
            <w:szCs w:val="20"/>
            <w:rPrChange w:id="2272"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273" w:author="Microsoft Office User" w:date="2017-08-26T16:22:00Z"/>
          <w:rFonts w:ascii="Arial" w:eastAsiaTheme="minorEastAsia" w:hAnsi="Arial" w:cs="Arial"/>
          <w:color w:val="000000" w:themeColor="text1"/>
          <w:sz w:val="20"/>
          <w:szCs w:val="20"/>
          <w:rPrChange w:id="2274" w:author="Microsoft Office User" w:date="2017-08-26T15:42:00Z">
            <w:rPr>
              <w:del w:id="2275" w:author="Microsoft Office User" w:date="2017-08-26T16:22:00Z"/>
              <w:rFonts w:ascii="Arial" w:hAnsi="Arial" w:cs="Arial"/>
              <w:color w:val="000000" w:themeColor="text1"/>
              <w:sz w:val="20"/>
              <w:szCs w:val="20"/>
            </w:rPr>
          </w:rPrChange>
        </w:rPr>
      </w:pPr>
      <w:del w:id="2276" w:author="Microsoft Office User" w:date="2017-08-26T16:22:00Z">
        <w:r w:rsidRPr="0088676B" w:rsidDel="000D2E05">
          <w:rPr>
            <w:rFonts w:ascii="Arial" w:eastAsiaTheme="minorEastAsia" w:hAnsi="Arial" w:cs="Arial"/>
            <w:i w:val="0"/>
            <w:color w:val="000000" w:themeColor="text1"/>
            <w:sz w:val="20"/>
            <w:szCs w:val="20"/>
            <w:rPrChange w:id="2277"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278" w:author="Microsoft Office User" w:date="2017-08-26T16:22:00Z"/>
          <w:rFonts w:ascii="Arial" w:eastAsiaTheme="minorEastAsia" w:hAnsi="Arial" w:cs="Arial"/>
          <w:color w:val="000000" w:themeColor="text1"/>
          <w:sz w:val="20"/>
          <w:szCs w:val="20"/>
          <w:rPrChange w:id="2279" w:author="Microsoft Office User" w:date="2017-08-26T15:42:00Z">
            <w:rPr>
              <w:del w:id="2280" w:author="Microsoft Office User" w:date="2017-08-26T16:22:00Z"/>
              <w:rFonts w:ascii="Arial" w:hAnsi="Arial" w:cs="Arial"/>
              <w:color w:val="000000" w:themeColor="text1"/>
              <w:sz w:val="20"/>
              <w:szCs w:val="20"/>
            </w:rPr>
          </w:rPrChange>
        </w:rPr>
      </w:pPr>
      <w:del w:id="2281" w:author="Microsoft Office User" w:date="2017-08-26T16:22:00Z">
        <w:r w:rsidRPr="0088676B" w:rsidDel="000D2E05">
          <w:rPr>
            <w:rFonts w:ascii="Arial" w:eastAsiaTheme="minorEastAsia" w:hAnsi="Arial" w:cs="Arial"/>
            <w:i w:val="0"/>
            <w:color w:val="000000" w:themeColor="text1"/>
            <w:sz w:val="20"/>
            <w:szCs w:val="20"/>
            <w:rPrChange w:id="2282"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283" w:author="Microsoft Office User" w:date="2017-08-26T16:22:00Z"/>
          <w:rFonts w:ascii="Arial" w:eastAsiaTheme="minorEastAsia" w:hAnsi="Arial" w:cs="Arial"/>
          <w:color w:val="000000" w:themeColor="text1"/>
          <w:sz w:val="20"/>
          <w:szCs w:val="20"/>
          <w:rPrChange w:id="2284" w:author="Microsoft Office User" w:date="2017-08-26T15:42:00Z">
            <w:rPr>
              <w:del w:id="2285" w:author="Microsoft Office User" w:date="2017-08-26T16:22:00Z"/>
              <w:rFonts w:ascii="Arial" w:hAnsi="Arial" w:cs="Arial"/>
              <w:color w:val="000000" w:themeColor="text1"/>
              <w:sz w:val="20"/>
              <w:szCs w:val="20"/>
            </w:rPr>
          </w:rPrChange>
        </w:rPr>
      </w:pPr>
      <w:del w:id="2286" w:author="Microsoft Office User" w:date="2017-08-26T16:22:00Z">
        <w:r w:rsidRPr="0088676B" w:rsidDel="000D2E05">
          <w:rPr>
            <w:rFonts w:ascii="Arial" w:eastAsiaTheme="minorEastAsia" w:hAnsi="Arial" w:cs="Arial"/>
            <w:i w:val="0"/>
            <w:color w:val="000000" w:themeColor="text1"/>
            <w:sz w:val="20"/>
            <w:szCs w:val="20"/>
            <w:rPrChange w:id="2287"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288" w:author="Microsoft Office User" w:date="2017-08-26T16:22:00Z"/>
          <w:rFonts w:ascii="Arial" w:eastAsiaTheme="minorEastAsia" w:hAnsi="Arial" w:cs="Arial"/>
          <w:sz w:val="20"/>
          <w:szCs w:val="20"/>
          <w:rPrChange w:id="2289" w:author="Microsoft Office User" w:date="2017-08-26T15:42:00Z">
            <w:rPr>
              <w:del w:id="2290"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291" w:author="Microsoft Office User" w:date="2017-08-26T16:22:00Z"/>
          <w:rFonts w:ascii="Arial" w:eastAsiaTheme="minorEastAsia" w:hAnsi="Arial" w:cs="Arial"/>
          <w:i w:val="0"/>
          <w:color w:val="auto"/>
          <w:sz w:val="20"/>
          <w:szCs w:val="20"/>
          <w:rPrChange w:id="2292" w:author="Microsoft Office User" w:date="2017-08-26T15:42:00Z">
            <w:rPr>
              <w:del w:id="2293" w:author="Microsoft Office User" w:date="2017-08-26T16:22:00Z"/>
              <w:rFonts w:ascii="Arial" w:hAnsi="Arial" w:cs="Arial"/>
              <w:i w:val="0"/>
              <w:color w:val="auto"/>
              <w:sz w:val="20"/>
              <w:szCs w:val="20"/>
            </w:rPr>
          </w:rPrChange>
        </w:rPr>
      </w:pPr>
      <w:del w:id="2294" w:author="Microsoft Office User" w:date="2017-08-26T16:22:00Z">
        <w:r w:rsidRPr="0088676B" w:rsidDel="000D2E05">
          <w:rPr>
            <w:rFonts w:ascii="Arial" w:eastAsiaTheme="minorEastAsia" w:hAnsi="Arial" w:cs="Arial"/>
            <w:sz w:val="20"/>
            <w:szCs w:val="20"/>
            <w:rPrChange w:id="2295"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296" w:author="Microsoft Office User" w:date="2017-08-26T16:22:00Z"/>
          <w:rFonts w:ascii="Arial" w:eastAsiaTheme="minorEastAsia" w:hAnsi="Arial" w:cs="Arial"/>
          <w:i w:val="0"/>
          <w:color w:val="auto"/>
          <w:sz w:val="20"/>
          <w:szCs w:val="20"/>
          <w:rPrChange w:id="2297" w:author="Microsoft Office User" w:date="2017-08-26T15:42:00Z">
            <w:rPr>
              <w:del w:id="2298"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299" w:author="Microsoft Office User" w:date="2017-08-26T16:22:00Z"/>
          <w:rFonts w:ascii="Arial" w:eastAsiaTheme="minorEastAsia" w:hAnsi="Arial" w:cs="Arial"/>
          <w:color w:val="000000" w:themeColor="text1"/>
          <w:sz w:val="20"/>
          <w:szCs w:val="20"/>
          <w:rPrChange w:id="2300" w:author="Microsoft Office User" w:date="2017-08-26T15:42:00Z">
            <w:rPr>
              <w:del w:id="2301" w:author="Microsoft Office User" w:date="2017-08-26T16:22:00Z"/>
              <w:rFonts w:ascii="Arial" w:hAnsi="Arial" w:cs="Arial"/>
              <w:color w:val="000000" w:themeColor="text1"/>
              <w:sz w:val="20"/>
              <w:szCs w:val="20"/>
            </w:rPr>
          </w:rPrChange>
        </w:rPr>
      </w:pPr>
      <w:del w:id="2302" w:author="Microsoft Office User" w:date="2017-08-26T16:22:00Z">
        <w:r w:rsidRPr="0088676B" w:rsidDel="000D2E05">
          <w:rPr>
            <w:rFonts w:ascii="Arial" w:eastAsiaTheme="minorEastAsia" w:hAnsi="Arial" w:cs="Arial"/>
            <w:i w:val="0"/>
            <w:color w:val="000000" w:themeColor="text1"/>
            <w:sz w:val="20"/>
            <w:szCs w:val="20"/>
            <w:rPrChange w:id="2303"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304" w:author="Microsoft Office User" w:date="2017-08-26T16:22:00Z"/>
          <w:rFonts w:ascii="Arial" w:eastAsiaTheme="minorEastAsia" w:hAnsi="Arial" w:cs="Arial"/>
          <w:color w:val="000000" w:themeColor="text1"/>
          <w:sz w:val="20"/>
          <w:szCs w:val="20"/>
          <w:rPrChange w:id="2305" w:author="Microsoft Office User" w:date="2017-08-26T15:42:00Z">
            <w:rPr>
              <w:del w:id="2306" w:author="Microsoft Office User" w:date="2017-08-26T16:22:00Z"/>
              <w:rFonts w:ascii="Arial" w:hAnsi="Arial" w:cs="Arial"/>
              <w:color w:val="000000" w:themeColor="text1"/>
              <w:sz w:val="20"/>
              <w:szCs w:val="20"/>
            </w:rPr>
          </w:rPrChange>
        </w:rPr>
      </w:pPr>
      <w:del w:id="2307" w:author="Microsoft Office User" w:date="2017-08-26T16:22:00Z">
        <w:r w:rsidRPr="0088676B" w:rsidDel="000D2E05">
          <w:rPr>
            <w:rFonts w:ascii="Arial" w:eastAsiaTheme="minorEastAsia" w:hAnsi="Arial" w:cs="Arial"/>
            <w:i w:val="0"/>
            <w:color w:val="000000" w:themeColor="text1"/>
            <w:sz w:val="20"/>
            <w:szCs w:val="20"/>
            <w:rPrChange w:id="2308"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309" w:author="Microsoft Office User" w:date="2017-08-26T16:22:00Z"/>
          <w:rFonts w:ascii="Arial" w:eastAsiaTheme="minorEastAsia" w:hAnsi="Arial" w:cs="Arial"/>
          <w:color w:val="000000" w:themeColor="text1"/>
          <w:sz w:val="20"/>
          <w:szCs w:val="20"/>
          <w:rPrChange w:id="2310" w:author="Microsoft Office User" w:date="2017-08-26T15:42:00Z">
            <w:rPr>
              <w:del w:id="2311" w:author="Microsoft Office User" w:date="2017-08-26T16:22:00Z"/>
              <w:rFonts w:ascii="Arial" w:hAnsi="Arial" w:cs="Arial"/>
              <w:color w:val="000000" w:themeColor="text1"/>
              <w:sz w:val="20"/>
              <w:szCs w:val="20"/>
            </w:rPr>
          </w:rPrChange>
        </w:rPr>
      </w:pPr>
      <w:del w:id="2312" w:author="Microsoft Office User" w:date="2017-08-26T16:22:00Z">
        <w:r w:rsidRPr="0088676B" w:rsidDel="000D2E05">
          <w:rPr>
            <w:rFonts w:ascii="Arial" w:eastAsiaTheme="minorEastAsia" w:hAnsi="Arial" w:cs="Arial"/>
            <w:i w:val="0"/>
            <w:color w:val="000000" w:themeColor="text1"/>
            <w:sz w:val="20"/>
            <w:szCs w:val="20"/>
            <w:rPrChange w:id="2313"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Heading3"/>
        <w:rPr>
          <w:del w:id="2314" w:author="Microsoft Office User" w:date="2017-08-26T16:22:00Z"/>
          <w:rFonts w:eastAsiaTheme="minorEastAsia"/>
          <w:lang w:eastAsia="zh-CN"/>
          <w:rPrChange w:id="2315" w:author="Microsoft Office User" w:date="2017-08-26T15:42:00Z">
            <w:rPr>
              <w:del w:id="2316" w:author="Microsoft Office User" w:date="2017-08-26T16:22:00Z"/>
              <w:rFonts w:eastAsia=".萍方-简"/>
              <w:lang w:eastAsia="zh-CN"/>
            </w:rPr>
          </w:rPrChange>
        </w:rPr>
      </w:pPr>
      <w:bookmarkStart w:id="2317" w:name="_Toc489971227"/>
      <w:del w:id="2318" w:author="Microsoft Office User" w:date="2017-08-26T16:22:00Z">
        <w:r w:rsidRPr="0088676B" w:rsidDel="000D2E05">
          <w:rPr>
            <w:rFonts w:eastAsiaTheme="minorEastAsia" w:hint="eastAsia"/>
            <w:b w:val="0"/>
            <w:bCs w:val="0"/>
            <w:lang w:eastAsia="zh-CN"/>
            <w:rPrChange w:id="2319" w:author="Microsoft Office User" w:date="2017-08-26T15:42:00Z">
              <w:rPr>
                <w:rFonts w:eastAsia=".萍方-简" w:hint="eastAsia"/>
                <w:b w:val="0"/>
                <w:bCs w:val="0"/>
                <w:lang w:eastAsia="zh-CN"/>
              </w:rPr>
            </w:rPrChange>
          </w:rPr>
          <w:delText>互助链架构应用于房屋贷款审批及投资平台</w:delText>
        </w:r>
        <w:bookmarkEnd w:id="2317"/>
      </w:del>
    </w:p>
    <w:p w14:paraId="7CE2BD4B" w14:textId="68A9988B" w:rsidR="00347117" w:rsidRPr="0088676B" w:rsidDel="000D2E05" w:rsidRDefault="00347117" w:rsidP="00347117">
      <w:pPr>
        <w:pStyle w:val="Heading4"/>
        <w:rPr>
          <w:del w:id="2320" w:author="Microsoft Office User" w:date="2017-08-26T16:22:00Z"/>
          <w:rFonts w:eastAsiaTheme="minorEastAsia"/>
          <w:lang w:eastAsia="zh-CN"/>
          <w:rPrChange w:id="2321" w:author="Microsoft Office User" w:date="2017-08-26T15:42:00Z">
            <w:rPr>
              <w:del w:id="2322" w:author="Microsoft Office User" w:date="2017-08-26T16:22:00Z"/>
              <w:rFonts w:eastAsia=".萍方-简"/>
              <w:lang w:eastAsia="zh-CN"/>
            </w:rPr>
          </w:rPrChange>
        </w:rPr>
      </w:pPr>
      <w:del w:id="2323" w:author="Microsoft Office User" w:date="2017-08-26T16:22:00Z">
        <w:r w:rsidRPr="0088676B" w:rsidDel="000D2E05">
          <w:rPr>
            <w:rFonts w:eastAsiaTheme="minorEastAsia"/>
            <w:b w:val="0"/>
            <w:bCs w:val="0"/>
            <w:i w:val="0"/>
            <w:iCs w:val="0"/>
            <w:lang w:eastAsia="zh-CN"/>
            <w:rPrChange w:id="2324"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325"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326"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327" w:author="Microsoft Office User" w:date="2017-08-26T16:22:00Z"/>
          <w:rFonts w:eastAsiaTheme="minorEastAsia"/>
          <w:lang w:eastAsia="zh-CN"/>
          <w:rPrChange w:id="2328" w:author="Microsoft Office User" w:date="2017-08-26T15:42:00Z">
            <w:rPr>
              <w:del w:id="2329" w:author="Microsoft Office User" w:date="2017-08-26T16:22:00Z"/>
              <w:rFonts w:eastAsia=".萍方-简"/>
              <w:lang w:eastAsia="zh-CN"/>
            </w:rPr>
          </w:rPrChange>
        </w:rPr>
      </w:pPr>
    </w:p>
    <w:p w14:paraId="0421C92A" w14:textId="72B6B48E" w:rsidR="00347117" w:rsidRPr="0088676B" w:rsidDel="000D2E05" w:rsidRDefault="00347117" w:rsidP="00347117">
      <w:pPr>
        <w:pStyle w:val="Heading1"/>
        <w:numPr>
          <w:ilvl w:val="0"/>
          <w:numId w:val="0"/>
        </w:numPr>
        <w:rPr>
          <w:del w:id="2330" w:author="Microsoft Office User" w:date="2017-08-26T16:22:00Z"/>
          <w:rFonts w:asciiTheme="minorEastAsia" w:eastAsiaTheme="minorEastAsia" w:hAnsiTheme="minorEastAsia"/>
          <w:lang w:eastAsia="zh-CN"/>
        </w:rPr>
      </w:pPr>
      <w:bookmarkStart w:id="2331" w:name="_Toc489971228"/>
      <w:del w:id="2332" w:author="Microsoft Office User" w:date="2017-08-26T16:22:00Z">
        <w:r w:rsidRPr="00DE6D50" w:rsidDel="000D2E05">
          <w:rPr>
            <w:rFonts w:asciiTheme="minorEastAsia" w:eastAsiaTheme="minorEastAsia" w:hAnsiTheme="minorEastAsia"/>
            <w:b w:val="0"/>
            <w:bCs w:val="0"/>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331"/>
      </w:del>
    </w:p>
    <w:p w14:paraId="1F2F0084" w14:textId="22DEE315" w:rsidR="00347117" w:rsidRPr="0088676B" w:rsidDel="000D2E05" w:rsidRDefault="00347117" w:rsidP="00347117">
      <w:pPr>
        <w:rPr>
          <w:del w:id="2333" w:author="Microsoft Office User" w:date="2017-08-26T16:22:00Z"/>
          <w:rFonts w:eastAsiaTheme="minorEastAsia"/>
          <w:lang w:eastAsia="zh-CN"/>
        </w:rPr>
      </w:pPr>
    </w:p>
    <w:p w14:paraId="69337A87" w14:textId="5BBA66CE" w:rsidR="00347117" w:rsidRPr="0088676B" w:rsidDel="000D2E05" w:rsidRDefault="00347117" w:rsidP="00347117">
      <w:pPr>
        <w:rPr>
          <w:del w:id="2334" w:author="Microsoft Office User" w:date="2017-08-26T16:22:00Z"/>
          <w:rFonts w:eastAsiaTheme="minorEastAsia"/>
          <w:lang w:eastAsia="zh-CN"/>
        </w:rPr>
      </w:pPr>
    </w:p>
    <w:p w14:paraId="76F07E2F" w14:textId="38BDB5F2" w:rsidR="00347117" w:rsidRPr="0088676B" w:rsidDel="000D2E05" w:rsidRDefault="00347117" w:rsidP="00347117">
      <w:pPr>
        <w:rPr>
          <w:del w:id="2335" w:author="Microsoft Office User" w:date="2017-08-26T16:22:00Z"/>
          <w:rFonts w:eastAsiaTheme="minorEastAsia"/>
          <w:lang w:eastAsia="zh-CN"/>
        </w:rPr>
      </w:pPr>
      <w:del w:id="2336" w:author="Microsoft Office User" w:date="2017-08-26T16:22:00Z">
        <w:r w:rsidRPr="00DE6D50" w:rsidDel="000D2E05">
          <w:rPr>
            <w:rFonts w:eastAsiaTheme="minorEastAsia"/>
            <w:noProof/>
            <w:lang w:eastAsia="zh-CN"/>
          </w:rPr>
          <w:lastRenderedPageBreak/>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Heading4"/>
        <w:rPr>
          <w:del w:id="2337" w:author="Microsoft Office User" w:date="2017-08-26T16:22:00Z"/>
          <w:rFonts w:eastAsiaTheme="minorEastAsia"/>
          <w:lang w:eastAsia="zh-CN"/>
          <w:rPrChange w:id="2338" w:author="Microsoft Office User" w:date="2017-08-26T15:42:00Z">
            <w:rPr>
              <w:del w:id="2339" w:author="Microsoft Office User" w:date="2017-08-26T16:22:00Z"/>
              <w:rFonts w:eastAsia=".萍方-简"/>
              <w:lang w:eastAsia="zh-CN"/>
            </w:rPr>
          </w:rPrChange>
        </w:rPr>
      </w:pPr>
      <w:del w:id="2340" w:author="Microsoft Office User" w:date="2017-08-26T16:22:00Z">
        <w:r w:rsidRPr="0088676B" w:rsidDel="000D2E05">
          <w:rPr>
            <w:rFonts w:eastAsiaTheme="minorEastAsia"/>
            <w:b w:val="0"/>
            <w:bCs w:val="0"/>
            <w:i w:val="0"/>
            <w:iCs w:val="0"/>
            <w:lang w:eastAsia="zh-CN"/>
            <w:rPrChange w:id="2341"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342"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343" w:name="_Toc489971229"/>
    <w:p w14:paraId="5F3E1CF2" w14:textId="56982C1D" w:rsidR="00347117" w:rsidRPr="0088676B" w:rsidRDefault="000A7D17" w:rsidP="00347117">
      <w:pPr>
        <w:pStyle w:val="Heading2"/>
        <w:rPr>
          <w:rFonts w:ascii=".萍方-简" w:eastAsiaTheme="minorEastAsia" w:hAnsi=".萍方-简"/>
          <w:lang w:eastAsia="zh-CN"/>
          <w:rPrChange w:id="234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345" w:author="Microsoft Office User" w:date="2017-08-26T15:42:00Z">
            <w:rPr>
              <w:rFonts w:ascii=".萍方-简" w:eastAsia=".萍方-简" w:hAnsi=".萍方-简" w:hint="eastAsia"/>
              <w:lang w:eastAsia="zh-CN"/>
            </w:rPr>
          </w:rPrChange>
        </w:rPr>
        <w:t>项目组织结构</w:t>
      </w:r>
      <w:bookmarkEnd w:id="2343"/>
    </w:p>
    <w:p w14:paraId="6CE95FDB" w14:textId="77777777" w:rsidR="009C2842" w:rsidRPr="0088676B" w:rsidRDefault="002D6DE6" w:rsidP="009C2842">
      <w:pPr>
        <w:pStyle w:val="Heading3"/>
        <w:rPr>
          <w:rFonts w:ascii=".萍方-简" w:eastAsiaTheme="minorEastAsia" w:hAnsi=".萍方-简"/>
          <w:rPrChange w:id="2346" w:author="Microsoft Office User" w:date="2017-08-26T15:42:00Z">
            <w:rPr>
              <w:rFonts w:ascii=".萍方-简" w:eastAsia=".萍方-简" w:hAnsi=".萍方-简"/>
            </w:rPr>
          </w:rPrChange>
        </w:rPr>
      </w:pPr>
      <w:bookmarkStart w:id="2347" w:name="_Toc489971230"/>
      <w:r w:rsidRPr="0088676B">
        <w:rPr>
          <w:rFonts w:ascii=".萍方-简" w:eastAsiaTheme="minorEastAsia" w:hAnsi=".萍方-简" w:hint="eastAsia"/>
          <w:lang w:eastAsia="zh-CN"/>
          <w:rPrChange w:id="2348" w:author="Microsoft Office User" w:date="2017-08-26T15:42:00Z">
            <w:rPr>
              <w:rFonts w:ascii=".萍方-简" w:eastAsia=".萍方-简" w:hAnsi=".萍方-简" w:hint="eastAsia"/>
              <w:lang w:eastAsia="zh-CN"/>
            </w:rPr>
          </w:rPrChange>
        </w:rPr>
        <w:t>核心团队</w:t>
      </w:r>
      <w:bookmarkEnd w:id="2347"/>
    </w:p>
    <w:p w14:paraId="500F3CA2" w14:textId="77777777" w:rsidR="009C2842" w:rsidRPr="0088676B" w:rsidRDefault="002D6DE6" w:rsidP="009C2842">
      <w:pPr>
        <w:rPr>
          <w:rFonts w:eastAsiaTheme="minorEastAsia"/>
          <w:lang w:eastAsia="zh-CN"/>
          <w:rPrChange w:id="2349"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ListParagraph"/>
        <w:numPr>
          <w:ilvl w:val="0"/>
          <w:numId w:val="1"/>
        </w:numPr>
        <w:rPr>
          <w:rFonts w:eastAsiaTheme="minorEastAsia"/>
          <w:rPrChange w:id="2350"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ListParagraph"/>
        <w:numPr>
          <w:ilvl w:val="0"/>
          <w:numId w:val="1"/>
        </w:numPr>
        <w:rPr>
          <w:rFonts w:eastAsiaTheme="minorEastAsia"/>
          <w:rPrChange w:id="2351"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352" w:author="Microsoft Office User" w:date="2017-08-26T15:42:00Z">
            <w:rPr/>
          </w:rPrChange>
        </w:rPr>
        <w:t>(1)</w:t>
      </w:r>
    </w:p>
    <w:p w14:paraId="29B4C403" w14:textId="77777777" w:rsidR="009C2842" w:rsidRPr="0088676B" w:rsidRDefault="002D6DE6" w:rsidP="009F0864">
      <w:pPr>
        <w:pStyle w:val="ListParagraph"/>
        <w:numPr>
          <w:ilvl w:val="0"/>
          <w:numId w:val="1"/>
        </w:numPr>
        <w:rPr>
          <w:rFonts w:eastAsiaTheme="minorEastAsia"/>
          <w:lang w:eastAsia="zh-CN"/>
          <w:rPrChange w:id="2353"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354" w:author="Microsoft Office User" w:date="2017-08-26T15:42:00Z">
            <w:rPr>
              <w:lang w:eastAsia="zh-CN"/>
            </w:rPr>
          </w:rPrChange>
        </w:rPr>
        <w:t xml:space="preserve"> (1~2)</w:t>
      </w:r>
    </w:p>
    <w:p w14:paraId="16D06249" w14:textId="77777777" w:rsidR="009C2842" w:rsidRPr="0088676B" w:rsidRDefault="002D6DE6" w:rsidP="009F0864">
      <w:pPr>
        <w:pStyle w:val="ListParagraph"/>
        <w:numPr>
          <w:ilvl w:val="0"/>
          <w:numId w:val="1"/>
        </w:numPr>
        <w:rPr>
          <w:rFonts w:eastAsiaTheme="minorEastAsia"/>
          <w:rPrChange w:id="2355"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356" w:author="Microsoft Office User" w:date="2017-08-26T15:42:00Z">
            <w:rPr/>
          </w:rPrChange>
        </w:rPr>
        <w:t xml:space="preserve"> (3~5)</w:t>
      </w:r>
    </w:p>
    <w:p w14:paraId="53575107" w14:textId="77777777" w:rsidR="009C2842" w:rsidRPr="0088676B" w:rsidRDefault="002D6DE6" w:rsidP="009F0864">
      <w:pPr>
        <w:pStyle w:val="ListParagraph"/>
        <w:numPr>
          <w:ilvl w:val="0"/>
          <w:numId w:val="1"/>
        </w:numPr>
        <w:rPr>
          <w:rFonts w:eastAsiaTheme="minorEastAsia"/>
          <w:rPrChange w:id="2357" w:author="Microsoft Office User" w:date="2017-08-26T15:42:00Z">
            <w:rPr/>
          </w:rPrChange>
        </w:rPr>
      </w:pPr>
      <w:r w:rsidRPr="0088676B">
        <w:rPr>
          <w:rFonts w:asciiTheme="minorEastAsia" w:eastAsiaTheme="minorEastAsia" w:hAnsiTheme="minorEastAsia" w:hint="eastAsia"/>
          <w:lang w:eastAsia="zh-CN"/>
        </w:rPr>
        <w:lastRenderedPageBreak/>
        <w:t>前端开发设计</w:t>
      </w:r>
      <w:r w:rsidR="009C2842" w:rsidRPr="0088676B">
        <w:rPr>
          <w:rFonts w:eastAsiaTheme="minorEastAsia"/>
          <w:rPrChange w:id="2358" w:author="Microsoft Office User" w:date="2017-08-26T15:42:00Z">
            <w:rPr/>
          </w:rPrChange>
        </w:rPr>
        <w:t xml:space="preserve"> (1)</w:t>
      </w:r>
    </w:p>
    <w:p w14:paraId="57CC5075" w14:textId="77777777" w:rsidR="009C2842" w:rsidRPr="0088676B" w:rsidRDefault="002D6DE6" w:rsidP="009F0864">
      <w:pPr>
        <w:pStyle w:val="ListParagraph"/>
        <w:numPr>
          <w:ilvl w:val="0"/>
          <w:numId w:val="1"/>
        </w:numPr>
        <w:rPr>
          <w:rFonts w:eastAsiaTheme="minorEastAsia"/>
          <w:rPrChange w:id="2359"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360" w:author="Microsoft Office User" w:date="2017-08-26T15:42:00Z">
            <w:rPr/>
          </w:rPrChange>
        </w:rPr>
        <w:t xml:space="preserve"> (1~3)</w:t>
      </w:r>
    </w:p>
    <w:p w14:paraId="54378D51" w14:textId="77777777" w:rsidR="009C2842" w:rsidRPr="0088676B" w:rsidRDefault="002D6DE6" w:rsidP="009C2842">
      <w:pPr>
        <w:pStyle w:val="Heading3"/>
        <w:rPr>
          <w:rFonts w:ascii=".萍方-简" w:eastAsiaTheme="minorEastAsia" w:hAnsi=".萍方-简"/>
          <w:lang w:eastAsia="zh-CN"/>
          <w:rPrChange w:id="2361" w:author="Microsoft Office User" w:date="2017-08-26T15:42:00Z">
            <w:rPr>
              <w:rFonts w:ascii=".萍方-简" w:eastAsia=".萍方-简" w:hAnsi=".萍方-简"/>
              <w:lang w:eastAsia="zh-CN"/>
            </w:rPr>
          </w:rPrChange>
        </w:rPr>
      </w:pPr>
      <w:bookmarkStart w:id="2362" w:name="_Toc489971231"/>
      <w:r w:rsidRPr="0088676B">
        <w:rPr>
          <w:rFonts w:ascii=".萍方-简" w:eastAsiaTheme="minorEastAsia" w:hAnsi=".萍方-简" w:hint="eastAsia"/>
          <w:lang w:eastAsia="zh-CN"/>
          <w:rPrChange w:id="2363" w:author="Microsoft Office User" w:date="2017-08-26T15:42:00Z">
            <w:rPr>
              <w:rFonts w:ascii=".萍方-简" w:eastAsia=".萍方-简" w:hAnsi=".萍方-简" w:hint="eastAsia"/>
              <w:lang w:eastAsia="zh-CN"/>
            </w:rPr>
          </w:rPrChange>
        </w:rPr>
        <w:t>角色与责任</w:t>
      </w:r>
      <w:bookmarkEnd w:id="2362"/>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364" w:author="Microsoft Office User" w:date="2017-08-26T15:42:00Z">
                  <w:rPr>
                    <w:b/>
                  </w:rPr>
                </w:rPrChange>
              </w:rPr>
            </w:pPr>
            <w:r w:rsidRPr="0088676B">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365"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366"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367"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368"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369"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370"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371"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372"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373"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374"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375"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376"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377"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378"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379"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380"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381"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382"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383"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384"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385"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386"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387"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388"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389"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390"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391"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392"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393"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394"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395"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396" w:author="Microsoft Office User" w:date="2017-08-26T15:42:00Z">
            <w:rPr/>
          </w:rPrChange>
        </w:rPr>
      </w:pPr>
    </w:p>
    <w:p w14:paraId="223E92A8" w14:textId="77777777" w:rsidR="008B5100" w:rsidRPr="0088676B" w:rsidRDefault="00935A29" w:rsidP="007855D9">
      <w:pPr>
        <w:pStyle w:val="Heading2"/>
        <w:rPr>
          <w:rFonts w:ascii=".萍方-简" w:eastAsiaTheme="minorEastAsia" w:hAnsi=".萍方-简"/>
          <w:lang w:eastAsia="zh-CN"/>
          <w:rPrChange w:id="2397" w:author="Microsoft Office User" w:date="2017-08-26T15:42:00Z">
            <w:rPr>
              <w:rFonts w:ascii=".萍方-简" w:eastAsia=".萍方-简" w:hAnsi=".萍方-简"/>
              <w:lang w:eastAsia="zh-CN"/>
            </w:rPr>
          </w:rPrChange>
        </w:rPr>
      </w:pPr>
      <w:bookmarkStart w:id="2398" w:name="_Toc489971232"/>
      <w:r w:rsidRPr="0088676B">
        <w:rPr>
          <w:rFonts w:ascii=".萍方-简" w:eastAsiaTheme="minorEastAsia" w:hAnsi=".萍方-简" w:hint="eastAsia"/>
          <w:lang w:eastAsia="zh-CN"/>
          <w:rPrChange w:id="2399"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400" w:author="Microsoft Office User" w:date="2017-08-26T15:42:00Z">
            <w:rPr>
              <w:rFonts w:ascii=".萍方-简" w:eastAsia=".萍方-简" w:hAnsi=".萍方-简"/>
              <w:lang w:eastAsia="zh-CN"/>
            </w:rPr>
          </w:rPrChange>
        </w:rPr>
        <w:t>Key Milestone</w:t>
      </w:r>
      <w:bookmarkEnd w:id="2398"/>
    </w:p>
    <w:tbl>
      <w:tblPr>
        <w:tblStyle w:val="TableGrid"/>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401" w:author="Microsoft Office User" w:date="2017-08-26T15:42:00Z">
                  <w:rPr>
                    <w:b/>
                  </w:rPr>
                </w:rPrChange>
              </w:rPr>
            </w:pPr>
            <w:r w:rsidRPr="0088676B">
              <w:rPr>
                <w:rFonts w:eastAsiaTheme="minorEastAsia"/>
                <w:b/>
                <w:rPrChange w:id="2402"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403"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404"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405"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406" w:author="Microsoft Office User" w:date="2017-08-26T15:42:00Z">
                  <w:rPr/>
                </w:rPrChange>
              </w:rPr>
            </w:pPr>
            <w:r w:rsidRPr="0088676B">
              <w:rPr>
                <w:rFonts w:eastAsiaTheme="minorEastAsia"/>
                <w:rPrChange w:id="2407"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408"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409"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410" w:author="Microsoft Office User" w:date="2017-08-26T15:42:00Z">
                  <w:rPr/>
                </w:rPrChange>
              </w:rPr>
            </w:pPr>
            <w:r w:rsidRPr="0088676B">
              <w:rPr>
                <w:rFonts w:eastAsiaTheme="minorEastAsia"/>
                <w:rPrChange w:id="2411"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412" w:author="Microsoft Office User" w:date="2017-08-26T15:42:00Z">
                  <w:rPr/>
                </w:rPrChange>
              </w:rPr>
            </w:pPr>
          </w:p>
        </w:tc>
      </w:tr>
    </w:tbl>
    <w:p w14:paraId="4053E8BF" w14:textId="77777777" w:rsidR="00260CFA" w:rsidRPr="0088676B" w:rsidRDefault="00260CFA" w:rsidP="00570BCB">
      <w:pPr>
        <w:rPr>
          <w:rFonts w:eastAsiaTheme="minorEastAsia"/>
          <w:rPrChange w:id="2413" w:author="Microsoft Office User" w:date="2017-08-26T15:42:00Z">
            <w:rPr/>
          </w:rPrChange>
        </w:rPr>
      </w:pPr>
    </w:p>
    <w:p w14:paraId="6E14C75E" w14:textId="2DE3CAA3" w:rsidR="00260CFA" w:rsidRPr="0088676B" w:rsidDel="000D2E05" w:rsidRDefault="00260CFA">
      <w:pPr>
        <w:rPr>
          <w:del w:id="2414" w:author="Microsoft Office User" w:date="2017-08-26T16:23:00Z"/>
          <w:rFonts w:eastAsiaTheme="minorEastAsia"/>
          <w:rPrChange w:id="2415" w:author="Microsoft Office User" w:date="2017-08-26T15:42:00Z">
            <w:rPr>
              <w:del w:id="2416" w:author="Microsoft Office User" w:date="2017-08-26T16:23:00Z"/>
            </w:rPr>
          </w:rPrChange>
        </w:rPr>
      </w:pPr>
      <w:del w:id="2417" w:author="Microsoft Office User" w:date="2017-08-26T16:23:00Z">
        <w:r w:rsidRPr="0088676B" w:rsidDel="000D2E05">
          <w:rPr>
            <w:rFonts w:eastAsiaTheme="minorEastAsia"/>
            <w:rPrChange w:id="2418" w:author="Microsoft Office User" w:date="2017-08-26T15:42:00Z">
              <w:rPr/>
            </w:rPrChange>
          </w:rPr>
          <w:br w:type="page"/>
        </w:r>
      </w:del>
    </w:p>
    <w:p w14:paraId="2E315524" w14:textId="16E1AAB5" w:rsidR="009C2842" w:rsidRPr="0088676B" w:rsidDel="000D2E05" w:rsidRDefault="009C2842">
      <w:pPr>
        <w:rPr>
          <w:del w:id="2419" w:author="Microsoft Office User" w:date="2017-08-26T16:23:00Z"/>
          <w:rFonts w:eastAsiaTheme="minorEastAsia"/>
          <w:rPrChange w:id="2420" w:author="Microsoft Office User" w:date="2017-08-26T15:42:00Z">
            <w:rPr>
              <w:del w:id="2421" w:author="Microsoft Office User" w:date="2017-08-26T16:23:00Z"/>
            </w:rPr>
          </w:rPrChange>
        </w:rPr>
      </w:pPr>
    </w:p>
    <w:p w14:paraId="359C0073" w14:textId="4850B876" w:rsidR="00260CFA" w:rsidRPr="0088676B" w:rsidDel="000D2E05" w:rsidRDefault="00260CFA">
      <w:pPr>
        <w:rPr>
          <w:del w:id="2422" w:author="Microsoft Office User" w:date="2017-08-26T16:23:00Z"/>
          <w:rFonts w:eastAsiaTheme="minorEastAsia"/>
          <w:b/>
          <w:sz w:val="32"/>
          <w:szCs w:val="32"/>
          <w:rPrChange w:id="2423" w:author="Microsoft Office User" w:date="2017-08-26T15:42:00Z">
            <w:rPr>
              <w:del w:id="2424" w:author="Microsoft Office User" w:date="2017-08-26T16:23:00Z"/>
              <w:b/>
              <w:sz w:val="32"/>
              <w:szCs w:val="32"/>
            </w:rPr>
          </w:rPrChange>
        </w:rPr>
      </w:pPr>
      <w:del w:id="2425"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426"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427" w:author="Microsoft Office User" w:date="2017-08-26T16:23:00Z"/>
                <w:rFonts w:ascii="Lora" w:eastAsiaTheme="minorEastAsia" w:hAnsi="Lora" w:cs="Lora"/>
                <w:color w:val="000000"/>
                <w:lang w:eastAsia="zh-CN"/>
                <w:rPrChange w:id="2428" w:author="Microsoft Office User" w:date="2017-08-26T15:42:00Z">
                  <w:rPr>
                    <w:del w:id="2429" w:author="Microsoft Office User" w:date="2017-08-26T16:23:00Z"/>
                    <w:rFonts w:ascii="Lora" w:eastAsia="SimSun" w:hAnsi="Lora" w:cs="Lora"/>
                    <w:color w:val="000000"/>
                    <w:lang w:eastAsia="zh-CN"/>
                  </w:rPr>
                </w:rPrChange>
              </w:rPr>
              <w:pPrChange w:id="2430" w:author="Microsoft Office User" w:date="2017-08-26T16:23:00Z">
                <w:pPr>
                  <w:widowControl w:val="0"/>
                  <w:autoSpaceDE w:val="0"/>
                  <w:autoSpaceDN w:val="0"/>
                  <w:adjustRightInd w:val="0"/>
                  <w:spacing w:after="0"/>
                </w:pPr>
              </w:pPrChange>
            </w:pPr>
            <w:del w:id="2431" w:author="Microsoft Office User" w:date="2017-08-26T16:23:00Z">
              <w:r w:rsidRPr="0088676B" w:rsidDel="000D2E05">
                <w:rPr>
                  <w:rFonts w:ascii="Lora" w:eastAsiaTheme="minorEastAsia" w:hAnsi="Lora" w:cs="Lora"/>
                  <w:color w:val="000000"/>
                  <w:lang w:eastAsia="zh-CN"/>
                  <w:rPrChange w:id="2432"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433" w:author="Microsoft Office User" w:date="2017-08-26T16:23:00Z"/>
                <w:rFonts w:ascii="Lora" w:eastAsiaTheme="minorEastAsia" w:hAnsi="Lora" w:cs="Lora"/>
                <w:color w:val="000000"/>
                <w:lang w:eastAsia="zh-CN"/>
                <w:rPrChange w:id="2434" w:author="Microsoft Office User" w:date="2017-08-26T15:42:00Z">
                  <w:rPr>
                    <w:del w:id="2435" w:author="Microsoft Office User" w:date="2017-08-26T16:23:00Z"/>
                    <w:rFonts w:ascii="Lora" w:eastAsia="SimSun" w:hAnsi="Lora" w:cs="Lora"/>
                    <w:color w:val="000000"/>
                    <w:lang w:eastAsia="zh-CN"/>
                  </w:rPr>
                </w:rPrChange>
              </w:rPr>
              <w:pPrChange w:id="2436" w:author="Microsoft Office User" w:date="2017-08-26T16:23:00Z">
                <w:pPr>
                  <w:widowControl w:val="0"/>
                  <w:autoSpaceDE w:val="0"/>
                  <w:autoSpaceDN w:val="0"/>
                  <w:adjustRightInd w:val="0"/>
                  <w:spacing w:after="0"/>
                </w:pPr>
              </w:pPrChange>
            </w:pPr>
            <w:del w:id="2437" w:author="Microsoft Office User" w:date="2017-08-26T16:23:00Z">
              <w:r w:rsidRPr="0088676B" w:rsidDel="000D2E05">
                <w:rPr>
                  <w:rFonts w:ascii="Lora" w:eastAsiaTheme="minorEastAsia" w:hAnsi="Lora" w:cs="Lora"/>
                  <w:color w:val="000000"/>
                  <w:lang w:eastAsia="zh-CN"/>
                  <w:rPrChange w:id="2438"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439" w:author="Microsoft Office User" w:date="2017-08-26T15:42:00Z">
                    <w:rPr/>
                  </w:rPrChange>
                </w:rPr>
                <w:fldChar w:fldCharType="begin"/>
              </w:r>
              <w:r w:rsidR="005E1FA1" w:rsidRPr="0088676B" w:rsidDel="000D2E05">
                <w:rPr>
                  <w:rFonts w:eastAsiaTheme="minorEastAsia"/>
                  <w:rPrChange w:id="2440" w:author="Microsoft Office User" w:date="2017-08-26T15:42:00Z">
                    <w:rPr/>
                  </w:rPrChange>
                </w:rPr>
                <w:delInstrText xml:space="preserve"> HYPERLINK "http://bitcoin.org/bitcoin.pdf" </w:delInstrText>
              </w:r>
              <w:r w:rsidR="005E1FA1" w:rsidRPr="0088676B" w:rsidDel="000D2E05">
                <w:rPr>
                  <w:rFonts w:eastAsiaTheme="minorEastAsia"/>
                  <w:rPrChange w:id="2441"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442"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443"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444"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445" w:author="Microsoft Office User" w:date="2017-08-26T16:23:00Z"/>
                <w:rFonts w:ascii="Lora" w:eastAsiaTheme="minorEastAsia" w:hAnsi="Lora" w:cs="Lora"/>
                <w:color w:val="000000"/>
                <w:lang w:eastAsia="zh-CN"/>
                <w:rPrChange w:id="2446" w:author="Microsoft Office User" w:date="2017-08-26T15:42:00Z">
                  <w:rPr>
                    <w:del w:id="2447" w:author="Microsoft Office User" w:date="2017-08-26T16:23:00Z"/>
                    <w:rFonts w:ascii="Lora" w:eastAsia="SimSun" w:hAnsi="Lora" w:cs="Lora"/>
                    <w:color w:val="000000"/>
                    <w:lang w:eastAsia="zh-CN"/>
                  </w:rPr>
                </w:rPrChange>
              </w:rPr>
              <w:pPrChange w:id="2448"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449"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450" w:author="Microsoft Office User" w:date="2017-08-26T16:23:00Z"/>
                <w:rFonts w:ascii="Lora" w:eastAsiaTheme="minorEastAsia" w:hAnsi="Lora" w:cs="Lora"/>
                <w:color w:val="000000"/>
                <w:lang w:eastAsia="zh-CN"/>
                <w:rPrChange w:id="2451" w:author="Microsoft Office User" w:date="2017-08-26T15:42:00Z">
                  <w:rPr>
                    <w:del w:id="2452" w:author="Microsoft Office User" w:date="2017-08-26T16:23:00Z"/>
                    <w:rFonts w:ascii="Lora" w:eastAsia="SimSun" w:hAnsi="Lora" w:cs="Lora"/>
                    <w:color w:val="000000"/>
                    <w:lang w:eastAsia="zh-CN"/>
                  </w:rPr>
                </w:rPrChange>
              </w:rPr>
              <w:pPrChange w:id="2453" w:author="Microsoft Office User" w:date="2017-08-26T16:23:00Z">
                <w:pPr>
                  <w:widowControl w:val="0"/>
                  <w:autoSpaceDE w:val="0"/>
                  <w:autoSpaceDN w:val="0"/>
                  <w:adjustRightInd w:val="0"/>
                  <w:spacing w:after="0"/>
                </w:pPr>
              </w:pPrChange>
            </w:pPr>
            <w:del w:id="2454" w:author="Microsoft Office User" w:date="2017-08-26T16:23:00Z">
              <w:r w:rsidRPr="0088676B" w:rsidDel="000D2E05">
                <w:rPr>
                  <w:rFonts w:ascii="Lora" w:eastAsiaTheme="minorEastAsia" w:hAnsi="Lora" w:cs="Lora"/>
                  <w:color w:val="000000"/>
                  <w:lang w:eastAsia="zh-CN"/>
                  <w:rPrChange w:id="2455"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456" w:author="Microsoft Office User" w:date="2017-08-26T16:23:00Z"/>
                <w:rFonts w:ascii="Lora" w:eastAsiaTheme="minorEastAsia" w:hAnsi="Lora" w:cs="Lora"/>
                <w:color w:val="000000"/>
                <w:lang w:eastAsia="zh-CN"/>
                <w:rPrChange w:id="2457" w:author="Microsoft Office User" w:date="2017-08-26T15:42:00Z">
                  <w:rPr>
                    <w:del w:id="2458" w:author="Microsoft Office User" w:date="2017-08-26T16:23:00Z"/>
                    <w:rFonts w:ascii="Lora" w:eastAsia="SimSun" w:hAnsi="Lora" w:cs="Lora"/>
                    <w:color w:val="000000"/>
                    <w:lang w:eastAsia="zh-CN"/>
                  </w:rPr>
                </w:rPrChange>
              </w:rPr>
              <w:pPrChange w:id="2459" w:author="Microsoft Office User" w:date="2017-08-26T16:23:00Z">
                <w:pPr>
                  <w:widowControl w:val="0"/>
                  <w:autoSpaceDE w:val="0"/>
                  <w:autoSpaceDN w:val="0"/>
                  <w:adjustRightInd w:val="0"/>
                  <w:spacing w:after="0"/>
                </w:pPr>
              </w:pPrChange>
            </w:pPr>
            <w:del w:id="2460" w:author="Microsoft Office User" w:date="2017-08-26T16:23:00Z">
              <w:r w:rsidRPr="0088676B" w:rsidDel="000D2E05">
                <w:rPr>
                  <w:rFonts w:ascii="Lora" w:eastAsiaTheme="minorEastAsia" w:hAnsi="Lora" w:cs="Lora"/>
                  <w:color w:val="000000"/>
                  <w:lang w:eastAsia="zh-CN"/>
                  <w:rPrChange w:id="2461"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462" w:author="Microsoft Office User" w:date="2017-08-26T15:42:00Z">
                    <w:rPr/>
                  </w:rPrChange>
                </w:rPr>
                <w:fldChar w:fldCharType="begin"/>
              </w:r>
              <w:r w:rsidR="005E1FA1" w:rsidRPr="0088676B" w:rsidDel="000D2E05">
                <w:rPr>
                  <w:rFonts w:eastAsiaTheme="minorEastAsia"/>
                  <w:rPrChange w:id="2463"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464"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65"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466"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467" w:author="Microsoft Office User" w:date="2017-08-26T16:23:00Z"/>
                <w:rFonts w:ascii="Lora" w:eastAsiaTheme="minorEastAsia" w:hAnsi="Lora" w:cs="Lora"/>
                <w:color w:val="000000"/>
                <w:lang w:eastAsia="zh-CN"/>
                <w:rPrChange w:id="2468" w:author="Microsoft Office User" w:date="2017-08-26T15:42:00Z">
                  <w:rPr>
                    <w:del w:id="2469" w:author="Microsoft Office User" w:date="2017-08-26T16:23:00Z"/>
                    <w:rFonts w:ascii="Lora" w:eastAsia="SimSun" w:hAnsi="Lora" w:cs="Lora"/>
                    <w:color w:val="000000"/>
                    <w:lang w:eastAsia="zh-CN"/>
                  </w:rPr>
                </w:rPrChange>
              </w:rPr>
              <w:pPrChange w:id="2470"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471"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472" w:author="Microsoft Office User" w:date="2017-08-26T16:23:00Z"/>
                <w:rFonts w:ascii="Lora" w:eastAsiaTheme="minorEastAsia" w:hAnsi="Lora" w:cs="Lora"/>
                <w:color w:val="000000"/>
                <w:lang w:eastAsia="zh-CN"/>
                <w:rPrChange w:id="2473" w:author="Microsoft Office User" w:date="2017-08-26T15:42:00Z">
                  <w:rPr>
                    <w:del w:id="2474" w:author="Microsoft Office User" w:date="2017-08-26T16:23:00Z"/>
                    <w:rFonts w:ascii="Lora" w:eastAsia="SimSun" w:hAnsi="Lora" w:cs="Lora"/>
                    <w:color w:val="000000"/>
                    <w:lang w:eastAsia="zh-CN"/>
                  </w:rPr>
                </w:rPrChange>
              </w:rPr>
              <w:pPrChange w:id="2475" w:author="Microsoft Office User" w:date="2017-08-26T16:23:00Z">
                <w:pPr>
                  <w:widowControl w:val="0"/>
                  <w:autoSpaceDE w:val="0"/>
                  <w:autoSpaceDN w:val="0"/>
                  <w:adjustRightInd w:val="0"/>
                  <w:spacing w:after="0"/>
                </w:pPr>
              </w:pPrChange>
            </w:pPr>
            <w:del w:id="2476" w:author="Microsoft Office User" w:date="2017-08-26T16:23:00Z">
              <w:r w:rsidRPr="0088676B" w:rsidDel="000D2E05">
                <w:rPr>
                  <w:rFonts w:ascii="Lora" w:eastAsiaTheme="minorEastAsia" w:hAnsi="Lora" w:cs="Lora"/>
                  <w:color w:val="000000"/>
                  <w:lang w:eastAsia="zh-CN"/>
                  <w:rPrChange w:id="2477"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478" w:author="Microsoft Office User" w:date="2017-08-26T16:23:00Z"/>
                <w:rFonts w:ascii="Lora" w:eastAsiaTheme="minorEastAsia" w:hAnsi="Lora" w:cs="Lora"/>
                <w:color w:val="000000"/>
                <w:lang w:eastAsia="zh-CN"/>
                <w:rPrChange w:id="2479" w:author="Microsoft Office User" w:date="2017-08-26T15:42:00Z">
                  <w:rPr>
                    <w:del w:id="2480" w:author="Microsoft Office User" w:date="2017-08-26T16:23:00Z"/>
                    <w:rFonts w:ascii="Lora" w:eastAsia="SimSun" w:hAnsi="Lora" w:cs="Lora"/>
                    <w:color w:val="000000"/>
                    <w:lang w:eastAsia="zh-CN"/>
                  </w:rPr>
                </w:rPrChange>
              </w:rPr>
              <w:pPrChange w:id="2481" w:author="Microsoft Office User" w:date="2017-08-26T16:23:00Z">
                <w:pPr>
                  <w:widowControl w:val="0"/>
                  <w:autoSpaceDE w:val="0"/>
                  <w:autoSpaceDN w:val="0"/>
                  <w:adjustRightInd w:val="0"/>
                  <w:spacing w:after="0"/>
                </w:pPr>
              </w:pPrChange>
            </w:pPr>
            <w:del w:id="2482" w:author="Microsoft Office User" w:date="2017-08-26T16:23:00Z">
              <w:r w:rsidRPr="0088676B" w:rsidDel="000D2E05">
                <w:rPr>
                  <w:rFonts w:ascii="Lora" w:eastAsiaTheme="minorEastAsia" w:hAnsi="Lora" w:cs="Lora"/>
                  <w:color w:val="000000"/>
                  <w:lang w:eastAsia="zh-CN"/>
                  <w:rPrChange w:id="2483"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484" w:author="Microsoft Office User" w:date="2017-08-26T15:42:00Z">
                    <w:rPr/>
                  </w:rPrChange>
                </w:rPr>
                <w:fldChar w:fldCharType="begin"/>
              </w:r>
              <w:r w:rsidR="005E1FA1" w:rsidRPr="0088676B" w:rsidDel="000D2E05">
                <w:rPr>
                  <w:rFonts w:eastAsiaTheme="minorEastAsia"/>
                  <w:rPrChange w:id="2485" w:author="Microsoft Office User" w:date="2017-08-26T15:42:00Z">
                    <w:rPr/>
                  </w:rPrChange>
                </w:rPr>
                <w:delInstrText xml:space="preserve"> HYPERLINK "http://gavwood.com/paper.pdf" </w:delInstrText>
              </w:r>
              <w:r w:rsidR="005E1FA1" w:rsidRPr="0088676B" w:rsidDel="000D2E05">
                <w:rPr>
                  <w:rFonts w:eastAsiaTheme="minorEastAsia"/>
                  <w:rPrChange w:id="2486"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87"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488"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489" w:author="Microsoft Office User" w:date="2017-08-26T16:23:00Z"/>
                <w:rFonts w:ascii="Lora" w:eastAsiaTheme="minorEastAsia" w:hAnsi="Lora" w:cs="Lora"/>
                <w:color w:val="000000"/>
                <w:lang w:eastAsia="zh-CN"/>
                <w:rPrChange w:id="2490" w:author="Microsoft Office User" w:date="2017-08-26T15:42:00Z">
                  <w:rPr>
                    <w:del w:id="2491" w:author="Microsoft Office User" w:date="2017-08-26T16:23:00Z"/>
                    <w:rFonts w:ascii="Lora" w:eastAsia="SimSun" w:hAnsi="Lora" w:cs="Lora"/>
                    <w:color w:val="000000"/>
                    <w:lang w:eastAsia="zh-CN"/>
                  </w:rPr>
                </w:rPrChange>
              </w:rPr>
              <w:pPrChange w:id="2492"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493"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494" w:author="Microsoft Office User" w:date="2017-08-26T16:23:00Z"/>
                <w:rFonts w:ascii="Lora" w:eastAsiaTheme="minorEastAsia" w:hAnsi="Lora" w:cs="Lora"/>
                <w:color w:val="000000"/>
                <w:lang w:eastAsia="zh-CN"/>
                <w:rPrChange w:id="2495" w:author="Microsoft Office User" w:date="2017-08-26T15:42:00Z">
                  <w:rPr>
                    <w:del w:id="2496" w:author="Microsoft Office User" w:date="2017-08-26T16:23:00Z"/>
                    <w:rFonts w:ascii="Lora" w:eastAsia="SimSun" w:hAnsi="Lora" w:cs="Lora"/>
                    <w:color w:val="000000"/>
                    <w:lang w:eastAsia="zh-CN"/>
                  </w:rPr>
                </w:rPrChange>
              </w:rPr>
              <w:pPrChange w:id="2497" w:author="Microsoft Office User" w:date="2017-08-26T16:23:00Z">
                <w:pPr>
                  <w:widowControl w:val="0"/>
                  <w:autoSpaceDE w:val="0"/>
                  <w:autoSpaceDN w:val="0"/>
                  <w:adjustRightInd w:val="0"/>
                  <w:spacing w:after="0"/>
                </w:pPr>
              </w:pPrChange>
            </w:pPr>
            <w:del w:id="2498" w:author="Microsoft Office User" w:date="2017-08-26T16:23:00Z">
              <w:r w:rsidRPr="0088676B" w:rsidDel="000D2E05">
                <w:rPr>
                  <w:rFonts w:ascii="Lora" w:eastAsiaTheme="minorEastAsia" w:hAnsi="Lora" w:cs="Lora"/>
                  <w:color w:val="000000"/>
                  <w:lang w:eastAsia="zh-CN"/>
                  <w:rPrChange w:id="2499"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500" w:author="Microsoft Office User" w:date="2017-08-26T16:23:00Z"/>
                <w:rFonts w:ascii="Lora" w:eastAsiaTheme="minorEastAsia" w:hAnsi="Lora" w:cs="Lora"/>
                <w:color w:val="000000"/>
                <w:lang w:eastAsia="zh-CN"/>
                <w:rPrChange w:id="2501" w:author="Microsoft Office User" w:date="2017-08-26T15:42:00Z">
                  <w:rPr>
                    <w:del w:id="2502" w:author="Microsoft Office User" w:date="2017-08-26T16:23:00Z"/>
                    <w:rFonts w:ascii="Lora" w:eastAsia="SimSun" w:hAnsi="Lora" w:cs="Lora"/>
                    <w:color w:val="000000"/>
                    <w:lang w:eastAsia="zh-CN"/>
                  </w:rPr>
                </w:rPrChange>
              </w:rPr>
              <w:pPrChange w:id="2503" w:author="Microsoft Office User" w:date="2017-08-26T16:23:00Z">
                <w:pPr>
                  <w:widowControl w:val="0"/>
                  <w:autoSpaceDE w:val="0"/>
                  <w:autoSpaceDN w:val="0"/>
                  <w:adjustRightInd w:val="0"/>
                  <w:spacing w:after="0"/>
                </w:pPr>
              </w:pPrChange>
            </w:pPr>
            <w:del w:id="2504" w:author="Microsoft Office User" w:date="2017-08-26T16:23:00Z">
              <w:r w:rsidRPr="0088676B" w:rsidDel="000D2E05">
                <w:rPr>
                  <w:rFonts w:ascii="Lora" w:eastAsiaTheme="minorEastAsia" w:hAnsi="Lora" w:cs="Lora"/>
                  <w:color w:val="000000"/>
                  <w:lang w:eastAsia="zh-CN"/>
                  <w:rPrChange w:id="2505"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506" w:author="Microsoft Office User" w:date="2017-08-26T16:23:00Z"/>
                <w:rFonts w:ascii="Lora" w:eastAsiaTheme="minorEastAsia" w:hAnsi="Lora" w:cs="Lora"/>
                <w:color w:val="000000"/>
                <w:lang w:eastAsia="zh-CN"/>
                <w:rPrChange w:id="2507" w:author="Microsoft Office User" w:date="2017-08-26T15:42:00Z">
                  <w:rPr>
                    <w:del w:id="2508" w:author="Microsoft Office User" w:date="2017-08-26T16:23:00Z"/>
                    <w:rFonts w:ascii="Lora" w:eastAsia="SimSun" w:hAnsi="Lora" w:cs="Lora"/>
                    <w:color w:val="000000"/>
                    <w:lang w:eastAsia="zh-CN"/>
                  </w:rPr>
                </w:rPrChange>
              </w:rPr>
              <w:pPrChange w:id="2509" w:author="Microsoft Office User" w:date="2017-08-26T16:23:00Z">
                <w:pPr>
                  <w:widowControl w:val="0"/>
                  <w:autoSpaceDE w:val="0"/>
                  <w:autoSpaceDN w:val="0"/>
                  <w:adjustRightInd w:val="0"/>
                  <w:spacing w:after="0"/>
                </w:pPr>
              </w:pPrChange>
            </w:pPr>
            <w:del w:id="2510" w:author="Microsoft Office User" w:date="2017-08-26T16:23:00Z">
              <w:r w:rsidRPr="0088676B" w:rsidDel="000D2E05">
                <w:rPr>
                  <w:rFonts w:eastAsiaTheme="minorEastAsia"/>
                  <w:rPrChange w:id="2511" w:author="Microsoft Office User" w:date="2017-08-26T15:42:00Z">
                    <w:rPr/>
                  </w:rPrChange>
                </w:rPr>
                <w:fldChar w:fldCharType="begin"/>
              </w:r>
              <w:r w:rsidRPr="0088676B" w:rsidDel="000D2E05">
                <w:rPr>
                  <w:rFonts w:eastAsiaTheme="minorEastAsia"/>
                  <w:rPrChange w:id="2512" w:author="Microsoft Office User" w:date="2017-08-26T15:42:00Z">
                    <w:rPr/>
                  </w:rPrChange>
                </w:rPr>
                <w:delInstrText xml:space="preserve"> HYPERLINK "https://github.com/ethereum/EIPs/issues/20" </w:delInstrText>
              </w:r>
              <w:r w:rsidRPr="0088676B" w:rsidDel="000D2E05">
                <w:rPr>
                  <w:rFonts w:eastAsiaTheme="minorEastAsia"/>
                  <w:rPrChange w:id="2513"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514"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515"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516" w:author="Microsoft Office User" w:date="2017-08-26T16:23:00Z"/>
                <w:rFonts w:ascii="Lora" w:eastAsiaTheme="minorEastAsia" w:hAnsi="Lora" w:cs="Lora"/>
                <w:color w:val="000000"/>
                <w:lang w:eastAsia="zh-CN"/>
                <w:rPrChange w:id="2517" w:author="Microsoft Office User" w:date="2017-08-26T15:42:00Z">
                  <w:rPr>
                    <w:del w:id="2518" w:author="Microsoft Office User" w:date="2017-08-26T16:23:00Z"/>
                    <w:rFonts w:ascii="Lora" w:eastAsia="SimSun" w:hAnsi="Lora" w:cs="Lora"/>
                    <w:color w:val="000000"/>
                    <w:lang w:eastAsia="zh-CN"/>
                  </w:rPr>
                </w:rPrChange>
              </w:rPr>
              <w:pPrChange w:id="2519"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520"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521" w:author="Microsoft Office User" w:date="2017-08-26T16:23:00Z"/>
                <w:rFonts w:ascii="Lora" w:eastAsiaTheme="minorEastAsia" w:hAnsi="Lora" w:cs="Lora"/>
                <w:color w:val="000000"/>
                <w:lang w:eastAsia="zh-CN"/>
                <w:rPrChange w:id="2522" w:author="Microsoft Office User" w:date="2017-08-26T15:42:00Z">
                  <w:rPr>
                    <w:del w:id="2523" w:author="Microsoft Office User" w:date="2017-08-26T16:23:00Z"/>
                    <w:rFonts w:ascii="Lora" w:eastAsia="SimSun" w:hAnsi="Lora" w:cs="Lora"/>
                    <w:color w:val="000000"/>
                    <w:lang w:eastAsia="zh-CN"/>
                  </w:rPr>
                </w:rPrChange>
              </w:rPr>
              <w:pPrChange w:id="2524" w:author="Microsoft Office User" w:date="2017-08-26T16:23:00Z">
                <w:pPr>
                  <w:widowControl w:val="0"/>
                  <w:autoSpaceDE w:val="0"/>
                  <w:autoSpaceDN w:val="0"/>
                  <w:adjustRightInd w:val="0"/>
                  <w:spacing w:after="0"/>
                </w:pPr>
              </w:pPrChange>
            </w:pPr>
            <w:del w:id="2525" w:author="Microsoft Office User" w:date="2017-08-26T16:23:00Z">
              <w:r w:rsidRPr="0088676B" w:rsidDel="000D2E05">
                <w:rPr>
                  <w:rFonts w:ascii="Lora" w:eastAsiaTheme="minorEastAsia" w:hAnsi="Lora" w:cs="Lora"/>
                  <w:color w:val="000000"/>
                  <w:lang w:eastAsia="zh-CN"/>
                  <w:rPrChange w:id="2526"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527" w:author="Microsoft Office User" w:date="2017-08-26T16:23:00Z"/>
                <w:rFonts w:ascii="Lora" w:eastAsiaTheme="minorEastAsia" w:hAnsi="Lora" w:cs="Lora"/>
                <w:color w:val="000000"/>
                <w:lang w:eastAsia="zh-CN"/>
                <w:rPrChange w:id="2528" w:author="Microsoft Office User" w:date="2017-08-26T15:42:00Z">
                  <w:rPr>
                    <w:del w:id="2529" w:author="Microsoft Office User" w:date="2017-08-26T16:23:00Z"/>
                    <w:rFonts w:ascii="Lora" w:eastAsia="SimSun" w:hAnsi="Lora" w:cs="Lora"/>
                    <w:color w:val="000000"/>
                    <w:lang w:eastAsia="zh-CN"/>
                  </w:rPr>
                </w:rPrChange>
              </w:rPr>
              <w:pPrChange w:id="2530" w:author="Microsoft Office User" w:date="2017-08-26T16:23:00Z">
                <w:pPr>
                  <w:widowControl w:val="0"/>
                  <w:autoSpaceDE w:val="0"/>
                  <w:autoSpaceDN w:val="0"/>
                  <w:adjustRightInd w:val="0"/>
                  <w:spacing w:after="0"/>
                </w:pPr>
              </w:pPrChange>
            </w:pPr>
            <w:del w:id="2531" w:author="Microsoft Office User" w:date="2017-08-26T16:23:00Z">
              <w:r w:rsidRPr="0088676B" w:rsidDel="000D2E05">
                <w:rPr>
                  <w:rFonts w:ascii="Lora" w:eastAsiaTheme="minorEastAsia" w:hAnsi="Lora" w:cs="Lora"/>
                  <w:color w:val="000000"/>
                  <w:lang w:eastAsia="zh-CN"/>
                  <w:rPrChange w:id="2532"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533" w:author="Microsoft Office User" w:date="2017-08-26T15:42:00Z">
                    <w:rPr/>
                  </w:rPrChange>
                </w:rPr>
                <w:fldChar w:fldCharType="begin"/>
              </w:r>
              <w:r w:rsidR="005E1FA1" w:rsidRPr="0088676B" w:rsidDel="000D2E05">
                <w:rPr>
                  <w:rFonts w:eastAsiaTheme="minorEastAsia"/>
                  <w:rPrChange w:id="2534"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535"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36"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537"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538" w:author="Microsoft Office User" w:date="2017-08-26T16:23:00Z"/>
                <w:rFonts w:ascii="Lora" w:eastAsiaTheme="minorEastAsia" w:hAnsi="Lora" w:cs="Lora"/>
                <w:color w:val="000000"/>
                <w:lang w:eastAsia="zh-CN"/>
                <w:rPrChange w:id="2539" w:author="Microsoft Office User" w:date="2017-08-26T15:42:00Z">
                  <w:rPr>
                    <w:del w:id="2540" w:author="Microsoft Office User" w:date="2017-08-26T16:23:00Z"/>
                    <w:rFonts w:ascii="Lora" w:eastAsia="SimSun" w:hAnsi="Lora" w:cs="Lora"/>
                    <w:color w:val="000000"/>
                    <w:lang w:eastAsia="zh-CN"/>
                  </w:rPr>
                </w:rPrChange>
              </w:rPr>
              <w:pPrChange w:id="2541"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542" w:author="Microsoft Office User" w:date="2017-08-26T16:23:00Z"/>
          <w:rFonts w:ascii="SimSun" w:eastAsiaTheme="minorEastAsia" w:hAnsi="Lora" w:cs="SimSun"/>
          <w:lang w:val="zh-CN" w:eastAsia="zh-CN"/>
          <w:rPrChange w:id="2543" w:author="Microsoft Office User" w:date="2017-08-26T15:42:00Z">
            <w:rPr>
              <w:del w:id="2544" w:author="Microsoft Office User" w:date="2017-08-26T16:23:00Z"/>
              <w:rFonts w:ascii="SimSun" w:eastAsia="SimSun" w:hAnsi="Lora" w:cs="SimSun"/>
              <w:lang w:val="zh-CN" w:eastAsia="zh-CN"/>
            </w:rPr>
          </w:rPrChange>
        </w:rPr>
        <w:pPrChange w:id="2545"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546" w:author="Microsoft Office User" w:date="2017-08-26T15:42:00Z">
            <w:rPr/>
          </w:rPrChange>
        </w:rPr>
      </w:pPr>
    </w:p>
    <w:sectPr w:rsidR="00260CFA" w:rsidRPr="0088676B" w:rsidSect="00877372">
      <w:headerReference w:type="default" r:id="rId35"/>
      <w:footerReference w:type="default" r:id="rId36"/>
      <w:headerReference w:type="first" r:id="rId3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21" w:author="Gavin Zheng" w:date="2017-07-31T13:46:00Z" w:initials="GZ">
    <w:p w14:paraId="1D0FAE59" w14:textId="77777777" w:rsidR="005E1FA1" w:rsidRDefault="005E1FA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62EB0" w14:textId="77777777" w:rsidR="005F2FC3" w:rsidRDefault="005F2FC3" w:rsidP="00877372">
      <w:pPr>
        <w:spacing w:after="0" w:line="240" w:lineRule="auto"/>
      </w:pPr>
      <w:r>
        <w:separator/>
      </w:r>
    </w:p>
  </w:endnote>
  <w:endnote w:type="continuationSeparator" w:id="0">
    <w:p w14:paraId="161ACC1B" w14:textId="77777777" w:rsidR="005F2FC3" w:rsidRDefault="005F2FC3"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S Mincho">
    <w:altName w:val="ＭＳ 明朝"/>
    <w:panose1 w:val="02020609040205080304"/>
    <w:charset w:val="80"/>
    <w:family w:val="roman"/>
    <w:pitch w:val="fixed"/>
    <w:sig w:usb0="E00002FF" w:usb1="6AC7FDFB" w:usb2="08000012" w:usb3="00000000" w:csb0="0002009F" w:csb1="00000000"/>
  </w:font>
  <w:font w:name=".萍方-简">
    <w:altName w:val="Microsoft YaHei"/>
    <w:panose1 w:val="00000000000000000000"/>
    <w:charset w:val="86"/>
    <w:family w:val="swiss"/>
    <w:notTrueType/>
    <w:pitch w:val="variable"/>
    <w:sig w:usb0="A00002FF" w:usb1="7ACFFCFB"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兰亭黑-简">
    <w:charset w:val="86"/>
    <w:family w:val="swiss"/>
    <w:pitch w:val="variable"/>
    <w:sig w:usb0="00000001" w:usb1="080E0000" w:usb2="00000010" w:usb3="00000000" w:csb0="00040000" w:csb1="00000000"/>
  </w:font>
  <w:font w:name="Microsoft YaHe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5E1FA1" w:rsidRDefault="005E1FA1">
    <w:pPr>
      <w:pStyle w:val="Footer"/>
      <w:pBdr>
        <w:bottom w:val="single" w:sz="6" w:space="1" w:color="auto"/>
      </w:pBdr>
    </w:pPr>
  </w:p>
  <w:p w14:paraId="32A8246E" w14:textId="6A3E4844" w:rsidR="005E1FA1" w:rsidRPr="00E0606F" w:rsidRDefault="005E1FA1">
    <w:pPr>
      <w:pStyle w:val="Footer"/>
      <w:rPr>
        <w:rFonts w:eastAsiaTheme="minorEastAsia"/>
        <w:lang w:eastAsia="zh-CN"/>
      </w:rPr>
    </w:pPr>
    <w:del w:id="2549"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7C5EA" w14:textId="77777777" w:rsidR="005F2FC3" w:rsidRDefault="005F2FC3" w:rsidP="00877372">
      <w:pPr>
        <w:spacing w:after="0" w:line="240" w:lineRule="auto"/>
      </w:pPr>
      <w:r>
        <w:separator/>
      </w:r>
    </w:p>
  </w:footnote>
  <w:footnote w:type="continuationSeparator" w:id="0">
    <w:p w14:paraId="68D3573C" w14:textId="77777777" w:rsidR="005F2FC3" w:rsidRDefault="005F2FC3"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61DED181" w:rsidR="005E1FA1" w:rsidDel="000D6636" w:rsidRDefault="005E1FA1">
    <w:pPr>
      <w:pStyle w:val="Header"/>
      <w:pBdr>
        <w:bottom w:val="single" w:sz="6" w:space="1" w:color="auto"/>
      </w:pBdr>
      <w:rPr>
        <w:del w:id="2547" w:author="Microsoft Office User" w:date="2017-08-26T16:21:00Z"/>
      </w:rPr>
    </w:pPr>
    <w:del w:id="2548" w:author="Microsoft Office User" w:date="2017-08-26T16:21:00Z">
      <w:r w:rsidDel="000D6636">
        <w:delText>White Paper                                                                                        Mutual Chain for Mutual Financial Services</w:delText>
      </w:r>
    </w:del>
  </w:p>
  <w:p w14:paraId="43C01361" w14:textId="77777777" w:rsidR="005E1FA1" w:rsidRDefault="005E1F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0145556B" w:rsidR="005E1FA1" w:rsidRPr="00774A6A" w:rsidRDefault="005E1FA1" w:rsidP="00774A6A">
    <w:pPr>
      <w:pStyle w:val="Header"/>
      <w:jc w:val="right"/>
      <w:rPr>
        <w:sz w:val="28"/>
        <w:szCs w:val="28"/>
      </w:rPr>
    </w:pPr>
    <w:del w:id="2550"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2"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1"/>
  </w:num>
  <w:num w:numId="4">
    <w:abstractNumId w:val="1"/>
  </w:num>
  <w:num w:numId="5">
    <w:abstractNumId w:val="36"/>
  </w:num>
  <w:num w:numId="6">
    <w:abstractNumId w:val="29"/>
  </w:num>
  <w:num w:numId="7">
    <w:abstractNumId w:val="17"/>
  </w:num>
  <w:num w:numId="8">
    <w:abstractNumId w:val="35"/>
  </w:num>
  <w:num w:numId="9">
    <w:abstractNumId w:val="32"/>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8"/>
  </w:num>
  <w:num w:numId="17">
    <w:abstractNumId w:val="39"/>
  </w:num>
  <w:num w:numId="18">
    <w:abstractNumId w:val="25"/>
  </w:num>
  <w:num w:numId="19">
    <w:abstractNumId w:val="6"/>
  </w:num>
  <w:num w:numId="20">
    <w:abstractNumId w:val="2"/>
  </w:num>
  <w:num w:numId="21">
    <w:abstractNumId w:val="24"/>
  </w:num>
  <w:num w:numId="22">
    <w:abstractNumId w:val="38"/>
  </w:num>
  <w:num w:numId="23">
    <w:abstractNumId w:val="4"/>
  </w:num>
  <w:num w:numId="24">
    <w:abstractNumId w:val="37"/>
  </w:num>
  <w:num w:numId="25">
    <w:abstractNumId w:val="34"/>
  </w:num>
  <w:num w:numId="26">
    <w:abstractNumId w:val="26"/>
  </w:num>
  <w:num w:numId="27">
    <w:abstractNumId w:val="18"/>
  </w:num>
  <w:num w:numId="28">
    <w:abstractNumId w:val="0"/>
  </w:num>
  <w:num w:numId="29">
    <w:abstractNumId w:val="20"/>
  </w:num>
  <w:num w:numId="30">
    <w:abstractNumId w:val="26"/>
  </w:num>
  <w:num w:numId="31">
    <w:abstractNumId w:val="12"/>
  </w:num>
  <w:num w:numId="32">
    <w:abstractNumId w:val="8"/>
  </w:num>
  <w:num w:numId="33">
    <w:abstractNumId w:val="7"/>
  </w:num>
  <w:num w:numId="34">
    <w:abstractNumId w:val="3"/>
  </w:num>
  <w:num w:numId="35">
    <w:abstractNumId w:val="27"/>
  </w:num>
  <w:num w:numId="36">
    <w:abstractNumId w:val="30"/>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922"/>
    <w:rsid w:val="00063DB2"/>
    <w:rsid w:val="0006574B"/>
    <w:rsid w:val="00071ED7"/>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C184A"/>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1FA1"/>
    <w:rsid w:val="005E764D"/>
    <w:rsid w:val="005F2018"/>
    <w:rsid w:val="005F2FC3"/>
    <w:rsid w:val="00606492"/>
    <w:rsid w:val="0061661C"/>
    <w:rsid w:val="00616ACC"/>
    <w:rsid w:val="00627CBE"/>
    <w:rsid w:val="00627D52"/>
    <w:rsid w:val="00632F63"/>
    <w:rsid w:val="006368F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A6F23"/>
    <w:rsid w:val="006B1E27"/>
    <w:rsid w:val="006D0DF5"/>
    <w:rsid w:val="006E249C"/>
    <w:rsid w:val="006E39A2"/>
    <w:rsid w:val="006E5553"/>
    <w:rsid w:val="006F1496"/>
    <w:rsid w:val="00702DF1"/>
    <w:rsid w:val="0070512F"/>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7410"/>
    <w:rsid w:val="00895F2A"/>
    <w:rsid w:val="008A2277"/>
    <w:rsid w:val="008A2817"/>
    <w:rsid w:val="008A2A0A"/>
    <w:rsid w:val="008A52B1"/>
    <w:rsid w:val="008B1920"/>
    <w:rsid w:val="008B510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38C9"/>
    <w:rsid w:val="00A4409C"/>
    <w:rsid w:val="00A440ED"/>
    <w:rsid w:val="00A50481"/>
    <w:rsid w:val="00A53658"/>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01F"/>
    <w:rsid w:val="00C73B8E"/>
    <w:rsid w:val="00C811F3"/>
    <w:rsid w:val="00C83AE9"/>
    <w:rsid w:val="00C954E1"/>
    <w:rsid w:val="00CA1385"/>
    <w:rsid w:val="00CA7D7E"/>
    <w:rsid w:val="00CB0F60"/>
    <w:rsid w:val="00CB70F3"/>
    <w:rsid w:val="00CD013C"/>
    <w:rsid w:val="00CF58B7"/>
    <w:rsid w:val="00CF5E8C"/>
    <w:rsid w:val="00CF6484"/>
    <w:rsid w:val="00D01CC6"/>
    <w:rsid w:val="00D06CDF"/>
    <w:rsid w:val="00D07BF8"/>
    <w:rsid w:val="00D1292C"/>
    <w:rsid w:val="00D12C41"/>
    <w:rsid w:val="00D20CD6"/>
    <w:rsid w:val="00D245F5"/>
    <w:rsid w:val="00D441EC"/>
    <w:rsid w:val="00D465D6"/>
    <w:rsid w:val="00D552EC"/>
    <w:rsid w:val="00D62C3B"/>
    <w:rsid w:val="00D765B4"/>
    <w:rsid w:val="00D767EF"/>
    <w:rsid w:val="00D80843"/>
    <w:rsid w:val="00D86367"/>
    <w:rsid w:val="00D87569"/>
    <w:rsid w:val="00D91CD6"/>
    <w:rsid w:val="00D923E4"/>
    <w:rsid w:val="00D94DF3"/>
    <w:rsid w:val="00D971F9"/>
    <w:rsid w:val="00DA406F"/>
    <w:rsid w:val="00DB6205"/>
    <w:rsid w:val="00DB68D1"/>
    <w:rsid w:val="00DC2A3A"/>
    <w:rsid w:val="00DC6072"/>
    <w:rsid w:val="00DC6C19"/>
    <w:rsid w:val="00DD1A3F"/>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B1DE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3C6B"/>
    <w:rsid w:val="00F77B74"/>
    <w:rsid w:val="00F8790E"/>
    <w:rsid w:val="00FB221C"/>
    <w:rsid w:val="00FB29CC"/>
    <w:rsid w:val="00FC012C"/>
    <w:rsid w:val="00FD1248"/>
    <w:rsid w:val="00FD3EED"/>
    <w:rsid w:val="00FD4050"/>
    <w:rsid w:val="00FD7B27"/>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NoSpacing">
    <w:name w:val="No Spacing"/>
    <w:uiPriority w:val="1"/>
    <w:qFormat/>
    <w:rsid w:val="005E1FA1"/>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46AB8-510C-49D0-AF61-2F8BB100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58</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Jie Lan</cp:lastModifiedBy>
  <cp:revision>4</cp:revision>
  <cp:lastPrinted>2017-08-13T01:01:00Z</cp:lastPrinted>
  <dcterms:created xsi:type="dcterms:W3CDTF">2017-08-27T05:12:00Z</dcterms:created>
  <dcterms:modified xsi:type="dcterms:W3CDTF">2017-08-27T05:23:00Z</dcterms:modified>
</cp:coreProperties>
</file>