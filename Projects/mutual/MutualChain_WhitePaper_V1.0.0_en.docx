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CF5C6" w14:textId="77777777" w:rsidR="00753AC1" w:rsidRPr="00AE635F" w:rsidRDefault="00753AC1" w:rsidP="00B73DC6">
      <w:pPr>
        <w:spacing w:after="120" w:line="240" w:lineRule="auto"/>
        <w:jc w:val="both"/>
        <w:rPr>
          <w:rFonts w:ascii="Arial" w:hAnsi="Arial" w:cs="Arial"/>
          <w:sz w:val="36"/>
          <w:szCs w:val="36"/>
        </w:rPr>
        <w:pPrChange w:id="0" w:author="Jie Lan" w:date="2017-08-19T20:30:00Z">
          <w:pPr>
            <w:spacing w:after="120" w:line="240" w:lineRule="auto"/>
          </w:pPr>
        </w:pPrChange>
      </w:pPr>
    </w:p>
    <w:p w14:paraId="69AD7981" w14:textId="77777777" w:rsidR="00753AC1" w:rsidRPr="00AE635F" w:rsidRDefault="00753AC1" w:rsidP="00B73DC6">
      <w:pPr>
        <w:spacing w:after="120" w:line="240" w:lineRule="auto"/>
        <w:jc w:val="both"/>
        <w:rPr>
          <w:rFonts w:ascii="Arial" w:hAnsi="Arial" w:cs="Arial"/>
          <w:sz w:val="36"/>
          <w:szCs w:val="36"/>
        </w:rPr>
        <w:pPrChange w:id="1" w:author="Jie Lan" w:date="2017-08-19T20:30:00Z">
          <w:pPr>
            <w:spacing w:after="120" w:line="240" w:lineRule="auto"/>
          </w:pPr>
        </w:pPrChange>
      </w:pPr>
    </w:p>
    <w:p w14:paraId="3F1B3C21" w14:textId="77777777" w:rsidR="00753AC1" w:rsidRPr="00AE635F" w:rsidRDefault="00753AC1" w:rsidP="00B73DC6">
      <w:pPr>
        <w:spacing w:after="120" w:line="240" w:lineRule="auto"/>
        <w:jc w:val="both"/>
        <w:rPr>
          <w:rFonts w:ascii="Arial" w:hAnsi="Arial" w:cs="Arial"/>
          <w:sz w:val="36"/>
          <w:szCs w:val="36"/>
        </w:rPr>
        <w:pPrChange w:id="2" w:author="Jie Lan" w:date="2017-08-19T20:30:00Z">
          <w:pPr>
            <w:spacing w:after="120" w:line="240" w:lineRule="auto"/>
          </w:pPr>
        </w:pPrChange>
      </w:pPr>
    </w:p>
    <w:p w14:paraId="12DE97E8" w14:textId="77777777" w:rsidR="00753AC1" w:rsidRPr="00AE635F" w:rsidRDefault="00753AC1" w:rsidP="00B73DC6">
      <w:pPr>
        <w:spacing w:after="120" w:line="240" w:lineRule="auto"/>
        <w:jc w:val="both"/>
        <w:rPr>
          <w:rFonts w:ascii="Arial" w:hAnsi="Arial" w:cs="Arial"/>
          <w:sz w:val="36"/>
          <w:szCs w:val="36"/>
        </w:rPr>
        <w:pPrChange w:id="3" w:author="Jie Lan" w:date="2017-08-19T20:30:00Z">
          <w:pPr>
            <w:spacing w:after="120" w:line="240" w:lineRule="auto"/>
          </w:pPr>
        </w:pPrChange>
      </w:pPr>
    </w:p>
    <w:p w14:paraId="00765190" w14:textId="77777777" w:rsidR="00753AC1" w:rsidRDefault="00753AC1" w:rsidP="00B73DC6">
      <w:pPr>
        <w:spacing w:after="120" w:line="240" w:lineRule="auto"/>
        <w:jc w:val="both"/>
        <w:rPr>
          <w:rFonts w:ascii="Arial" w:hAnsi="Arial" w:cs="Arial"/>
          <w:sz w:val="36"/>
          <w:szCs w:val="36"/>
        </w:rPr>
        <w:pPrChange w:id="4" w:author="Jie Lan" w:date="2017-08-19T20:30:00Z">
          <w:pPr>
            <w:spacing w:after="120" w:line="240" w:lineRule="auto"/>
          </w:pPr>
        </w:pPrChange>
      </w:pPr>
    </w:p>
    <w:p w14:paraId="5623B037" w14:textId="77777777" w:rsidR="001C28F1" w:rsidRPr="00B37685" w:rsidRDefault="000B42C7" w:rsidP="00B73DC6">
      <w:pPr>
        <w:pStyle w:val="Title"/>
        <w:pBdr>
          <w:bottom w:val="none" w:sz="0" w:space="0" w:color="auto"/>
        </w:pBdr>
        <w:spacing w:after="120"/>
        <w:jc w:val="both"/>
        <w:rPr>
          <w:rFonts w:ascii="Arial" w:hAnsi="Arial" w:cs="Arial"/>
          <w:b/>
          <w:sz w:val="96"/>
          <w:szCs w:val="96"/>
        </w:rPr>
        <w:pPrChange w:id="5" w:author="Jie Lan" w:date="2017-08-19T20:30:00Z">
          <w:pPr>
            <w:pStyle w:val="Title"/>
            <w:pBdr>
              <w:bottom w:val="none" w:sz="0" w:space="0" w:color="auto"/>
            </w:pBdr>
            <w:spacing w:after="120"/>
            <w:jc w:val="right"/>
          </w:pPr>
        </w:pPrChange>
      </w:pPr>
      <w:r>
        <w:rPr>
          <w:rFonts w:ascii="Arial" w:hAnsi="Arial" w:cs="Arial"/>
          <w:b/>
          <w:sz w:val="96"/>
          <w:szCs w:val="96"/>
        </w:rPr>
        <w:t>Mutual Chain</w:t>
      </w:r>
    </w:p>
    <w:p w14:paraId="322C22F2" w14:textId="77777777" w:rsidR="001C28F1" w:rsidRPr="001C28F1" w:rsidRDefault="001C28F1" w:rsidP="00B73DC6">
      <w:pPr>
        <w:jc w:val="both"/>
        <w:pPrChange w:id="6" w:author="Jie Lan" w:date="2017-08-19T20:30:00Z">
          <w:pPr/>
        </w:pPrChange>
      </w:pPr>
    </w:p>
    <w:p w14:paraId="6245719B" w14:textId="77777777" w:rsidR="00753AC1" w:rsidRPr="00B37685" w:rsidRDefault="00996482" w:rsidP="00B73DC6">
      <w:pPr>
        <w:pStyle w:val="Title"/>
        <w:pBdr>
          <w:bottom w:val="none" w:sz="0" w:space="0" w:color="auto"/>
        </w:pBdr>
        <w:spacing w:after="120"/>
        <w:jc w:val="both"/>
        <w:rPr>
          <w:rFonts w:ascii="Arial" w:hAnsi="Arial" w:cs="Arial"/>
          <w:b/>
          <w:sz w:val="40"/>
          <w:szCs w:val="40"/>
        </w:rPr>
        <w:pPrChange w:id="7" w:author="Jie Lan" w:date="2017-08-19T20:30:00Z">
          <w:pPr>
            <w:pStyle w:val="Title"/>
            <w:pBdr>
              <w:bottom w:val="none" w:sz="0" w:space="0" w:color="auto"/>
            </w:pBdr>
            <w:spacing w:after="120"/>
            <w:jc w:val="right"/>
          </w:pPr>
        </w:pPrChange>
      </w:pPr>
      <w:r w:rsidRPr="00B37685">
        <w:rPr>
          <w:rFonts w:ascii="Arial" w:hAnsi="Arial" w:cs="Arial"/>
          <w:b/>
          <w:sz w:val="40"/>
          <w:szCs w:val="40"/>
        </w:rPr>
        <w:t xml:space="preserve"> A </w:t>
      </w:r>
      <w:r w:rsidR="001C28F1" w:rsidRPr="00B37685">
        <w:rPr>
          <w:rFonts w:ascii="Arial" w:hAnsi="Arial" w:cs="Arial"/>
          <w:b/>
          <w:sz w:val="40"/>
          <w:szCs w:val="40"/>
        </w:rPr>
        <w:t xml:space="preserve">High Performance Blockchain Framework </w:t>
      </w:r>
      <w:r w:rsidR="000B42C7">
        <w:rPr>
          <w:rFonts w:ascii="Arial" w:hAnsi="Arial" w:cs="Arial"/>
          <w:b/>
          <w:sz w:val="40"/>
          <w:szCs w:val="40"/>
        </w:rPr>
        <w:t xml:space="preserve">for Mutual </w:t>
      </w:r>
      <w:r w:rsidR="00E34436">
        <w:rPr>
          <w:rFonts w:ascii="Arial" w:hAnsi="Arial" w:cs="Arial"/>
          <w:b/>
          <w:sz w:val="40"/>
          <w:szCs w:val="40"/>
        </w:rPr>
        <w:t>Financial Service</w:t>
      </w:r>
    </w:p>
    <w:p w14:paraId="1D244364" w14:textId="77777777" w:rsidR="00753AC1" w:rsidRPr="00AE635F" w:rsidRDefault="00147EF6" w:rsidP="00B73DC6">
      <w:pPr>
        <w:spacing w:after="120" w:line="240" w:lineRule="auto"/>
        <w:jc w:val="both"/>
        <w:rPr>
          <w:rFonts w:ascii="Arial" w:hAnsi="Arial" w:cs="Arial"/>
          <w:b/>
          <w:sz w:val="36"/>
          <w:szCs w:val="36"/>
        </w:rPr>
        <w:pPrChange w:id="8" w:author="Jie Lan" w:date="2017-08-19T20:30:00Z">
          <w:pPr>
            <w:spacing w:after="120" w:line="240" w:lineRule="auto"/>
            <w:jc w:val="center"/>
          </w:pPr>
        </w:pPrChange>
      </w:pPr>
      <w:r>
        <w:rPr>
          <w:rFonts w:ascii="Arial" w:hAnsi="Arial" w:cs="Arial"/>
          <w:b/>
          <w:noProof/>
          <w:sz w:val="36"/>
          <w:szCs w:val="36"/>
        </w:rPr>
        <w:pict w14:anchorId="22139851">
          <v:rect id="_x0000_i1025" style="width:0;height:1.5pt" o:hralign="center" o:hrstd="t" o:hr="t" fillcolor="#9d9da1" stroked="f">
            <v:imagedata r:id="rId8" o:title=""/>
          </v:rect>
        </w:pict>
      </w:r>
    </w:p>
    <w:p w14:paraId="133A2561" w14:textId="77777777" w:rsidR="00A20860" w:rsidRDefault="00996482" w:rsidP="00B73DC6">
      <w:pPr>
        <w:pStyle w:val="Title"/>
        <w:pBdr>
          <w:bottom w:val="none" w:sz="0" w:space="0" w:color="auto"/>
        </w:pBdr>
        <w:spacing w:after="120"/>
        <w:jc w:val="both"/>
        <w:rPr>
          <w:rFonts w:ascii="Arial" w:hAnsi="Arial" w:cs="Arial"/>
          <w:b/>
          <w:sz w:val="56"/>
          <w:szCs w:val="56"/>
        </w:rPr>
        <w:pPrChange w:id="9" w:author="Jie Lan" w:date="2017-08-19T20:30:00Z">
          <w:pPr>
            <w:pStyle w:val="Title"/>
            <w:pBdr>
              <w:bottom w:val="none" w:sz="0" w:space="0" w:color="auto"/>
            </w:pBdr>
            <w:spacing w:after="120"/>
            <w:jc w:val="right"/>
          </w:pPr>
        </w:pPrChange>
      </w:pPr>
      <w:r w:rsidRPr="001C28F1">
        <w:rPr>
          <w:rFonts w:ascii="Arial" w:hAnsi="Arial" w:cs="Arial"/>
          <w:b/>
          <w:sz w:val="56"/>
          <w:szCs w:val="56"/>
        </w:rPr>
        <w:t>White Paper</w:t>
      </w:r>
    </w:p>
    <w:p w14:paraId="38B8A9BE" w14:textId="77777777" w:rsidR="00A20860" w:rsidRDefault="00A20860" w:rsidP="00B73DC6">
      <w:pPr>
        <w:pStyle w:val="Title"/>
        <w:pBdr>
          <w:bottom w:val="none" w:sz="0" w:space="0" w:color="auto"/>
        </w:pBdr>
        <w:spacing w:after="120"/>
        <w:jc w:val="both"/>
        <w:rPr>
          <w:rFonts w:ascii="Arial" w:hAnsi="Arial" w:cs="Arial"/>
          <w:b/>
          <w:sz w:val="56"/>
          <w:szCs w:val="56"/>
        </w:rPr>
        <w:pPrChange w:id="10" w:author="Jie Lan" w:date="2017-08-19T20:30:00Z">
          <w:pPr>
            <w:pStyle w:val="Title"/>
            <w:pBdr>
              <w:bottom w:val="none" w:sz="0" w:space="0" w:color="auto"/>
            </w:pBdr>
            <w:spacing w:after="120"/>
            <w:jc w:val="right"/>
          </w:pPr>
        </w:pPrChange>
      </w:pPr>
    </w:p>
    <w:p w14:paraId="1F54BE02" w14:textId="2E2E766F" w:rsidR="00753AC1" w:rsidRPr="001C28F1" w:rsidRDefault="0086448F" w:rsidP="00B73DC6">
      <w:pPr>
        <w:pStyle w:val="Title"/>
        <w:pBdr>
          <w:bottom w:val="none" w:sz="0" w:space="0" w:color="auto"/>
        </w:pBdr>
        <w:spacing w:after="120"/>
        <w:jc w:val="both"/>
        <w:rPr>
          <w:rFonts w:ascii="Arial" w:hAnsi="Arial" w:cs="Arial"/>
          <w:b/>
          <w:sz w:val="56"/>
          <w:szCs w:val="56"/>
        </w:rPr>
        <w:pPrChange w:id="11" w:author="Jie Lan" w:date="2017-08-19T20:30:00Z">
          <w:pPr>
            <w:pStyle w:val="Title"/>
            <w:pBdr>
              <w:bottom w:val="none" w:sz="0" w:space="0" w:color="auto"/>
            </w:pBdr>
            <w:spacing w:after="120"/>
            <w:jc w:val="right"/>
          </w:pPr>
        </w:pPrChange>
      </w:pPr>
      <w:r>
        <w:rPr>
          <w:rFonts w:ascii="Arial" w:eastAsiaTheme="minorEastAsia" w:hAnsi="Arial" w:cs="Arial"/>
          <w:b/>
          <w:sz w:val="32"/>
          <w:szCs w:val="32"/>
          <w:lang w:eastAsia="zh-CN"/>
        </w:rPr>
        <w:t>August</w:t>
      </w:r>
      <w:r w:rsidR="00A20860">
        <w:rPr>
          <w:rFonts w:ascii="Arial" w:hAnsi="Arial" w:cs="Arial"/>
          <w:b/>
          <w:sz w:val="32"/>
          <w:szCs w:val="32"/>
        </w:rPr>
        <w:t xml:space="preserve"> 2017</w:t>
      </w:r>
    </w:p>
    <w:p w14:paraId="110A205B" w14:textId="77777777" w:rsidR="00753AC1" w:rsidRPr="00AE635F" w:rsidRDefault="00753AC1" w:rsidP="00B73DC6">
      <w:pPr>
        <w:spacing w:after="120" w:line="240" w:lineRule="auto"/>
        <w:jc w:val="both"/>
        <w:rPr>
          <w:rFonts w:ascii="Arial" w:hAnsi="Arial" w:cs="Arial"/>
          <w:sz w:val="36"/>
          <w:szCs w:val="36"/>
        </w:rPr>
        <w:pPrChange w:id="12" w:author="Jie Lan" w:date="2017-08-19T20:30:00Z">
          <w:pPr>
            <w:spacing w:after="120" w:line="240" w:lineRule="auto"/>
            <w:jc w:val="right"/>
          </w:pPr>
        </w:pPrChange>
      </w:pPr>
    </w:p>
    <w:p w14:paraId="4C87FD6D" w14:textId="77777777" w:rsidR="00753AC1" w:rsidRPr="00AE635F" w:rsidRDefault="00753AC1" w:rsidP="00B73DC6">
      <w:pPr>
        <w:spacing w:after="120" w:line="240" w:lineRule="auto"/>
        <w:jc w:val="both"/>
        <w:rPr>
          <w:rFonts w:ascii="Arial" w:hAnsi="Arial" w:cs="Arial"/>
          <w:sz w:val="36"/>
          <w:szCs w:val="36"/>
        </w:rPr>
        <w:pPrChange w:id="13" w:author="Jie Lan" w:date="2017-08-19T20:30:00Z">
          <w:pPr>
            <w:spacing w:after="120" w:line="240" w:lineRule="auto"/>
            <w:jc w:val="right"/>
          </w:pPr>
        </w:pPrChange>
      </w:pPr>
    </w:p>
    <w:p w14:paraId="18122B8C" w14:textId="77777777" w:rsidR="00753AC1" w:rsidRPr="00AE635F" w:rsidRDefault="00753AC1" w:rsidP="00B73DC6">
      <w:pPr>
        <w:spacing w:after="120" w:line="240" w:lineRule="auto"/>
        <w:jc w:val="both"/>
        <w:rPr>
          <w:rFonts w:ascii="Arial" w:hAnsi="Arial" w:cs="Arial"/>
          <w:sz w:val="36"/>
          <w:szCs w:val="36"/>
        </w:rPr>
        <w:pPrChange w:id="14" w:author="Jie Lan" w:date="2017-08-19T20:30:00Z">
          <w:pPr>
            <w:spacing w:after="120" w:line="240" w:lineRule="auto"/>
            <w:jc w:val="right"/>
          </w:pPr>
        </w:pPrChange>
      </w:pPr>
    </w:p>
    <w:p w14:paraId="0C1D5162" w14:textId="77777777" w:rsidR="00753AC1" w:rsidRDefault="00753AC1" w:rsidP="00B73DC6">
      <w:pPr>
        <w:spacing w:after="120" w:line="240" w:lineRule="auto"/>
        <w:jc w:val="both"/>
        <w:rPr>
          <w:rFonts w:ascii="Arial" w:hAnsi="Arial" w:cs="Arial"/>
          <w:sz w:val="36"/>
          <w:szCs w:val="36"/>
        </w:rPr>
        <w:pPrChange w:id="15" w:author="Jie Lan" w:date="2017-08-19T20:30:00Z">
          <w:pPr>
            <w:spacing w:after="120" w:line="240" w:lineRule="auto"/>
            <w:jc w:val="right"/>
          </w:pPr>
        </w:pPrChange>
      </w:pPr>
    </w:p>
    <w:p w14:paraId="5BC7E6EE" w14:textId="77777777" w:rsidR="00753AC1" w:rsidRDefault="00753AC1" w:rsidP="00B73DC6">
      <w:pPr>
        <w:spacing w:after="120" w:line="240" w:lineRule="auto"/>
        <w:jc w:val="both"/>
        <w:rPr>
          <w:rFonts w:ascii="Arial" w:hAnsi="Arial" w:cs="Arial"/>
          <w:sz w:val="36"/>
          <w:szCs w:val="36"/>
        </w:rPr>
        <w:pPrChange w:id="16" w:author="Jie Lan" w:date="2017-08-19T20:30:00Z">
          <w:pPr>
            <w:spacing w:after="120" w:line="240" w:lineRule="auto"/>
            <w:jc w:val="right"/>
          </w:pPr>
        </w:pPrChange>
      </w:pPr>
    </w:p>
    <w:p w14:paraId="1EF3197F" w14:textId="77777777" w:rsidR="00753AC1" w:rsidRDefault="00753AC1" w:rsidP="00B73DC6">
      <w:pPr>
        <w:spacing w:after="120" w:line="240" w:lineRule="auto"/>
        <w:jc w:val="both"/>
        <w:rPr>
          <w:rFonts w:ascii="Arial" w:hAnsi="Arial" w:cs="Arial"/>
          <w:sz w:val="36"/>
          <w:szCs w:val="36"/>
        </w:rPr>
        <w:pPrChange w:id="17" w:author="Jie Lan" w:date="2017-08-19T20:30:00Z">
          <w:pPr>
            <w:spacing w:after="120" w:line="240" w:lineRule="auto"/>
            <w:jc w:val="right"/>
          </w:pPr>
        </w:pPrChange>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753AC1" w14:paraId="454DD2A5" w14:textId="77777777" w:rsidTr="00730041">
        <w:trPr>
          <w:trHeight w:val="915"/>
        </w:trPr>
        <w:tc>
          <w:tcPr>
            <w:tcW w:w="1802" w:type="dxa"/>
            <w:shd w:val="clear" w:color="auto" w:fill="auto"/>
          </w:tcPr>
          <w:p w14:paraId="6F25D93A" w14:textId="77777777" w:rsidR="00730041" w:rsidRPr="00A565AC" w:rsidRDefault="00730041" w:rsidP="00B73DC6">
            <w:pPr>
              <w:spacing w:after="120" w:line="240" w:lineRule="auto"/>
              <w:jc w:val="both"/>
              <w:rPr>
                <w:rFonts w:ascii="Arial" w:hAnsi="Arial" w:cs="Arial"/>
                <w:sz w:val="20"/>
                <w:szCs w:val="20"/>
              </w:rPr>
              <w:pPrChange w:id="18" w:author="Jie Lan" w:date="2017-08-19T20:30:00Z">
                <w:pPr>
                  <w:framePr w:hSpace="180" w:wrap="around" w:vAnchor="text" w:hAnchor="page" w:x="5788" w:y="-10"/>
                  <w:spacing w:after="120" w:line="240" w:lineRule="auto"/>
                  <w:jc w:val="right"/>
                </w:pPr>
              </w:pPrChange>
            </w:pPr>
            <w:r w:rsidRPr="00A565AC">
              <w:rPr>
                <w:rFonts w:ascii="Arial" w:hAnsi="Arial" w:cs="Arial"/>
                <w:sz w:val="20"/>
                <w:szCs w:val="20"/>
              </w:rPr>
              <w:t>Author(s):</w:t>
            </w:r>
          </w:p>
        </w:tc>
        <w:tc>
          <w:tcPr>
            <w:tcW w:w="3483" w:type="dxa"/>
            <w:shd w:val="clear" w:color="auto" w:fill="auto"/>
          </w:tcPr>
          <w:p w14:paraId="1A0B79D6" w14:textId="77777777" w:rsidR="00730041" w:rsidRPr="00753AC1" w:rsidRDefault="00730041" w:rsidP="00B73DC6">
            <w:pPr>
              <w:spacing w:after="120" w:line="240" w:lineRule="auto"/>
              <w:jc w:val="both"/>
              <w:rPr>
                <w:rFonts w:ascii="Arial" w:hAnsi="Arial" w:cs="Arial"/>
                <w:sz w:val="20"/>
                <w:szCs w:val="20"/>
              </w:rPr>
              <w:pPrChange w:id="19" w:author="Jie Lan" w:date="2017-08-19T20:30:00Z">
                <w:pPr>
                  <w:framePr w:hSpace="180" w:wrap="around" w:vAnchor="text" w:hAnchor="page" w:x="5788" w:y="-10"/>
                  <w:spacing w:after="120" w:line="240" w:lineRule="auto"/>
                </w:pPr>
              </w:pPrChange>
            </w:pPr>
          </w:p>
        </w:tc>
      </w:tr>
      <w:tr w:rsidR="00730041" w:rsidRPr="00753AC1" w14:paraId="3983C0CC" w14:textId="77777777" w:rsidTr="00730041">
        <w:trPr>
          <w:trHeight w:val="338"/>
        </w:trPr>
        <w:tc>
          <w:tcPr>
            <w:tcW w:w="1802" w:type="dxa"/>
            <w:shd w:val="clear" w:color="auto" w:fill="auto"/>
          </w:tcPr>
          <w:p w14:paraId="5596DDDB" w14:textId="77777777" w:rsidR="00730041" w:rsidRPr="00753AC1" w:rsidRDefault="00730041" w:rsidP="00B73DC6">
            <w:pPr>
              <w:spacing w:after="120" w:line="240" w:lineRule="auto"/>
              <w:jc w:val="both"/>
              <w:rPr>
                <w:rFonts w:ascii="Arial" w:hAnsi="Arial" w:cs="Arial"/>
                <w:sz w:val="20"/>
                <w:szCs w:val="20"/>
              </w:rPr>
              <w:pPrChange w:id="20" w:author="Jie Lan" w:date="2017-08-19T20:30:00Z">
                <w:pPr>
                  <w:framePr w:hSpace="180" w:wrap="around" w:vAnchor="text" w:hAnchor="page" w:x="5788" w:y="-10"/>
                  <w:spacing w:after="120" w:line="240" w:lineRule="auto"/>
                  <w:jc w:val="right"/>
                </w:pPr>
              </w:pPrChange>
            </w:pPr>
            <w:r w:rsidRPr="00753AC1">
              <w:rPr>
                <w:rFonts w:ascii="Arial" w:hAnsi="Arial" w:cs="Arial"/>
                <w:sz w:val="20"/>
                <w:szCs w:val="20"/>
              </w:rPr>
              <w:t>Version:</w:t>
            </w:r>
          </w:p>
        </w:tc>
        <w:tc>
          <w:tcPr>
            <w:tcW w:w="3483" w:type="dxa"/>
            <w:shd w:val="clear" w:color="auto" w:fill="auto"/>
          </w:tcPr>
          <w:p w14:paraId="17C9F334" w14:textId="70E850C2" w:rsidR="00730041" w:rsidRPr="000422F4" w:rsidRDefault="006368F3" w:rsidP="00B73DC6">
            <w:pPr>
              <w:spacing w:after="120" w:line="240" w:lineRule="auto"/>
              <w:jc w:val="both"/>
              <w:rPr>
                <w:rFonts w:ascii="Arial" w:eastAsiaTheme="minorEastAsia" w:hAnsi="Arial" w:cs="Arial"/>
                <w:sz w:val="20"/>
                <w:szCs w:val="20"/>
                <w:lang w:eastAsia="zh-CN"/>
              </w:rPr>
              <w:pPrChange w:id="21" w:author="Jie Lan" w:date="2017-08-19T20:30:00Z">
                <w:pPr>
                  <w:framePr w:hSpace="180" w:wrap="around" w:vAnchor="text" w:hAnchor="page" w:x="5788" w:y="-10"/>
                  <w:spacing w:after="120" w:line="240" w:lineRule="auto"/>
                </w:pPr>
              </w:pPrChange>
            </w:pPr>
            <w:r>
              <w:rPr>
                <w:rFonts w:ascii="Arial" w:hAnsi="Arial" w:cs="Arial"/>
                <w:sz w:val="20"/>
                <w:szCs w:val="20"/>
              </w:rPr>
              <w:t>1.0.0</w:t>
            </w:r>
          </w:p>
        </w:tc>
      </w:tr>
    </w:tbl>
    <w:p w14:paraId="0E8820B6" w14:textId="77777777" w:rsidR="00753AC1" w:rsidRDefault="00753AC1" w:rsidP="00B73DC6">
      <w:pPr>
        <w:spacing w:after="120" w:line="240" w:lineRule="auto"/>
        <w:jc w:val="both"/>
        <w:rPr>
          <w:rFonts w:ascii="Arial" w:hAnsi="Arial" w:cs="Arial"/>
          <w:sz w:val="36"/>
          <w:szCs w:val="36"/>
        </w:rPr>
        <w:pPrChange w:id="22" w:author="Jie Lan" w:date="2017-08-19T20:30:00Z">
          <w:pPr>
            <w:spacing w:after="120" w:line="240" w:lineRule="auto"/>
            <w:jc w:val="right"/>
          </w:pPr>
        </w:pPrChange>
      </w:pPr>
    </w:p>
    <w:p w14:paraId="175BAE5A" w14:textId="77777777" w:rsidR="00753AC1" w:rsidRPr="00AE635F" w:rsidRDefault="00753AC1" w:rsidP="00B73DC6">
      <w:pPr>
        <w:spacing w:after="120" w:line="240" w:lineRule="auto"/>
        <w:jc w:val="both"/>
        <w:rPr>
          <w:rFonts w:ascii="Arial" w:hAnsi="Arial" w:cs="Arial"/>
          <w:sz w:val="36"/>
          <w:szCs w:val="36"/>
        </w:rPr>
        <w:pPrChange w:id="23" w:author="Jie Lan" w:date="2017-08-19T20:30:00Z">
          <w:pPr>
            <w:spacing w:after="120" w:line="240" w:lineRule="auto"/>
            <w:jc w:val="right"/>
          </w:pPr>
        </w:pPrChange>
      </w:pPr>
    </w:p>
    <w:p w14:paraId="333C6A12" w14:textId="77777777" w:rsidR="00730041" w:rsidRDefault="00730041" w:rsidP="00B73DC6">
      <w:pPr>
        <w:spacing w:after="120" w:line="240" w:lineRule="auto"/>
        <w:ind w:left="1440"/>
        <w:jc w:val="both"/>
        <w:rPr>
          <w:rFonts w:ascii="Arial" w:hAnsi="Arial" w:cs="Arial"/>
          <w:sz w:val="20"/>
          <w:szCs w:val="20"/>
        </w:rPr>
        <w:pPrChange w:id="24" w:author="Jie Lan" w:date="2017-08-19T20:30:00Z">
          <w:pPr>
            <w:spacing w:after="120" w:line="240" w:lineRule="auto"/>
            <w:ind w:left="1440"/>
            <w:jc w:val="right"/>
          </w:pPr>
        </w:pPrChange>
      </w:pPr>
    </w:p>
    <w:p w14:paraId="2FBDF0EF" w14:textId="77777777" w:rsidR="00730041" w:rsidRDefault="00730041" w:rsidP="00B73DC6">
      <w:pPr>
        <w:jc w:val="both"/>
        <w:rPr>
          <w:rFonts w:ascii="Arial" w:hAnsi="Arial" w:cs="Arial"/>
          <w:sz w:val="20"/>
          <w:szCs w:val="20"/>
        </w:rPr>
        <w:pPrChange w:id="25" w:author="Jie Lan" w:date="2017-08-19T20:30:00Z">
          <w:pPr/>
        </w:pPrChange>
      </w:pPr>
      <w:r>
        <w:rPr>
          <w:rFonts w:ascii="Arial" w:hAnsi="Arial" w:cs="Arial"/>
          <w:sz w:val="20"/>
          <w:szCs w:val="20"/>
        </w:rPr>
        <w:br w:type="page"/>
      </w:r>
    </w:p>
    <w:p w14:paraId="24D0C3BD" w14:textId="77777777" w:rsidR="00753AC1" w:rsidRPr="00753AC1" w:rsidRDefault="00753AC1" w:rsidP="00B73DC6">
      <w:pPr>
        <w:spacing w:after="120" w:line="240" w:lineRule="auto"/>
        <w:ind w:left="1440"/>
        <w:jc w:val="both"/>
        <w:rPr>
          <w:rFonts w:ascii="Arial" w:hAnsi="Arial" w:cs="Arial"/>
          <w:sz w:val="20"/>
          <w:szCs w:val="20"/>
        </w:rPr>
        <w:pPrChange w:id="26" w:author="Jie Lan" w:date="2017-08-19T20:30:00Z">
          <w:pPr>
            <w:spacing w:after="120" w:line="240" w:lineRule="auto"/>
            <w:ind w:left="1440"/>
            <w:jc w:val="right"/>
          </w:pPr>
        </w:pPrChange>
      </w:pPr>
    </w:p>
    <w:p w14:paraId="77F1E500" w14:textId="77777777" w:rsidR="00716C79" w:rsidRDefault="00716C79" w:rsidP="00B73DC6">
      <w:pPr>
        <w:jc w:val="both"/>
        <w:pPrChange w:id="27" w:author="Jie Lan" w:date="2017-08-19T20:30:00Z">
          <w:pPr/>
        </w:pPrChange>
      </w:pPr>
    </w:p>
    <w:p w14:paraId="15EB2BCF" w14:textId="77777777" w:rsidR="00716C79" w:rsidRDefault="00716C79" w:rsidP="00B73DC6">
      <w:pPr>
        <w:pStyle w:val="BodySingle"/>
        <w:spacing w:before="0" w:line="240" w:lineRule="auto"/>
        <w:rPr>
          <w:rFonts w:ascii="Arial" w:hAnsi="Arial" w:cs="Arial"/>
          <w:sz w:val="24"/>
          <w:szCs w:val="24"/>
        </w:rPr>
        <w:pPrChange w:id="28" w:author="Jie Lan" w:date="2017-08-19T20:30:00Z">
          <w:pPr>
            <w:pStyle w:val="BodySingle"/>
            <w:spacing w:before="0" w:line="240" w:lineRule="auto"/>
            <w:jc w:val="center"/>
          </w:pPr>
        </w:pPrChange>
      </w:pPr>
      <w:r w:rsidRPr="00A565AC">
        <w:rPr>
          <w:rFonts w:ascii="Arial" w:hAnsi="Arial" w:cs="Arial"/>
          <w:sz w:val="24"/>
          <w:szCs w:val="24"/>
        </w:rPr>
        <w:t>AMENDMENT HISTORY</w:t>
      </w:r>
    </w:p>
    <w:tbl>
      <w:tblPr>
        <w:tblStyle w:val="TableGrid"/>
        <w:tblW w:w="0" w:type="auto"/>
        <w:tblLook w:val="04A0" w:firstRow="1" w:lastRow="0" w:firstColumn="1" w:lastColumn="0" w:noHBand="0" w:noVBand="1"/>
      </w:tblPr>
      <w:tblGrid>
        <w:gridCol w:w="1008"/>
        <w:gridCol w:w="1510"/>
        <w:gridCol w:w="1460"/>
        <w:gridCol w:w="5598"/>
      </w:tblGrid>
      <w:tr w:rsidR="00716C79" w14:paraId="0BFD8C09" w14:textId="77777777" w:rsidTr="00D80843">
        <w:tc>
          <w:tcPr>
            <w:tcW w:w="1008" w:type="dxa"/>
          </w:tcPr>
          <w:p w14:paraId="79FC72F2" w14:textId="77777777" w:rsidR="00716C79" w:rsidRPr="00AE635F" w:rsidRDefault="00716C79" w:rsidP="00B73DC6">
            <w:pPr>
              <w:spacing w:after="120"/>
              <w:jc w:val="both"/>
              <w:rPr>
                <w:rFonts w:ascii="Arial" w:hAnsi="Arial" w:cs="Arial"/>
                <w:b/>
                <w:sz w:val="20"/>
                <w:szCs w:val="20"/>
              </w:rPr>
              <w:pPrChange w:id="29" w:author="Jie Lan" w:date="2017-08-19T20:30:00Z">
                <w:pPr>
                  <w:spacing w:after="120"/>
                </w:pPr>
              </w:pPrChange>
            </w:pPr>
            <w:r w:rsidRPr="00AE635F">
              <w:rPr>
                <w:rFonts w:ascii="Arial" w:hAnsi="Arial" w:cs="Arial"/>
                <w:b/>
                <w:sz w:val="20"/>
                <w:szCs w:val="20"/>
              </w:rPr>
              <w:t>Version</w:t>
            </w:r>
          </w:p>
        </w:tc>
        <w:tc>
          <w:tcPr>
            <w:tcW w:w="1510" w:type="dxa"/>
          </w:tcPr>
          <w:p w14:paraId="64D2AA71" w14:textId="77777777" w:rsidR="00716C79" w:rsidRPr="00AE635F" w:rsidRDefault="00716C79" w:rsidP="00B73DC6">
            <w:pPr>
              <w:spacing w:after="120"/>
              <w:jc w:val="both"/>
              <w:rPr>
                <w:rFonts w:ascii="Arial" w:hAnsi="Arial" w:cs="Arial"/>
                <w:b/>
                <w:sz w:val="20"/>
                <w:szCs w:val="20"/>
              </w:rPr>
              <w:pPrChange w:id="30" w:author="Jie Lan" w:date="2017-08-19T20:30:00Z">
                <w:pPr>
                  <w:spacing w:after="120"/>
                </w:pPr>
              </w:pPrChange>
            </w:pPr>
            <w:r w:rsidRPr="00AE635F">
              <w:rPr>
                <w:rFonts w:ascii="Arial" w:hAnsi="Arial" w:cs="Arial"/>
                <w:b/>
                <w:sz w:val="20"/>
                <w:szCs w:val="20"/>
              </w:rPr>
              <w:t>Date</w:t>
            </w:r>
          </w:p>
        </w:tc>
        <w:tc>
          <w:tcPr>
            <w:tcW w:w="1460" w:type="dxa"/>
          </w:tcPr>
          <w:p w14:paraId="00E1AD10" w14:textId="77777777" w:rsidR="00716C79" w:rsidRPr="00AE635F" w:rsidRDefault="00F349CA" w:rsidP="00B73DC6">
            <w:pPr>
              <w:spacing w:after="120"/>
              <w:jc w:val="both"/>
              <w:rPr>
                <w:rFonts w:ascii="Arial" w:hAnsi="Arial" w:cs="Arial"/>
                <w:b/>
                <w:sz w:val="20"/>
                <w:szCs w:val="20"/>
              </w:rPr>
              <w:pPrChange w:id="31" w:author="Jie Lan" w:date="2017-08-19T20:30:00Z">
                <w:pPr>
                  <w:spacing w:after="120"/>
                </w:pPr>
              </w:pPrChange>
            </w:pPr>
            <w:r>
              <w:rPr>
                <w:rFonts w:ascii="Arial" w:hAnsi="Arial" w:cs="Arial"/>
                <w:b/>
                <w:sz w:val="20"/>
                <w:szCs w:val="20"/>
              </w:rPr>
              <w:t>Editor</w:t>
            </w:r>
          </w:p>
        </w:tc>
        <w:tc>
          <w:tcPr>
            <w:tcW w:w="5598" w:type="dxa"/>
          </w:tcPr>
          <w:p w14:paraId="6CB8E386" w14:textId="77777777" w:rsidR="00716C79" w:rsidRPr="00AE635F" w:rsidRDefault="00716C79" w:rsidP="00B73DC6">
            <w:pPr>
              <w:spacing w:after="120"/>
              <w:jc w:val="both"/>
              <w:rPr>
                <w:rFonts w:ascii="Arial" w:hAnsi="Arial" w:cs="Arial"/>
                <w:b/>
                <w:sz w:val="20"/>
                <w:szCs w:val="20"/>
              </w:rPr>
              <w:pPrChange w:id="32" w:author="Jie Lan" w:date="2017-08-19T20:30:00Z">
                <w:pPr>
                  <w:spacing w:after="120"/>
                </w:pPr>
              </w:pPrChange>
            </w:pPr>
            <w:r w:rsidRPr="00AE635F">
              <w:rPr>
                <w:rFonts w:ascii="Arial" w:hAnsi="Arial" w:cs="Arial"/>
                <w:b/>
                <w:sz w:val="20"/>
                <w:szCs w:val="20"/>
              </w:rPr>
              <w:t>Changes</w:t>
            </w:r>
          </w:p>
        </w:tc>
      </w:tr>
      <w:tr w:rsidR="00716C79" w:rsidRPr="00716C79" w14:paraId="339B593D" w14:textId="77777777" w:rsidTr="00D80843">
        <w:tc>
          <w:tcPr>
            <w:tcW w:w="1008" w:type="dxa"/>
          </w:tcPr>
          <w:p w14:paraId="18F1FA22" w14:textId="77777777" w:rsidR="00716C79" w:rsidRPr="00716C79" w:rsidRDefault="00716C79" w:rsidP="00B73DC6">
            <w:pPr>
              <w:pStyle w:val="BodySingle"/>
              <w:spacing w:before="0" w:line="240" w:lineRule="auto"/>
              <w:rPr>
                <w:rFonts w:ascii="Arial" w:hAnsi="Arial" w:cs="Arial"/>
                <w:b w:val="0"/>
                <w:sz w:val="20"/>
              </w:rPr>
              <w:pPrChange w:id="33" w:author="Jie Lan" w:date="2017-08-19T20:30:00Z">
                <w:pPr>
                  <w:pStyle w:val="BodySingle"/>
                  <w:spacing w:before="0" w:line="240" w:lineRule="auto"/>
                  <w:jc w:val="left"/>
                </w:pPr>
              </w:pPrChange>
            </w:pPr>
            <w:r w:rsidRPr="00716C79">
              <w:rPr>
                <w:rFonts w:ascii="Arial" w:hAnsi="Arial" w:cs="Arial"/>
                <w:b w:val="0"/>
                <w:sz w:val="20"/>
              </w:rPr>
              <w:t>V0.1</w:t>
            </w:r>
          </w:p>
        </w:tc>
        <w:tc>
          <w:tcPr>
            <w:tcW w:w="1510" w:type="dxa"/>
          </w:tcPr>
          <w:p w14:paraId="16159B0F" w14:textId="77777777" w:rsidR="00716C79" w:rsidRPr="00716C79" w:rsidRDefault="00444966" w:rsidP="00B73DC6">
            <w:pPr>
              <w:pStyle w:val="BodySingle"/>
              <w:spacing w:before="0" w:line="240" w:lineRule="auto"/>
              <w:rPr>
                <w:rFonts w:ascii="Arial" w:hAnsi="Arial" w:cs="Arial"/>
                <w:b w:val="0"/>
                <w:sz w:val="20"/>
              </w:rPr>
              <w:pPrChange w:id="34" w:author="Jie Lan" w:date="2017-08-19T20:30:00Z">
                <w:pPr>
                  <w:pStyle w:val="BodySingle"/>
                  <w:spacing w:before="0" w:line="240" w:lineRule="auto"/>
                  <w:jc w:val="left"/>
                </w:pPr>
              </w:pPrChange>
            </w:pPr>
            <w:r>
              <w:rPr>
                <w:rFonts w:ascii="Arial" w:hAnsi="Arial" w:cs="Arial"/>
                <w:b w:val="0"/>
                <w:sz w:val="20"/>
              </w:rPr>
              <w:t>Jun</w:t>
            </w:r>
            <w:r w:rsidR="00716C79">
              <w:rPr>
                <w:rFonts w:ascii="Arial" w:hAnsi="Arial" w:cs="Arial"/>
                <w:b w:val="0"/>
                <w:sz w:val="20"/>
              </w:rPr>
              <w:t xml:space="preserve">. </w:t>
            </w:r>
            <w:r>
              <w:rPr>
                <w:rFonts w:ascii="Arial" w:hAnsi="Arial" w:cs="Arial"/>
                <w:b w:val="0"/>
                <w:sz w:val="20"/>
              </w:rPr>
              <w:t>25, 2017</w:t>
            </w:r>
          </w:p>
        </w:tc>
        <w:tc>
          <w:tcPr>
            <w:tcW w:w="1460" w:type="dxa"/>
          </w:tcPr>
          <w:p w14:paraId="55EA4479" w14:textId="77777777" w:rsidR="00716C79" w:rsidRPr="00716C79" w:rsidRDefault="000B42C7" w:rsidP="00B73DC6">
            <w:pPr>
              <w:pStyle w:val="BodySingle"/>
              <w:spacing w:before="0" w:line="240" w:lineRule="auto"/>
              <w:rPr>
                <w:rFonts w:ascii="Arial" w:hAnsi="Arial" w:cs="Arial"/>
                <w:b w:val="0"/>
                <w:sz w:val="20"/>
              </w:rPr>
              <w:pPrChange w:id="35" w:author="Jie Lan" w:date="2017-08-19T20:30:00Z">
                <w:pPr>
                  <w:pStyle w:val="BodySingle"/>
                  <w:spacing w:before="0" w:line="240" w:lineRule="auto"/>
                  <w:jc w:val="left"/>
                </w:pPr>
              </w:pPrChange>
            </w:pPr>
            <w:r>
              <w:rPr>
                <w:rFonts w:ascii="Arial" w:hAnsi="Arial" w:cs="Arial"/>
                <w:b w:val="0"/>
                <w:sz w:val="20"/>
              </w:rPr>
              <w:t>W. QIN</w:t>
            </w:r>
          </w:p>
        </w:tc>
        <w:tc>
          <w:tcPr>
            <w:tcW w:w="5598" w:type="dxa"/>
          </w:tcPr>
          <w:p w14:paraId="1751AE60" w14:textId="77777777" w:rsidR="00716C79" w:rsidRPr="00716C79" w:rsidRDefault="00716C79" w:rsidP="00B73DC6">
            <w:pPr>
              <w:pStyle w:val="BodySingle"/>
              <w:numPr>
                <w:ilvl w:val="0"/>
                <w:numId w:val="15"/>
              </w:numPr>
              <w:spacing w:before="0" w:line="240" w:lineRule="auto"/>
              <w:rPr>
                <w:rFonts w:ascii="Arial" w:hAnsi="Arial" w:cs="Arial"/>
                <w:b w:val="0"/>
                <w:sz w:val="20"/>
              </w:rPr>
              <w:pPrChange w:id="36" w:author="Jie Lan" w:date="2017-08-19T20:30:00Z">
                <w:pPr>
                  <w:pStyle w:val="BodySingle"/>
                  <w:numPr>
                    <w:numId w:val="15"/>
                  </w:numPr>
                  <w:spacing w:before="0" w:line="240" w:lineRule="auto"/>
                  <w:ind w:left="720" w:hanging="360"/>
                  <w:jc w:val="left"/>
                </w:pPr>
              </w:pPrChange>
            </w:pPr>
            <w:r>
              <w:rPr>
                <w:rFonts w:ascii="Arial" w:hAnsi="Arial" w:cs="Arial"/>
                <w:b w:val="0"/>
                <w:sz w:val="20"/>
              </w:rPr>
              <w:t>Initial version</w:t>
            </w:r>
          </w:p>
        </w:tc>
      </w:tr>
      <w:tr w:rsidR="00716C79" w:rsidRPr="00F349CA" w14:paraId="07C56591" w14:textId="77777777" w:rsidTr="00D80843">
        <w:tc>
          <w:tcPr>
            <w:tcW w:w="1008" w:type="dxa"/>
          </w:tcPr>
          <w:p w14:paraId="69BB541F" w14:textId="77777777" w:rsidR="00716C79" w:rsidRPr="00F349CA" w:rsidRDefault="009D24F0" w:rsidP="00B73DC6">
            <w:pPr>
              <w:pStyle w:val="BodySingle"/>
              <w:spacing w:before="0" w:line="240" w:lineRule="auto"/>
              <w:rPr>
                <w:rFonts w:ascii="Arial" w:hAnsi="Arial" w:cs="Arial"/>
                <w:b w:val="0"/>
                <w:sz w:val="20"/>
              </w:rPr>
              <w:pPrChange w:id="37" w:author="Jie Lan" w:date="2017-08-19T20:30:00Z">
                <w:pPr>
                  <w:pStyle w:val="BodySingle"/>
                  <w:spacing w:before="0" w:line="240" w:lineRule="auto"/>
                  <w:jc w:val="left"/>
                </w:pPr>
              </w:pPrChange>
            </w:pPr>
            <w:r>
              <w:rPr>
                <w:rFonts w:ascii="Arial" w:hAnsi="Arial" w:cs="Arial"/>
                <w:b w:val="0"/>
                <w:sz w:val="20"/>
              </w:rPr>
              <w:t>V0.2</w:t>
            </w:r>
          </w:p>
        </w:tc>
        <w:tc>
          <w:tcPr>
            <w:tcW w:w="1510" w:type="dxa"/>
          </w:tcPr>
          <w:p w14:paraId="529716BB" w14:textId="77777777" w:rsidR="00716C79" w:rsidRPr="00BC6153" w:rsidRDefault="00BC6153" w:rsidP="00B73DC6">
            <w:pPr>
              <w:pStyle w:val="BodySingle"/>
              <w:spacing w:before="0" w:line="240" w:lineRule="auto"/>
              <w:rPr>
                <w:rFonts w:ascii="Arial" w:eastAsiaTheme="minorEastAsia" w:hAnsi="Arial" w:cs="Arial"/>
                <w:b w:val="0"/>
                <w:sz w:val="20"/>
                <w:lang w:eastAsia="zh-CN"/>
              </w:rPr>
              <w:pPrChange w:id="38" w:author="Jie Lan" w:date="2017-08-19T20:30:00Z">
                <w:pPr>
                  <w:pStyle w:val="BodySingle"/>
                  <w:spacing w:before="0" w:line="240" w:lineRule="auto"/>
                  <w:jc w:val="left"/>
                </w:pPr>
              </w:pPrChange>
            </w:pPr>
            <w:r>
              <w:rPr>
                <w:rFonts w:ascii="Arial" w:hAnsi="Arial" w:cs="Arial"/>
                <w:b w:val="0"/>
                <w:sz w:val="20"/>
              </w:rPr>
              <w:t>Jul</w:t>
            </w:r>
            <w:r w:rsidR="009B3E1A">
              <w:rPr>
                <w:rFonts w:ascii="Arial" w:hAnsi="Arial" w:cs="Arial"/>
                <w:b w:val="0"/>
                <w:sz w:val="20"/>
              </w:rPr>
              <w:t>y</w:t>
            </w:r>
            <w:r>
              <w:rPr>
                <w:rFonts w:ascii="Arial" w:eastAsiaTheme="minorEastAsia" w:hAnsi="Arial" w:cs="Arial" w:hint="eastAsia"/>
                <w:b w:val="0"/>
                <w:sz w:val="20"/>
                <w:lang w:eastAsia="zh-CN"/>
              </w:rPr>
              <w:t xml:space="preserve"> 6</w:t>
            </w:r>
            <w:r w:rsidR="009B3E1A">
              <w:rPr>
                <w:rFonts w:ascii="Arial" w:eastAsiaTheme="minorEastAsia" w:hAnsi="Arial" w:cs="Arial"/>
                <w:b w:val="0"/>
                <w:sz w:val="20"/>
                <w:lang w:eastAsia="zh-CN"/>
              </w:rPr>
              <w:t>,</w:t>
            </w:r>
            <w:r>
              <w:rPr>
                <w:rFonts w:ascii="Arial" w:eastAsiaTheme="minorEastAsia" w:hAnsi="Arial" w:cs="Arial" w:hint="eastAsia"/>
                <w:b w:val="0"/>
                <w:sz w:val="20"/>
                <w:lang w:eastAsia="zh-CN"/>
              </w:rPr>
              <w:t xml:space="preserve"> 2017</w:t>
            </w:r>
          </w:p>
        </w:tc>
        <w:tc>
          <w:tcPr>
            <w:tcW w:w="1460" w:type="dxa"/>
          </w:tcPr>
          <w:p w14:paraId="094FEC3D" w14:textId="77777777" w:rsidR="00716C79" w:rsidRDefault="00BC6153" w:rsidP="00B73DC6">
            <w:pPr>
              <w:pStyle w:val="BodySingle"/>
              <w:spacing w:before="0" w:line="240" w:lineRule="auto"/>
              <w:rPr>
                <w:rFonts w:ascii="Arial" w:eastAsiaTheme="minorEastAsia" w:hAnsi="Arial" w:cs="Arial"/>
                <w:b w:val="0"/>
                <w:sz w:val="20"/>
                <w:lang w:eastAsia="zh-CN"/>
              </w:rPr>
              <w:pPrChange w:id="39" w:author="Jie Lan" w:date="2017-08-19T20:30:00Z">
                <w:pPr>
                  <w:pStyle w:val="BodySingle"/>
                  <w:spacing w:before="0" w:line="240" w:lineRule="auto"/>
                  <w:jc w:val="left"/>
                </w:pPr>
              </w:pPrChange>
            </w:pPr>
            <w:r>
              <w:rPr>
                <w:rFonts w:ascii="Arial" w:hAnsi="Arial" w:cs="Arial"/>
                <w:b w:val="0"/>
                <w:sz w:val="20"/>
              </w:rPr>
              <w:t>Gavin</w:t>
            </w:r>
            <w:r>
              <w:rPr>
                <w:rFonts w:ascii="Arial" w:eastAsiaTheme="minorEastAsia" w:hAnsi="Arial" w:cs="Arial" w:hint="eastAsia"/>
                <w:b w:val="0"/>
                <w:sz w:val="20"/>
                <w:lang w:eastAsia="zh-CN"/>
              </w:rPr>
              <w:t xml:space="preserve"> Zheng</w:t>
            </w:r>
          </w:p>
          <w:p w14:paraId="5A268DA4" w14:textId="77777777" w:rsidR="009D24F0" w:rsidRPr="00BC6153" w:rsidRDefault="009D24F0" w:rsidP="00B73DC6">
            <w:pPr>
              <w:pStyle w:val="BodySingle"/>
              <w:spacing w:before="0" w:line="240" w:lineRule="auto"/>
              <w:rPr>
                <w:rFonts w:ascii="Arial" w:eastAsiaTheme="minorEastAsia" w:hAnsi="Arial" w:cs="Arial"/>
                <w:b w:val="0"/>
                <w:sz w:val="20"/>
                <w:lang w:eastAsia="zh-CN"/>
              </w:rPr>
              <w:pPrChange w:id="40" w:author="Jie Lan" w:date="2017-08-19T20:30:00Z">
                <w:pPr>
                  <w:pStyle w:val="BodySingle"/>
                  <w:spacing w:before="0" w:line="240" w:lineRule="auto"/>
                  <w:jc w:val="left"/>
                </w:pPr>
              </w:pPrChange>
            </w:pPr>
            <w:r>
              <w:rPr>
                <w:rFonts w:ascii="Arial" w:eastAsiaTheme="minorEastAsia" w:hAnsi="Arial" w:cs="Arial"/>
                <w:b w:val="0"/>
                <w:sz w:val="20"/>
                <w:lang w:eastAsia="zh-CN"/>
              </w:rPr>
              <w:t>X. Tang</w:t>
            </w:r>
          </w:p>
        </w:tc>
        <w:tc>
          <w:tcPr>
            <w:tcW w:w="5598" w:type="dxa"/>
          </w:tcPr>
          <w:p w14:paraId="1414B03C" w14:textId="77777777" w:rsidR="00716C79" w:rsidRDefault="00BC6153" w:rsidP="00B73DC6">
            <w:pPr>
              <w:pStyle w:val="BodySingle"/>
              <w:numPr>
                <w:ilvl w:val="0"/>
                <w:numId w:val="12"/>
              </w:numPr>
              <w:spacing w:before="0" w:line="240" w:lineRule="auto"/>
              <w:rPr>
                <w:rFonts w:ascii="Arial" w:eastAsiaTheme="minorEastAsia" w:hAnsi="Arial" w:cs="Arial"/>
                <w:b w:val="0"/>
                <w:sz w:val="20"/>
                <w:lang w:eastAsia="zh-CN"/>
              </w:rPr>
              <w:pPrChange w:id="41" w:author="Jie Lan" w:date="2017-08-19T20:30:00Z">
                <w:pPr>
                  <w:pStyle w:val="BodySingle"/>
                  <w:numPr>
                    <w:numId w:val="12"/>
                  </w:numPr>
                  <w:spacing w:before="0" w:line="240" w:lineRule="auto"/>
                  <w:ind w:left="720" w:hanging="360"/>
                  <w:jc w:val="left"/>
                </w:pPr>
              </w:pPrChange>
            </w:pPr>
            <w:r>
              <w:rPr>
                <w:rFonts w:ascii="Arial" w:hAnsi="Arial" w:cs="Arial"/>
                <w:b w:val="0"/>
                <w:sz w:val="20"/>
              </w:rPr>
              <w:t>Add</w:t>
            </w:r>
            <w:r>
              <w:rPr>
                <w:rFonts w:ascii="Arial" w:eastAsiaTheme="minorEastAsia" w:hAnsi="Arial" w:cs="Arial" w:hint="eastAsia"/>
                <w:b w:val="0"/>
                <w:sz w:val="20"/>
                <w:lang w:eastAsia="zh-CN"/>
              </w:rPr>
              <w:t xml:space="preserve"> Chapter9 about smart contract</w:t>
            </w:r>
          </w:p>
          <w:p w14:paraId="78B9B799" w14:textId="77777777" w:rsidR="009D24F0" w:rsidRPr="00BC6153" w:rsidRDefault="009D24F0" w:rsidP="00B73DC6">
            <w:pPr>
              <w:pStyle w:val="BodySingle"/>
              <w:numPr>
                <w:ilvl w:val="0"/>
                <w:numId w:val="12"/>
              </w:numPr>
              <w:spacing w:before="0" w:line="240" w:lineRule="auto"/>
              <w:rPr>
                <w:rFonts w:ascii="Arial" w:eastAsiaTheme="minorEastAsia" w:hAnsi="Arial" w:cs="Arial"/>
                <w:b w:val="0"/>
                <w:sz w:val="20"/>
                <w:lang w:eastAsia="zh-CN"/>
              </w:rPr>
              <w:pPrChange w:id="42" w:author="Jie Lan" w:date="2017-08-19T20:30:00Z">
                <w:pPr>
                  <w:pStyle w:val="BodySingle"/>
                  <w:numPr>
                    <w:numId w:val="12"/>
                  </w:numPr>
                  <w:spacing w:before="0" w:line="240" w:lineRule="auto"/>
                  <w:ind w:left="720" w:hanging="360"/>
                  <w:jc w:val="left"/>
                </w:pPr>
              </w:pPrChange>
            </w:pPr>
            <w:r>
              <w:rPr>
                <w:rFonts w:ascii="Arial" w:hAnsi="Arial" w:cs="Arial"/>
                <w:b w:val="0"/>
                <w:sz w:val="20"/>
              </w:rPr>
              <w:t>Mutual Insurance logic diagram added</w:t>
            </w:r>
          </w:p>
        </w:tc>
      </w:tr>
      <w:tr w:rsidR="00444966" w:rsidRPr="00F349CA" w14:paraId="432E4D3C" w14:textId="77777777" w:rsidTr="00D80843">
        <w:tc>
          <w:tcPr>
            <w:tcW w:w="1008" w:type="dxa"/>
          </w:tcPr>
          <w:p w14:paraId="3AD61E41" w14:textId="77777777" w:rsidR="00444966" w:rsidRDefault="009D24F0" w:rsidP="00B73DC6">
            <w:pPr>
              <w:pStyle w:val="BodySingle"/>
              <w:spacing w:before="0" w:line="240" w:lineRule="auto"/>
              <w:rPr>
                <w:rFonts w:ascii="Arial" w:hAnsi="Arial" w:cs="Arial"/>
                <w:b w:val="0"/>
                <w:sz w:val="20"/>
              </w:rPr>
              <w:pPrChange w:id="43" w:author="Jie Lan" w:date="2017-08-19T20:30:00Z">
                <w:pPr>
                  <w:pStyle w:val="BodySingle"/>
                  <w:spacing w:before="0" w:line="240" w:lineRule="auto"/>
                  <w:jc w:val="left"/>
                </w:pPr>
              </w:pPrChange>
            </w:pPr>
            <w:r>
              <w:rPr>
                <w:rFonts w:ascii="Arial" w:hAnsi="Arial" w:cs="Arial"/>
                <w:b w:val="0"/>
                <w:sz w:val="20"/>
              </w:rPr>
              <w:t>V0.3</w:t>
            </w:r>
          </w:p>
        </w:tc>
        <w:tc>
          <w:tcPr>
            <w:tcW w:w="1510" w:type="dxa"/>
          </w:tcPr>
          <w:p w14:paraId="43536E64" w14:textId="77777777" w:rsidR="00444966" w:rsidRDefault="006E249C" w:rsidP="00B73DC6">
            <w:pPr>
              <w:pStyle w:val="BodySingle"/>
              <w:spacing w:before="0" w:line="240" w:lineRule="auto"/>
              <w:rPr>
                <w:rFonts w:ascii="Arial" w:hAnsi="Arial" w:cs="Arial"/>
                <w:b w:val="0"/>
                <w:sz w:val="20"/>
              </w:rPr>
              <w:pPrChange w:id="44" w:author="Jie Lan" w:date="2017-08-19T20:30:00Z">
                <w:pPr>
                  <w:pStyle w:val="BodySingle"/>
                  <w:spacing w:before="0" w:line="240" w:lineRule="auto"/>
                  <w:jc w:val="left"/>
                </w:pPr>
              </w:pPrChange>
            </w:pPr>
            <w:r>
              <w:rPr>
                <w:rFonts w:ascii="Arial" w:hAnsi="Arial" w:cs="Arial"/>
                <w:b w:val="0"/>
                <w:sz w:val="20"/>
              </w:rPr>
              <w:t>July 8</w:t>
            </w:r>
            <w:r w:rsidR="007B577D">
              <w:rPr>
                <w:rFonts w:ascii="Arial" w:hAnsi="Arial" w:cs="Arial"/>
                <w:b w:val="0"/>
                <w:sz w:val="20"/>
              </w:rPr>
              <w:t>, 2017</w:t>
            </w:r>
          </w:p>
        </w:tc>
        <w:tc>
          <w:tcPr>
            <w:tcW w:w="1460" w:type="dxa"/>
          </w:tcPr>
          <w:p w14:paraId="72BED6CE" w14:textId="77777777" w:rsidR="00444966" w:rsidRDefault="0031062E" w:rsidP="00B73DC6">
            <w:pPr>
              <w:pStyle w:val="BodySingle"/>
              <w:spacing w:before="0" w:line="240" w:lineRule="auto"/>
              <w:rPr>
                <w:rFonts w:ascii="Arial" w:hAnsi="Arial" w:cs="Arial"/>
                <w:b w:val="0"/>
                <w:sz w:val="20"/>
              </w:rPr>
              <w:pPrChange w:id="45" w:author="Jie Lan" w:date="2017-08-19T20:30:00Z">
                <w:pPr>
                  <w:pStyle w:val="BodySingle"/>
                  <w:spacing w:before="0" w:line="240" w:lineRule="auto"/>
                  <w:jc w:val="left"/>
                </w:pPr>
              </w:pPrChange>
            </w:pPr>
            <w:r>
              <w:rPr>
                <w:rFonts w:ascii="Arial" w:hAnsi="Arial" w:cs="Arial"/>
                <w:b w:val="0"/>
                <w:sz w:val="20"/>
              </w:rPr>
              <w:t xml:space="preserve">Z.  </w:t>
            </w:r>
            <w:r w:rsidR="007B577D">
              <w:rPr>
                <w:rFonts w:ascii="Arial" w:hAnsi="Arial" w:cs="Arial"/>
                <w:b w:val="0"/>
                <w:sz w:val="20"/>
              </w:rPr>
              <w:t>He</w:t>
            </w:r>
          </w:p>
        </w:tc>
        <w:tc>
          <w:tcPr>
            <w:tcW w:w="5598" w:type="dxa"/>
          </w:tcPr>
          <w:p w14:paraId="1E438CEE" w14:textId="77777777" w:rsidR="00444966" w:rsidRDefault="007B577D" w:rsidP="00B73DC6">
            <w:pPr>
              <w:pStyle w:val="BodySingle"/>
              <w:numPr>
                <w:ilvl w:val="0"/>
                <w:numId w:val="14"/>
              </w:numPr>
              <w:spacing w:before="0" w:line="240" w:lineRule="auto"/>
              <w:rPr>
                <w:rFonts w:ascii="Arial" w:hAnsi="Arial" w:cs="Arial"/>
                <w:b w:val="0"/>
                <w:sz w:val="20"/>
              </w:rPr>
              <w:pPrChange w:id="46" w:author="Jie Lan" w:date="2017-08-19T20:30:00Z">
                <w:pPr>
                  <w:pStyle w:val="BodySingle"/>
                  <w:numPr>
                    <w:numId w:val="14"/>
                  </w:numPr>
                  <w:spacing w:before="0" w:line="240" w:lineRule="auto"/>
                  <w:ind w:left="720" w:hanging="360"/>
                  <w:jc w:val="left"/>
                </w:pPr>
              </w:pPrChange>
            </w:pPr>
            <w:r>
              <w:rPr>
                <w:rFonts w:ascii="Arial" w:hAnsi="Arial" w:cs="Arial"/>
                <w:b w:val="0"/>
                <w:sz w:val="20"/>
              </w:rPr>
              <w:t>Add blockchain values for insurance to section 2.1</w:t>
            </w:r>
          </w:p>
          <w:p w14:paraId="2082561D" w14:textId="77777777" w:rsidR="007B577D" w:rsidRDefault="007B577D" w:rsidP="00B73DC6">
            <w:pPr>
              <w:pStyle w:val="BodySingle"/>
              <w:numPr>
                <w:ilvl w:val="0"/>
                <w:numId w:val="14"/>
              </w:numPr>
              <w:spacing w:before="0" w:line="240" w:lineRule="auto"/>
              <w:rPr>
                <w:rFonts w:ascii="Arial" w:hAnsi="Arial" w:cs="Arial"/>
                <w:b w:val="0"/>
                <w:sz w:val="20"/>
              </w:rPr>
              <w:pPrChange w:id="47" w:author="Jie Lan" w:date="2017-08-19T20:30:00Z">
                <w:pPr>
                  <w:pStyle w:val="BodySingle"/>
                  <w:numPr>
                    <w:numId w:val="14"/>
                  </w:numPr>
                  <w:spacing w:before="0" w:line="240" w:lineRule="auto"/>
                  <w:ind w:left="720" w:hanging="360"/>
                  <w:jc w:val="left"/>
                </w:pPr>
              </w:pPrChange>
            </w:pPr>
            <w:r>
              <w:rPr>
                <w:rFonts w:ascii="Arial" w:hAnsi="Arial" w:cs="Arial"/>
                <w:b w:val="0"/>
                <w:sz w:val="20"/>
              </w:rPr>
              <w:t>3 Insurance use cases</w:t>
            </w:r>
          </w:p>
        </w:tc>
      </w:tr>
      <w:tr w:rsidR="00D80843" w:rsidRPr="008F6EB6" w14:paraId="47C7EAC3" w14:textId="77777777" w:rsidTr="00D80843">
        <w:tc>
          <w:tcPr>
            <w:tcW w:w="1008" w:type="dxa"/>
          </w:tcPr>
          <w:p w14:paraId="6255C133" w14:textId="77777777" w:rsidR="00D80843" w:rsidRPr="008F6EB6" w:rsidRDefault="00D80843" w:rsidP="00B73DC6">
            <w:pPr>
              <w:pStyle w:val="BodySingle"/>
              <w:spacing w:before="0" w:line="240" w:lineRule="auto"/>
              <w:rPr>
                <w:rFonts w:ascii="Arial" w:hAnsi="Arial" w:cs="Arial"/>
                <w:b w:val="0"/>
                <w:sz w:val="20"/>
              </w:rPr>
              <w:pPrChange w:id="48" w:author="Jie Lan" w:date="2017-08-19T20:30:00Z">
                <w:pPr>
                  <w:pStyle w:val="BodySingle"/>
                  <w:spacing w:before="0" w:line="240" w:lineRule="auto"/>
                  <w:jc w:val="left"/>
                </w:pPr>
              </w:pPrChange>
            </w:pPr>
            <w:r w:rsidRPr="008F6EB6">
              <w:rPr>
                <w:rFonts w:ascii="Arial" w:hAnsi="Arial" w:cs="Arial"/>
                <w:b w:val="0"/>
                <w:sz w:val="20"/>
              </w:rPr>
              <w:t>V0</w:t>
            </w:r>
            <w:r w:rsidR="009D24F0">
              <w:rPr>
                <w:rFonts w:ascii="Arial" w:eastAsiaTheme="minorEastAsia" w:hAnsi="Arial" w:cs="Arial"/>
                <w:b w:val="0"/>
                <w:sz w:val="20"/>
                <w:lang w:eastAsia="zh-CN"/>
              </w:rPr>
              <w:t>.4</w:t>
            </w:r>
          </w:p>
        </w:tc>
        <w:tc>
          <w:tcPr>
            <w:tcW w:w="1510" w:type="dxa"/>
          </w:tcPr>
          <w:p w14:paraId="0EE1A988" w14:textId="77777777" w:rsidR="00D80843" w:rsidRPr="008F6EB6" w:rsidRDefault="00D80843" w:rsidP="00B73DC6">
            <w:pPr>
              <w:pStyle w:val="BodySingle"/>
              <w:spacing w:before="0" w:line="240" w:lineRule="auto"/>
              <w:rPr>
                <w:rFonts w:ascii="Arial" w:hAnsi="Arial" w:cs="Arial"/>
                <w:b w:val="0"/>
                <w:sz w:val="20"/>
              </w:rPr>
              <w:pPrChange w:id="49" w:author="Jie Lan" w:date="2017-08-19T20:30:00Z">
                <w:pPr>
                  <w:pStyle w:val="BodySingle"/>
                  <w:spacing w:before="0" w:line="240" w:lineRule="auto"/>
                  <w:jc w:val="left"/>
                </w:pPr>
              </w:pPrChange>
            </w:pPr>
            <w:r w:rsidRPr="008F6EB6">
              <w:rPr>
                <w:rFonts w:ascii="Arial" w:hAnsi="Arial" w:cs="Arial"/>
                <w:b w:val="0"/>
                <w:sz w:val="20"/>
              </w:rPr>
              <w:t xml:space="preserve">July </w:t>
            </w:r>
            <w:r>
              <w:rPr>
                <w:rFonts w:ascii="Arial" w:eastAsiaTheme="minorEastAsia" w:hAnsi="Arial" w:cs="Arial" w:hint="eastAsia"/>
                <w:b w:val="0"/>
                <w:sz w:val="20"/>
                <w:lang w:eastAsia="zh-CN"/>
              </w:rPr>
              <w:t>15</w:t>
            </w:r>
            <w:r w:rsidRPr="008F6EB6">
              <w:rPr>
                <w:rFonts w:ascii="Arial" w:hAnsi="Arial" w:cs="Arial"/>
                <w:b w:val="0"/>
                <w:sz w:val="20"/>
              </w:rPr>
              <w:t>, 2017</w:t>
            </w:r>
          </w:p>
        </w:tc>
        <w:tc>
          <w:tcPr>
            <w:tcW w:w="1460" w:type="dxa"/>
          </w:tcPr>
          <w:p w14:paraId="02317E62" w14:textId="77777777" w:rsidR="00D80843" w:rsidRPr="008F6EB6" w:rsidRDefault="00D80843" w:rsidP="00B73DC6">
            <w:pPr>
              <w:pStyle w:val="BodySingle"/>
              <w:spacing w:before="0" w:line="240" w:lineRule="auto"/>
              <w:rPr>
                <w:rFonts w:ascii="Arial" w:hAnsi="Arial" w:cs="Arial"/>
                <w:b w:val="0"/>
                <w:sz w:val="20"/>
              </w:rPr>
              <w:pPrChange w:id="50" w:author="Jie Lan" w:date="2017-08-19T20:30:00Z">
                <w:pPr>
                  <w:pStyle w:val="BodySingle"/>
                  <w:spacing w:before="0" w:line="240" w:lineRule="auto"/>
                  <w:jc w:val="left"/>
                </w:pPr>
              </w:pPrChange>
            </w:pPr>
            <w:r w:rsidRPr="008F6EB6">
              <w:rPr>
                <w:rFonts w:ascii="Arial" w:hAnsi="Arial" w:cs="Arial"/>
                <w:b w:val="0"/>
                <w:sz w:val="20"/>
              </w:rPr>
              <w:t>W. QIN</w:t>
            </w:r>
          </w:p>
        </w:tc>
        <w:tc>
          <w:tcPr>
            <w:tcW w:w="5598" w:type="dxa"/>
          </w:tcPr>
          <w:p w14:paraId="3FCA1D04" w14:textId="77777777" w:rsidR="00D80843" w:rsidRPr="008F6EB6" w:rsidRDefault="00D80843" w:rsidP="00B73DC6">
            <w:pPr>
              <w:pStyle w:val="BodySingle"/>
              <w:numPr>
                <w:ilvl w:val="0"/>
                <w:numId w:val="13"/>
              </w:numPr>
              <w:spacing w:before="0" w:line="240" w:lineRule="auto"/>
              <w:rPr>
                <w:rFonts w:ascii="Arial" w:hAnsi="Arial" w:cs="Arial"/>
                <w:b w:val="0"/>
                <w:sz w:val="20"/>
              </w:rPr>
              <w:pPrChange w:id="51" w:author="Jie Lan" w:date="2017-08-19T20:30:00Z">
                <w:pPr>
                  <w:pStyle w:val="BodySingle"/>
                  <w:numPr>
                    <w:numId w:val="13"/>
                  </w:numPr>
                  <w:spacing w:before="0" w:line="240" w:lineRule="auto"/>
                  <w:ind w:left="720" w:hanging="360"/>
                  <w:jc w:val="left"/>
                </w:pPr>
              </w:pPrChange>
            </w:pPr>
            <w:r w:rsidRPr="008F6EB6">
              <w:rPr>
                <w:rFonts w:ascii="Arial" w:hAnsi="Arial" w:cs="Arial"/>
                <w:b w:val="0"/>
                <w:sz w:val="20"/>
              </w:rPr>
              <w:t>MChain Value Network</w:t>
            </w:r>
            <w:r>
              <w:rPr>
                <w:rFonts w:ascii="Arial" w:hAnsi="Arial" w:cs="Arial"/>
                <w:b w:val="0"/>
                <w:sz w:val="20"/>
              </w:rPr>
              <w:t xml:space="preserve">, </w:t>
            </w:r>
          </w:p>
        </w:tc>
      </w:tr>
      <w:tr w:rsidR="008F6EB6" w:rsidRPr="008F6EB6" w14:paraId="1A41641F" w14:textId="77777777" w:rsidTr="00D80843">
        <w:tc>
          <w:tcPr>
            <w:tcW w:w="1008" w:type="dxa"/>
          </w:tcPr>
          <w:p w14:paraId="5B86102F" w14:textId="77777777" w:rsidR="008F6EB6" w:rsidRPr="008F6EB6" w:rsidRDefault="008F6EB6" w:rsidP="00B73DC6">
            <w:pPr>
              <w:pStyle w:val="BodySingle"/>
              <w:spacing w:before="0" w:line="240" w:lineRule="auto"/>
              <w:rPr>
                <w:rFonts w:ascii="Arial" w:hAnsi="Arial" w:cs="Arial"/>
                <w:b w:val="0"/>
                <w:sz w:val="20"/>
              </w:rPr>
              <w:pPrChange w:id="52" w:author="Jie Lan" w:date="2017-08-19T20:30:00Z">
                <w:pPr>
                  <w:pStyle w:val="BodySingle"/>
                  <w:spacing w:before="0" w:line="240" w:lineRule="auto"/>
                  <w:jc w:val="left"/>
                </w:pPr>
              </w:pPrChange>
            </w:pPr>
            <w:r w:rsidRPr="008F6EB6">
              <w:rPr>
                <w:rFonts w:ascii="Arial" w:hAnsi="Arial" w:cs="Arial"/>
                <w:b w:val="0"/>
                <w:sz w:val="20"/>
              </w:rPr>
              <w:t>V0</w:t>
            </w:r>
            <w:r w:rsidRPr="008F6EB6">
              <w:rPr>
                <w:rFonts w:ascii="Arial" w:eastAsiaTheme="minorEastAsia" w:hAnsi="Arial" w:cs="Arial"/>
                <w:b w:val="0"/>
                <w:sz w:val="20"/>
                <w:lang w:eastAsia="zh-CN"/>
              </w:rPr>
              <w:t>.5</w:t>
            </w:r>
          </w:p>
        </w:tc>
        <w:tc>
          <w:tcPr>
            <w:tcW w:w="1510" w:type="dxa"/>
          </w:tcPr>
          <w:p w14:paraId="4127B0A5" w14:textId="77777777" w:rsidR="008F6EB6" w:rsidRPr="008F6EB6" w:rsidRDefault="008F6EB6" w:rsidP="00B73DC6">
            <w:pPr>
              <w:pStyle w:val="BodySingle"/>
              <w:spacing w:before="0" w:line="240" w:lineRule="auto"/>
              <w:rPr>
                <w:rFonts w:ascii="Arial" w:hAnsi="Arial" w:cs="Arial"/>
                <w:b w:val="0"/>
                <w:sz w:val="20"/>
              </w:rPr>
              <w:pPrChange w:id="53" w:author="Jie Lan" w:date="2017-08-19T20:30:00Z">
                <w:pPr>
                  <w:pStyle w:val="BodySingle"/>
                  <w:spacing w:before="0" w:line="240" w:lineRule="auto"/>
                  <w:jc w:val="left"/>
                </w:pPr>
              </w:pPrChange>
            </w:pPr>
            <w:r w:rsidRPr="008F6EB6">
              <w:rPr>
                <w:rFonts w:ascii="Arial" w:hAnsi="Arial" w:cs="Arial"/>
                <w:b w:val="0"/>
                <w:sz w:val="20"/>
              </w:rPr>
              <w:t xml:space="preserve">July </w:t>
            </w:r>
            <w:r w:rsidRPr="008F6EB6">
              <w:rPr>
                <w:rFonts w:ascii="Arial" w:eastAsiaTheme="minorEastAsia" w:hAnsi="Arial" w:cs="Arial"/>
                <w:b w:val="0"/>
                <w:sz w:val="20"/>
                <w:lang w:eastAsia="zh-CN"/>
              </w:rPr>
              <w:t>22</w:t>
            </w:r>
            <w:r w:rsidRPr="008F6EB6">
              <w:rPr>
                <w:rFonts w:ascii="Arial" w:hAnsi="Arial" w:cs="Arial"/>
                <w:b w:val="0"/>
                <w:sz w:val="20"/>
              </w:rPr>
              <w:t>, 2017</w:t>
            </w:r>
          </w:p>
        </w:tc>
        <w:tc>
          <w:tcPr>
            <w:tcW w:w="1460" w:type="dxa"/>
          </w:tcPr>
          <w:p w14:paraId="2AB06E0E" w14:textId="77777777" w:rsidR="008F6EB6" w:rsidRDefault="008F6EB6" w:rsidP="00B73DC6">
            <w:pPr>
              <w:pStyle w:val="BodySingle"/>
              <w:spacing w:before="0" w:line="240" w:lineRule="auto"/>
              <w:rPr>
                <w:rFonts w:ascii="Arial" w:hAnsi="Arial" w:cs="Arial"/>
                <w:b w:val="0"/>
                <w:sz w:val="20"/>
              </w:rPr>
              <w:pPrChange w:id="54" w:author="Jie Lan" w:date="2017-08-19T20:30:00Z">
                <w:pPr>
                  <w:pStyle w:val="BodySingle"/>
                  <w:spacing w:before="0" w:line="240" w:lineRule="auto"/>
                  <w:jc w:val="left"/>
                </w:pPr>
              </w:pPrChange>
            </w:pPr>
            <w:r w:rsidRPr="008F6EB6">
              <w:rPr>
                <w:rFonts w:ascii="Arial" w:hAnsi="Arial" w:cs="Arial"/>
                <w:b w:val="0"/>
                <w:sz w:val="20"/>
              </w:rPr>
              <w:t>W. QIN</w:t>
            </w:r>
          </w:p>
          <w:p w14:paraId="4D7AC6D5" w14:textId="77777777" w:rsidR="00D80843" w:rsidRPr="008F6EB6" w:rsidRDefault="00D80843" w:rsidP="00B73DC6">
            <w:pPr>
              <w:pStyle w:val="BodySingle"/>
              <w:spacing w:before="0" w:line="240" w:lineRule="auto"/>
              <w:rPr>
                <w:rFonts w:ascii="Arial" w:hAnsi="Arial" w:cs="Arial"/>
                <w:b w:val="0"/>
                <w:sz w:val="20"/>
              </w:rPr>
              <w:pPrChange w:id="55" w:author="Jie Lan" w:date="2017-08-19T20:30:00Z">
                <w:pPr>
                  <w:pStyle w:val="BodySingle"/>
                  <w:spacing w:before="0" w:line="240" w:lineRule="auto"/>
                  <w:jc w:val="left"/>
                </w:pPr>
              </w:pPrChange>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14:paraId="7A2AB89C" w14:textId="77777777" w:rsidR="008F6EB6" w:rsidRDefault="008F6EB6" w:rsidP="00B73DC6">
            <w:pPr>
              <w:pStyle w:val="BodySingle"/>
              <w:numPr>
                <w:ilvl w:val="0"/>
                <w:numId w:val="11"/>
              </w:numPr>
              <w:spacing w:before="0" w:line="240" w:lineRule="auto"/>
              <w:rPr>
                <w:rFonts w:ascii="Arial" w:hAnsi="Arial" w:cs="Arial"/>
                <w:b w:val="0"/>
                <w:sz w:val="20"/>
              </w:rPr>
              <w:pPrChange w:id="56" w:author="Jie Lan" w:date="2017-08-19T20:30:00Z">
                <w:pPr>
                  <w:pStyle w:val="BodySingle"/>
                  <w:numPr>
                    <w:numId w:val="11"/>
                  </w:numPr>
                  <w:spacing w:before="0" w:line="240" w:lineRule="auto"/>
                  <w:ind w:left="720" w:hanging="360"/>
                  <w:jc w:val="left"/>
                </w:pPr>
              </w:pPrChange>
            </w:pPr>
            <w:r>
              <w:rPr>
                <w:rFonts w:ascii="Arial" w:hAnsi="Arial" w:cs="Arial"/>
                <w:b w:val="0"/>
                <w:sz w:val="20"/>
              </w:rPr>
              <w:t>MChain Middleware</w:t>
            </w:r>
          </w:p>
          <w:p w14:paraId="53F933B4" w14:textId="77777777" w:rsidR="00D80843" w:rsidRPr="008F6EB6" w:rsidRDefault="00D80843" w:rsidP="00B73DC6">
            <w:pPr>
              <w:pStyle w:val="BodySingle"/>
              <w:spacing w:before="0" w:line="240" w:lineRule="auto"/>
              <w:rPr>
                <w:rFonts w:ascii="Arial" w:hAnsi="Arial" w:cs="Arial"/>
                <w:b w:val="0"/>
                <w:sz w:val="20"/>
              </w:rPr>
              <w:pPrChange w:id="57" w:author="Jie Lan" w:date="2017-08-19T20:30:00Z">
                <w:pPr>
                  <w:pStyle w:val="BodySingle"/>
                  <w:spacing w:before="0" w:line="240" w:lineRule="auto"/>
                  <w:jc w:val="left"/>
                </w:pPr>
              </w:pPrChange>
            </w:pPr>
          </w:p>
        </w:tc>
      </w:tr>
      <w:tr w:rsidR="008F6EB6" w:rsidRPr="00F349CA" w14:paraId="70B9F318" w14:textId="77777777" w:rsidTr="00AD4C8F">
        <w:trPr>
          <w:trHeight w:val="827"/>
        </w:trPr>
        <w:tc>
          <w:tcPr>
            <w:tcW w:w="1008" w:type="dxa"/>
          </w:tcPr>
          <w:p w14:paraId="59AACA08" w14:textId="77777777" w:rsidR="008F6EB6" w:rsidRDefault="008F6EB6" w:rsidP="00B73DC6">
            <w:pPr>
              <w:pStyle w:val="BodySingle"/>
              <w:spacing w:before="0" w:line="240" w:lineRule="auto"/>
              <w:rPr>
                <w:rFonts w:ascii="Arial" w:hAnsi="Arial" w:cs="Arial"/>
                <w:b w:val="0"/>
                <w:sz w:val="20"/>
              </w:rPr>
              <w:pPrChange w:id="58" w:author="Jie Lan" w:date="2017-08-19T20:30:00Z">
                <w:pPr>
                  <w:pStyle w:val="BodySingle"/>
                  <w:spacing w:before="0" w:line="240" w:lineRule="auto"/>
                  <w:jc w:val="left"/>
                </w:pPr>
              </w:pPrChange>
            </w:pPr>
            <w:r>
              <w:rPr>
                <w:rFonts w:ascii="Arial" w:hAnsi="Arial" w:cs="Arial"/>
                <w:b w:val="0"/>
                <w:sz w:val="20"/>
              </w:rPr>
              <w:t>V0.6</w:t>
            </w:r>
          </w:p>
        </w:tc>
        <w:tc>
          <w:tcPr>
            <w:tcW w:w="1510" w:type="dxa"/>
          </w:tcPr>
          <w:p w14:paraId="08158DC5" w14:textId="77777777" w:rsidR="008F6EB6" w:rsidRDefault="008F6EB6" w:rsidP="00B73DC6">
            <w:pPr>
              <w:pStyle w:val="BodySingle"/>
              <w:spacing w:before="0" w:line="240" w:lineRule="auto"/>
              <w:rPr>
                <w:rFonts w:ascii="Arial" w:hAnsi="Arial" w:cs="Arial"/>
                <w:b w:val="0"/>
                <w:sz w:val="20"/>
              </w:rPr>
              <w:pPrChange w:id="59" w:author="Jie Lan" w:date="2017-08-19T20:30:00Z">
                <w:pPr>
                  <w:pStyle w:val="BodySingle"/>
                  <w:spacing w:before="0" w:line="240" w:lineRule="auto"/>
                  <w:jc w:val="left"/>
                </w:pPr>
              </w:pPrChange>
            </w:pPr>
            <w:r>
              <w:rPr>
                <w:rFonts w:ascii="Arial" w:hAnsi="Arial" w:cs="Arial"/>
                <w:b w:val="0"/>
                <w:sz w:val="20"/>
              </w:rPr>
              <w:t>July 29, 2017</w:t>
            </w:r>
          </w:p>
        </w:tc>
        <w:tc>
          <w:tcPr>
            <w:tcW w:w="1460" w:type="dxa"/>
          </w:tcPr>
          <w:p w14:paraId="3DEC7185" w14:textId="77777777" w:rsidR="008F6EB6" w:rsidRDefault="008F6EB6" w:rsidP="00B73DC6">
            <w:pPr>
              <w:pStyle w:val="BodySingle"/>
              <w:spacing w:before="0" w:line="240" w:lineRule="auto"/>
              <w:rPr>
                <w:rFonts w:ascii="Arial" w:hAnsi="Arial" w:cs="Arial"/>
                <w:b w:val="0"/>
                <w:sz w:val="20"/>
              </w:rPr>
              <w:pPrChange w:id="60" w:author="Jie Lan" w:date="2017-08-19T20:30:00Z">
                <w:pPr>
                  <w:pStyle w:val="BodySingle"/>
                  <w:spacing w:before="0" w:line="240" w:lineRule="auto"/>
                  <w:jc w:val="left"/>
                </w:pPr>
              </w:pPrChange>
            </w:pPr>
            <w:r>
              <w:rPr>
                <w:rFonts w:ascii="Arial" w:hAnsi="Arial" w:cs="Arial"/>
                <w:b w:val="0"/>
                <w:sz w:val="20"/>
              </w:rPr>
              <w:t>W. QIN</w:t>
            </w:r>
          </w:p>
          <w:p w14:paraId="32CBC293" w14:textId="77777777" w:rsidR="008F6EB6" w:rsidRDefault="008F6EB6" w:rsidP="00B73DC6">
            <w:pPr>
              <w:pStyle w:val="BodySingle"/>
              <w:spacing w:before="0" w:line="240" w:lineRule="auto"/>
              <w:rPr>
                <w:rFonts w:ascii="Arial" w:hAnsi="Arial" w:cs="Arial"/>
                <w:b w:val="0"/>
                <w:sz w:val="20"/>
              </w:rPr>
              <w:pPrChange w:id="61" w:author="Jie Lan" w:date="2017-08-19T20:30:00Z">
                <w:pPr>
                  <w:pStyle w:val="BodySingle"/>
                  <w:spacing w:before="0" w:line="240" w:lineRule="auto"/>
                  <w:jc w:val="left"/>
                </w:pPr>
              </w:pPrChange>
            </w:pPr>
            <w:r>
              <w:rPr>
                <w:rFonts w:ascii="Arial" w:hAnsi="Arial" w:cs="Arial"/>
                <w:b w:val="0"/>
                <w:sz w:val="20"/>
              </w:rPr>
              <w:t>Sean Tang</w:t>
            </w:r>
          </w:p>
        </w:tc>
        <w:tc>
          <w:tcPr>
            <w:tcW w:w="5598" w:type="dxa"/>
          </w:tcPr>
          <w:p w14:paraId="4DF45146" w14:textId="77777777" w:rsidR="008F6EB6" w:rsidRDefault="008F6EB6" w:rsidP="00B73DC6">
            <w:pPr>
              <w:pStyle w:val="BodySingle"/>
              <w:numPr>
                <w:ilvl w:val="0"/>
                <w:numId w:val="10"/>
              </w:numPr>
              <w:spacing w:before="0" w:line="240" w:lineRule="auto"/>
              <w:rPr>
                <w:rFonts w:ascii="Arial" w:hAnsi="Arial" w:cs="Arial"/>
                <w:b w:val="0"/>
                <w:sz w:val="20"/>
              </w:rPr>
              <w:pPrChange w:id="62" w:author="Jie Lan" w:date="2017-08-19T20:30:00Z">
                <w:pPr>
                  <w:pStyle w:val="BodySingle"/>
                  <w:numPr>
                    <w:numId w:val="10"/>
                  </w:numPr>
                  <w:spacing w:before="0" w:line="240" w:lineRule="auto"/>
                  <w:ind w:left="720" w:hanging="360"/>
                  <w:jc w:val="left"/>
                </w:pPr>
              </w:pPrChange>
            </w:pPr>
            <w:r>
              <w:rPr>
                <w:rFonts w:ascii="Arial" w:hAnsi="Arial" w:cs="Arial"/>
                <w:b w:val="0"/>
                <w:sz w:val="20"/>
              </w:rPr>
              <w:t>Fintech Engine</w:t>
            </w:r>
          </w:p>
          <w:p w14:paraId="30DEDC66" w14:textId="77777777" w:rsidR="008F6EB6" w:rsidRPr="008F6EB6" w:rsidRDefault="008F6EB6" w:rsidP="00B73DC6">
            <w:pPr>
              <w:pStyle w:val="BodySingle"/>
              <w:numPr>
                <w:ilvl w:val="0"/>
                <w:numId w:val="10"/>
              </w:numPr>
              <w:spacing w:before="0" w:line="240" w:lineRule="auto"/>
              <w:rPr>
                <w:rFonts w:ascii="Arial" w:hAnsi="Arial" w:cs="Arial"/>
                <w:b w:val="0"/>
                <w:sz w:val="20"/>
              </w:rPr>
              <w:pPrChange w:id="63" w:author="Jie Lan" w:date="2017-08-19T20:30:00Z">
                <w:pPr>
                  <w:pStyle w:val="BodySingle"/>
                  <w:numPr>
                    <w:numId w:val="10"/>
                  </w:numPr>
                  <w:spacing w:before="0" w:line="240" w:lineRule="auto"/>
                  <w:ind w:left="720" w:hanging="360"/>
                  <w:jc w:val="left"/>
                </w:pPr>
              </w:pPrChange>
            </w:pPr>
            <w:r>
              <w:rPr>
                <w:rFonts w:ascii="Arial" w:hAnsi="Arial" w:cs="Arial"/>
                <w:b w:val="0"/>
                <w:sz w:val="20"/>
              </w:rPr>
              <w:t xml:space="preserve">Insurance Business Logic </w:t>
            </w:r>
          </w:p>
        </w:tc>
      </w:tr>
      <w:tr w:rsidR="000422F4" w:rsidRPr="00F349CA" w14:paraId="385104AA" w14:textId="77777777" w:rsidTr="00652FA3">
        <w:tc>
          <w:tcPr>
            <w:tcW w:w="1008" w:type="dxa"/>
          </w:tcPr>
          <w:p w14:paraId="28AFC8D8" w14:textId="77777777" w:rsidR="000422F4" w:rsidRPr="00AD4C8F" w:rsidRDefault="000422F4" w:rsidP="00B73DC6">
            <w:pPr>
              <w:pStyle w:val="BodySingle"/>
              <w:spacing w:before="0" w:line="240" w:lineRule="auto"/>
              <w:rPr>
                <w:rFonts w:ascii="Arial" w:eastAsiaTheme="minorEastAsia" w:hAnsi="Arial" w:cs="Arial"/>
                <w:b w:val="0"/>
                <w:sz w:val="20"/>
                <w:lang w:eastAsia="zh-CN"/>
              </w:rPr>
              <w:pPrChange w:id="64" w:author="Jie Lan" w:date="2017-08-19T20:30:00Z">
                <w:pPr>
                  <w:pStyle w:val="BodySingle"/>
                  <w:spacing w:before="0" w:line="240" w:lineRule="auto"/>
                  <w:jc w:val="left"/>
                </w:pPr>
              </w:pPrChange>
            </w:pPr>
            <w:r>
              <w:rPr>
                <w:rFonts w:ascii="Arial" w:hAnsi="Arial" w:cs="Arial"/>
                <w:b w:val="0"/>
                <w:sz w:val="20"/>
              </w:rPr>
              <w:t>V0.7</w:t>
            </w:r>
          </w:p>
        </w:tc>
        <w:tc>
          <w:tcPr>
            <w:tcW w:w="1510" w:type="dxa"/>
          </w:tcPr>
          <w:p w14:paraId="7AB8DA4F" w14:textId="77777777" w:rsidR="000422F4" w:rsidRDefault="000422F4" w:rsidP="00B73DC6">
            <w:pPr>
              <w:pStyle w:val="BodySingle"/>
              <w:spacing w:before="0" w:line="240" w:lineRule="auto"/>
              <w:rPr>
                <w:rFonts w:ascii="Arial" w:hAnsi="Arial" w:cs="Arial"/>
                <w:b w:val="0"/>
                <w:sz w:val="20"/>
              </w:rPr>
              <w:pPrChange w:id="65" w:author="Jie Lan" w:date="2017-08-19T20:30:00Z">
                <w:pPr>
                  <w:pStyle w:val="BodySingle"/>
                  <w:spacing w:before="0" w:line="240" w:lineRule="auto"/>
                  <w:jc w:val="left"/>
                </w:pPr>
              </w:pPrChange>
            </w:pPr>
            <w:r>
              <w:rPr>
                <w:rFonts w:ascii="Arial" w:hAnsi="Arial" w:cs="Arial"/>
                <w:b w:val="0"/>
                <w:sz w:val="20"/>
              </w:rPr>
              <w:t>July 30, 2017</w:t>
            </w:r>
          </w:p>
        </w:tc>
        <w:tc>
          <w:tcPr>
            <w:tcW w:w="1460" w:type="dxa"/>
          </w:tcPr>
          <w:p w14:paraId="209C12B8" w14:textId="77777777" w:rsidR="000422F4" w:rsidRDefault="000422F4" w:rsidP="00B73DC6">
            <w:pPr>
              <w:pStyle w:val="BodySingle"/>
              <w:spacing w:before="0" w:line="240" w:lineRule="auto"/>
              <w:rPr>
                <w:rFonts w:ascii="Arial" w:hAnsi="Arial" w:cs="Arial"/>
                <w:b w:val="0"/>
                <w:sz w:val="20"/>
              </w:rPr>
              <w:pPrChange w:id="66" w:author="Jie Lan" w:date="2017-08-19T20:30:00Z">
                <w:pPr>
                  <w:pStyle w:val="BodySingle"/>
                  <w:spacing w:before="0" w:line="240" w:lineRule="auto"/>
                  <w:jc w:val="left"/>
                </w:pPr>
              </w:pPrChange>
            </w:pPr>
            <w:r>
              <w:rPr>
                <w:rFonts w:ascii="Arial" w:hAnsi="Arial" w:cs="Arial"/>
                <w:b w:val="0"/>
                <w:sz w:val="20"/>
              </w:rPr>
              <w:t>DavidCao</w:t>
            </w:r>
          </w:p>
        </w:tc>
        <w:tc>
          <w:tcPr>
            <w:tcW w:w="5598" w:type="dxa"/>
          </w:tcPr>
          <w:p w14:paraId="1E86E6CD" w14:textId="12AC5C51" w:rsidR="000422F4" w:rsidRPr="006907D6" w:rsidRDefault="000422F4" w:rsidP="00B73DC6">
            <w:pPr>
              <w:pStyle w:val="BodySingle"/>
              <w:numPr>
                <w:ilvl w:val="0"/>
                <w:numId w:val="36"/>
              </w:numPr>
              <w:spacing w:before="0" w:line="240" w:lineRule="auto"/>
              <w:rPr>
                <w:rFonts w:ascii="Arial" w:hAnsi="Arial" w:cs="Arial"/>
                <w:b w:val="0"/>
                <w:sz w:val="20"/>
              </w:rPr>
              <w:pPrChange w:id="67" w:author="Jie Lan" w:date="2017-08-19T20:30:00Z">
                <w:pPr>
                  <w:pStyle w:val="BodySingle"/>
                  <w:numPr>
                    <w:numId w:val="36"/>
                  </w:numPr>
                  <w:spacing w:before="0" w:line="240" w:lineRule="auto"/>
                  <w:ind w:left="720" w:hanging="360"/>
                  <w:jc w:val="left"/>
                </w:pPr>
              </w:pPrChange>
            </w:pPr>
            <w:r w:rsidRPr="006907D6">
              <w:rPr>
                <w:rFonts w:ascii="Arial" w:eastAsiaTheme="minorEastAsia" w:hAnsi="Arial" w:cs="Arial" w:hint="eastAsia"/>
                <w:b w:val="0"/>
                <w:sz w:val="20"/>
                <w:lang w:eastAsia="zh-CN"/>
              </w:rPr>
              <w:t>Content Update</w:t>
            </w:r>
          </w:p>
        </w:tc>
      </w:tr>
      <w:tr w:rsidR="00AD4C8F" w:rsidRPr="00F349CA" w14:paraId="24851747" w14:textId="77777777" w:rsidTr="00D80843">
        <w:tc>
          <w:tcPr>
            <w:tcW w:w="1008" w:type="dxa"/>
          </w:tcPr>
          <w:p w14:paraId="172CBE75" w14:textId="77777777" w:rsidR="00AD4C8F" w:rsidRPr="000422F4" w:rsidRDefault="00AD4C8F" w:rsidP="00B73DC6">
            <w:pPr>
              <w:pStyle w:val="BodySingle"/>
              <w:spacing w:before="0" w:line="240" w:lineRule="auto"/>
              <w:rPr>
                <w:rFonts w:ascii="Arial" w:eastAsiaTheme="minorEastAsia" w:hAnsi="Arial" w:cs="Arial"/>
                <w:b w:val="0"/>
                <w:sz w:val="20"/>
                <w:lang w:eastAsia="zh-CN"/>
              </w:rPr>
              <w:pPrChange w:id="68" w:author="Jie Lan" w:date="2017-08-19T20:30:00Z">
                <w:pPr>
                  <w:pStyle w:val="BodySingle"/>
                  <w:spacing w:before="0" w:line="240" w:lineRule="auto"/>
                  <w:jc w:val="left"/>
                </w:pPr>
              </w:pPrChange>
            </w:pPr>
            <w:r>
              <w:rPr>
                <w:rFonts w:ascii="Arial" w:hAnsi="Arial" w:cs="Arial"/>
                <w:b w:val="0"/>
                <w:sz w:val="20"/>
              </w:rPr>
              <w:t>V0.</w:t>
            </w:r>
            <w:r w:rsidR="000422F4">
              <w:rPr>
                <w:rFonts w:ascii="Arial" w:eastAsiaTheme="minorEastAsia" w:hAnsi="Arial" w:cs="Arial" w:hint="eastAsia"/>
                <w:b w:val="0"/>
                <w:sz w:val="20"/>
                <w:lang w:eastAsia="zh-CN"/>
              </w:rPr>
              <w:t>8</w:t>
            </w:r>
          </w:p>
        </w:tc>
        <w:tc>
          <w:tcPr>
            <w:tcW w:w="1510" w:type="dxa"/>
          </w:tcPr>
          <w:p w14:paraId="2A935A09" w14:textId="77777777" w:rsidR="00AD4C8F" w:rsidRDefault="00AD4C8F" w:rsidP="00B73DC6">
            <w:pPr>
              <w:pStyle w:val="BodySingle"/>
              <w:spacing w:before="0" w:line="240" w:lineRule="auto"/>
              <w:rPr>
                <w:rFonts w:ascii="Arial" w:hAnsi="Arial" w:cs="Arial"/>
                <w:b w:val="0"/>
                <w:sz w:val="20"/>
              </w:rPr>
              <w:pPrChange w:id="69" w:author="Jie Lan" w:date="2017-08-19T20:30:00Z">
                <w:pPr>
                  <w:pStyle w:val="BodySingle"/>
                  <w:spacing w:before="0" w:line="240" w:lineRule="auto"/>
                  <w:jc w:val="left"/>
                </w:pPr>
              </w:pPrChange>
            </w:pPr>
            <w:r>
              <w:rPr>
                <w:rFonts w:ascii="Arial" w:hAnsi="Arial" w:cs="Arial"/>
                <w:b w:val="0"/>
                <w:sz w:val="20"/>
              </w:rPr>
              <w:t>July 3</w:t>
            </w:r>
            <w:r w:rsidR="000422F4">
              <w:rPr>
                <w:rFonts w:ascii="Arial" w:eastAsiaTheme="minorEastAsia" w:hAnsi="Arial" w:cs="Arial" w:hint="eastAsia"/>
                <w:b w:val="0"/>
                <w:sz w:val="20"/>
                <w:lang w:eastAsia="zh-CN"/>
              </w:rPr>
              <w:t>1</w:t>
            </w:r>
            <w:r>
              <w:rPr>
                <w:rFonts w:ascii="Arial" w:hAnsi="Arial" w:cs="Arial"/>
                <w:b w:val="0"/>
                <w:sz w:val="20"/>
              </w:rPr>
              <w:t>, 2017</w:t>
            </w:r>
          </w:p>
        </w:tc>
        <w:tc>
          <w:tcPr>
            <w:tcW w:w="1460" w:type="dxa"/>
          </w:tcPr>
          <w:p w14:paraId="71F1C257" w14:textId="77777777" w:rsidR="00AD4C8F" w:rsidRPr="000422F4" w:rsidRDefault="000422F4" w:rsidP="00B73DC6">
            <w:pPr>
              <w:pStyle w:val="BodySingle"/>
              <w:spacing w:before="0" w:line="240" w:lineRule="auto"/>
              <w:rPr>
                <w:rFonts w:ascii="Arial" w:eastAsiaTheme="minorEastAsia" w:hAnsi="Arial" w:cs="Arial"/>
                <w:b w:val="0"/>
                <w:sz w:val="20"/>
                <w:lang w:eastAsia="zh-CN"/>
              </w:rPr>
              <w:pPrChange w:id="70" w:author="Jie Lan" w:date="2017-08-19T20:30:00Z">
                <w:pPr>
                  <w:pStyle w:val="BodySingle"/>
                  <w:spacing w:before="0" w:line="240" w:lineRule="auto"/>
                  <w:jc w:val="left"/>
                </w:pPr>
              </w:pPrChange>
            </w:pPr>
            <w:r>
              <w:rPr>
                <w:rFonts w:ascii="Arial" w:eastAsiaTheme="minorEastAsia" w:hAnsi="Arial" w:cs="Arial" w:hint="eastAsia"/>
                <w:b w:val="0"/>
                <w:sz w:val="20"/>
                <w:lang w:eastAsia="zh-CN"/>
              </w:rPr>
              <w:t xml:space="preserve">W </w:t>
            </w:r>
            <w:r w:rsidR="00AD4C8F">
              <w:rPr>
                <w:rFonts w:ascii="Arial" w:hAnsi="Arial" w:cs="Arial"/>
                <w:b w:val="0"/>
                <w:sz w:val="20"/>
              </w:rPr>
              <w:t>Ca</w:t>
            </w:r>
            <w:r>
              <w:rPr>
                <w:rFonts w:ascii="Arial" w:eastAsiaTheme="minorEastAsia" w:hAnsi="Arial" w:cs="Arial" w:hint="eastAsia"/>
                <w:b w:val="0"/>
                <w:sz w:val="20"/>
                <w:lang w:eastAsia="zh-CN"/>
              </w:rPr>
              <w:t>i</w:t>
            </w:r>
          </w:p>
        </w:tc>
        <w:tc>
          <w:tcPr>
            <w:tcW w:w="5598" w:type="dxa"/>
          </w:tcPr>
          <w:p w14:paraId="62B970D9" w14:textId="77777777" w:rsidR="00AD4C8F" w:rsidRPr="000422F4" w:rsidRDefault="000422F4" w:rsidP="00B73DC6">
            <w:pPr>
              <w:pStyle w:val="BodySingle"/>
              <w:numPr>
                <w:ilvl w:val="0"/>
                <w:numId w:val="28"/>
              </w:numPr>
              <w:spacing w:before="0" w:line="240" w:lineRule="auto"/>
              <w:rPr>
                <w:rFonts w:ascii="Arial" w:hAnsi="Arial" w:cs="Arial"/>
                <w:b w:val="0"/>
                <w:sz w:val="20"/>
              </w:rPr>
              <w:pPrChange w:id="71" w:author="Jie Lan" w:date="2017-08-19T20:30:00Z">
                <w:pPr>
                  <w:pStyle w:val="BodySingle"/>
                  <w:numPr>
                    <w:numId w:val="28"/>
                  </w:numPr>
                  <w:spacing w:before="0" w:line="240" w:lineRule="auto"/>
                  <w:ind w:left="720" w:hanging="360"/>
                  <w:jc w:val="left"/>
                </w:pPr>
              </w:pPrChange>
            </w:pPr>
            <w:r w:rsidRPr="000422F4">
              <w:rPr>
                <w:rFonts w:ascii="Arial" w:hAnsi="Arial" w:cs="Arial" w:hint="eastAsia"/>
                <w:b w:val="0"/>
                <w:sz w:val="20"/>
              </w:rPr>
              <w:t>Structural Change</w:t>
            </w:r>
          </w:p>
          <w:p w14:paraId="7F2B2EBD" w14:textId="77777777" w:rsidR="000422F4" w:rsidRPr="008A2277" w:rsidRDefault="008A2277" w:rsidP="00B73DC6">
            <w:pPr>
              <w:pStyle w:val="BodySingle"/>
              <w:numPr>
                <w:ilvl w:val="0"/>
                <w:numId w:val="28"/>
              </w:numPr>
              <w:spacing w:before="0" w:line="240" w:lineRule="auto"/>
              <w:rPr>
                <w:rFonts w:ascii="Arial" w:hAnsi="Arial" w:cs="Arial"/>
                <w:b w:val="0"/>
                <w:sz w:val="20"/>
              </w:rPr>
              <w:pPrChange w:id="72" w:author="Jie Lan" w:date="2017-08-19T20:30:00Z">
                <w:pPr>
                  <w:pStyle w:val="BodySingle"/>
                  <w:numPr>
                    <w:numId w:val="28"/>
                  </w:numPr>
                  <w:spacing w:before="0" w:line="240" w:lineRule="auto"/>
                  <w:ind w:left="720" w:hanging="360"/>
                  <w:jc w:val="left"/>
                </w:pPr>
              </w:pPrChange>
            </w:pPr>
            <w:r>
              <w:rPr>
                <w:rFonts w:ascii="Arial" w:eastAsiaTheme="minorEastAsia" w:hAnsi="Arial" w:cs="Arial" w:hint="eastAsia"/>
                <w:b w:val="0"/>
                <w:sz w:val="20"/>
                <w:lang w:eastAsia="zh-CN"/>
              </w:rPr>
              <w:t>Added Insurance concept</w:t>
            </w:r>
          </w:p>
          <w:p w14:paraId="36ACF6CE" w14:textId="77777777" w:rsidR="008A2277" w:rsidRPr="008F6EB6" w:rsidRDefault="008A2277" w:rsidP="00B73DC6">
            <w:pPr>
              <w:pStyle w:val="BodySingle"/>
              <w:numPr>
                <w:ilvl w:val="0"/>
                <w:numId w:val="28"/>
              </w:numPr>
              <w:spacing w:before="0" w:line="240" w:lineRule="auto"/>
              <w:rPr>
                <w:rFonts w:ascii="Arial" w:hAnsi="Arial" w:cs="Arial"/>
                <w:b w:val="0"/>
                <w:sz w:val="20"/>
              </w:rPr>
              <w:pPrChange w:id="73" w:author="Jie Lan" w:date="2017-08-19T20:30:00Z">
                <w:pPr>
                  <w:pStyle w:val="BodySingle"/>
                  <w:numPr>
                    <w:numId w:val="28"/>
                  </w:numPr>
                  <w:spacing w:before="0" w:line="240" w:lineRule="auto"/>
                  <w:ind w:left="720" w:hanging="360"/>
                  <w:jc w:val="left"/>
                </w:pPr>
              </w:pPrChange>
            </w:pPr>
            <w:r>
              <w:rPr>
                <w:rFonts w:ascii="Arial" w:eastAsiaTheme="minorEastAsia" w:hAnsi="Arial" w:cs="Arial"/>
                <w:b w:val="0"/>
                <w:sz w:val="20"/>
                <w:lang w:eastAsia="zh-CN"/>
              </w:rPr>
              <w:t>M</w:t>
            </w:r>
            <w:r>
              <w:rPr>
                <w:rFonts w:ascii="Arial" w:eastAsiaTheme="minorEastAsia" w:hAnsi="Arial" w:cs="Arial" w:hint="eastAsia"/>
                <w:b w:val="0"/>
                <w:sz w:val="20"/>
                <w:lang w:eastAsia="zh-CN"/>
              </w:rPr>
              <w:t>oved cumbersome insurance user case to appendix, main body only discussed the framework</w:t>
            </w:r>
          </w:p>
        </w:tc>
      </w:tr>
      <w:tr w:rsidR="006368F3" w:rsidRPr="006907D6" w14:paraId="1D55B3A2" w14:textId="77777777" w:rsidTr="006368F3">
        <w:tc>
          <w:tcPr>
            <w:tcW w:w="1008" w:type="dxa"/>
          </w:tcPr>
          <w:p w14:paraId="7CC354C8" w14:textId="77777777" w:rsidR="006368F3" w:rsidRDefault="006368F3" w:rsidP="00B73DC6">
            <w:pPr>
              <w:pStyle w:val="BodySingle"/>
              <w:spacing w:before="0" w:line="240" w:lineRule="auto"/>
              <w:rPr>
                <w:rFonts w:ascii="Arial" w:hAnsi="Arial" w:cs="Arial"/>
                <w:b w:val="0"/>
                <w:sz w:val="20"/>
              </w:rPr>
              <w:pPrChange w:id="74" w:author="Jie Lan" w:date="2017-08-19T20:30:00Z">
                <w:pPr>
                  <w:pStyle w:val="BodySingle"/>
                  <w:spacing w:before="0" w:line="240" w:lineRule="auto"/>
                  <w:jc w:val="left"/>
                </w:pPr>
              </w:pPrChange>
            </w:pPr>
            <w:r>
              <w:rPr>
                <w:rFonts w:ascii="Arial" w:hAnsi="Arial" w:cs="Arial"/>
                <w:b w:val="0"/>
                <w:sz w:val="20"/>
              </w:rPr>
              <w:t>V0.</w:t>
            </w:r>
            <w:r>
              <w:rPr>
                <w:rFonts w:ascii="Arial" w:eastAsiaTheme="minorEastAsia" w:hAnsi="Arial" w:cs="Arial" w:hint="eastAsia"/>
                <w:b w:val="0"/>
                <w:sz w:val="20"/>
                <w:lang w:eastAsia="zh-CN"/>
              </w:rPr>
              <w:t>9</w:t>
            </w:r>
          </w:p>
        </w:tc>
        <w:tc>
          <w:tcPr>
            <w:tcW w:w="1510" w:type="dxa"/>
          </w:tcPr>
          <w:p w14:paraId="6C987C1B" w14:textId="77777777" w:rsidR="006368F3" w:rsidRDefault="006368F3" w:rsidP="00B73DC6">
            <w:pPr>
              <w:pStyle w:val="BodySingle"/>
              <w:spacing w:before="0" w:line="240" w:lineRule="auto"/>
              <w:rPr>
                <w:rFonts w:ascii="Arial" w:hAnsi="Arial" w:cs="Arial"/>
                <w:b w:val="0"/>
                <w:sz w:val="20"/>
              </w:rPr>
              <w:pPrChange w:id="75" w:author="Jie Lan" w:date="2017-08-19T20:30:00Z">
                <w:pPr>
                  <w:pStyle w:val="BodySingle"/>
                  <w:spacing w:before="0" w:line="240" w:lineRule="auto"/>
                  <w:jc w:val="left"/>
                </w:pPr>
              </w:pPrChange>
            </w:pPr>
            <w:r>
              <w:rPr>
                <w:rFonts w:ascii="Arial" w:hAnsi="Arial" w:cs="Arial"/>
                <w:b w:val="0"/>
                <w:sz w:val="20"/>
              </w:rPr>
              <w:t>Aug. 8, 2017</w:t>
            </w:r>
          </w:p>
        </w:tc>
        <w:tc>
          <w:tcPr>
            <w:tcW w:w="1460" w:type="dxa"/>
          </w:tcPr>
          <w:p w14:paraId="30DE16F7" w14:textId="77777777" w:rsidR="006368F3" w:rsidRDefault="006368F3" w:rsidP="00B73DC6">
            <w:pPr>
              <w:pStyle w:val="BodySingle"/>
              <w:spacing w:before="0" w:line="240" w:lineRule="auto"/>
              <w:rPr>
                <w:rFonts w:ascii="Arial" w:eastAsiaTheme="minorEastAsia" w:hAnsi="Arial" w:cs="Arial"/>
                <w:b w:val="0"/>
                <w:sz w:val="20"/>
                <w:lang w:eastAsia="zh-CN"/>
              </w:rPr>
              <w:pPrChange w:id="76" w:author="Jie Lan" w:date="2017-08-19T20:30:00Z">
                <w:pPr>
                  <w:pStyle w:val="BodySingle"/>
                  <w:spacing w:before="0" w:line="240" w:lineRule="auto"/>
                  <w:jc w:val="left"/>
                </w:pPr>
              </w:pPrChange>
            </w:pPr>
            <w:r>
              <w:rPr>
                <w:rFonts w:ascii="Arial" w:eastAsiaTheme="minorEastAsia" w:hAnsi="Arial" w:cs="Arial" w:hint="eastAsia"/>
                <w:b w:val="0"/>
                <w:sz w:val="20"/>
                <w:lang w:eastAsia="zh-CN"/>
              </w:rPr>
              <w:t>S</w:t>
            </w:r>
            <w:r>
              <w:rPr>
                <w:rFonts w:ascii="Arial" w:eastAsiaTheme="minorEastAsia" w:hAnsi="Arial" w:cs="Arial"/>
                <w:b w:val="0"/>
                <w:sz w:val="20"/>
                <w:lang w:eastAsia="zh-CN"/>
              </w:rPr>
              <w:t>ean</w:t>
            </w:r>
            <w:r>
              <w:rPr>
                <w:rFonts w:ascii="Arial" w:eastAsiaTheme="minorEastAsia" w:hAnsi="Arial" w:cs="Arial" w:hint="eastAsia"/>
                <w:b w:val="0"/>
                <w:sz w:val="20"/>
                <w:lang w:eastAsia="zh-CN"/>
              </w:rPr>
              <w:t xml:space="preserve"> </w:t>
            </w:r>
            <w:r>
              <w:rPr>
                <w:rFonts w:ascii="Arial" w:hAnsi="Arial" w:cs="Arial"/>
                <w:b w:val="0"/>
                <w:sz w:val="20"/>
              </w:rPr>
              <w:t>Tang</w:t>
            </w:r>
          </w:p>
        </w:tc>
        <w:tc>
          <w:tcPr>
            <w:tcW w:w="5598" w:type="dxa"/>
          </w:tcPr>
          <w:p w14:paraId="5323BEA5" w14:textId="77777777" w:rsidR="006368F3" w:rsidRPr="006907D6" w:rsidRDefault="006368F3" w:rsidP="00B73DC6">
            <w:pPr>
              <w:pStyle w:val="BodySingle"/>
              <w:numPr>
                <w:ilvl w:val="0"/>
                <w:numId w:val="37"/>
              </w:numPr>
              <w:spacing w:before="0" w:line="240" w:lineRule="auto"/>
              <w:rPr>
                <w:rFonts w:ascii="Arial" w:hAnsi="Arial" w:cs="Arial"/>
                <w:b w:val="0"/>
                <w:sz w:val="20"/>
              </w:rPr>
              <w:pPrChange w:id="77" w:author="Jie Lan" w:date="2017-08-19T20:30:00Z">
                <w:pPr>
                  <w:pStyle w:val="BodySingle"/>
                  <w:numPr>
                    <w:numId w:val="37"/>
                  </w:numPr>
                  <w:spacing w:before="0" w:line="240" w:lineRule="auto"/>
                  <w:ind w:left="720" w:hanging="360"/>
                  <w:jc w:val="left"/>
                </w:pPr>
              </w:pPrChange>
            </w:pPr>
            <w:r>
              <w:rPr>
                <w:rFonts w:ascii="Arial" w:hAnsi="Arial" w:cs="Arial"/>
                <w:b w:val="0"/>
                <w:sz w:val="20"/>
              </w:rPr>
              <w:t xml:space="preserve">Mutual Insurance Sample </w:t>
            </w:r>
          </w:p>
        </w:tc>
      </w:tr>
      <w:tr w:rsidR="006907D6" w:rsidRPr="00F349CA" w14:paraId="269DC9F5" w14:textId="77777777" w:rsidTr="00D80843">
        <w:tc>
          <w:tcPr>
            <w:tcW w:w="1008" w:type="dxa"/>
          </w:tcPr>
          <w:p w14:paraId="2DCC5876" w14:textId="17313BA9" w:rsidR="006907D6" w:rsidRDefault="006368F3" w:rsidP="00B73DC6">
            <w:pPr>
              <w:pStyle w:val="BodySingle"/>
              <w:spacing w:before="0" w:line="240" w:lineRule="auto"/>
              <w:rPr>
                <w:rFonts w:ascii="Arial" w:hAnsi="Arial" w:cs="Arial"/>
                <w:b w:val="0"/>
                <w:sz w:val="20"/>
              </w:rPr>
              <w:pPrChange w:id="78" w:author="Jie Lan" w:date="2017-08-19T20:30:00Z">
                <w:pPr>
                  <w:pStyle w:val="BodySingle"/>
                  <w:spacing w:before="0" w:line="240" w:lineRule="auto"/>
                  <w:jc w:val="left"/>
                </w:pPr>
              </w:pPrChange>
            </w:pPr>
            <w:r>
              <w:rPr>
                <w:rFonts w:ascii="Arial" w:hAnsi="Arial" w:cs="Arial"/>
                <w:b w:val="0"/>
                <w:sz w:val="20"/>
              </w:rPr>
              <w:t>V1.0.0</w:t>
            </w:r>
          </w:p>
        </w:tc>
        <w:tc>
          <w:tcPr>
            <w:tcW w:w="1510" w:type="dxa"/>
          </w:tcPr>
          <w:p w14:paraId="136A7BD7" w14:textId="45C74B0C" w:rsidR="006907D6" w:rsidRDefault="006907D6" w:rsidP="00B73DC6">
            <w:pPr>
              <w:pStyle w:val="BodySingle"/>
              <w:spacing w:before="0" w:line="240" w:lineRule="auto"/>
              <w:rPr>
                <w:rFonts w:ascii="Arial" w:hAnsi="Arial" w:cs="Arial"/>
                <w:b w:val="0"/>
                <w:sz w:val="20"/>
              </w:rPr>
              <w:pPrChange w:id="79" w:author="Jie Lan" w:date="2017-08-19T20:30:00Z">
                <w:pPr>
                  <w:pStyle w:val="BodySingle"/>
                  <w:spacing w:before="0" w:line="240" w:lineRule="auto"/>
                  <w:jc w:val="left"/>
                </w:pPr>
              </w:pPrChange>
            </w:pPr>
            <w:r>
              <w:rPr>
                <w:rFonts w:ascii="Arial" w:hAnsi="Arial" w:cs="Arial"/>
                <w:b w:val="0"/>
                <w:sz w:val="20"/>
              </w:rPr>
              <w:t xml:space="preserve">Aug. </w:t>
            </w:r>
            <w:r w:rsidR="006368F3">
              <w:rPr>
                <w:rFonts w:ascii="Arial" w:hAnsi="Arial" w:cs="Arial"/>
                <w:b w:val="0"/>
                <w:sz w:val="20"/>
              </w:rPr>
              <w:t>13</w:t>
            </w:r>
            <w:r>
              <w:rPr>
                <w:rFonts w:ascii="Arial" w:hAnsi="Arial" w:cs="Arial"/>
                <w:b w:val="0"/>
                <w:sz w:val="20"/>
              </w:rPr>
              <w:t>, 2017</w:t>
            </w:r>
          </w:p>
        </w:tc>
        <w:tc>
          <w:tcPr>
            <w:tcW w:w="1460" w:type="dxa"/>
          </w:tcPr>
          <w:p w14:paraId="0093F396" w14:textId="77777777" w:rsidR="006907D6" w:rsidRDefault="006368F3" w:rsidP="00B73DC6">
            <w:pPr>
              <w:pStyle w:val="BodySingle"/>
              <w:spacing w:before="0" w:line="240" w:lineRule="auto"/>
              <w:rPr>
                <w:rFonts w:ascii="Arial" w:eastAsiaTheme="minorEastAsia" w:hAnsi="Arial" w:cs="Arial"/>
                <w:b w:val="0"/>
                <w:sz w:val="20"/>
                <w:lang w:eastAsia="zh-CN"/>
              </w:rPr>
              <w:pPrChange w:id="80" w:author="Jie Lan" w:date="2017-08-19T20:30:00Z">
                <w:pPr>
                  <w:pStyle w:val="BodySingle"/>
                  <w:spacing w:before="0" w:line="240" w:lineRule="auto"/>
                  <w:jc w:val="left"/>
                </w:pPr>
              </w:pPrChange>
            </w:pPr>
            <w:r>
              <w:rPr>
                <w:rFonts w:ascii="Arial" w:eastAsiaTheme="minorEastAsia" w:hAnsi="Arial" w:cs="Arial"/>
                <w:b w:val="0"/>
                <w:sz w:val="20"/>
                <w:lang w:eastAsia="zh-CN"/>
              </w:rPr>
              <w:t>W. Qin</w:t>
            </w:r>
          </w:p>
          <w:p w14:paraId="5654AB36" w14:textId="77777777" w:rsidR="006368F3" w:rsidRDefault="006368F3" w:rsidP="00B73DC6">
            <w:pPr>
              <w:pStyle w:val="BodySingle"/>
              <w:spacing w:before="0" w:line="240" w:lineRule="auto"/>
              <w:rPr>
                <w:rFonts w:ascii="Arial" w:eastAsiaTheme="minorEastAsia" w:hAnsi="Arial" w:cs="Arial"/>
                <w:b w:val="0"/>
                <w:sz w:val="20"/>
                <w:lang w:eastAsia="zh-CN"/>
              </w:rPr>
              <w:pPrChange w:id="81" w:author="Jie Lan" w:date="2017-08-19T20:30:00Z">
                <w:pPr>
                  <w:pStyle w:val="BodySingle"/>
                  <w:spacing w:before="0" w:line="240" w:lineRule="auto"/>
                  <w:jc w:val="left"/>
                </w:pPr>
              </w:pPrChange>
            </w:pPr>
            <w:r>
              <w:rPr>
                <w:rFonts w:ascii="Arial" w:eastAsiaTheme="minorEastAsia" w:hAnsi="Arial" w:cs="Arial"/>
                <w:b w:val="0"/>
                <w:sz w:val="20"/>
                <w:lang w:eastAsia="zh-CN"/>
              </w:rPr>
              <w:t>Leon. Liu</w:t>
            </w:r>
          </w:p>
          <w:p w14:paraId="771D99D4" w14:textId="2E015994" w:rsidR="006368F3" w:rsidRDefault="006368F3" w:rsidP="00B73DC6">
            <w:pPr>
              <w:pStyle w:val="BodySingle"/>
              <w:spacing w:before="0" w:line="240" w:lineRule="auto"/>
              <w:rPr>
                <w:rFonts w:ascii="Arial" w:eastAsiaTheme="minorEastAsia" w:hAnsi="Arial" w:cs="Arial"/>
                <w:b w:val="0"/>
                <w:sz w:val="20"/>
                <w:lang w:eastAsia="zh-CN"/>
              </w:rPr>
              <w:pPrChange w:id="82" w:author="Jie Lan" w:date="2017-08-19T20:30:00Z">
                <w:pPr>
                  <w:pStyle w:val="BodySingle"/>
                  <w:spacing w:before="0" w:line="240" w:lineRule="auto"/>
                  <w:jc w:val="left"/>
                </w:pPr>
              </w:pPrChange>
            </w:pPr>
            <w:r>
              <w:rPr>
                <w:rFonts w:ascii="Arial" w:eastAsiaTheme="minorEastAsia" w:hAnsi="Arial" w:cs="Arial"/>
                <w:b w:val="0"/>
                <w:sz w:val="20"/>
                <w:lang w:eastAsia="zh-CN"/>
              </w:rPr>
              <w:t xml:space="preserve">Jie </w:t>
            </w:r>
            <w:r>
              <w:rPr>
                <w:rFonts w:ascii="Arial" w:eastAsiaTheme="minorEastAsia" w:hAnsi="Arial" w:cs="Arial" w:hint="eastAsia"/>
                <w:b w:val="0"/>
                <w:sz w:val="20"/>
                <w:lang w:eastAsia="zh-CN"/>
              </w:rPr>
              <w:t>Lan</w:t>
            </w:r>
          </w:p>
        </w:tc>
        <w:tc>
          <w:tcPr>
            <w:tcW w:w="5598" w:type="dxa"/>
          </w:tcPr>
          <w:p w14:paraId="057A088D" w14:textId="7B2319CB" w:rsidR="006907D6" w:rsidRDefault="006368F3" w:rsidP="00B73DC6">
            <w:pPr>
              <w:pStyle w:val="BodySingle"/>
              <w:numPr>
                <w:ilvl w:val="0"/>
                <w:numId w:val="40"/>
              </w:numPr>
              <w:spacing w:before="0" w:line="240" w:lineRule="auto"/>
              <w:rPr>
                <w:rFonts w:ascii="Arial" w:hAnsi="Arial" w:cs="Arial"/>
                <w:b w:val="0"/>
                <w:sz w:val="20"/>
              </w:rPr>
              <w:pPrChange w:id="83" w:author="Jie Lan" w:date="2017-08-19T20:30:00Z">
                <w:pPr>
                  <w:pStyle w:val="BodySingle"/>
                  <w:numPr>
                    <w:numId w:val="40"/>
                  </w:numPr>
                  <w:spacing w:before="0" w:line="240" w:lineRule="auto"/>
                  <w:ind w:left="720" w:hanging="360"/>
                  <w:jc w:val="left"/>
                </w:pPr>
              </w:pPrChange>
            </w:pPr>
            <w:r>
              <w:rPr>
                <w:rFonts w:ascii="Arial" w:hAnsi="Arial" w:cs="Arial"/>
                <w:b w:val="0"/>
                <w:sz w:val="20"/>
              </w:rPr>
              <w:t>Leon Liu version added,</w:t>
            </w:r>
            <w:r w:rsidR="00CF5E8C">
              <w:rPr>
                <w:rFonts w:ascii="Arial" w:hAnsi="Arial" w:cs="Arial"/>
                <w:b w:val="0"/>
                <w:sz w:val="20"/>
              </w:rPr>
              <w:t xml:space="preserve"> more for IMG</w:t>
            </w:r>
          </w:p>
          <w:p w14:paraId="132014BD" w14:textId="77777777" w:rsidR="006368F3" w:rsidRDefault="000544A1" w:rsidP="00B73DC6">
            <w:pPr>
              <w:pStyle w:val="BodySingle"/>
              <w:numPr>
                <w:ilvl w:val="0"/>
                <w:numId w:val="40"/>
              </w:numPr>
              <w:spacing w:before="0" w:line="240" w:lineRule="auto"/>
              <w:rPr>
                <w:rFonts w:ascii="Arial" w:hAnsi="Arial" w:cs="Arial"/>
                <w:b w:val="0"/>
                <w:sz w:val="20"/>
              </w:rPr>
              <w:pPrChange w:id="84" w:author="Jie Lan" w:date="2017-08-19T20:30:00Z">
                <w:pPr>
                  <w:pStyle w:val="BodySingle"/>
                  <w:numPr>
                    <w:numId w:val="40"/>
                  </w:numPr>
                  <w:spacing w:before="0" w:line="240" w:lineRule="auto"/>
                  <w:ind w:left="720" w:hanging="360"/>
                  <w:jc w:val="left"/>
                </w:pPr>
              </w:pPrChange>
            </w:pPr>
            <w:r>
              <w:rPr>
                <w:rFonts w:ascii="Arial" w:hAnsi="Arial" w:cs="Arial"/>
                <w:b w:val="0"/>
                <w:sz w:val="20"/>
              </w:rPr>
              <w:t>Jie Lan provided the English translation partially</w:t>
            </w:r>
          </w:p>
          <w:p w14:paraId="45A35918" w14:textId="6AD5AC92" w:rsidR="000544A1" w:rsidRPr="006907D6" w:rsidRDefault="000544A1" w:rsidP="00B73DC6">
            <w:pPr>
              <w:pStyle w:val="BodySingle"/>
              <w:numPr>
                <w:ilvl w:val="0"/>
                <w:numId w:val="40"/>
              </w:numPr>
              <w:spacing w:before="0" w:line="240" w:lineRule="auto"/>
              <w:rPr>
                <w:rFonts w:ascii="Arial" w:hAnsi="Arial" w:cs="Arial"/>
                <w:b w:val="0"/>
                <w:sz w:val="20"/>
              </w:rPr>
              <w:pPrChange w:id="85" w:author="Jie Lan" w:date="2017-08-19T20:30:00Z">
                <w:pPr>
                  <w:pStyle w:val="BodySingle"/>
                  <w:numPr>
                    <w:numId w:val="40"/>
                  </w:numPr>
                  <w:spacing w:before="0" w:line="240" w:lineRule="auto"/>
                  <w:ind w:left="720" w:hanging="360"/>
                  <w:jc w:val="left"/>
                </w:pPr>
              </w:pPrChange>
            </w:pPr>
            <w:r>
              <w:rPr>
                <w:rFonts w:ascii="Arial" w:hAnsi="Arial" w:cs="Arial"/>
                <w:b w:val="0"/>
                <w:sz w:val="20"/>
              </w:rPr>
              <w:t>Wenyan updated and integrated into new version</w:t>
            </w:r>
          </w:p>
        </w:tc>
      </w:tr>
    </w:tbl>
    <w:p w14:paraId="20DABB7D" w14:textId="77777777" w:rsidR="00716C79" w:rsidRDefault="00716C79" w:rsidP="00B73DC6">
      <w:pPr>
        <w:pStyle w:val="BodySingle"/>
        <w:spacing w:before="0" w:line="240" w:lineRule="auto"/>
        <w:rPr>
          <w:rFonts w:ascii="Arial" w:hAnsi="Arial" w:cs="Arial"/>
          <w:sz w:val="24"/>
          <w:szCs w:val="24"/>
        </w:rPr>
        <w:pPrChange w:id="86" w:author="Jie Lan" w:date="2017-08-19T20:30:00Z">
          <w:pPr>
            <w:pStyle w:val="BodySingle"/>
            <w:spacing w:before="0" w:line="240" w:lineRule="auto"/>
            <w:jc w:val="center"/>
          </w:pPr>
        </w:pPrChange>
      </w:pPr>
    </w:p>
    <w:p w14:paraId="025762D6" w14:textId="77777777" w:rsidR="00063DB2" w:rsidRDefault="00063DB2" w:rsidP="00B73DC6">
      <w:pPr>
        <w:jc w:val="both"/>
        <w:pPrChange w:id="87" w:author="Jie Lan" w:date="2017-08-19T20:30:00Z">
          <w:pPr/>
        </w:pPrChange>
      </w:pPr>
      <w:r>
        <w:br w:type="page"/>
      </w:r>
    </w:p>
    <w:p w14:paraId="6D775699" w14:textId="77777777" w:rsidR="00855F64" w:rsidRPr="00AB718D" w:rsidRDefault="00855F64" w:rsidP="00B73DC6">
      <w:pPr>
        <w:pStyle w:val="ListParagraph"/>
        <w:numPr>
          <w:ilvl w:val="0"/>
          <w:numId w:val="4"/>
        </w:numPr>
        <w:jc w:val="both"/>
        <w:rPr>
          <w:rFonts w:cs="Arial"/>
          <w:b/>
          <w:sz w:val="24"/>
          <w:lang w:eastAsia="zh-CN"/>
        </w:rPr>
        <w:pPrChange w:id="88" w:author="Jie Lan" w:date="2017-08-19T20:30:00Z">
          <w:pPr>
            <w:pStyle w:val="ListParagraph"/>
            <w:numPr>
              <w:numId w:val="4"/>
            </w:numPr>
            <w:ind w:hanging="360"/>
          </w:pPr>
        </w:pPrChange>
      </w:pPr>
      <w:r w:rsidRPr="00AB718D">
        <w:rPr>
          <w:rFonts w:cs="Arial"/>
          <w:b/>
          <w:sz w:val="24"/>
          <w:lang w:eastAsia="zh-CN"/>
        </w:rPr>
        <w:lastRenderedPageBreak/>
        <w:t>CONTENTS</w:t>
      </w:r>
    </w:p>
    <w:p w14:paraId="164227E5" w14:textId="77777777" w:rsidR="00855F64" w:rsidRPr="00773ECC" w:rsidRDefault="00855F64" w:rsidP="00B73DC6">
      <w:pPr>
        <w:jc w:val="both"/>
        <w:rPr>
          <w:rFonts w:cs="Arial"/>
          <w:lang w:eastAsia="zh-CN"/>
        </w:rPr>
        <w:pPrChange w:id="89" w:author="Jie Lan" w:date="2017-08-19T20:30:00Z">
          <w:pPr/>
        </w:pPrChange>
      </w:pPr>
    </w:p>
    <w:p w14:paraId="4B8F24B4" w14:textId="2C09B275" w:rsidR="007E0FCC" w:rsidRDefault="0001467E" w:rsidP="00B73DC6">
      <w:pPr>
        <w:pStyle w:val="TOC1"/>
        <w:jc w:val="both"/>
        <w:rPr>
          <w:rFonts w:asciiTheme="minorHAnsi" w:eastAsiaTheme="minorEastAsia" w:hAnsiTheme="minorHAnsi" w:cstheme="minorBidi"/>
          <w:b w:val="0"/>
          <w:bCs w:val="0"/>
          <w:caps w:val="0"/>
          <w:sz w:val="22"/>
          <w:szCs w:val="22"/>
          <w:lang w:eastAsia="zh-CN"/>
        </w:rPr>
        <w:pPrChange w:id="90" w:author="Jie Lan" w:date="2017-08-19T20:30:00Z">
          <w:pPr>
            <w:pStyle w:val="TOC1"/>
          </w:pPr>
        </w:pPrChange>
      </w:pPr>
      <w:r>
        <w:rPr>
          <w:b w:val="0"/>
          <w:bCs w:val="0"/>
          <w:caps w:val="0"/>
          <w:u w:val="single"/>
        </w:rPr>
        <w:fldChar w:fldCharType="begin"/>
      </w:r>
      <w:r w:rsidR="00E70145">
        <w:rPr>
          <w:b w:val="0"/>
          <w:bCs w:val="0"/>
          <w:caps w:val="0"/>
          <w:u w:val="single"/>
          <w:lang w:eastAsia="zh-CN"/>
        </w:rPr>
        <w:instrText xml:space="preserve"> TOC \o "1-3" </w:instrText>
      </w:r>
      <w:r>
        <w:rPr>
          <w:b w:val="0"/>
          <w:bCs w:val="0"/>
          <w:caps w:val="0"/>
          <w:u w:val="single"/>
        </w:rPr>
        <w:fldChar w:fldCharType="separate"/>
      </w:r>
      <w:r w:rsidR="007E0FCC" w:rsidRPr="006D7E88">
        <w:rPr>
          <w:rFonts w:ascii=".萍方-简" w:eastAsia=".萍方-简" w:hAnsi=".萍方-简"/>
          <w:lang w:eastAsia="zh-CN"/>
        </w:rPr>
        <w:t>1</w:t>
      </w:r>
      <w:r w:rsidR="007E0FCC">
        <w:rPr>
          <w:rFonts w:asciiTheme="minorHAnsi" w:eastAsiaTheme="minorEastAsia" w:hAnsiTheme="minorHAnsi" w:cstheme="minorBidi"/>
          <w:b w:val="0"/>
          <w:bCs w:val="0"/>
          <w:caps w:val="0"/>
          <w:sz w:val="22"/>
          <w:szCs w:val="22"/>
          <w:lang w:eastAsia="zh-CN"/>
        </w:rPr>
        <w:tab/>
      </w:r>
      <w:r w:rsidR="007E0FCC" w:rsidRPr="006D7E88">
        <w:rPr>
          <w:rFonts w:ascii=".萍方-简" w:eastAsia=".萍方-简" w:hAnsi=".萍方-简" w:hint="eastAsia"/>
          <w:lang w:eastAsia="zh-CN"/>
        </w:rPr>
        <w:t>概述</w:t>
      </w:r>
      <w:r w:rsidR="007E0FCC" w:rsidRPr="006D7E88">
        <w:rPr>
          <w:rFonts w:ascii=".萍方-简" w:eastAsia=".萍方-简" w:hAnsi=".萍方-简"/>
          <w:lang w:eastAsia="zh-CN"/>
        </w:rPr>
        <w:t xml:space="preserve">– </w:t>
      </w:r>
      <w:r w:rsidR="007E0FCC" w:rsidRPr="006D7E88">
        <w:rPr>
          <w:rFonts w:ascii=".萍方-简" w:eastAsia=".萍方-简" w:hAnsi=".萍方-简" w:hint="eastAsia"/>
          <w:lang w:eastAsia="zh-CN"/>
        </w:rPr>
        <w:t>基于加密数字货币的互助金融解决方案</w:t>
      </w:r>
      <w:r w:rsidR="007E0FCC">
        <w:rPr>
          <w:lang w:eastAsia="zh-CN"/>
        </w:rPr>
        <w:tab/>
      </w:r>
      <w:r w:rsidR="007E0FCC">
        <w:fldChar w:fldCharType="begin"/>
      </w:r>
      <w:r w:rsidR="007E0FCC">
        <w:rPr>
          <w:lang w:eastAsia="zh-CN"/>
        </w:rPr>
        <w:instrText xml:space="preserve"> PAGEREF _Toc489971191 \h </w:instrText>
      </w:r>
      <w:r w:rsidR="007E0FCC">
        <w:fldChar w:fldCharType="separate"/>
      </w:r>
      <w:r w:rsidR="00C7301F">
        <w:rPr>
          <w:lang w:eastAsia="zh-CN"/>
        </w:rPr>
        <w:t>5</w:t>
      </w:r>
      <w:r w:rsidR="007E0FCC">
        <w:fldChar w:fldCharType="end"/>
      </w:r>
    </w:p>
    <w:p w14:paraId="4D7FF923" w14:textId="7E88E23C" w:rsidR="007E0FCC" w:rsidRDefault="007E0FCC" w:rsidP="00B73DC6">
      <w:pPr>
        <w:pStyle w:val="TOC2"/>
        <w:jc w:val="both"/>
        <w:rPr>
          <w:rFonts w:asciiTheme="minorHAnsi" w:eastAsiaTheme="minorEastAsia" w:hAnsiTheme="minorHAnsi" w:cstheme="minorBidi"/>
          <w:bCs w:val="0"/>
          <w:sz w:val="22"/>
          <w:szCs w:val="22"/>
          <w:lang w:eastAsia="zh-CN"/>
        </w:rPr>
        <w:pPrChange w:id="91" w:author="Jie Lan" w:date="2017-08-19T20:30:00Z">
          <w:pPr>
            <w:pStyle w:val="TOC2"/>
          </w:pPr>
        </w:pPrChange>
      </w:pPr>
      <w:r w:rsidRPr="006D7E88">
        <w:rPr>
          <w:rFonts w:ascii=".萍方-简" w:eastAsia=".萍方-简" w:hAnsi=".萍方-简"/>
          <w:lang w:eastAsia="zh-CN"/>
        </w:rPr>
        <w:t>1.1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背景介绍和互助链的使命</w:t>
      </w:r>
      <w:r>
        <w:rPr>
          <w:lang w:eastAsia="zh-CN"/>
        </w:rPr>
        <w:tab/>
      </w:r>
      <w:r>
        <w:fldChar w:fldCharType="begin"/>
      </w:r>
      <w:r>
        <w:rPr>
          <w:lang w:eastAsia="zh-CN"/>
        </w:rPr>
        <w:instrText xml:space="preserve"> PAGEREF _Toc489971192 \h </w:instrText>
      </w:r>
      <w:r>
        <w:fldChar w:fldCharType="separate"/>
      </w:r>
      <w:r w:rsidR="00C7301F">
        <w:rPr>
          <w:lang w:eastAsia="zh-CN"/>
        </w:rPr>
        <w:t>5</w:t>
      </w:r>
      <w:r>
        <w:fldChar w:fldCharType="end"/>
      </w:r>
    </w:p>
    <w:p w14:paraId="41859532" w14:textId="3E4D9016" w:rsidR="007E0FCC" w:rsidRDefault="007E0FCC" w:rsidP="00B73DC6">
      <w:pPr>
        <w:pStyle w:val="TOC2"/>
        <w:jc w:val="both"/>
        <w:rPr>
          <w:rFonts w:asciiTheme="minorHAnsi" w:eastAsiaTheme="minorEastAsia" w:hAnsiTheme="minorHAnsi" w:cstheme="minorBidi"/>
          <w:bCs w:val="0"/>
          <w:sz w:val="22"/>
          <w:szCs w:val="22"/>
          <w:lang w:eastAsia="zh-CN"/>
        </w:rPr>
        <w:pPrChange w:id="92" w:author="Jie Lan" w:date="2017-08-19T20:30:00Z">
          <w:pPr>
            <w:pStyle w:val="TOC2"/>
          </w:pPr>
        </w:pPrChange>
      </w:pPr>
      <w:r w:rsidRPr="006D7E88">
        <w:rPr>
          <w:rFonts w:ascii=".萍方-简" w:eastAsia=".萍方-简" w:hAnsi=".萍方-简"/>
          <w:lang w:eastAsia="zh-CN"/>
        </w:rPr>
        <w:t>1.2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互助区块链的构成与特征</w:t>
      </w:r>
      <w:r>
        <w:rPr>
          <w:lang w:eastAsia="zh-CN"/>
        </w:rPr>
        <w:tab/>
      </w:r>
      <w:r>
        <w:fldChar w:fldCharType="begin"/>
      </w:r>
      <w:r>
        <w:rPr>
          <w:lang w:eastAsia="zh-CN"/>
        </w:rPr>
        <w:instrText xml:space="preserve"> PAGEREF _Toc489971193 \h </w:instrText>
      </w:r>
      <w:r>
        <w:fldChar w:fldCharType="separate"/>
      </w:r>
      <w:r w:rsidR="00C7301F">
        <w:rPr>
          <w:lang w:eastAsia="zh-CN"/>
        </w:rPr>
        <w:t>5</w:t>
      </w:r>
      <w:r>
        <w:fldChar w:fldCharType="end"/>
      </w:r>
    </w:p>
    <w:p w14:paraId="3CB98511" w14:textId="7398DFBB"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93" w:author="Jie Lan" w:date="2017-08-19T20:30:00Z">
          <w:pPr>
            <w:pStyle w:val="TOC1"/>
          </w:pPr>
        </w:pPrChange>
      </w:pPr>
      <w:r w:rsidRPr="006D7E88">
        <w:rPr>
          <w:rFonts w:ascii=".萍方-简" w:eastAsia=".萍方-简" w:hAnsi=".萍方-简"/>
          <w:lang w:eastAsia="zh-CN"/>
        </w:rPr>
        <w:t>2</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系统构架</w:t>
      </w:r>
      <w:r>
        <w:tab/>
      </w:r>
      <w:r>
        <w:fldChar w:fldCharType="begin"/>
      </w:r>
      <w:r>
        <w:instrText xml:space="preserve"> PAGEREF _Toc489971194 \h </w:instrText>
      </w:r>
      <w:r>
        <w:fldChar w:fldCharType="separate"/>
      </w:r>
      <w:r w:rsidR="00C7301F">
        <w:t>9</w:t>
      </w:r>
      <w:r>
        <w:fldChar w:fldCharType="end"/>
      </w:r>
    </w:p>
    <w:p w14:paraId="3432B837" w14:textId="0CFDDE21" w:rsidR="007E0FCC" w:rsidRDefault="007E0FCC" w:rsidP="00B73DC6">
      <w:pPr>
        <w:pStyle w:val="TOC2"/>
        <w:jc w:val="both"/>
        <w:rPr>
          <w:rFonts w:asciiTheme="minorHAnsi" w:eastAsiaTheme="minorEastAsia" w:hAnsiTheme="minorHAnsi" w:cstheme="minorBidi"/>
          <w:bCs w:val="0"/>
          <w:sz w:val="22"/>
          <w:szCs w:val="22"/>
          <w:lang w:eastAsia="zh-CN"/>
        </w:rPr>
        <w:pPrChange w:id="94" w:author="Jie Lan" w:date="2017-08-19T20:30:00Z">
          <w:pPr>
            <w:pStyle w:val="TOC2"/>
          </w:pPr>
        </w:pPrChange>
      </w:pPr>
      <w:r w:rsidRPr="006D7E88">
        <w:rPr>
          <w:rFonts w:ascii=".萍方-简" w:eastAsia=".萍方-简" w:hAnsi=".萍方-简"/>
          <w:lang w:eastAsia="zh-CN"/>
        </w:rPr>
        <w:t>2.1</w:t>
      </w:r>
      <w:r>
        <w:rPr>
          <w:rFonts w:asciiTheme="minorHAnsi" w:eastAsiaTheme="minorEastAsia" w:hAnsiTheme="minorHAnsi" w:cstheme="minorBidi"/>
          <w:bC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的商业工具</w:t>
      </w:r>
      <w:r>
        <w:tab/>
      </w:r>
      <w:r>
        <w:fldChar w:fldCharType="begin"/>
      </w:r>
      <w:r>
        <w:instrText xml:space="preserve"> PAGEREF _Toc489971195 \h </w:instrText>
      </w:r>
      <w:r>
        <w:fldChar w:fldCharType="separate"/>
      </w:r>
      <w:r w:rsidR="00C7301F">
        <w:t>9</w:t>
      </w:r>
      <w:r>
        <w:fldChar w:fldCharType="end"/>
      </w:r>
    </w:p>
    <w:p w14:paraId="18D1E40F" w14:textId="503F1169" w:rsidR="007E0FCC" w:rsidRDefault="007E0FCC" w:rsidP="00B73DC6">
      <w:pPr>
        <w:pStyle w:val="TOC2"/>
        <w:jc w:val="both"/>
        <w:rPr>
          <w:rFonts w:asciiTheme="minorHAnsi" w:eastAsiaTheme="minorEastAsia" w:hAnsiTheme="minorHAnsi" w:cstheme="minorBidi"/>
          <w:bCs w:val="0"/>
          <w:sz w:val="22"/>
          <w:szCs w:val="22"/>
          <w:lang w:eastAsia="zh-CN"/>
        </w:rPr>
        <w:pPrChange w:id="95" w:author="Jie Lan" w:date="2017-08-19T20:30:00Z">
          <w:pPr>
            <w:pStyle w:val="TOC2"/>
          </w:pPr>
        </w:pPrChange>
      </w:pPr>
      <w:r w:rsidRPr="006D7E88">
        <w:rPr>
          <w:rFonts w:ascii=".萍方-简" w:eastAsia=".萍方-简" w:hAnsi=".萍方-简"/>
          <w:lang w:eastAsia="zh-CN"/>
        </w:rPr>
        <w:t>2.2</w:t>
      </w:r>
      <w:r>
        <w:rPr>
          <w:rFonts w:asciiTheme="minorHAnsi" w:eastAsiaTheme="minorEastAsia" w:hAnsiTheme="minorHAnsi" w:cstheme="minorBidi"/>
          <w:bC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链式结构</w:t>
      </w:r>
      <w:r>
        <w:tab/>
      </w:r>
      <w:r>
        <w:fldChar w:fldCharType="begin"/>
      </w:r>
      <w:r>
        <w:instrText xml:space="preserve"> PAGEREF _Toc489971196 \h </w:instrText>
      </w:r>
      <w:r>
        <w:fldChar w:fldCharType="separate"/>
      </w:r>
      <w:r w:rsidR="00C7301F">
        <w:t>10</w:t>
      </w:r>
      <w:r>
        <w:fldChar w:fldCharType="end"/>
      </w:r>
    </w:p>
    <w:p w14:paraId="4726D144" w14:textId="75EBE1E1" w:rsidR="007E0FCC" w:rsidRDefault="007E0FCC" w:rsidP="00B73DC6">
      <w:pPr>
        <w:pStyle w:val="TOC2"/>
        <w:jc w:val="both"/>
        <w:rPr>
          <w:rFonts w:asciiTheme="minorHAnsi" w:eastAsiaTheme="minorEastAsia" w:hAnsiTheme="minorHAnsi" w:cstheme="minorBidi"/>
          <w:bCs w:val="0"/>
          <w:sz w:val="22"/>
          <w:szCs w:val="22"/>
          <w:lang w:eastAsia="zh-CN"/>
        </w:rPr>
        <w:pPrChange w:id="96" w:author="Jie Lan" w:date="2017-08-19T20:30:00Z">
          <w:pPr>
            <w:pStyle w:val="TOC2"/>
          </w:pPr>
        </w:pPrChange>
      </w:pPr>
      <w:r w:rsidRPr="006D7E88">
        <w:rPr>
          <w:rFonts w:ascii=".萍方-简" w:eastAsia=".萍方-简" w:hAnsi=".萍方-简"/>
          <w:lang w:eastAsia="zh-CN"/>
        </w:rPr>
        <w:t>2.3</w:t>
      </w:r>
      <w:r>
        <w:rPr>
          <w:rFonts w:asciiTheme="minorHAnsi" w:eastAsiaTheme="minorEastAsia" w:hAnsiTheme="minorHAnsi" w:cstheme="minorBidi"/>
          <w:bC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系统实现</w:t>
      </w:r>
      <w:r w:rsidRPr="006D7E88">
        <w:rPr>
          <w:rFonts w:ascii=".萍方-简" w:eastAsia=".萍方-简" w:hAnsi=".萍方-简"/>
          <w:lang w:eastAsia="zh-CN"/>
        </w:rPr>
        <w:t xml:space="preserve"> </w:t>
      </w:r>
      <w:r w:rsidRPr="006D7E88">
        <w:rPr>
          <w:rFonts w:ascii=".萍方-简" w:eastAsia=".萍方-简" w:hAnsi=".萍方-简" w:cs="Arial Unicode MS"/>
          <w:cs/>
          <w:lang w:eastAsia="zh-CN" w:bidi="mr-IN"/>
        </w:rPr>
        <w:t>–</w:t>
      </w:r>
      <w:r w:rsidRPr="006D7E88">
        <w:rPr>
          <w:rFonts w:ascii=".萍方-简" w:eastAsia=".萍方-简" w:hAnsi=".萍方-简"/>
          <w:lang w:eastAsia="zh-CN"/>
        </w:rPr>
        <w:t xml:space="preserve"> </w:t>
      </w:r>
      <w:r w:rsidRPr="006D7E88">
        <w:rPr>
          <w:rFonts w:ascii=".萍方-简" w:eastAsia=".萍方-简" w:hAnsi=".萍方-简" w:hint="eastAsia"/>
          <w:lang w:eastAsia="zh-CN"/>
        </w:rPr>
        <w:t>数字资产计算理论设计原理</w:t>
      </w:r>
      <w:r>
        <w:tab/>
      </w:r>
      <w:r>
        <w:fldChar w:fldCharType="begin"/>
      </w:r>
      <w:r>
        <w:instrText xml:space="preserve"> PAGEREF _Toc489971197 \h </w:instrText>
      </w:r>
      <w:r>
        <w:fldChar w:fldCharType="separate"/>
      </w:r>
      <w:r w:rsidR="00C7301F">
        <w:t>12</w:t>
      </w:r>
      <w:r>
        <w:fldChar w:fldCharType="end"/>
      </w:r>
    </w:p>
    <w:p w14:paraId="51EBCADE" w14:textId="0225F003"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97" w:author="Jie Lan" w:date="2017-08-19T20:30:00Z">
          <w:pPr>
            <w:pStyle w:val="TOC1"/>
          </w:pPr>
        </w:pPrChange>
      </w:pPr>
      <w:r w:rsidRPr="006D7E88">
        <w:rPr>
          <w:rFonts w:ascii=".萍方-简" w:eastAsia=".萍方-简" w:hAnsi=".萍方-简"/>
          <w:lang w:eastAsia="zh-CN"/>
        </w:rPr>
        <w:t>3</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应用场景分析及流程架构</w:t>
      </w:r>
      <w:r>
        <w:rPr>
          <w:lang w:eastAsia="zh-CN"/>
        </w:rPr>
        <w:tab/>
      </w:r>
      <w:r>
        <w:fldChar w:fldCharType="begin"/>
      </w:r>
      <w:r>
        <w:rPr>
          <w:lang w:eastAsia="zh-CN"/>
        </w:rPr>
        <w:instrText xml:space="preserve"> PAGEREF _Toc489971199 \h </w:instrText>
      </w:r>
      <w:r>
        <w:fldChar w:fldCharType="separate"/>
      </w:r>
      <w:r w:rsidR="00C7301F">
        <w:rPr>
          <w:lang w:eastAsia="zh-CN"/>
        </w:rPr>
        <w:t>13</w:t>
      </w:r>
      <w:r>
        <w:fldChar w:fldCharType="end"/>
      </w:r>
    </w:p>
    <w:p w14:paraId="5DD28236" w14:textId="24A3890F" w:rsidR="007E0FCC" w:rsidRDefault="007E0FCC" w:rsidP="00B73DC6">
      <w:pPr>
        <w:pStyle w:val="TOC2"/>
        <w:jc w:val="both"/>
        <w:rPr>
          <w:rFonts w:asciiTheme="minorHAnsi" w:eastAsiaTheme="minorEastAsia" w:hAnsiTheme="minorHAnsi" w:cstheme="minorBidi"/>
          <w:bCs w:val="0"/>
          <w:sz w:val="22"/>
          <w:szCs w:val="22"/>
          <w:lang w:eastAsia="zh-CN"/>
        </w:rPr>
        <w:pPrChange w:id="98" w:author="Jie Lan" w:date="2017-08-19T20:30:00Z">
          <w:pPr>
            <w:pStyle w:val="TOC2"/>
          </w:pPr>
        </w:pPrChange>
      </w:pPr>
      <w:r w:rsidRPr="006D7E88">
        <w:rPr>
          <w:rFonts w:ascii=".萍方-简" w:eastAsia=".萍方-简" w:hAnsi=".萍方-简"/>
          <w:lang w:eastAsia="zh-CN"/>
        </w:rPr>
        <w:t>3.1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保险应用场景角色概述</w:t>
      </w:r>
      <w:r>
        <w:rPr>
          <w:lang w:eastAsia="zh-CN"/>
        </w:rPr>
        <w:tab/>
      </w:r>
      <w:r>
        <w:fldChar w:fldCharType="begin"/>
      </w:r>
      <w:r>
        <w:rPr>
          <w:lang w:eastAsia="zh-CN"/>
        </w:rPr>
        <w:instrText xml:space="preserve"> PAGEREF _Toc489971200 \h </w:instrText>
      </w:r>
      <w:r>
        <w:fldChar w:fldCharType="separate"/>
      </w:r>
      <w:r w:rsidR="00C7301F">
        <w:rPr>
          <w:lang w:eastAsia="zh-CN"/>
        </w:rPr>
        <w:t>13</w:t>
      </w:r>
      <w:r>
        <w:fldChar w:fldCharType="end"/>
      </w:r>
    </w:p>
    <w:p w14:paraId="6FDA2A1B" w14:textId="620972C8" w:rsidR="007E0FCC" w:rsidRDefault="007E0FCC" w:rsidP="00B73DC6">
      <w:pPr>
        <w:pStyle w:val="TOC2"/>
        <w:jc w:val="both"/>
        <w:rPr>
          <w:rFonts w:asciiTheme="minorHAnsi" w:eastAsiaTheme="minorEastAsia" w:hAnsiTheme="minorHAnsi" w:cstheme="minorBidi"/>
          <w:bCs w:val="0"/>
          <w:sz w:val="22"/>
          <w:szCs w:val="22"/>
          <w:lang w:eastAsia="zh-CN"/>
        </w:rPr>
        <w:pPrChange w:id="99" w:author="Jie Lan" w:date="2017-08-19T20:30:00Z">
          <w:pPr>
            <w:pStyle w:val="TOC2"/>
          </w:pPr>
        </w:pPrChange>
      </w:pPr>
      <w:r w:rsidRPr="006D7E88">
        <w:rPr>
          <w:rFonts w:eastAsia=".萍方-简"/>
          <w:lang w:eastAsia="zh-CN"/>
        </w:rPr>
        <w:t>3.2</w:t>
      </w:r>
      <w:r>
        <w:rPr>
          <w:rFonts w:asciiTheme="minorHAnsi" w:eastAsiaTheme="minorEastAsia" w:hAnsiTheme="minorHAnsi" w:cstheme="minorBidi"/>
          <w:bCs w:val="0"/>
          <w:sz w:val="22"/>
          <w:szCs w:val="22"/>
          <w:lang w:eastAsia="zh-CN"/>
        </w:rPr>
        <w:tab/>
      </w:r>
      <w:r w:rsidRPr="006D7E88">
        <w:rPr>
          <w:rFonts w:eastAsia=".萍方-简" w:hint="eastAsia"/>
          <w:lang w:eastAsia="zh-CN"/>
        </w:rPr>
        <w:t>互助保险应用承保逻辑</w:t>
      </w:r>
      <w:r>
        <w:rPr>
          <w:lang w:eastAsia="zh-CN"/>
        </w:rPr>
        <w:tab/>
      </w:r>
      <w:r>
        <w:fldChar w:fldCharType="begin"/>
      </w:r>
      <w:r>
        <w:rPr>
          <w:lang w:eastAsia="zh-CN"/>
        </w:rPr>
        <w:instrText xml:space="preserve"> PAGEREF _Toc489971201 \h </w:instrText>
      </w:r>
      <w:r>
        <w:fldChar w:fldCharType="separate"/>
      </w:r>
      <w:r w:rsidR="00C7301F">
        <w:rPr>
          <w:lang w:eastAsia="zh-CN"/>
        </w:rPr>
        <w:t>16</w:t>
      </w:r>
      <w:r>
        <w:fldChar w:fldCharType="end"/>
      </w:r>
    </w:p>
    <w:p w14:paraId="1F8E3B82" w14:textId="56FFA3CE" w:rsidR="007E0FCC" w:rsidRDefault="007E0FCC" w:rsidP="00B73DC6">
      <w:pPr>
        <w:pStyle w:val="TOC2"/>
        <w:jc w:val="both"/>
        <w:rPr>
          <w:rFonts w:asciiTheme="minorHAnsi" w:eastAsiaTheme="minorEastAsia" w:hAnsiTheme="minorHAnsi" w:cstheme="minorBidi"/>
          <w:bCs w:val="0"/>
          <w:sz w:val="22"/>
          <w:szCs w:val="22"/>
          <w:lang w:eastAsia="zh-CN"/>
        </w:rPr>
        <w:pPrChange w:id="100" w:author="Jie Lan" w:date="2017-08-19T20:30:00Z">
          <w:pPr>
            <w:pStyle w:val="TOC2"/>
          </w:pPr>
        </w:pPrChange>
      </w:pPr>
      <w:r w:rsidRPr="006D7E88">
        <w:rPr>
          <w:rFonts w:eastAsia=".萍方-简"/>
          <w:lang w:eastAsia="zh-CN"/>
        </w:rPr>
        <w:t>3.3</w:t>
      </w:r>
      <w:r>
        <w:rPr>
          <w:rFonts w:asciiTheme="minorHAnsi" w:eastAsiaTheme="minorEastAsia" w:hAnsiTheme="minorHAnsi" w:cstheme="minorBidi"/>
          <w:bCs w:val="0"/>
          <w:sz w:val="22"/>
          <w:szCs w:val="22"/>
          <w:lang w:eastAsia="zh-CN"/>
        </w:rPr>
        <w:tab/>
      </w:r>
      <w:r w:rsidRPr="006D7E88">
        <w:rPr>
          <w:rFonts w:eastAsia=".萍方-简" w:hint="eastAsia"/>
          <w:lang w:eastAsia="zh-CN"/>
        </w:rPr>
        <w:t>互助保险应用理赔逻辑</w:t>
      </w:r>
      <w:r>
        <w:rPr>
          <w:lang w:eastAsia="zh-CN"/>
        </w:rPr>
        <w:tab/>
      </w:r>
      <w:r>
        <w:fldChar w:fldCharType="begin"/>
      </w:r>
      <w:r>
        <w:rPr>
          <w:lang w:eastAsia="zh-CN"/>
        </w:rPr>
        <w:instrText xml:space="preserve"> PAGEREF _Toc489971202 \h </w:instrText>
      </w:r>
      <w:r>
        <w:fldChar w:fldCharType="separate"/>
      </w:r>
      <w:r w:rsidR="00C7301F">
        <w:rPr>
          <w:lang w:eastAsia="zh-CN"/>
        </w:rPr>
        <w:t>17</w:t>
      </w:r>
      <w:r>
        <w:fldChar w:fldCharType="end"/>
      </w:r>
    </w:p>
    <w:p w14:paraId="2E8D9AB5" w14:textId="1EF08B50"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101" w:author="Jie Lan" w:date="2017-08-19T20:30:00Z">
          <w:pPr>
            <w:pStyle w:val="TOC1"/>
          </w:pPr>
        </w:pPrChange>
      </w:pPr>
      <w:r w:rsidRPr="006D7E88">
        <w:rPr>
          <w:rFonts w:ascii=".萍方-简" w:eastAsia=".萍方-简" w:hAnsi=".萍方-简"/>
          <w:lang w:eastAsia="zh-CN"/>
        </w:rPr>
        <w:t>4</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互助链区块链浏览器与钱包</w:t>
      </w:r>
      <w:r>
        <w:rPr>
          <w:lang w:eastAsia="zh-CN"/>
        </w:rPr>
        <w:tab/>
      </w:r>
      <w:r>
        <w:fldChar w:fldCharType="begin"/>
      </w:r>
      <w:r>
        <w:rPr>
          <w:lang w:eastAsia="zh-CN"/>
        </w:rPr>
        <w:instrText xml:space="preserve"> PAGEREF _Toc489971203 \h </w:instrText>
      </w:r>
      <w:r>
        <w:fldChar w:fldCharType="separate"/>
      </w:r>
      <w:r w:rsidR="00C7301F">
        <w:rPr>
          <w:lang w:eastAsia="zh-CN"/>
        </w:rPr>
        <w:t>19</w:t>
      </w:r>
      <w:r>
        <w:fldChar w:fldCharType="end"/>
      </w:r>
    </w:p>
    <w:p w14:paraId="0974D93D" w14:textId="387E1BB6"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102" w:author="Jie Lan" w:date="2017-08-19T20:30:00Z">
          <w:pPr>
            <w:pStyle w:val="TOC1"/>
          </w:pPr>
        </w:pPrChange>
      </w:pPr>
      <w:r w:rsidRPr="006D7E88">
        <w:rPr>
          <w:rFonts w:ascii=".萍方-简" w:eastAsia=".萍方-简" w:hAnsi=".萍方-简"/>
          <w:lang w:eastAsia="zh-CN"/>
        </w:rPr>
        <w:t>5</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互助链区块链中间件构架</w:t>
      </w:r>
      <w:r>
        <w:rPr>
          <w:lang w:eastAsia="zh-CN"/>
        </w:rPr>
        <w:tab/>
      </w:r>
      <w:r>
        <w:fldChar w:fldCharType="begin"/>
      </w:r>
      <w:r>
        <w:rPr>
          <w:lang w:eastAsia="zh-CN"/>
        </w:rPr>
        <w:instrText xml:space="preserve"> PAGEREF _Toc489971204 \h </w:instrText>
      </w:r>
      <w:r>
        <w:fldChar w:fldCharType="separate"/>
      </w:r>
      <w:r w:rsidR="00C7301F">
        <w:rPr>
          <w:lang w:eastAsia="zh-CN"/>
        </w:rPr>
        <w:t>20</w:t>
      </w:r>
      <w:r>
        <w:fldChar w:fldCharType="end"/>
      </w:r>
    </w:p>
    <w:p w14:paraId="62BEB793" w14:textId="089E6FAD" w:rsidR="007E0FCC" w:rsidRDefault="007E0FCC" w:rsidP="00B73DC6">
      <w:pPr>
        <w:pStyle w:val="TOC2"/>
        <w:jc w:val="both"/>
        <w:rPr>
          <w:rFonts w:asciiTheme="minorHAnsi" w:eastAsiaTheme="minorEastAsia" w:hAnsiTheme="minorHAnsi" w:cstheme="minorBidi"/>
          <w:bCs w:val="0"/>
          <w:sz w:val="22"/>
          <w:szCs w:val="22"/>
          <w:lang w:eastAsia="zh-CN"/>
        </w:rPr>
        <w:pPrChange w:id="103" w:author="Jie Lan" w:date="2017-08-19T20:30:00Z">
          <w:pPr>
            <w:pStyle w:val="TOC2"/>
          </w:pPr>
        </w:pPrChange>
      </w:pPr>
      <w:r w:rsidRPr="006D7E88">
        <w:rPr>
          <w:rFonts w:eastAsia=".萍方-简"/>
          <w:lang w:eastAsia="zh-CN"/>
        </w:rPr>
        <w:t>5.1</w:t>
      </w:r>
      <w:r>
        <w:rPr>
          <w:rFonts w:asciiTheme="minorHAnsi" w:eastAsiaTheme="minorEastAsia" w:hAnsiTheme="minorHAnsi" w:cstheme="minorBidi"/>
          <w:bCs w:val="0"/>
          <w:sz w:val="22"/>
          <w:szCs w:val="22"/>
          <w:lang w:eastAsia="zh-CN"/>
        </w:rPr>
        <w:tab/>
      </w:r>
      <w:r w:rsidRPr="006D7E88">
        <w:rPr>
          <w:rFonts w:eastAsia=".萍方-简" w:hint="eastAsia"/>
          <w:lang w:eastAsia="zh-CN"/>
        </w:rPr>
        <w:t>互助链跨链价值网关</w:t>
      </w:r>
      <w:r>
        <w:rPr>
          <w:lang w:eastAsia="zh-CN"/>
        </w:rPr>
        <w:tab/>
      </w:r>
      <w:r>
        <w:fldChar w:fldCharType="begin"/>
      </w:r>
      <w:r>
        <w:rPr>
          <w:lang w:eastAsia="zh-CN"/>
        </w:rPr>
        <w:instrText xml:space="preserve"> PAGEREF _Toc489971205 \h </w:instrText>
      </w:r>
      <w:r>
        <w:fldChar w:fldCharType="separate"/>
      </w:r>
      <w:r w:rsidR="00C7301F">
        <w:rPr>
          <w:lang w:eastAsia="zh-CN"/>
        </w:rPr>
        <w:t>21</w:t>
      </w:r>
      <w:r>
        <w:fldChar w:fldCharType="end"/>
      </w:r>
    </w:p>
    <w:p w14:paraId="49956801" w14:textId="4441A5E8" w:rsidR="007E0FCC" w:rsidRDefault="007E0FCC" w:rsidP="00B73DC6">
      <w:pPr>
        <w:pStyle w:val="TOC2"/>
        <w:jc w:val="both"/>
        <w:rPr>
          <w:rFonts w:asciiTheme="minorHAnsi" w:eastAsiaTheme="minorEastAsia" w:hAnsiTheme="minorHAnsi" w:cstheme="minorBidi"/>
          <w:bCs w:val="0"/>
          <w:sz w:val="22"/>
          <w:szCs w:val="22"/>
          <w:lang w:eastAsia="zh-CN"/>
        </w:rPr>
        <w:pPrChange w:id="104" w:author="Jie Lan" w:date="2017-08-19T20:30:00Z">
          <w:pPr>
            <w:pStyle w:val="TOC2"/>
          </w:pPr>
        </w:pPrChange>
      </w:pPr>
      <w:r w:rsidRPr="006D7E88">
        <w:rPr>
          <w:rFonts w:eastAsia=".萍方-简"/>
          <w:lang w:eastAsia="zh-CN"/>
        </w:rPr>
        <w:t>5.2</w:t>
      </w:r>
      <w:r>
        <w:rPr>
          <w:rFonts w:asciiTheme="minorHAnsi" w:eastAsiaTheme="minorEastAsia" w:hAnsiTheme="minorHAnsi" w:cstheme="minorBidi"/>
          <w:bCs w:val="0"/>
          <w:sz w:val="22"/>
          <w:szCs w:val="22"/>
          <w:lang w:eastAsia="zh-CN"/>
        </w:rPr>
        <w:tab/>
      </w:r>
      <w:r w:rsidRPr="006D7E88">
        <w:rPr>
          <w:rFonts w:eastAsia=".萍方-简" w:hint="eastAsia"/>
          <w:lang w:eastAsia="zh-CN"/>
        </w:rPr>
        <w:t>互助链</w:t>
      </w:r>
      <w:r w:rsidRPr="006D7E88">
        <w:rPr>
          <w:rFonts w:eastAsia=".萍方-简"/>
          <w:lang w:eastAsia="zh-CN"/>
        </w:rPr>
        <w:t>Fintech</w:t>
      </w:r>
      <w:r w:rsidRPr="006D7E88">
        <w:rPr>
          <w:rFonts w:eastAsia=".萍方-简" w:hint="eastAsia"/>
          <w:lang w:eastAsia="zh-CN"/>
        </w:rPr>
        <w:t>引擎</w:t>
      </w:r>
      <w:r>
        <w:rPr>
          <w:lang w:eastAsia="zh-CN"/>
        </w:rPr>
        <w:tab/>
      </w:r>
      <w:r>
        <w:fldChar w:fldCharType="begin"/>
      </w:r>
      <w:r>
        <w:rPr>
          <w:lang w:eastAsia="zh-CN"/>
        </w:rPr>
        <w:instrText xml:space="preserve"> PAGEREF _Toc489971206 \h </w:instrText>
      </w:r>
      <w:r>
        <w:fldChar w:fldCharType="separate"/>
      </w:r>
      <w:r w:rsidR="00C7301F">
        <w:rPr>
          <w:lang w:eastAsia="zh-CN"/>
        </w:rPr>
        <w:t>21</w:t>
      </w:r>
      <w:r>
        <w:fldChar w:fldCharType="end"/>
      </w:r>
    </w:p>
    <w:p w14:paraId="03C3D3E5" w14:textId="36166AF8"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105" w:author="Jie Lan" w:date="2017-08-19T20:30:00Z">
          <w:pPr>
            <w:pStyle w:val="TOC1"/>
          </w:pPr>
        </w:pPrChange>
      </w:pPr>
      <w:r w:rsidRPr="006D7E88">
        <w:rPr>
          <w:rFonts w:ascii=".萍方-简" w:eastAsia=".萍方-简" w:hAnsi=".萍方-简"/>
          <w:lang w:eastAsia="zh-CN"/>
        </w:rPr>
        <w:t>6</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互助链智能合约逻辑</w:t>
      </w:r>
      <w:r>
        <w:rPr>
          <w:lang w:eastAsia="zh-CN"/>
        </w:rPr>
        <w:tab/>
      </w:r>
      <w:r>
        <w:fldChar w:fldCharType="begin"/>
      </w:r>
      <w:r>
        <w:rPr>
          <w:lang w:eastAsia="zh-CN"/>
        </w:rPr>
        <w:instrText xml:space="preserve"> PAGEREF _Toc489971207 \h </w:instrText>
      </w:r>
      <w:r>
        <w:fldChar w:fldCharType="separate"/>
      </w:r>
      <w:r w:rsidR="00C7301F">
        <w:rPr>
          <w:lang w:eastAsia="zh-CN"/>
        </w:rPr>
        <w:t>21</w:t>
      </w:r>
      <w:r>
        <w:fldChar w:fldCharType="end"/>
      </w:r>
    </w:p>
    <w:p w14:paraId="0AA4B064" w14:textId="01C8BD96"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106" w:author="Jie Lan" w:date="2017-08-19T20:30:00Z">
          <w:pPr>
            <w:pStyle w:val="TOC1"/>
          </w:pPr>
        </w:pPrChange>
      </w:pPr>
      <w:r w:rsidRPr="006D7E88">
        <w:rPr>
          <w:rFonts w:ascii=".萍方-简" w:eastAsia=".萍方-简" w:hAnsi=".萍方-简"/>
          <w:lang w:eastAsia="zh-CN"/>
        </w:rPr>
        <w:t>7</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互助链数字资产与交易</w:t>
      </w:r>
      <w:r>
        <w:rPr>
          <w:lang w:eastAsia="zh-CN"/>
        </w:rPr>
        <w:tab/>
      </w:r>
      <w:r>
        <w:fldChar w:fldCharType="begin"/>
      </w:r>
      <w:r>
        <w:rPr>
          <w:lang w:eastAsia="zh-CN"/>
        </w:rPr>
        <w:instrText xml:space="preserve"> PAGEREF _Toc489971208 \h </w:instrText>
      </w:r>
      <w:r>
        <w:fldChar w:fldCharType="separate"/>
      </w:r>
      <w:r w:rsidR="00C7301F">
        <w:rPr>
          <w:lang w:eastAsia="zh-CN"/>
        </w:rPr>
        <w:t>21</w:t>
      </w:r>
      <w:r>
        <w:fldChar w:fldCharType="end"/>
      </w:r>
    </w:p>
    <w:p w14:paraId="6B0FA8A5" w14:textId="4EE92174"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107" w:author="Jie Lan" w:date="2017-08-19T20:30:00Z">
          <w:pPr>
            <w:pStyle w:val="TOC1"/>
          </w:pPr>
        </w:pPrChange>
      </w:pPr>
      <w:r w:rsidRPr="006D7E88">
        <w:rPr>
          <w:rFonts w:ascii=".萍方-简" w:eastAsia=".萍方-简" w:hAnsi=".萍方-简"/>
          <w:lang w:eastAsia="zh-CN"/>
        </w:rPr>
        <w:t>8</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互助保险系统</w:t>
      </w:r>
      <w:r>
        <w:rPr>
          <w:lang w:eastAsia="zh-CN"/>
        </w:rPr>
        <w:tab/>
      </w:r>
      <w:r>
        <w:fldChar w:fldCharType="begin"/>
      </w:r>
      <w:r>
        <w:rPr>
          <w:lang w:eastAsia="zh-CN"/>
        </w:rPr>
        <w:instrText xml:space="preserve"> PAGEREF _Toc489971209 \h </w:instrText>
      </w:r>
      <w:r>
        <w:fldChar w:fldCharType="separate"/>
      </w:r>
      <w:r w:rsidR="00C7301F">
        <w:rPr>
          <w:lang w:eastAsia="zh-CN"/>
        </w:rPr>
        <w:t>24</w:t>
      </w:r>
      <w:r>
        <w:fldChar w:fldCharType="end"/>
      </w:r>
    </w:p>
    <w:p w14:paraId="52C5A43F" w14:textId="259930DA" w:rsidR="007E0FCC" w:rsidRDefault="007E0FCC" w:rsidP="00B73DC6">
      <w:pPr>
        <w:pStyle w:val="TOC2"/>
        <w:jc w:val="both"/>
        <w:rPr>
          <w:rFonts w:asciiTheme="minorHAnsi" w:eastAsiaTheme="minorEastAsia" w:hAnsiTheme="minorHAnsi" w:cstheme="minorBidi"/>
          <w:bCs w:val="0"/>
          <w:sz w:val="22"/>
          <w:szCs w:val="22"/>
          <w:lang w:eastAsia="zh-CN"/>
        </w:rPr>
        <w:pPrChange w:id="108" w:author="Jie Lan" w:date="2017-08-19T20:30:00Z">
          <w:pPr>
            <w:pStyle w:val="TOC2"/>
          </w:pPr>
        </w:pPrChange>
      </w:pPr>
      <w:r w:rsidRPr="006D7E88">
        <w:rPr>
          <w:rFonts w:eastAsiaTheme="minorEastAsia"/>
          <w:lang w:eastAsia="zh-CN"/>
        </w:rPr>
        <w:t>8.1</w:t>
      </w:r>
      <w:r>
        <w:rPr>
          <w:rFonts w:asciiTheme="minorHAnsi" w:eastAsiaTheme="minorEastAsia" w:hAnsiTheme="minorHAnsi" w:cstheme="minorBidi"/>
          <w:bCs w:val="0"/>
          <w:sz w:val="22"/>
          <w:szCs w:val="22"/>
          <w:lang w:eastAsia="zh-CN"/>
        </w:rPr>
        <w:tab/>
      </w:r>
      <w:r w:rsidRPr="006D7E88">
        <w:rPr>
          <w:rFonts w:eastAsia=".萍方-简" w:hint="eastAsia"/>
          <w:lang w:eastAsia="zh-CN"/>
        </w:rPr>
        <w:t>为什么选择以太坊</w:t>
      </w:r>
      <w:r>
        <w:rPr>
          <w:lang w:eastAsia="zh-CN"/>
        </w:rPr>
        <w:tab/>
      </w:r>
      <w:r>
        <w:fldChar w:fldCharType="begin"/>
      </w:r>
      <w:r>
        <w:rPr>
          <w:lang w:eastAsia="zh-CN"/>
        </w:rPr>
        <w:instrText xml:space="preserve"> PAGEREF _Toc489971210 \h </w:instrText>
      </w:r>
      <w:r>
        <w:fldChar w:fldCharType="separate"/>
      </w:r>
      <w:r w:rsidR="00C7301F">
        <w:rPr>
          <w:lang w:eastAsia="zh-CN"/>
        </w:rPr>
        <w:t>24</w:t>
      </w:r>
      <w:r>
        <w:fldChar w:fldCharType="end"/>
      </w:r>
    </w:p>
    <w:p w14:paraId="033AEAB8" w14:textId="26437787" w:rsidR="007E0FCC" w:rsidRDefault="007E0FCC" w:rsidP="00B73DC6">
      <w:pPr>
        <w:pStyle w:val="TOC2"/>
        <w:jc w:val="both"/>
        <w:rPr>
          <w:rFonts w:asciiTheme="minorHAnsi" w:eastAsiaTheme="minorEastAsia" w:hAnsiTheme="minorHAnsi" w:cstheme="minorBidi"/>
          <w:bCs w:val="0"/>
          <w:sz w:val="22"/>
          <w:szCs w:val="22"/>
          <w:lang w:eastAsia="zh-CN"/>
        </w:rPr>
        <w:pPrChange w:id="109" w:author="Jie Lan" w:date="2017-08-19T20:30:00Z">
          <w:pPr>
            <w:pStyle w:val="TOC2"/>
          </w:pPr>
        </w:pPrChange>
      </w:pPr>
      <w:r w:rsidRPr="006D7E88">
        <w:rPr>
          <w:rFonts w:eastAsiaTheme="minorEastAsia"/>
          <w:lang w:eastAsia="zh-CN"/>
        </w:rPr>
        <w:t>8.2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智能合约平台</w:t>
      </w:r>
      <w:r>
        <w:rPr>
          <w:lang w:eastAsia="zh-CN"/>
        </w:rPr>
        <w:tab/>
      </w:r>
      <w:r>
        <w:fldChar w:fldCharType="begin"/>
      </w:r>
      <w:r>
        <w:rPr>
          <w:lang w:eastAsia="zh-CN"/>
        </w:rPr>
        <w:instrText xml:space="preserve"> PAGEREF _Toc489971211 \h </w:instrText>
      </w:r>
      <w:r>
        <w:fldChar w:fldCharType="separate"/>
      </w:r>
      <w:r w:rsidR="00C7301F">
        <w:rPr>
          <w:lang w:eastAsia="zh-CN"/>
        </w:rPr>
        <w:t>24</w:t>
      </w:r>
      <w:r>
        <w:fldChar w:fldCharType="end"/>
      </w:r>
    </w:p>
    <w:p w14:paraId="064B428E" w14:textId="7D5583F1" w:rsidR="007E0FCC" w:rsidRDefault="007E0FCC" w:rsidP="00B73DC6">
      <w:pPr>
        <w:pStyle w:val="TOC2"/>
        <w:jc w:val="both"/>
        <w:rPr>
          <w:rFonts w:asciiTheme="minorHAnsi" w:eastAsiaTheme="minorEastAsia" w:hAnsiTheme="minorHAnsi" w:cstheme="minorBidi"/>
          <w:bCs w:val="0"/>
          <w:sz w:val="22"/>
          <w:szCs w:val="22"/>
          <w:lang w:eastAsia="zh-CN"/>
        </w:rPr>
        <w:pPrChange w:id="110" w:author="Jie Lan" w:date="2017-08-19T20:30:00Z">
          <w:pPr>
            <w:pStyle w:val="TOC2"/>
          </w:pPr>
        </w:pPrChange>
      </w:pPr>
      <w:r w:rsidRPr="006D7E88">
        <w:rPr>
          <w:rFonts w:ascii=".萍方-简" w:eastAsia=".萍方-简" w:hAnsi=".萍方-简"/>
          <w:lang w:eastAsia="zh-CN"/>
        </w:rPr>
        <w:t>8.3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系统框架</w:t>
      </w:r>
      <w:r>
        <w:rPr>
          <w:lang w:eastAsia="zh-CN"/>
        </w:rPr>
        <w:tab/>
      </w:r>
      <w:r>
        <w:fldChar w:fldCharType="begin"/>
      </w:r>
      <w:r>
        <w:rPr>
          <w:lang w:eastAsia="zh-CN"/>
        </w:rPr>
        <w:instrText xml:space="preserve"> PAGEREF _Toc489971212 \h </w:instrText>
      </w:r>
      <w:r>
        <w:fldChar w:fldCharType="separate"/>
      </w:r>
      <w:r w:rsidR="00C7301F">
        <w:rPr>
          <w:lang w:eastAsia="zh-CN"/>
        </w:rPr>
        <w:t>25</w:t>
      </w:r>
      <w:r>
        <w:fldChar w:fldCharType="end"/>
      </w:r>
    </w:p>
    <w:p w14:paraId="1044ED6D" w14:textId="0CE0D520" w:rsidR="007E0FCC" w:rsidRDefault="007E0FCC" w:rsidP="00B73DC6">
      <w:pPr>
        <w:pStyle w:val="TOC2"/>
        <w:jc w:val="both"/>
        <w:rPr>
          <w:rFonts w:asciiTheme="minorHAnsi" w:eastAsiaTheme="minorEastAsia" w:hAnsiTheme="minorHAnsi" w:cstheme="minorBidi"/>
          <w:bCs w:val="0"/>
          <w:sz w:val="22"/>
          <w:szCs w:val="22"/>
          <w:lang w:eastAsia="zh-CN"/>
        </w:rPr>
        <w:pPrChange w:id="111" w:author="Jie Lan" w:date="2017-08-19T20:30:00Z">
          <w:pPr>
            <w:pStyle w:val="TOC2"/>
          </w:pPr>
        </w:pPrChange>
      </w:pPr>
      <w:r w:rsidRPr="006D7E88">
        <w:rPr>
          <w:rFonts w:ascii=".萍方-简" w:eastAsia=".萍方-简" w:hAnsi=".萍方-简"/>
          <w:lang w:eastAsia="zh-CN"/>
        </w:rPr>
        <w:t>8.4</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w:t>
      </w:r>
      <w:r>
        <w:rPr>
          <w:lang w:eastAsia="zh-CN"/>
        </w:rPr>
        <w:tab/>
      </w:r>
      <w:r>
        <w:fldChar w:fldCharType="begin"/>
      </w:r>
      <w:r>
        <w:rPr>
          <w:lang w:eastAsia="zh-CN"/>
        </w:rPr>
        <w:instrText xml:space="preserve"> PAGEREF _Toc489971213 \h </w:instrText>
      </w:r>
      <w:r>
        <w:fldChar w:fldCharType="separate"/>
      </w:r>
      <w:r w:rsidR="00C7301F">
        <w:rPr>
          <w:lang w:eastAsia="zh-CN"/>
        </w:rPr>
        <w:t>25</w:t>
      </w:r>
      <w:r>
        <w:fldChar w:fldCharType="end"/>
      </w:r>
    </w:p>
    <w:p w14:paraId="3F551CAB" w14:textId="0D02C326" w:rsidR="007E0FCC" w:rsidRDefault="007E0FCC" w:rsidP="00B73DC6">
      <w:pPr>
        <w:pStyle w:val="TOC2"/>
        <w:jc w:val="both"/>
        <w:rPr>
          <w:rFonts w:asciiTheme="minorHAnsi" w:eastAsiaTheme="minorEastAsia" w:hAnsiTheme="minorHAnsi" w:cstheme="minorBidi"/>
          <w:bCs w:val="0"/>
          <w:sz w:val="22"/>
          <w:szCs w:val="22"/>
          <w:lang w:eastAsia="zh-CN"/>
        </w:rPr>
        <w:pPrChange w:id="112" w:author="Jie Lan" w:date="2017-08-19T20:30:00Z">
          <w:pPr>
            <w:pStyle w:val="TOC2"/>
          </w:pPr>
        </w:pPrChange>
      </w:pPr>
      <w:r w:rsidRPr="006D7E88">
        <w:rPr>
          <w:rFonts w:eastAsiaTheme="minorEastAsia"/>
          <w:lang w:eastAsia="zh-CN"/>
        </w:rPr>
        <w:t>8.5</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人工智能模块</w:t>
      </w:r>
      <w:r>
        <w:rPr>
          <w:lang w:eastAsia="zh-CN"/>
        </w:rPr>
        <w:tab/>
      </w:r>
      <w:r>
        <w:fldChar w:fldCharType="begin"/>
      </w:r>
      <w:r>
        <w:rPr>
          <w:lang w:eastAsia="zh-CN"/>
        </w:rPr>
        <w:instrText xml:space="preserve"> PAGEREF _Toc489971214 \h </w:instrText>
      </w:r>
      <w:r>
        <w:fldChar w:fldCharType="separate"/>
      </w:r>
      <w:r w:rsidR="00C7301F">
        <w:rPr>
          <w:lang w:eastAsia="zh-CN"/>
        </w:rPr>
        <w:t>26</w:t>
      </w:r>
      <w:r>
        <w:fldChar w:fldCharType="end"/>
      </w:r>
    </w:p>
    <w:p w14:paraId="3F39B1E9" w14:textId="69C6C940" w:rsidR="007E0FCC" w:rsidRDefault="007E0FCC" w:rsidP="00B73DC6">
      <w:pPr>
        <w:pStyle w:val="TOC2"/>
        <w:jc w:val="both"/>
        <w:rPr>
          <w:rFonts w:asciiTheme="minorHAnsi" w:eastAsiaTheme="minorEastAsia" w:hAnsiTheme="minorHAnsi" w:cstheme="minorBidi"/>
          <w:bCs w:val="0"/>
          <w:sz w:val="22"/>
          <w:szCs w:val="22"/>
          <w:lang w:eastAsia="zh-CN"/>
        </w:rPr>
        <w:pPrChange w:id="113" w:author="Jie Lan" w:date="2017-08-19T20:30:00Z">
          <w:pPr>
            <w:pStyle w:val="TOC2"/>
          </w:pPr>
        </w:pPrChange>
      </w:pPr>
      <w:r w:rsidRPr="006D7E88">
        <w:rPr>
          <w:rFonts w:eastAsiaTheme="minorEastAsia"/>
          <w:lang w:eastAsia="zh-CN"/>
        </w:rPr>
        <w:t>8.6</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风险防范</w:t>
      </w:r>
      <w:r>
        <w:rPr>
          <w:lang w:eastAsia="zh-CN"/>
        </w:rPr>
        <w:tab/>
      </w:r>
      <w:r>
        <w:fldChar w:fldCharType="begin"/>
      </w:r>
      <w:r>
        <w:rPr>
          <w:lang w:eastAsia="zh-CN"/>
        </w:rPr>
        <w:instrText xml:space="preserve"> PAGEREF _Toc489971215 \h </w:instrText>
      </w:r>
      <w:r>
        <w:fldChar w:fldCharType="separate"/>
      </w:r>
      <w:r w:rsidR="00C7301F">
        <w:rPr>
          <w:lang w:eastAsia="zh-CN"/>
        </w:rPr>
        <w:t>26</w:t>
      </w:r>
      <w:r>
        <w:fldChar w:fldCharType="end"/>
      </w:r>
    </w:p>
    <w:p w14:paraId="236B1B73" w14:textId="0E7036C8"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114" w:author="Jie Lan" w:date="2017-08-19T20:30:00Z">
          <w:pPr>
            <w:pStyle w:val="TOC1"/>
          </w:pPr>
        </w:pPrChange>
      </w:pPr>
      <w:r w:rsidRPr="006D7E88">
        <w:rPr>
          <w:rFonts w:ascii=".萍方-简" w:eastAsia=".萍方-简" w:hAnsi=".萍方-简"/>
          <w:lang w:eastAsia="zh-CN"/>
        </w:rPr>
        <w:t>9</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互助链应用实例：一个互助保险的说明</w:t>
      </w:r>
      <w:r>
        <w:rPr>
          <w:lang w:eastAsia="zh-CN"/>
        </w:rPr>
        <w:tab/>
      </w:r>
      <w:r>
        <w:fldChar w:fldCharType="begin"/>
      </w:r>
      <w:r>
        <w:rPr>
          <w:lang w:eastAsia="zh-CN"/>
        </w:rPr>
        <w:instrText xml:space="preserve"> PAGEREF _Toc489971216 \h </w:instrText>
      </w:r>
      <w:r>
        <w:fldChar w:fldCharType="separate"/>
      </w:r>
      <w:r w:rsidR="00C7301F">
        <w:rPr>
          <w:lang w:eastAsia="zh-CN"/>
        </w:rPr>
        <w:t>29</w:t>
      </w:r>
      <w:r>
        <w:fldChar w:fldCharType="end"/>
      </w:r>
    </w:p>
    <w:p w14:paraId="5F08E284" w14:textId="4504C3B1"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115" w:author="Jie Lan" w:date="2017-08-19T20:30:00Z">
          <w:pPr>
            <w:pStyle w:val="TOC1"/>
          </w:pPr>
        </w:pPrChange>
      </w:pPr>
      <w:r w:rsidRPr="006D7E88">
        <w:rPr>
          <w:rFonts w:ascii=".萍方-简" w:eastAsia=".萍方-简" w:hAnsi=".萍方-简"/>
          <w:lang w:eastAsia="zh-CN"/>
        </w:rPr>
        <w:t>10</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w:t>
      </w:r>
      <w:r w:rsidRPr="006D7E88">
        <w:rPr>
          <w:rFonts w:ascii=".萍方-简" w:eastAsia=".萍方-简" w:hAnsi=".萍方-简"/>
          <w:lang w:eastAsia="zh-CN"/>
        </w:rPr>
        <w:t>Muton</w:t>
      </w:r>
      <w:r w:rsidRPr="006D7E88">
        <w:rPr>
          <w:rFonts w:ascii=".萍方-简" w:eastAsia=".萍方-简" w:hAnsi=".萍方-简" w:hint="eastAsia"/>
          <w:lang w:eastAsia="zh-CN"/>
        </w:rPr>
        <w:t>币</w:t>
      </w:r>
      <w:r w:rsidRPr="006D7E88">
        <w:rPr>
          <w:rFonts w:ascii=".萍方-简" w:eastAsia=".萍方-简" w:hAnsi=".萍方-简"/>
          <w:lang w:eastAsia="zh-CN"/>
        </w:rPr>
        <w:t>ICO</w:t>
      </w:r>
      <w:r w:rsidRPr="006D7E88">
        <w:rPr>
          <w:rFonts w:ascii=".萍方-简" w:eastAsia=".萍方-简" w:hAnsi=".萍方-简" w:hint="eastAsia"/>
          <w:lang w:eastAsia="zh-CN"/>
        </w:rPr>
        <w:t>及</w:t>
      </w:r>
      <w:r w:rsidRPr="006D7E88">
        <w:rPr>
          <w:rFonts w:ascii=".萍方-简" w:eastAsia=".萍方-简" w:hAnsi=".萍方-简"/>
          <w:lang w:eastAsia="zh-CN"/>
        </w:rPr>
        <w:t>ICO</w:t>
      </w:r>
      <w:r w:rsidRPr="006D7E88">
        <w:rPr>
          <w:rFonts w:ascii=".萍方-简" w:eastAsia=".萍方-简" w:hAnsi=".萍方-简" w:hint="eastAsia"/>
          <w:lang w:eastAsia="zh-CN"/>
        </w:rPr>
        <w:t>之后的项目情况</w:t>
      </w:r>
      <w:r>
        <w:rPr>
          <w:lang w:eastAsia="zh-CN"/>
        </w:rPr>
        <w:tab/>
      </w:r>
      <w:r>
        <w:fldChar w:fldCharType="begin"/>
      </w:r>
      <w:r>
        <w:rPr>
          <w:lang w:eastAsia="zh-CN"/>
        </w:rPr>
        <w:instrText xml:space="preserve"> PAGEREF _Toc489971217 \h </w:instrText>
      </w:r>
      <w:r>
        <w:fldChar w:fldCharType="separate"/>
      </w:r>
      <w:r w:rsidR="00C7301F">
        <w:rPr>
          <w:lang w:eastAsia="zh-CN"/>
        </w:rPr>
        <w:t>31</w:t>
      </w:r>
      <w:r>
        <w:fldChar w:fldCharType="end"/>
      </w:r>
    </w:p>
    <w:p w14:paraId="72E6D6B0" w14:textId="004C002A" w:rsidR="007E0FCC" w:rsidRDefault="007E0FCC" w:rsidP="00B73DC6">
      <w:pPr>
        <w:pStyle w:val="TOC2"/>
        <w:jc w:val="both"/>
        <w:rPr>
          <w:rFonts w:asciiTheme="minorHAnsi" w:eastAsiaTheme="minorEastAsia" w:hAnsiTheme="minorHAnsi" w:cstheme="minorBidi"/>
          <w:bCs w:val="0"/>
          <w:sz w:val="22"/>
          <w:szCs w:val="22"/>
          <w:lang w:eastAsia="zh-CN"/>
        </w:rPr>
        <w:pPrChange w:id="116" w:author="Jie Lan" w:date="2017-08-19T20:30:00Z">
          <w:pPr>
            <w:pStyle w:val="TOC2"/>
          </w:pPr>
        </w:pPrChange>
      </w:pPr>
      <w:r w:rsidRPr="006D7E88">
        <w:rPr>
          <w:rFonts w:ascii=".萍方-简" w:eastAsia=".萍方-简" w:hAnsi=".萍方-简"/>
          <w:lang w:eastAsia="zh-CN"/>
        </w:rPr>
        <w:t>10.1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w:t>
      </w:r>
      <w:r w:rsidRPr="006D7E88">
        <w:rPr>
          <w:rFonts w:ascii=".萍方-简" w:eastAsia=".萍方-简" w:hAnsi=".萍方-简"/>
          <w:lang w:eastAsia="zh-CN"/>
        </w:rPr>
        <w:t>Muton</w:t>
      </w:r>
      <w:r w:rsidRPr="006D7E88">
        <w:rPr>
          <w:rFonts w:ascii=".萍方-简" w:eastAsia=".萍方-简" w:hAnsi=".萍方-简" w:hint="eastAsia"/>
          <w:lang w:eastAsia="zh-CN"/>
        </w:rPr>
        <w:t>（代币符号</w:t>
      </w:r>
      <w:r w:rsidRPr="006D7E88">
        <w:rPr>
          <w:rFonts w:ascii=".萍方-简" w:eastAsia=".萍方-简" w:hAnsi=".萍方-简"/>
          <w:lang w:eastAsia="zh-CN"/>
        </w:rPr>
        <w:t>:MUC</w:t>
      </w:r>
      <w:r w:rsidRPr="006D7E88">
        <w:rPr>
          <w:rFonts w:ascii=".萍方-简" w:eastAsia=".萍方-简" w:hAnsi=".萍方-简" w:hint="eastAsia"/>
          <w:lang w:eastAsia="zh-CN"/>
        </w:rPr>
        <w:t>）的发售</w:t>
      </w:r>
      <w:r>
        <w:rPr>
          <w:lang w:eastAsia="zh-CN"/>
        </w:rPr>
        <w:tab/>
      </w:r>
      <w:r>
        <w:fldChar w:fldCharType="begin"/>
      </w:r>
      <w:r>
        <w:rPr>
          <w:lang w:eastAsia="zh-CN"/>
        </w:rPr>
        <w:instrText xml:space="preserve"> PAGEREF _Toc489971218 \h </w:instrText>
      </w:r>
      <w:r>
        <w:fldChar w:fldCharType="separate"/>
      </w:r>
      <w:r w:rsidR="00C7301F">
        <w:rPr>
          <w:lang w:eastAsia="zh-CN"/>
        </w:rPr>
        <w:t>31</w:t>
      </w:r>
      <w:r>
        <w:fldChar w:fldCharType="end"/>
      </w:r>
    </w:p>
    <w:p w14:paraId="1CC71DFE" w14:textId="1B8EB70A" w:rsidR="007E0FCC" w:rsidRDefault="007E0FCC" w:rsidP="00B73DC6">
      <w:pPr>
        <w:pStyle w:val="TOC2"/>
        <w:jc w:val="both"/>
        <w:rPr>
          <w:rFonts w:asciiTheme="minorHAnsi" w:eastAsiaTheme="minorEastAsia" w:hAnsiTheme="minorHAnsi" w:cstheme="minorBidi"/>
          <w:bCs w:val="0"/>
          <w:sz w:val="22"/>
          <w:szCs w:val="22"/>
          <w:lang w:eastAsia="zh-CN"/>
        </w:rPr>
        <w:pPrChange w:id="117" w:author="Jie Lan" w:date="2017-08-19T20:30:00Z">
          <w:pPr>
            <w:pStyle w:val="TOC2"/>
          </w:pPr>
        </w:pPrChange>
      </w:pPr>
      <w:r w:rsidRPr="006D7E88">
        <w:rPr>
          <w:rFonts w:ascii=".萍方-简" w:eastAsia=".萍方-简" w:hAnsi=".萍方-简"/>
          <w:lang w:eastAsia="zh-CN"/>
        </w:rPr>
        <w:t>10.2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互助币的锁定机制</w:t>
      </w:r>
      <w:r>
        <w:rPr>
          <w:lang w:eastAsia="zh-CN"/>
        </w:rPr>
        <w:tab/>
      </w:r>
      <w:r>
        <w:fldChar w:fldCharType="begin"/>
      </w:r>
      <w:r>
        <w:rPr>
          <w:lang w:eastAsia="zh-CN"/>
        </w:rPr>
        <w:instrText xml:space="preserve"> PAGEREF _Toc489971219 \h </w:instrText>
      </w:r>
      <w:r>
        <w:fldChar w:fldCharType="separate"/>
      </w:r>
      <w:r w:rsidR="00C7301F">
        <w:rPr>
          <w:lang w:eastAsia="zh-CN"/>
        </w:rPr>
        <w:t>31</w:t>
      </w:r>
      <w:r>
        <w:fldChar w:fldCharType="end"/>
      </w:r>
    </w:p>
    <w:p w14:paraId="1DD65D16" w14:textId="178650B9" w:rsidR="007E0FCC" w:rsidRDefault="007E0FCC" w:rsidP="00B73DC6">
      <w:pPr>
        <w:pStyle w:val="TOC2"/>
        <w:jc w:val="both"/>
        <w:rPr>
          <w:rFonts w:asciiTheme="minorHAnsi" w:eastAsiaTheme="minorEastAsia" w:hAnsiTheme="minorHAnsi" w:cstheme="minorBidi"/>
          <w:bCs w:val="0"/>
          <w:sz w:val="22"/>
          <w:szCs w:val="22"/>
          <w:lang w:eastAsia="zh-CN"/>
        </w:rPr>
        <w:pPrChange w:id="118" w:author="Jie Lan" w:date="2017-08-19T20:30:00Z">
          <w:pPr>
            <w:pStyle w:val="TOC2"/>
          </w:pPr>
        </w:pPrChange>
      </w:pPr>
      <w:r w:rsidRPr="006D7E88">
        <w:rPr>
          <w:rFonts w:ascii=".萍方-简" w:eastAsia=".萍方-简" w:hAnsi=".萍方-简"/>
          <w:lang w:eastAsia="zh-CN"/>
        </w:rPr>
        <w:t>10.3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互助币最低筹集资金和资金使用情况</w:t>
      </w:r>
      <w:r>
        <w:rPr>
          <w:lang w:eastAsia="zh-CN"/>
        </w:rPr>
        <w:tab/>
      </w:r>
      <w:r>
        <w:fldChar w:fldCharType="begin"/>
      </w:r>
      <w:r>
        <w:rPr>
          <w:lang w:eastAsia="zh-CN"/>
        </w:rPr>
        <w:instrText xml:space="preserve"> PAGEREF _Toc489971220 \h </w:instrText>
      </w:r>
      <w:r>
        <w:fldChar w:fldCharType="separate"/>
      </w:r>
      <w:r w:rsidR="00C7301F">
        <w:rPr>
          <w:lang w:eastAsia="zh-CN"/>
        </w:rPr>
        <w:t>31</w:t>
      </w:r>
      <w:r>
        <w:fldChar w:fldCharType="end"/>
      </w:r>
    </w:p>
    <w:p w14:paraId="43BDD73B" w14:textId="496622A0"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119" w:author="Jie Lan" w:date="2017-08-19T20:30:00Z">
          <w:pPr>
            <w:pStyle w:val="TOC1"/>
          </w:pPr>
        </w:pPrChange>
      </w:pPr>
      <w:r w:rsidRPr="006D7E88">
        <w:rPr>
          <w:rFonts w:ascii=".萍方-简" w:eastAsia=".萍方-简" w:hAnsi=".萍方-简"/>
          <w:lang w:eastAsia="zh-CN"/>
        </w:rPr>
        <w:lastRenderedPageBreak/>
        <w:t>11</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互助链开发计划与预算</w:t>
      </w:r>
      <w:r>
        <w:rPr>
          <w:lang w:eastAsia="zh-CN"/>
        </w:rPr>
        <w:tab/>
      </w:r>
      <w:r>
        <w:fldChar w:fldCharType="begin"/>
      </w:r>
      <w:r>
        <w:rPr>
          <w:lang w:eastAsia="zh-CN"/>
        </w:rPr>
        <w:instrText xml:space="preserve"> PAGEREF _Toc489971221 \h </w:instrText>
      </w:r>
      <w:r>
        <w:fldChar w:fldCharType="separate"/>
      </w:r>
      <w:r w:rsidR="00C7301F">
        <w:rPr>
          <w:lang w:eastAsia="zh-CN"/>
        </w:rPr>
        <w:t>31</w:t>
      </w:r>
      <w:r>
        <w:fldChar w:fldCharType="end"/>
      </w:r>
    </w:p>
    <w:p w14:paraId="64F6BBC9" w14:textId="57B8D12C"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120" w:author="Jie Lan" w:date="2017-08-19T20:30:00Z">
          <w:pPr>
            <w:pStyle w:val="TOC1"/>
          </w:pPr>
        </w:pPrChange>
      </w:pPr>
      <w:r w:rsidRPr="006D7E88">
        <w:rPr>
          <w:rFonts w:ascii=".萍方-简" w:eastAsia=".萍方-简" w:hAnsi=".萍方-简"/>
          <w:lang w:eastAsia="zh-CN"/>
        </w:rPr>
        <w:t>12</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互助链团队</w:t>
      </w:r>
      <w:r>
        <w:rPr>
          <w:lang w:eastAsia="zh-CN"/>
        </w:rPr>
        <w:tab/>
      </w:r>
      <w:r>
        <w:fldChar w:fldCharType="begin"/>
      </w:r>
      <w:r>
        <w:rPr>
          <w:lang w:eastAsia="zh-CN"/>
        </w:rPr>
        <w:instrText xml:space="preserve"> PAGEREF _Toc489971222 \h </w:instrText>
      </w:r>
      <w:r>
        <w:fldChar w:fldCharType="separate"/>
      </w:r>
      <w:r w:rsidR="00C7301F">
        <w:rPr>
          <w:lang w:eastAsia="zh-CN"/>
        </w:rPr>
        <w:t>31</w:t>
      </w:r>
      <w:r>
        <w:fldChar w:fldCharType="end"/>
      </w:r>
    </w:p>
    <w:p w14:paraId="688F078D" w14:textId="1981E741" w:rsidR="007E0FCC" w:rsidRDefault="007E0FCC" w:rsidP="00B73DC6">
      <w:pPr>
        <w:pStyle w:val="TOC1"/>
        <w:jc w:val="both"/>
        <w:rPr>
          <w:rFonts w:asciiTheme="minorHAnsi" w:eastAsiaTheme="minorEastAsia" w:hAnsiTheme="minorHAnsi" w:cstheme="minorBidi"/>
          <w:b w:val="0"/>
          <w:bCs w:val="0"/>
          <w:caps w:val="0"/>
          <w:sz w:val="22"/>
          <w:szCs w:val="22"/>
          <w:lang w:eastAsia="zh-CN"/>
        </w:rPr>
        <w:pPrChange w:id="121" w:author="Jie Lan" w:date="2017-08-19T20:30:00Z">
          <w:pPr>
            <w:pStyle w:val="TOC1"/>
          </w:pPr>
        </w:pPrChange>
      </w:pPr>
      <w:r w:rsidRPr="006D7E88">
        <w:rPr>
          <w:rFonts w:ascii=".萍方-简" w:eastAsia=".萍方-简" w:hAnsi=".萍方-简"/>
          <w:lang w:eastAsia="zh-CN"/>
        </w:rPr>
        <w:t>13</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附录</w:t>
      </w:r>
      <w:r>
        <w:rPr>
          <w:lang w:eastAsia="zh-CN"/>
        </w:rPr>
        <w:tab/>
      </w:r>
      <w:r>
        <w:fldChar w:fldCharType="begin"/>
      </w:r>
      <w:r>
        <w:rPr>
          <w:lang w:eastAsia="zh-CN"/>
        </w:rPr>
        <w:instrText xml:space="preserve"> PAGEREF _Toc489971223 \h </w:instrText>
      </w:r>
      <w:r>
        <w:fldChar w:fldCharType="separate"/>
      </w:r>
      <w:r w:rsidR="00C7301F">
        <w:rPr>
          <w:lang w:eastAsia="zh-CN"/>
        </w:rPr>
        <w:t>31</w:t>
      </w:r>
      <w:r>
        <w:fldChar w:fldCharType="end"/>
      </w:r>
    </w:p>
    <w:p w14:paraId="52219DE3" w14:textId="0DDFF788" w:rsidR="007E0FCC" w:rsidRDefault="007E0FCC" w:rsidP="00B73DC6">
      <w:pPr>
        <w:pStyle w:val="TOC2"/>
        <w:jc w:val="both"/>
        <w:rPr>
          <w:rFonts w:asciiTheme="minorHAnsi" w:eastAsiaTheme="minorEastAsia" w:hAnsiTheme="minorHAnsi" w:cstheme="minorBidi"/>
          <w:bCs w:val="0"/>
          <w:sz w:val="22"/>
          <w:szCs w:val="22"/>
          <w:lang w:eastAsia="zh-CN"/>
        </w:rPr>
        <w:pPrChange w:id="122" w:author="Jie Lan" w:date="2017-08-19T20:30:00Z">
          <w:pPr>
            <w:pStyle w:val="TOC2"/>
          </w:pPr>
        </w:pPrChange>
      </w:pPr>
      <w:r w:rsidRPr="006D7E88">
        <w:rPr>
          <w:rFonts w:ascii=".萍方-简" w:eastAsia=".萍方-简" w:hAnsi=".萍方-简"/>
          <w:lang w:val="en-CA" w:eastAsia="zh-CN"/>
        </w:rPr>
        <w:t>13.1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val="en-CA" w:eastAsia="zh-CN"/>
        </w:rPr>
        <w:t>其他应用场景详述</w:t>
      </w:r>
      <w:r>
        <w:rPr>
          <w:lang w:eastAsia="zh-CN"/>
        </w:rPr>
        <w:tab/>
      </w:r>
      <w:r>
        <w:fldChar w:fldCharType="begin"/>
      </w:r>
      <w:r>
        <w:rPr>
          <w:lang w:eastAsia="zh-CN"/>
        </w:rPr>
        <w:instrText xml:space="preserve"> PAGEREF _Toc489971224 \h </w:instrText>
      </w:r>
      <w:r>
        <w:fldChar w:fldCharType="separate"/>
      </w:r>
      <w:r w:rsidR="00C7301F">
        <w:rPr>
          <w:lang w:eastAsia="zh-CN"/>
        </w:rPr>
        <w:t>31</w:t>
      </w:r>
      <w:r>
        <w:fldChar w:fldCharType="end"/>
      </w:r>
    </w:p>
    <w:p w14:paraId="6EB2FC5B" w14:textId="67A0D449" w:rsidR="007E0FCC" w:rsidRDefault="007E0FCC" w:rsidP="00B73DC6">
      <w:pPr>
        <w:pStyle w:val="TOC3"/>
        <w:jc w:val="both"/>
        <w:rPr>
          <w:rFonts w:asciiTheme="minorHAnsi" w:eastAsiaTheme="minorEastAsia" w:hAnsiTheme="minorHAnsi" w:cstheme="minorBidi"/>
          <w:noProof/>
          <w:lang w:eastAsia="zh-CN"/>
        </w:rPr>
        <w:pPrChange w:id="123" w:author="Jie Lan" w:date="2017-08-19T20:30:00Z">
          <w:pPr>
            <w:pStyle w:val="TOC3"/>
          </w:pPr>
        </w:pPrChange>
      </w:pPr>
      <w:r w:rsidRPr="006D7E88">
        <w:rPr>
          <w:rFonts w:eastAsia=".萍方-简"/>
          <w:noProof/>
          <w:lang w:eastAsia="zh-CN"/>
        </w:rPr>
        <w:t>13.1.1</w:t>
      </w:r>
      <w:r>
        <w:rPr>
          <w:rFonts w:asciiTheme="minorHAnsi" w:eastAsiaTheme="minorEastAsia" w:hAnsiTheme="minorHAnsi" w:cstheme="minorBidi"/>
          <w:noProof/>
          <w:lang w:eastAsia="zh-CN"/>
        </w:rPr>
        <w:tab/>
      </w:r>
      <w:r w:rsidRPr="006D7E88">
        <w:rPr>
          <w:rFonts w:eastAsia=".萍方-简" w:hint="eastAsia"/>
          <w:noProof/>
          <w:lang w:eastAsia="zh-CN"/>
        </w:rPr>
        <w:t>互助链架构应用于保险流程的优化</w:t>
      </w:r>
      <w:r>
        <w:rPr>
          <w:noProof/>
          <w:lang w:eastAsia="zh-CN"/>
        </w:rPr>
        <w:tab/>
      </w:r>
      <w:r>
        <w:rPr>
          <w:noProof/>
        </w:rPr>
        <w:fldChar w:fldCharType="begin"/>
      </w:r>
      <w:r>
        <w:rPr>
          <w:noProof/>
          <w:lang w:eastAsia="zh-CN"/>
        </w:rPr>
        <w:instrText xml:space="preserve"> PAGEREF _Toc489971225 \h </w:instrText>
      </w:r>
      <w:r>
        <w:rPr>
          <w:noProof/>
        </w:rPr>
      </w:r>
      <w:r>
        <w:rPr>
          <w:noProof/>
        </w:rPr>
        <w:fldChar w:fldCharType="separate"/>
      </w:r>
      <w:r w:rsidR="00C7301F">
        <w:rPr>
          <w:noProof/>
          <w:lang w:eastAsia="zh-CN"/>
        </w:rPr>
        <w:t>31</w:t>
      </w:r>
      <w:r>
        <w:rPr>
          <w:noProof/>
        </w:rPr>
        <w:fldChar w:fldCharType="end"/>
      </w:r>
    </w:p>
    <w:p w14:paraId="638828AA" w14:textId="4605F1B9" w:rsidR="007E0FCC" w:rsidRDefault="007E0FCC" w:rsidP="00B73DC6">
      <w:pPr>
        <w:pStyle w:val="TOC3"/>
        <w:jc w:val="both"/>
        <w:rPr>
          <w:rFonts w:asciiTheme="minorHAnsi" w:eastAsiaTheme="minorEastAsia" w:hAnsiTheme="minorHAnsi" w:cstheme="minorBidi"/>
          <w:noProof/>
          <w:lang w:eastAsia="zh-CN"/>
        </w:rPr>
        <w:pPrChange w:id="124" w:author="Jie Lan" w:date="2017-08-19T20:30:00Z">
          <w:pPr>
            <w:pStyle w:val="TOC3"/>
          </w:pPr>
        </w:pPrChange>
      </w:pPr>
      <w:r w:rsidRPr="006D7E88">
        <w:rPr>
          <w:rFonts w:eastAsia=".萍方-简"/>
          <w:noProof/>
          <w:lang w:eastAsia="zh-CN"/>
        </w:rPr>
        <w:t>13.1.2</w:t>
      </w:r>
      <w:r>
        <w:rPr>
          <w:rFonts w:asciiTheme="minorHAnsi" w:eastAsiaTheme="minorEastAsia" w:hAnsiTheme="minorHAnsi" w:cstheme="minorBidi"/>
          <w:noProof/>
          <w:lang w:eastAsia="zh-CN"/>
        </w:rPr>
        <w:tab/>
      </w:r>
      <w:r w:rsidRPr="006D7E88">
        <w:rPr>
          <w:rFonts w:eastAsia=".萍方-简" w:hint="eastAsia"/>
          <w:noProof/>
          <w:lang w:eastAsia="zh-CN"/>
        </w:rPr>
        <w:t>互助链架构应用于房屋贷款审批及投资平台</w:t>
      </w:r>
      <w:r>
        <w:rPr>
          <w:noProof/>
          <w:lang w:eastAsia="zh-CN"/>
        </w:rPr>
        <w:tab/>
      </w:r>
      <w:r>
        <w:rPr>
          <w:noProof/>
        </w:rPr>
        <w:fldChar w:fldCharType="begin"/>
      </w:r>
      <w:r>
        <w:rPr>
          <w:noProof/>
          <w:lang w:eastAsia="zh-CN"/>
        </w:rPr>
        <w:instrText xml:space="preserve"> PAGEREF _Toc489971227 \h </w:instrText>
      </w:r>
      <w:r>
        <w:rPr>
          <w:noProof/>
        </w:rPr>
      </w:r>
      <w:r>
        <w:rPr>
          <w:noProof/>
        </w:rPr>
        <w:fldChar w:fldCharType="separate"/>
      </w:r>
      <w:r w:rsidR="00C7301F">
        <w:rPr>
          <w:noProof/>
          <w:lang w:eastAsia="zh-CN"/>
        </w:rPr>
        <w:t>36</w:t>
      </w:r>
      <w:r>
        <w:rPr>
          <w:noProof/>
        </w:rPr>
        <w:fldChar w:fldCharType="end"/>
      </w:r>
    </w:p>
    <w:p w14:paraId="307198F9" w14:textId="2D3AA6C1" w:rsidR="007E0FCC" w:rsidRDefault="007E0FCC" w:rsidP="00B73DC6">
      <w:pPr>
        <w:pStyle w:val="TOC2"/>
        <w:jc w:val="both"/>
        <w:rPr>
          <w:rFonts w:asciiTheme="minorHAnsi" w:eastAsiaTheme="minorEastAsia" w:hAnsiTheme="minorHAnsi" w:cstheme="minorBidi"/>
          <w:bCs w:val="0"/>
          <w:sz w:val="22"/>
          <w:szCs w:val="22"/>
          <w:lang w:eastAsia="zh-CN"/>
        </w:rPr>
        <w:pPrChange w:id="125" w:author="Jie Lan" w:date="2017-08-19T20:30:00Z">
          <w:pPr>
            <w:pStyle w:val="TOC2"/>
          </w:pPr>
        </w:pPrChange>
      </w:pPr>
      <w:r w:rsidRPr="006D7E88">
        <w:rPr>
          <w:rFonts w:ascii=".萍方-简" w:eastAsia=".萍方-简" w:hAnsi=".萍方-简"/>
          <w:lang w:eastAsia="zh-CN"/>
        </w:rPr>
        <w:t>13.2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项目组织结构</w:t>
      </w:r>
      <w:r>
        <w:rPr>
          <w:lang w:eastAsia="zh-CN"/>
        </w:rPr>
        <w:tab/>
      </w:r>
      <w:r>
        <w:fldChar w:fldCharType="begin"/>
      </w:r>
      <w:r>
        <w:rPr>
          <w:lang w:eastAsia="zh-CN"/>
        </w:rPr>
        <w:instrText xml:space="preserve"> PAGEREF _Toc489971229 \h </w:instrText>
      </w:r>
      <w:r>
        <w:fldChar w:fldCharType="separate"/>
      </w:r>
      <w:r w:rsidR="00C7301F">
        <w:rPr>
          <w:lang w:eastAsia="zh-CN"/>
        </w:rPr>
        <w:t>37</w:t>
      </w:r>
      <w:r>
        <w:fldChar w:fldCharType="end"/>
      </w:r>
    </w:p>
    <w:p w14:paraId="1106581C" w14:textId="543C6013" w:rsidR="007E0FCC" w:rsidRDefault="007E0FCC" w:rsidP="00B73DC6">
      <w:pPr>
        <w:pStyle w:val="TOC3"/>
        <w:jc w:val="both"/>
        <w:rPr>
          <w:rFonts w:asciiTheme="minorHAnsi" w:eastAsiaTheme="minorEastAsia" w:hAnsiTheme="minorHAnsi" w:cstheme="minorBidi"/>
          <w:noProof/>
          <w:lang w:eastAsia="zh-CN"/>
        </w:rPr>
        <w:pPrChange w:id="126" w:author="Jie Lan" w:date="2017-08-19T20:30:00Z">
          <w:pPr>
            <w:pStyle w:val="TOC3"/>
          </w:pPr>
        </w:pPrChange>
      </w:pPr>
      <w:r w:rsidRPr="006D7E88">
        <w:rPr>
          <w:rFonts w:ascii=".萍方-简" w:eastAsia=".萍方-简" w:hAnsi=".萍方-简"/>
          <w:noProof/>
          <w:lang w:eastAsia="zh-CN"/>
        </w:rPr>
        <w:t>13.2.1</w:t>
      </w:r>
      <w:r>
        <w:rPr>
          <w:rFonts w:asciiTheme="minorHAnsi" w:eastAsiaTheme="minorEastAsia" w:hAnsiTheme="minorHAnsi" w:cstheme="minorBidi"/>
          <w:noProof/>
          <w:lang w:eastAsia="zh-CN"/>
        </w:rPr>
        <w:tab/>
      </w:r>
      <w:r w:rsidRPr="006D7E88">
        <w:rPr>
          <w:rFonts w:ascii=".萍方-简" w:eastAsia=".萍方-简" w:hAnsi=".萍方-简" w:hint="eastAsia"/>
          <w:noProof/>
          <w:lang w:eastAsia="zh-CN"/>
        </w:rPr>
        <w:t>核心团队</w:t>
      </w:r>
      <w:r>
        <w:rPr>
          <w:noProof/>
          <w:lang w:eastAsia="zh-CN"/>
        </w:rPr>
        <w:tab/>
      </w:r>
      <w:r>
        <w:rPr>
          <w:noProof/>
        </w:rPr>
        <w:fldChar w:fldCharType="begin"/>
      </w:r>
      <w:r>
        <w:rPr>
          <w:noProof/>
          <w:lang w:eastAsia="zh-CN"/>
        </w:rPr>
        <w:instrText xml:space="preserve"> PAGEREF _Toc489971230 \h </w:instrText>
      </w:r>
      <w:r>
        <w:rPr>
          <w:noProof/>
        </w:rPr>
      </w:r>
      <w:r>
        <w:rPr>
          <w:noProof/>
        </w:rPr>
        <w:fldChar w:fldCharType="separate"/>
      </w:r>
      <w:r w:rsidR="00C7301F">
        <w:rPr>
          <w:noProof/>
          <w:lang w:eastAsia="zh-CN"/>
        </w:rPr>
        <w:t>37</w:t>
      </w:r>
      <w:r>
        <w:rPr>
          <w:noProof/>
        </w:rPr>
        <w:fldChar w:fldCharType="end"/>
      </w:r>
    </w:p>
    <w:p w14:paraId="3B6EE0DF" w14:textId="19F51BAE" w:rsidR="007E0FCC" w:rsidRDefault="007E0FCC" w:rsidP="00B73DC6">
      <w:pPr>
        <w:pStyle w:val="TOC3"/>
        <w:jc w:val="both"/>
        <w:rPr>
          <w:rFonts w:asciiTheme="minorHAnsi" w:eastAsiaTheme="minorEastAsia" w:hAnsiTheme="minorHAnsi" w:cstheme="minorBidi"/>
          <w:noProof/>
          <w:lang w:eastAsia="zh-CN"/>
        </w:rPr>
        <w:pPrChange w:id="127" w:author="Jie Lan" w:date="2017-08-19T20:30:00Z">
          <w:pPr>
            <w:pStyle w:val="TOC3"/>
          </w:pPr>
        </w:pPrChange>
      </w:pPr>
      <w:r w:rsidRPr="006D7E88">
        <w:rPr>
          <w:rFonts w:ascii=".萍方-简" w:eastAsia=".萍方-简" w:hAnsi=".萍方-简"/>
          <w:noProof/>
          <w:lang w:eastAsia="zh-CN"/>
        </w:rPr>
        <w:t>13.2.2</w:t>
      </w:r>
      <w:r>
        <w:rPr>
          <w:rFonts w:asciiTheme="minorHAnsi" w:eastAsiaTheme="minorEastAsia" w:hAnsiTheme="minorHAnsi" w:cstheme="minorBidi"/>
          <w:noProof/>
          <w:lang w:eastAsia="zh-CN"/>
        </w:rPr>
        <w:tab/>
      </w:r>
      <w:r w:rsidRPr="006D7E88">
        <w:rPr>
          <w:rFonts w:ascii=".萍方-简" w:eastAsia=".萍方-简" w:hAnsi=".萍方-简" w:hint="eastAsia"/>
          <w:noProof/>
          <w:lang w:eastAsia="zh-CN"/>
        </w:rPr>
        <w:t>角色与责任</w:t>
      </w:r>
      <w:r>
        <w:rPr>
          <w:noProof/>
        </w:rPr>
        <w:tab/>
      </w:r>
      <w:r>
        <w:rPr>
          <w:noProof/>
        </w:rPr>
        <w:fldChar w:fldCharType="begin"/>
      </w:r>
      <w:r>
        <w:rPr>
          <w:noProof/>
        </w:rPr>
        <w:instrText xml:space="preserve"> PAGEREF _Toc489971231 \h </w:instrText>
      </w:r>
      <w:r>
        <w:rPr>
          <w:noProof/>
        </w:rPr>
      </w:r>
      <w:r>
        <w:rPr>
          <w:noProof/>
        </w:rPr>
        <w:fldChar w:fldCharType="separate"/>
      </w:r>
      <w:r w:rsidR="00C7301F">
        <w:rPr>
          <w:noProof/>
        </w:rPr>
        <w:t>38</w:t>
      </w:r>
      <w:r>
        <w:rPr>
          <w:noProof/>
        </w:rPr>
        <w:fldChar w:fldCharType="end"/>
      </w:r>
    </w:p>
    <w:p w14:paraId="27B5956B" w14:textId="398B9E5D" w:rsidR="007E0FCC" w:rsidRDefault="007E0FCC" w:rsidP="00B73DC6">
      <w:pPr>
        <w:pStyle w:val="TOC2"/>
        <w:jc w:val="both"/>
        <w:rPr>
          <w:rFonts w:asciiTheme="minorHAnsi" w:eastAsiaTheme="minorEastAsia" w:hAnsiTheme="minorHAnsi" w:cstheme="minorBidi"/>
          <w:bCs w:val="0"/>
          <w:sz w:val="22"/>
          <w:szCs w:val="22"/>
          <w:lang w:eastAsia="zh-CN"/>
        </w:rPr>
        <w:pPrChange w:id="128" w:author="Jie Lan" w:date="2017-08-19T20:30:00Z">
          <w:pPr>
            <w:pStyle w:val="TOC2"/>
          </w:pPr>
        </w:pPrChange>
      </w:pPr>
      <w:r w:rsidRPr="006D7E88">
        <w:rPr>
          <w:rFonts w:ascii=".萍方-简" w:eastAsia=".萍方-简" w:hAnsi=".萍方-简"/>
          <w:lang w:eastAsia="zh-CN"/>
        </w:rPr>
        <w:t>13.3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主要里程碑</w:t>
      </w:r>
      <w:r w:rsidRPr="006D7E88">
        <w:rPr>
          <w:rFonts w:ascii=".萍方-简" w:eastAsia=".萍方-简" w:hAnsi=".萍方-简"/>
          <w:lang w:eastAsia="zh-CN"/>
        </w:rPr>
        <w:t>Key Milestone</w:t>
      </w:r>
      <w:r>
        <w:tab/>
      </w:r>
      <w:r>
        <w:fldChar w:fldCharType="begin"/>
      </w:r>
      <w:r>
        <w:instrText xml:space="preserve"> PAGEREF _Toc489971232 \h </w:instrText>
      </w:r>
      <w:r>
        <w:fldChar w:fldCharType="separate"/>
      </w:r>
      <w:r w:rsidR="00C7301F">
        <w:t>38</w:t>
      </w:r>
      <w:r>
        <w:fldChar w:fldCharType="end"/>
      </w:r>
    </w:p>
    <w:p w14:paraId="1C13FF6B" w14:textId="2792F35E" w:rsidR="001105B9" w:rsidRDefault="0001467E" w:rsidP="00B73DC6">
      <w:pPr>
        <w:jc w:val="both"/>
        <w:rPr>
          <w:rFonts w:ascii="Arial" w:hAnsi="Arial" w:cs="Arial"/>
          <w:b/>
          <w:bCs/>
          <w:caps/>
          <w:sz w:val="20"/>
          <w:szCs w:val="20"/>
          <w:u w:val="single"/>
        </w:rPr>
        <w:pPrChange w:id="129" w:author="Jie Lan" w:date="2017-08-19T20:30:00Z">
          <w:pPr/>
        </w:pPrChange>
      </w:pPr>
      <w:r>
        <w:rPr>
          <w:rFonts w:ascii="Arial" w:hAnsi="Arial" w:cs="Arial"/>
          <w:b/>
          <w:bCs/>
          <w:caps/>
          <w:sz w:val="20"/>
          <w:szCs w:val="20"/>
          <w:u w:val="single"/>
        </w:rPr>
        <w:fldChar w:fldCharType="end"/>
      </w:r>
    </w:p>
    <w:p w14:paraId="463A6BC9" w14:textId="77777777" w:rsidR="001105B9" w:rsidRPr="00C327A0" w:rsidRDefault="001105B9" w:rsidP="00B73DC6">
      <w:pPr>
        <w:pStyle w:val="ListParagraph"/>
        <w:numPr>
          <w:ilvl w:val="0"/>
          <w:numId w:val="3"/>
        </w:numPr>
        <w:jc w:val="both"/>
        <w:rPr>
          <w:rFonts w:ascii="Arial" w:hAnsi="Arial" w:cs="Arial"/>
          <w:b/>
          <w:bCs/>
          <w:caps/>
          <w:sz w:val="20"/>
          <w:szCs w:val="20"/>
          <w:u w:val="single"/>
        </w:rPr>
        <w:pPrChange w:id="130" w:author="Jie Lan" w:date="2017-08-19T20:30:00Z">
          <w:pPr>
            <w:pStyle w:val="ListParagraph"/>
            <w:numPr>
              <w:numId w:val="3"/>
            </w:numPr>
            <w:ind w:left="9360" w:hanging="360"/>
          </w:pPr>
        </w:pPrChange>
      </w:pPr>
      <w:r w:rsidRPr="00C327A0">
        <w:rPr>
          <w:rFonts w:ascii="Arial" w:hAnsi="Arial" w:cs="Arial"/>
          <w:b/>
          <w:bCs/>
          <w:caps/>
          <w:sz w:val="20"/>
          <w:szCs w:val="20"/>
          <w:u w:val="single"/>
        </w:rPr>
        <w:br w:type="page"/>
      </w:r>
    </w:p>
    <w:p w14:paraId="4A45D589" w14:textId="77777777" w:rsidR="00855F64" w:rsidRDefault="00855F64" w:rsidP="00B73DC6">
      <w:pPr>
        <w:jc w:val="both"/>
        <w:rPr>
          <w:rFonts w:cs="Arial"/>
          <w:caps/>
          <w:u w:val="single"/>
        </w:rPr>
        <w:pPrChange w:id="131" w:author="Jie Lan" w:date="2017-08-19T20:30:00Z">
          <w:pPr/>
        </w:pPrChange>
      </w:pPr>
    </w:p>
    <w:p w14:paraId="741DC89A" w14:textId="77777777" w:rsidR="00855F64" w:rsidRDefault="00855F64" w:rsidP="00B73DC6">
      <w:pPr>
        <w:jc w:val="both"/>
        <w:rPr>
          <w:rFonts w:cs="Arial"/>
          <w:caps/>
          <w:u w:val="single"/>
        </w:rPr>
        <w:pPrChange w:id="132" w:author="Jie Lan" w:date="2017-08-19T20:30:00Z">
          <w:pPr/>
        </w:pPrChange>
      </w:pPr>
    </w:p>
    <w:p w14:paraId="35A5A200" w14:textId="77777777" w:rsidR="00063DB2" w:rsidRPr="006400C7" w:rsidRDefault="00514D25" w:rsidP="00B73DC6">
      <w:pPr>
        <w:pStyle w:val="Heading1"/>
        <w:jc w:val="both"/>
        <w:rPr>
          <w:rFonts w:ascii=".萍方-简" w:eastAsia=".萍方-简" w:hAnsi=".萍方-简"/>
          <w:lang w:eastAsia="zh-CN"/>
        </w:rPr>
        <w:pPrChange w:id="133" w:author="Jie Lan" w:date="2017-08-19T20:30:00Z">
          <w:pPr>
            <w:pStyle w:val="Heading1"/>
          </w:pPr>
        </w:pPrChange>
      </w:pPr>
      <w:bookmarkStart w:id="134" w:name="_Toc489971191"/>
      <w:r w:rsidRPr="006400C7">
        <w:rPr>
          <w:rFonts w:ascii=".萍方-简" w:eastAsia=".萍方-简" w:hAnsi=".萍方-简" w:hint="eastAsia"/>
          <w:lang w:eastAsia="zh-CN"/>
        </w:rPr>
        <w:t>概述</w:t>
      </w:r>
      <w:r w:rsidR="00AC38C5" w:rsidRPr="006400C7">
        <w:rPr>
          <w:rFonts w:ascii=".萍方-简" w:eastAsia=".萍方-简" w:hAnsi=".萍方-简"/>
          <w:lang w:eastAsia="zh-CN"/>
        </w:rPr>
        <w:t>–</w:t>
      </w:r>
      <w:r w:rsidR="00AC38C5" w:rsidRPr="006400C7">
        <w:rPr>
          <w:rFonts w:ascii=".萍方-简" w:eastAsia=".萍方-简" w:hAnsi=".萍方-简" w:hint="eastAsia"/>
          <w:lang w:eastAsia="zh-CN"/>
        </w:rPr>
        <w:t xml:space="preserve"> 基于加密数字货币的互助金融解决方案</w:t>
      </w:r>
      <w:bookmarkEnd w:id="134"/>
    </w:p>
    <w:p w14:paraId="2E449CC3" w14:textId="76744B6E" w:rsidR="005D5AAA" w:rsidRDefault="00A251DC" w:rsidP="00B73DC6">
      <w:pPr>
        <w:jc w:val="both"/>
        <w:rPr>
          <w:ins w:id="135" w:author="Jie Lan" w:date="2017-08-19T20:09:00Z"/>
          <w:rFonts w:ascii=".萍方-简" w:eastAsia=".萍方-简" w:hAnsi=".萍方-简"/>
          <w:lang w:eastAsia="zh-CN"/>
        </w:rPr>
        <w:pPrChange w:id="136" w:author="Jie Lan" w:date="2017-08-19T20:30:00Z">
          <w:pPr/>
        </w:pPrChange>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Pr="006400C7">
        <w:rPr>
          <w:rFonts w:ascii=".萍方-简" w:eastAsia=".萍方-简" w:hAnsi=".萍方-简" w:hint="eastAsia"/>
          <w:lang w:eastAsia="zh-CN"/>
        </w:rPr>
        <w:t>）是一个基于加密数字货币的互助金融技术构架和完整的（金融）产品及服务的解决方案</w:t>
      </w:r>
      <w:r w:rsidR="00650158" w:rsidRPr="006400C7">
        <w:rPr>
          <w:rFonts w:ascii=".萍方-简" w:eastAsia=".萍方-简" w:hAnsi=".萍方-简" w:hint="eastAsia"/>
          <w:lang w:eastAsia="zh-CN"/>
        </w:rPr>
        <w:t>， 是</w:t>
      </w:r>
      <w:r w:rsidR="005A12B0" w:rsidRPr="006400C7">
        <w:rPr>
          <w:rFonts w:ascii=".萍方-简" w:eastAsia=".萍方-简" w:hAnsi=".萍方-简" w:hint="eastAsia"/>
          <w:lang w:eastAsia="zh-CN"/>
        </w:rPr>
        <w:t>全球独创</w:t>
      </w:r>
      <w:r w:rsidR="00650158" w:rsidRPr="006400C7">
        <w:rPr>
          <w:rFonts w:ascii=".萍方-简" w:eastAsia=".萍方-简" w:hAnsi=".萍方-简" w:hint="eastAsia"/>
          <w:lang w:eastAsia="zh-CN"/>
        </w:rPr>
        <w:t>作为分布式数据存储、点对点传输、共识机制、加密算法等技术的集成</w:t>
      </w:r>
      <w:r w:rsidR="005A12B0" w:rsidRPr="006400C7">
        <w:rPr>
          <w:rFonts w:ascii=".萍方-简" w:eastAsia=".萍方-简" w:hAnsi=".萍方-简" w:hint="eastAsia"/>
          <w:lang w:eastAsia="zh-CN"/>
        </w:rPr>
        <w:t>金融</w:t>
      </w:r>
      <w:r w:rsidR="00650158" w:rsidRPr="006400C7">
        <w:rPr>
          <w:rFonts w:ascii=".萍方-简" w:eastAsia=".萍方-简" w:hAnsi=".萍方-简" w:hint="eastAsia"/>
          <w:lang w:eastAsia="zh-CN"/>
        </w:rPr>
        <w:t>应用，旨在打造一个全球化分布式网络自主，共赢，共享的社会化运转机制。</w:t>
      </w:r>
      <w:r w:rsidR="005A12B0" w:rsidRPr="006400C7">
        <w:rPr>
          <w:rFonts w:ascii=".萍方-简" w:eastAsia=".萍方-简" w:hAnsi=".萍方-简" w:hint="eastAsia"/>
          <w:lang w:eastAsia="zh-CN"/>
        </w:rPr>
        <w:t>虽然区块链技术还处于发展的初期，但其更加透明、开放的理念和机制已经展现出无比的生命力，同时以比特币、以太坊为代表的数字货币的出现正在以燎原之势震动着传统的货币体系和金融体系。互助链正是这一基础上，建立一个分布式的未来个人金融中心，</w:t>
      </w:r>
      <w:r w:rsidR="00BD1BDA" w:rsidRPr="006400C7">
        <w:rPr>
          <w:rFonts w:ascii=".萍方-简" w:eastAsia=".萍方-简" w:hAnsi=".萍方-简" w:hint="eastAsia"/>
          <w:lang w:eastAsia="zh-CN"/>
        </w:rPr>
        <w:t>同时逐步发展成为</w:t>
      </w:r>
      <w:r w:rsidR="005A12B0" w:rsidRPr="006400C7">
        <w:rPr>
          <w:rFonts w:ascii=".萍方-简" w:eastAsia=".萍方-简" w:hAnsi=".萍方-简" w:hint="eastAsia"/>
          <w:lang w:eastAsia="zh-CN"/>
        </w:rPr>
        <w:t>一个分布式的数字资产金融基础设施</w:t>
      </w:r>
      <w:r w:rsidR="00BD1BDA" w:rsidRPr="006400C7">
        <w:rPr>
          <w:rFonts w:ascii=".萍方-简" w:eastAsia=".萍方-简" w:hAnsi=".萍方-简" w:hint="eastAsia"/>
          <w:lang w:eastAsia="zh-CN"/>
        </w:rPr>
        <w:t>网络。</w:t>
      </w:r>
    </w:p>
    <w:p w14:paraId="225E214B" w14:textId="77777777" w:rsidR="00147EF6" w:rsidRDefault="00147EF6" w:rsidP="00B73DC6">
      <w:pPr>
        <w:jc w:val="both"/>
        <w:rPr>
          <w:ins w:id="137" w:author="Jie Lan" w:date="2017-08-19T20:10:00Z"/>
          <w:rFonts w:ascii=".萍方-简" w:eastAsia=".萍方-简" w:hAnsi=".萍方-简" w:cs="Arial"/>
          <w:b/>
          <w:bCs/>
          <w:sz w:val="32"/>
          <w:szCs w:val="32"/>
          <w:lang w:eastAsia="zh-CN"/>
        </w:rPr>
        <w:pPrChange w:id="138" w:author="Jie Lan" w:date="2017-08-19T20:30:00Z">
          <w:pPr/>
        </w:pPrChange>
      </w:pPr>
      <w:ins w:id="139" w:author="Jie Lan" w:date="2017-08-19T20:10:00Z">
        <w:r w:rsidRPr="00E8422A">
          <w:rPr>
            <w:rFonts w:ascii=".萍方-简" w:eastAsia=".萍方-简" w:hAnsi=".萍方-简" w:cs="Arial"/>
            <w:b/>
            <w:bCs/>
            <w:sz w:val="32"/>
            <w:szCs w:val="32"/>
            <w:lang w:eastAsia="zh-CN"/>
          </w:rPr>
          <w:t>Overview - A mutual financial solution based on encrypted digital currency</w:t>
        </w:r>
      </w:ins>
    </w:p>
    <w:p w14:paraId="102FFFC8" w14:textId="77777777" w:rsidR="00147EF6" w:rsidRPr="006400C7" w:rsidRDefault="00147EF6" w:rsidP="00B73DC6">
      <w:pPr>
        <w:ind w:firstLine="720"/>
        <w:jc w:val="both"/>
        <w:rPr>
          <w:ins w:id="140" w:author="Jie Lan" w:date="2017-08-19T20:10:00Z"/>
          <w:rFonts w:ascii=".萍方-简" w:eastAsia=".萍方-简" w:hAnsi=".萍方-简"/>
          <w:lang w:eastAsia="zh-CN"/>
        </w:rPr>
        <w:pPrChange w:id="141" w:author="Jie Lan" w:date="2017-08-19T20:30:00Z">
          <w:pPr>
            <w:ind w:firstLine="720"/>
          </w:pPr>
        </w:pPrChange>
      </w:pPr>
      <w:ins w:id="142" w:author="Jie Lan" w:date="2017-08-19T20:10:00Z">
        <w:r>
          <w:rPr>
            <w:rFonts w:ascii=".萍方-简" w:eastAsia=".萍方-简" w:hAnsi=".萍方-简"/>
            <w:lang w:eastAsia="zh-CN"/>
          </w:rPr>
          <w:t>Mutual Chain is a solution combined a mutual financial architecture</w:t>
        </w:r>
        <w:r w:rsidRPr="00E8422A">
          <w:rPr>
            <w:rFonts w:ascii=".萍方-简" w:eastAsia=".萍方-简" w:hAnsi=".萍方-简"/>
            <w:lang w:eastAsia="zh-CN"/>
          </w:rPr>
          <w:t xml:space="preserve"> based on encrypted digital </w:t>
        </w:r>
        <w:r>
          <w:rPr>
            <w:rFonts w:ascii=".萍方-简" w:eastAsia=".萍方-简" w:hAnsi=".萍方-简"/>
            <w:lang w:eastAsia="zh-CN"/>
          </w:rPr>
          <w:t>currency</w:t>
        </w:r>
        <w:r w:rsidRPr="00E8422A">
          <w:rPr>
            <w:rFonts w:ascii=".萍方-简" w:eastAsia=".萍方-简" w:hAnsi=".萍方-简"/>
            <w:lang w:eastAsia="zh-CN"/>
          </w:rPr>
          <w:t xml:space="preserve"> </w:t>
        </w:r>
        <w:r>
          <w:rPr>
            <w:rFonts w:ascii=".萍方-简" w:eastAsia=".萍方-简" w:hAnsi=".萍方-简"/>
            <w:lang w:eastAsia="zh-CN"/>
          </w:rPr>
          <w:t>with</w:t>
        </w:r>
        <w:r w:rsidRPr="00E8422A">
          <w:rPr>
            <w:rFonts w:ascii=".萍方-简" w:eastAsia=".萍方-简" w:hAnsi=".萍方-简"/>
            <w:lang w:eastAsia="zh-CN"/>
          </w:rPr>
          <w:t xml:space="preserve"> a complete financial products and services. </w:t>
        </w:r>
        <w:r>
          <w:rPr>
            <w:rFonts w:ascii=".萍方-简" w:eastAsia=".萍方-简" w:hAnsi=".萍方-简"/>
            <w:lang w:eastAsia="zh-CN"/>
          </w:rPr>
          <w:t xml:space="preserve">As the unique </w:t>
        </w:r>
        <w:r w:rsidRPr="00E8422A">
          <w:rPr>
            <w:rFonts w:ascii=".萍方-简" w:eastAsia=".萍方-简" w:hAnsi=".萍方-简"/>
            <w:lang w:eastAsia="zh-CN"/>
          </w:rPr>
          <w:t>integrated financial application</w:t>
        </w:r>
        <w:r>
          <w:rPr>
            <w:rFonts w:ascii=".萍方-简" w:eastAsia=".萍方-简" w:hAnsi=".萍方-简"/>
            <w:lang w:eastAsia="zh-CN"/>
          </w:rPr>
          <w:t xml:space="preserve"> in the world that integrate </w:t>
        </w:r>
        <w:r w:rsidRPr="00E8422A">
          <w:rPr>
            <w:rFonts w:ascii=".萍方-简" w:eastAsia=".萍方-简" w:hAnsi=".萍方-简"/>
            <w:lang w:eastAsia="zh-CN"/>
          </w:rPr>
          <w:t>technolog</w:t>
        </w:r>
        <w:r>
          <w:rPr>
            <w:rFonts w:ascii=".萍方-简" w:eastAsia=".萍方-简" w:hAnsi=".萍方-简"/>
            <w:lang w:eastAsia="zh-CN"/>
          </w:rPr>
          <w:t>ies of</w:t>
        </w:r>
        <w:r w:rsidRPr="00E8422A">
          <w:rPr>
            <w:rFonts w:ascii=".萍方-简" w:eastAsia=".萍方-简" w:hAnsi=".萍方-简"/>
            <w:lang w:eastAsia="zh-CN"/>
          </w:rPr>
          <w:t xml:space="preserve"> distributed data storage, peer-to-peer transmission, consensus mechanisms, and encryption algorithms</w:t>
        </w:r>
        <w:r>
          <w:rPr>
            <w:rFonts w:ascii=".萍方-简" w:eastAsia=".萍方-简" w:hAnsi=".萍方-简"/>
            <w:lang w:eastAsia="zh-CN"/>
          </w:rPr>
          <w:t>, Mutual Chain aims at creating</w:t>
        </w:r>
        <w:r w:rsidRPr="00E8422A">
          <w:rPr>
            <w:rFonts w:ascii=".萍方-简" w:eastAsia=".萍方-简" w:hAnsi=".萍方-简"/>
            <w:lang w:eastAsia="zh-CN"/>
          </w:rPr>
          <w:t xml:space="preserve"> a</w:t>
        </w:r>
        <w:r>
          <w:rPr>
            <w:rFonts w:ascii=".萍方-简" w:eastAsia=".萍方-简" w:hAnsi=".萍方-简"/>
            <w:lang w:eastAsia="zh-CN"/>
          </w:rPr>
          <w:t xml:space="preserve"> social mechanism of</w:t>
        </w:r>
        <w:r w:rsidRPr="00E8422A">
          <w:rPr>
            <w:rFonts w:ascii=".萍方-简" w:eastAsia=".萍方-简" w:hAnsi=".萍方-简"/>
            <w:lang w:eastAsia="zh-CN"/>
          </w:rPr>
          <w:t xml:space="preserve"> global distributed</w:t>
        </w:r>
        <w:r>
          <w:rPr>
            <w:rFonts w:ascii=".萍方-简" w:eastAsia=".萍方-简" w:hAnsi=".萍方-简"/>
            <w:lang w:eastAsia="zh-CN"/>
          </w:rPr>
          <w:t xml:space="preserve"> </w:t>
        </w:r>
        <w:r w:rsidRPr="00E8422A">
          <w:rPr>
            <w:rFonts w:ascii=".萍方-简" w:eastAsia=".萍方-简" w:hAnsi=".萍方-简"/>
            <w:lang w:eastAsia="zh-CN"/>
          </w:rPr>
          <w:t>network of independent, win-win, shared</w:t>
        </w:r>
        <w:r>
          <w:rPr>
            <w:rFonts w:ascii=".萍方-简" w:eastAsia=".萍方-简" w:hAnsi=".萍方-简"/>
            <w:lang w:eastAsia="zh-CN"/>
          </w:rPr>
          <w:t xml:space="preserve"> economy.</w:t>
        </w:r>
        <w:r w:rsidRPr="00E02E0D">
          <w:t xml:space="preserve"> </w:t>
        </w:r>
        <w:r w:rsidRPr="00E02E0D">
          <w:rPr>
            <w:rFonts w:ascii=".萍方-简" w:eastAsia=".萍方-简" w:hAnsi=".萍方-简"/>
            <w:lang w:eastAsia="zh-CN"/>
          </w:rPr>
          <w:t>Although the block chain technology is still in the early stages of development, its transparent and open</w:t>
        </w:r>
        <w:r>
          <w:rPr>
            <w:rFonts w:ascii=".萍方-简" w:eastAsia=".萍方-简" w:hAnsi=".萍方-简"/>
            <w:lang w:eastAsia="zh-CN"/>
          </w:rPr>
          <w:t>-minded</w:t>
        </w:r>
        <w:r w:rsidRPr="00E02E0D">
          <w:rPr>
            <w:rFonts w:ascii=".萍方-简" w:eastAsia=".萍方-简" w:hAnsi=".萍方-简"/>
            <w:lang w:eastAsia="zh-CN"/>
          </w:rPr>
          <w:t xml:space="preserve"> </w:t>
        </w:r>
        <w:r>
          <w:rPr>
            <w:rFonts w:ascii=".萍方-简" w:eastAsia=".萍方-简" w:hAnsi=".萍方-简"/>
            <w:lang w:eastAsia="zh-CN"/>
          </w:rPr>
          <w:t xml:space="preserve">thoughts </w:t>
        </w:r>
        <w:r w:rsidRPr="00E02E0D">
          <w:rPr>
            <w:rFonts w:ascii=".萍方-简" w:eastAsia=".萍方-简" w:hAnsi=".萍方-简"/>
            <w:lang w:eastAsia="zh-CN"/>
          </w:rPr>
          <w:t xml:space="preserve">and mechanisms have </w:t>
        </w:r>
        <w:r>
          <w:rPr>
            <w:rFonts w:ascii=".萍方-简" w:eastAsia=".萍方-简" w:hAnsi=".萍方-简"/>
            <w:lang w:eastAsia="zh-CN"/>
          </w:rPr>
          <w:t xml:space="preserve">already </w:t>
        </w:r>
        <w:r w:rsidRPr="00E02E0D">
          <w:rPr>
            <w:rFonts w:ascii=".萍方-简" w:eastAsia=".萍方-简" w:hAnsi=".萍方-简"/>
            <w:lang w:eastAsia="zh-CN"/>
          </w:rPr>
          <w:t>shown great vitality</w:t>
        </w:r>
        <w:r>
          <w:rPr>
            <w:rFonts w:ascii=".萍方-简" w:eastAsia=".萍方-简" w:hAnsi=".萍方-简"/>
            <w:lang w:eastAsia="zh-CN"/>
          </w:rPr>
          <w:t xml:space="preserve">. Meanwhile, </w:t>
        </w:r>
        <w:r w:rsidRPr="00E02E0D">
          <w:rPr>
            <w:rFonts w:ascii=".萍方-简" w:eastAsia=".萍方-简" w:hAnsi=".萍方-简"/>
            <w:lang w:eastAsia="zh-CN"/>
          </w:rPr>
          <w:t>digital currency represented by Bitcoin,</w:t>
        </w:r>
        <w:r>
          <w:rPr>
            <w:rFonts w:ascii=".萍方-简" w:eastAsia=".萍方-简" w:hAnsi=".萍方-简"/>
            <w:lang w:eastAsia="zh-CN"/>
          </w:rPr>
          <w:t xml:space="preserve"> E</w:t>
        </w:r>
        <w:r w:rsidRPr="00E02E0D">
          <w:rPr>
            <w:rFonts w:ascii=".萍方-简" w:eastAsia=".萍方-简" w:hAnsi=".萍方-简"/>
            <w:lang w:eastAsia="zh-CN"/>
          </w:rPr>
          <w:t>thereum</w:t>
        </w:r>
        <w:r>
          <w:rPr>
            <w:rFonts w:ascii=".萍方-简" w:eastAsia=".萍方-简" w:hAnsi=".萍方-简"/>
            <w:lang w:eastAsia="zh-CN"/>
          </w:rPr>
          <w:t xml:space="preserve"> is greatly influencing t</w:t>
        </w:r>
        <w:r w:rsidRPr="00E02E0D">
          <w:rPr>
            <w:rFonts w:ascii=".萍方-简" w:eastAsia=".萍方-简" w:hAnsi=".萍方-简"/>
            <w:lang w:eastAsia="zh-CN"/>
          </w:rPr>
          <w:t xml:space="preserve">he </w:t>
        </w:r>
        <w:r>
          <w:rPr>
            <w:rFonts w:ascii=".萍方-简" w:eastAsia=".萍方-简" w:hAnsi=".萍方-简"/>
            <w:lang w:eastAsia="zh-CN"/>
          </w:rPr>
          <w:t xml:space="preserve">traditional </w:t>
        </w:r>
        <w:r w:rsidRPr="00E02E0D">
          <w:rPr>
            <w:rFonts w:ascii=".萍方-简" w:eastAsia=".萍方-简" w:hAnsi=".萍方-简"/>
            <w:lang w:eastAsia="zh-CN"/>
          </w:rPr>
          <w:t>monetary system and the financial system.</w:t>
        </w:r>
        <w:r>
          <w:rPr>
            <w:rFonts w:ascii=".萍方-简" w:eastAsia=".萍方-简" w:hAnsi=".萍方-简"/>
            <w:lang w:eastAsia="zh-CN"/>
          </w:rPr>
          <w:t xml:space="preserve"> Mutual Chain will make it further to </w:t>
        </w:r>
        <w:r w:rsidRPr="00E02E0D">
          <w:rPr>
            <w:rFonts w:ascii=".萍方-简" w:eastAsia=".萍方-简" w:hAnsi=".萍方-简"/>
            <w:lang w:eastAsia="zh-CN"/>
          </w:rPr>
          <w:t>establish</w:t>
        </w:r>
        <w:r>
          <w:rPr>
            <w:rFonts w:ascii=".萍方-简" w:eastAsia=".萍方-简" w:hAnsi=".萍方-简"/>
            <w:lang w:eastAsia="zh-CN"/>
          </w:rPr>
          <w:t xml:space="preserve"> </w:t>
        </w:r>
        <w:r w:rsidRPr="00E02E0D">
          <w:rPr>
            <w:rFonts w:ascii=".萍方-简" w:eastAsia=".萍方-简" w:hAnsi=".萍方-简"/>
            <w:lang w:eastAsia="zh-CN"/>
          </w:rPr>
          <w:t>a</w:t>
        </w:r>
        <w:r>
          <w:rPr>
            <w:rFonts w:ascii=".萍方-简" w:eastAsia=".萍方-简" w:hAnsi=".萍方-简"/>
            <w:lang w:eastAsia="zh-CN"/>
          </w:rPr>
          <w:t xml:space="preserve"> </w:t>
        </w:r>
        <w:r w:rsidRPr="00E02E0D">
          <w:rPr>
            <w:rFonts w:ascii=".萍方-简" w:eastAsia=".萍方-简" w:hAnsi=".萍方-简"/>
            <w:lang w:eastAsia="zh-CN"/>
          </w:rPr>
          <w:t>future distributed personal financial center, and gradually developed into a distributed digital asset financial infrastructure network.</w:t>
        </w:r>
      </w:ins>
    </w:p>
    <w:p w14:paraId="667EBA7D" w14:textId="77777777" w:rsidR="00B365A3" w:rsidRPr="006400C7" w:rsidRDefault="00B365A3" w:rsidP="00B73DC6">
      <w:pPr>
        <w:jc w:val="both"/>
        <w:rPr>
          <w:rFonts w:ascii=".萍方-简" w:eastAsia=".萍方-简" w:hAnsi=".萍方-简" w:hint="eastAsia"/>
          <w:lang w:eastAsia="zh-CN"/>
        </w:rPr>
        <w:pPrChange w:id="143" w:author="Jie Lan" w:date="2017-08-19T20:30:00Z">
          <w:pPr/>
        </w:pPrChange>
      </w:pPr>
    </w:p>
    <w:p w14:paraId="193EB89D" w14:textId="77777777" w:rsidR="00BD1BDA" w:rsidRPr="00650158" w:rsidRDefault="00BD1BDA" w:rsidP="00B73DC6">
      <w:pPr>
        <w:spacing w:after="120" w:line="240" w:lineRule="auto"/>
        <w:jc w:val="both"/>
        <w:rPr>
          <w:rFonts w:asciiTheme="minorEastAsia" w:eastAsiaTheme="minorEastAsia" w:hAnsiTheme="minorEastAsia" w:cs="Arial"/>
          <w:sz w:val="20"/>
          <w:szCs w:val="20"/>
          <w:lang w:eastAsia="zh-CN"/>
        </w:rPr>
        <w:pPrChange w:id="144" w:author="Jie Lan" w:date="2017-08-19T20:30:00Z">
          <w:pPr>
            <w:spacing w:after="120" w:line="240" w:lineRule="auto"/>
          </w:pPr>
        </w:pPrChange>
      </w:pPr>
    </w:p>
    <w:p w14:paraId="163D155C" w14:textId="77777777" w:rsidR="00983311" w:rsidRPr="005D5AAA" w:rsidRDefault="00983311" w:rsidP="00B73DC6">
      <w:pPr>
        <w:spacing w:after="120" w:line="240" w:lineRule="auto"/>
        <w:jc w:val="both"/>
        <w:rPr>
          <w:rFonts w:ascii="Arial" w:hAnsi="Arial" w:cs="Arial"/>
          <w:sz w:val="20"/>
          <w:szCs w:val="20"/>
          <w:lang w:eastAsia="zh-CN"/>
        </w:rPr>
        <w:pPrChange w:id="145" w:author="Jie Lan" w:date="2017-08-19T20:30:00Z">
          <w:pPr>
            <w:spacing w:after="120" w:line="240" w:lineRule="auto"/>
          </w:pPr>
        </w:pPrChange>
      </w:pPr>
    </w:p>
    <w:p w14:paraId="40693859" w14:textId="77777777" w:rsidR="00063DB2" w:rsidRPr="006400C7" w:rsidRDefault="006524CC" w:rsidP="00B73DC6">
      <w:pPr>
        <w:pStyle w:val="Heading2"/>
        <w:ind w:left="720" w:hanging="720"/>
        <w:jc w:val="both"/>
        <w:rPr>
          <w:rFonts w:ascii=".萍方-简" w:eastAsia=".萍方-简" w:hAnsi=".萍方-简"/>
          <w:lang w:eastAsia="zh-CN"/>
        </w:rPr>
        <w:pPrChange w:id="146" w:author="Jie Lan" w:date="2017-08-19T20:30:00Z">
          <w:pPr>
            <w:pStyle w:val="Heading2"/>
            <w:ind w:left="720" w:hanging="720"/>
          </w:pPr>
        </w:pPrChange>
      </w:pPr>
      <w:bookmarkStart w:id="147" w:name="_Toc489971192"/>
      <w:r w:rsidRPr="006400C7">
        <w:rPr>
          <w:rFonts w:ascii=".萍方-简" w:eastAsia=".萍方-简" w:hAnsi=".萍方-简" w:hint="eastAsia"/>
          <w:lang w:eastAsia="zh-CN"/>
        </w:rPr>
        <w:lastRenderedPageBreak/>
        <w:t>背景介绍</w:t>
      </w:r>
      <w:r w:rsidR="00A251DC" w:rsidRPr="006400C7">
        <w:rPr>
          <w:rFonts w:ascii=".萍方-简" w:eastAsia=".萍方-简" w:hAnsi=".萍方-简" w:hint="eastAsia"/>
          <w:lang w:eastAsia="zh-CN"/>
        </w:rPr>
        <w:t>和互助链的使命</w:t>
      </w:r>
      <w:bookmarkEnd w:id="147"/>
    </w:p>
    <w:p w14:paraId="1FA38494" w14:textId="77777777" w:rsidR="00A251DC" w:rsidRDefault="00A251DC" w:rsidP="00B73DC6">
      <w:pPr>
        <w:jc w:val="both"/>
        <w:rPr>
          <w:rFonts w:ascii=".萍方-简" w:eastAsia=".萍方-简" w:hAnsi=".萍方-简"/>
          <w:lang w:eastAsia="zh-CN"/>
        </w:rPr>
        <w:pPrChange w:id="148" w:author="Jie Lan" w:date="2017-08-19T20:30:00Z">
          <w:pPr/>
        </w:pPrChange>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652FA3">
        <w:rPr>
          <w:rFonts w:ascii=".萍方-简" w:eastAsia=".萍方-简" w:hAnsi=".萍方-简" w:hint="eastAsia"/>
          <w:lang w:eastAsia="zh-CN"/>
        </w:rPr>
        <w:t>）的使命是使</w:t>
      </w:r>
      <w:r w:rsidRPr="006400C7">
        <w:rPr>
          <w:rFonts w:ascii=".萍方-简" w:eastAsia=".萍方-简" w:hAnsi=".萍方-简" w:hint="eastAsia"/>
          <w:lang w:eastAsia="zh-CN"/>
        </w:rPr>
        <w:t>每一个人都能轻松的启动和支持创建全新的基于数字货币的新金融服务和产品的项目。</w:t>
      </w:r>
      <w:r w:rsidR="00BD1BDA" w:rsidRPr="006400C7">
        <w:rPr>
          <w:rFonts w:ascii=".萍方-简" w:eastAsia=".萍方-简" w:hAnsi=".萍方-简" w:hint="eastAsia"/>
          <w:lang w:eastAsia="zh-CN"/>
        </w:rPr>
        <w:t>通过互助链，任何机构和个人，都可以在未来互助链中开设自己的业务窗口，拥有自己的数字钱包和自己的互助链信用体系，同时互助链提供特有的仲裁机制，一旦产生争议，仲裁机制将对交易内容和历史进行分析，提供仲裁依据和帮助。通过互助链提供的基于区块链的商业工具，现代社会中的商业模式和金融服务可以</w:t>
      </w:r>
      <w:r w:rsidR="002D3E19" w:rsidRPr="006400C7">
        <w:rPr>
          <w:rFonts w:ascii=".萍方-简" w:eastAsia=".萍方-简" w:hAnsi=".萍方-简" w:hint="eastAsia"/>
          <w:lang w:eastAsia="zh-CN"/>
        </w:rPr>
        <w:t>更加快捷高效的融入互助链引擎中，并且建立各自的金融服务区，使得</w:t>
      </w:r>
      <w:r w:rsidR="00BD1BDA" w:rsidRPr="006400C7">
        <w:rPr>
          <w:rFonts w:ascii=".萍方-简" w:eastAsia=".萍方-简" w:hAnsi=".萍方-简" w:hint="eastAsia"/>
          <w:lang w:eastAsia="zh-CN"/>
        </w:rPr>
        <w:t>更多人能够</w:t>
      </w:r>
      <w:r w:rsidR="002D3E19" w:rsidRPr="006400C7">
        <w:rPr>
          <w:rFonts w:ascii=".萍方-简" w:eastAsia=".萍方-简" w:hAnsi=".萍方-简" w:hint="eastAsia"/>
          <w:lang w:eastAsia="zh-CN"/>
        </w:rPr>
        <w:t>享受更加丰富的基于数字资产的金融服务， 比如保险，个人信贷等等。</w:t>
      </w:r>
      <w:r w:rsidR="00BD1BDA" w:rsidRPr="006400C7">
        <w:rPr>
          <w:rFonts w:ascii=".萍方-简" w:eastAsia=".萍方-简" w:hAnsi=".萍方-简" w:hint="eastAsia"/>
          <w:lang w:eastAsia="zh-CN"/>
        </w:rPr>
        <w:t>更加准确的描述，</w:t>
      </w:r>
      <w:r w:rsidR="002D3E19" w:rsidRPr="006400C7">
        <w:rPr>
          <w:rFonts w:ascii=".萍方-简" w:eastAsia=".萍方-简" w:hAnsi=".萍方-简" w:hint="eastAsia"/>
          <w:lang w:eastAsia="zh-CN"/>
        </w:rPr>
        <w:t>互助链</w:t>
      </w:r>
      <w:r w:rsidR="00BD1BDA" w:rsidRPr="006400C7">
        <w:rPr>
          <w:rFonts w:ascii=".萍方-简" w:eastAsia=".萍方-简" w:hAnsi=".萍方-简" w:hint="eastAsia"/>
          <w:lang w:eastAsia="zh-CN"/>
        </w:rPr>
        <w:t>是一个基于区块链的分布式超级金融</w:t>
      </w:r>
      <w:r w:rsidR="002D3E19" w:rsidRPr="006400C7">
        <w:rPr>
          <w:rFonts w:ascii=".萍方-简" w:eastAsia=".萍方-简" w:hAnsi=".萍方-简" w:hint="eastAsia"/>
          <w:lang w:eastAsia="zh-CN"/>
        </w:rPr>
        <w:t>产品及服务</w:t>
      </w:r>
      <w:r w:rsidR="00BD1BDA" w:rsidRPr="006400C7">
        <w:rPr>
          <w:rFonts w:ascii=".萍方-简" w:eastAsia=".萍方-简" w:hAnsi=".萍方-简" w:hint="eastAsia"/>
          <w:lang w:eastAsia="zh-CN"/>
        </w:rPr>
        <w:t>市场。</w:t>
      </w:r>
    </w:p>
    <w:p w14:paraId="4F27E914" w14:textId="77777777" w:rsidR="00147EF6" w:rsidRDefault="00147EF6" w:rsidP="00B73DC6">
      <w:pPr>
        <w:jc w:val="both"/>
        <w:rPr>
          <w:ins w:id="149" w:author="Jie Lan" w:date="2017-08-19T20:10:00Z"/>
          <w:rFonts w:ascii=".萍方-简" w:eastAsia=".萍方-简" w:hAnsi=".萍方-简" w:cs="Arial"/>
          <w:b/>
          <w:bCs/>
          <w:sz w:val="28"/>
          <w:szCs w:val="28"/>
          <w:lang w:eastAsia="zh-CN"/>
        </w:rPr>
        <w:pPrChange w:id="150" w:author="Jie Lan" w:date="2017-08-19T20:30:00Z">
          <w:pPr/>
        </w:pPrChange>
      </w:pPr>
      <w:ins w:id="151" w:author="Jie Lan" w:date="2017-08-19T20:10:00Z">
        <w:r>
          <w:rPr>
            <w:rFonts w:ascii=".萍方-简" w:eastAsia=".萍方-简" w:hAnsi=".萍方-简" w:cs="Arial"/>
            <w:b/>
            <w:bCs/>
            <w:sz w:val="28"/>
            <w:szCs w:val="28"/>
            <w:lang w:eastAsia="zh-CN"/>
          </w:rPr>
          <w:t>Context and the mission of Mutual Chain</w:t>
        </w:r>
      </w:ins>
    </w:p>
    <w:p w14:paraId="492591A9" w14:textId="77777777" w:rsidR="00147EF6" w:rsidRDefault="00147EF6" w:rsidP="00B73DC6">
      <w:pPr>
        <w:ind w:firstLine="720"/>
        <w:jc w:val="both"/>
        <w:rPr>
          <w:ins w:id="152" w:author="Jie Lan" w:date="2017-08-19T20:10:00Z"/>
          <w:rFonts w:ascii=".萍方-简" w:eastAsia=".萍方-简" w:hAnsi=".萍方-简"/>
          <w:lang w:eastAsia="zh-CN"/>
        </w:rPr>
        <w:pPrChange w:id="153" w:author="Jie Lan" w:date="2017-08-19T20:30:00Z">
          <w:pPr>
            <w:ind w:firstLine="720"/>
          </w:pPr>
        </w:pPrChange>
      </w:pPr>
      <w:ins w:id="154" w:author="Jie Lan" w:date="2017-08-19T20:10:00Z">
        <w:r>
          <w:rPr>
            <w:rFonts w:ascii=".萍方-简" w:eastAsia=".萍方-简" w:hAnsi=".萍方-简"/>
            <w:lang w:eastAsia="zh-CN"/>
          </w:rPr>
          <w:t xml:space="preserve">Mutual Chain is designed </w:t>
        </w:r>
        <w:r w:rsidRPr="00753D07">
          <w:rPr>
            <w:rFonts w:ascii=".萍方-简" w:eastAsia=".萍方-简" w:hAnsi=".萍方-简"/>
            <w:lang w:eastAsia="zh-CN"/>
          </w:rPr>
          <w:t xml:space="preserve">to make it easy for everyone to start and support the creation of digital </w:t>
        </w:r>
        <w:r>
          <w:rPr>
            <w:rFonts w:ascii=".萍方-简" w:eastAsia=".萍方-简" w:hAnsi=".萍方-简"/>
            <w:lang w:eastAsia="zh-CN"/>
          </w:rPr>
          <w:t xml:space="preserve">currency </w:t>
        </w:r>
        <w:r w:rsidRPr="00753D07">
          <w:rPr>
            <w:rFonts w:ascii=".萍方-简" w:eastAsia=".萍方-简" w:hAnsi=".萍方-简"/>
            <w:lang w:eastAsia="zh-CN"/>
          </w:rPr>
          <w:t>based new financial services and products</w:t>
        </w:r>
        <w:r>
          <w:rPr>
            <w:rFonts w:ascii=".萍方-简" w:eastAsia=".萍方-简" w:hAnsi=".萍方-简"/>
            <w:lang w:eastAsia="zh-CN"/>
          </w:rPr>
          <w:t xml:space="preserve">. </w:t>
        </w:r>
        <w:r w:rsidRPr="00902DE6">
          <w:rPr>
            <w:rFonts w:ascii=".萍方-简" w:eastAsia=".萍方-简" w:hAnsi=".萍方-简"/>
            <w:lang w:eastAsia="zh-CN"/>
          </w:rPr>
          <w:t xml:space="preserve">Through the </w:t>
        </w:r>
        <w:r>
          <w:rPr>
            <w:rFonts w:ascii=".萍方-简" w:eastAsia=".萍方-简" w:hAnsi=".萍方-简"/>
            <w:lang w:eastAsia="zh-CN"/>
          </w:rPr>
          <w:t>Mutual Chain</w:t>
        </w:r>
        <w:r w:rsidRPr="00902DE6">
          <w:rPr>
            <w:rFonts w:ascii=".萍方-简" w:eastAsia=".萍方-简" w:hAnsi=".萍方-简"/>
            <w:lang w:eastAsia="zh-CN"/>
          </w:rPr>
          <w:t>, any organization and individual</w:t>
        </w:r>
        <w:r>
          <w:rPr>
            <w:rFonts w:ascii=".萍方-简" w:eastAsia=".萍方-简" w:hAnsi=".萍方-简"/>
            <w:lang w:eastAsia="zh-CN"/>
          </w:rPr>
          <w:t xml:space="preserve">, can </w:t>
        </w:r>
        <w:r w:rsidRPr="00902DE6">
          <w:rPr>
            <w:rFonts w:ascii=".萍方-简" w:eastAsia=".萍方-简" w:hAnsi=".萍方-简"/>
            <w:lang w:eastAsia="zh-CN"/>
          </w:rPr>
          <w:t xml:space="preserve">open their own business window, have their own digital wallet and their own </w:t>
        </w:r>
        <w:r>
          <w:rPr>
            <w:rFonts w:ascii=".萍方-简" w:eastAsia=".萍方-简" w:hAnsi=".萍方-简"/>
            <w:lang w:eastAsia="zh-CN"/>
          </w:rPr>
          <w:t>Mutual Chain</w:t>
        </w:r>
        <w:r w:rsidRPr="00902DE6">
          <w:rPr>
            <w:rFonts w:ascii=".萍方-简" w:eastAsia=".萍方-简" w:hAnsi=".萍方-简"/>
            <w:lang w:eastAsia="zh-CN"/>
          </w:rPr>
          <w:t xml:space="preserve"> credit system, while the </w:t>
        </w:r>
        <w:r>
          <w:rPr>
            <w:rFonts w:ascii=".萍方-简" w:eastAsia=".萍方-简" w:hAnsi=".萍方-简"/>
            <w:lang w:eastAsia="zh-CN"/>
          </w:rPr>
          <w:t>Mutual Chain</w:t>
        </w:r>
        <w:r w:rsidRPr="00902DE6">
          <w:rPr>
            <w:rFonts w:ascii=".萍方-简" w:eastAsia=".萍方-简" w:hAnsi=".萍方-简"/>
            <w:lang w:eastAsia="zh-CN"/>
          </w:rPr>
          <w:t xml:space="preserve"> provide</w:t>
        </w:r>
        <w:r>
          <w:rPr>
            <w:rFonts w:ascii=".萍方-简" w:eastAsia=".萍方-简" w:hAnsi=".萍方-简"/>
            <w:lang w:eastAsia="zh-CN"/>
          </w:rPr>
          <w:t>s</w:t>
        </w:r>
        <w:r w:rsidRPr="00902DE6">
          <w:rPr>
            <w:rFonts w:ascii=".萍方-简" w:eastAsia=".萍方-简" w:hAnsi=".萍方-简"/>
            <w:lang w:eastAsia="zh-CN"/>
          </w:rPr>
          <w:t xml:space="preserve"> a unique arbitrati</w:t>
        </w:r>
        <w:r>
          <w:rPr>
            <w:rFonts w:ascii=".萍方-简" w:eastAsia=".萍方-简" w:hAnsi=".萍方-简"/>
            <w:lang w:eastAsia="zh-CN"/>
          </w:rPr>
          <w:t xml:space="preserve">on mechanism: once dispute occurs, Mutual Chain will </w:t>
        </w:r>
        <w:r w:rsidRPr="00902DE6">
          <w:rPr>
            <w:rFonts w:ascii=".萍方-简" w:eastAsia=".萍方-简" w:hAnsi=".萍方-简"/>
            <w:lang w:eastAsia="zh-CN"/>
          </w:rPr>
          <w:t>analyze the</w:t>
        </w:r>
        <w:r>
          <w:rPr>
            <w:rFonts w:ascii=".萍方-简" w:eastAsia=".萍方-简" w:hAnsi=".萍方-简"/>
            <w:lang w:eastAsia="zh-CN"/>
          </w:rPr>
          <w:t xml:space="preserve"> trading</w:t>
        </w:r>
        <w:r w:rsidRPr="00902DE6">
          <w:rPr>
            <w:rFonts w:ascii=".萍方-简" w:eastAsia=".萍方-简" w:hAnsi=".萍方-简"/>
            <w:lang w:eastAsia="zh-CN"/>
          </w:rPr>
          <w:t xml:space="preserve"> contents and history of the transaction, provide arbitration </w:t>
        </w:r>
        <w:r>
          <w:rPr>
            <w:rFonts w:ascii=".萍方-简" w:eastAsia=".萍方-简" w:hAnsi=".萍方-简"/>
            <w:lang w:eastAsia="zh-CN"/>
          </w:rPr>
          <w:t>support</w:t>
        </w:r>
        <w:r w:rsidRPr="00902DE6">
          <w:rPr>
            <w:rFonts w:ascii=".萍方-简" w:eastAsia=".萍方-简" w:hAnsi=".萍方-简"/>
            <w:lang w:eastAsia="zh-CN"/>
          </w:rPr>
          <w:t xml:space="preserve"> and help.</w:t>
        </w:r>
        <w:r>
          <w:rPr>
            <w:rFonts w:ascii=".萍方-简" w:eastAsia=".萍方-简" w:hAnsi=".萍方-简"/>
            <w:lang w:eastAsia="zh-CN"/>
          </w:rPr>
          <w:t xml:space="preserve"> </w:t>
        </w:r>
        <w:r w:rsidRPr="00902DE6">
          <w:rPr>
            <w:rFonts w:ascii=".萍方-简" w:eastAsia=".萍方-简" w:hAnsi=".萍方-简"/>
            <w:lang w:eastAsia="zh-CN"/>
          </w:rPr>
          <w:t xml:space="preserve">Through the business tools provided by the </w:t>
        </w:r>
        <w:r>
          <w:rPr>
            <w:rFonts w:ascii=".萍方-简" w:eastAsia=".萍方-简" w:hAnsi=".萍方-简"/>
            <w:lang w:eastAsia="zh-CN"/>
          </w:rPr>
          <w:t>Mutual Chain</w:t>
        </w:r>
        <w:r w:rsidRPr="00902DE6">
          <w:rPr>
            <w:rFonts w:ascii=".萍方-简" w:eastAsia=".萍方-简" w:hAnsi=".萍方-简"/>
            <w:lang w:eastAsia="zh-CN"/>
          </w:rPr>
          <w:t>s</w:t>
        </w:r>
        <w:r>
          <w:rPr>
            <w:rFonts w:ascii=".萍方-简" w:eastAsia=".萍方-简" w:hAnsi=".萍方-简"/>
            <w:lang w:eastAsia="zh-CN"/>
          </w:rPr>
          <w:t xml:space="preserve"> which based on block chain</w:t>
        </w:r>
        <w:r w:rsidRPr="00902DE6">
          <w:rPr>
            <w:rFonts w:ascii=".萍方-简" w:eastAsia=".萍方-简" w:hAnsi=".萍方-简"/>
            <w:lang w:eastAsia="zh-CN"/>
          </w:rPr>
          <w:t xml:space="preserve">, business models and financial services in modern society can be more quickly and efficiently integrated into the </w:t>
        </w:r>
        <w:r>
          <w:rPr>
            <w:rFonts w:ascii=".萍方-简" w:eastAsia=".萍方-简" w:hAnsi=".萍方-简"/>
            <w:lang w:eastAsia="zh-CN"/>
          </w:rPr>
          <w:t>Mutual Chain</w:t>
        </w:r>
        <w:r w:rsidRPr="00902DE6">
          <w:rPr>
            <w:rFonts w:ascii=".萍方-简" w:eastAsia=".萍方-简" w:hAnsi=".萍方-简"/>
            <w:lang w:eastAsia="zh-CN"/>
          </w:rPr>
          <w:t xml:space="preserve"> engine, and establish</w:t>
        </w:r>
        <w:r>
          <w:rPr>
            <w:rFonts w:ascii=".萍方-简" w:eastAsia=".萍方-简" w:hAnsi=".萍方-简"/>
            <w:lang w:eastAsia="zh-CN"/>
          </w:rPr>
          <w:t xml:space="preserve"> </w:t>
        </w:r>
        <w:r w:rsidRPr="00902DE6">
          <w:rPr>
            <w:rFonts w:ascii=".萍方-简" w:eastAsia=".萍方-简" w:hAnsi=".萍方-简"/>
            <w:lang w:eastAsia="zh-CN"/>
          </w:rPr>
          <w:t xml:space="preserve">their respective financial services </w:t>
        </w:r>
        <w:r>
          <w:rPr>
            <w:rFonts w:ascii=".萍方-简" w:eastAsia=".萍方-简" w:hAnsi=".萍方-简" w:hint="eastAsia"/>
            <w:lang w:eastAsia="zh-CN"/>
          </w:rPr>
          <w:t>regi</w:t>
        </w:r>
        <w:r>
          <w:rPr>
            <w:rFonts w:ascii=".萍方-简" w:eastAsia=".萍方-简" w:hAnsi=".萍方-简"/>
            <w:lang w:eastAsia="zh-CN"/>
          </w:rPr>
          <w:t>on</w:t>
        </w:r>
        <w:r w:rsidRPr="00902DE6">
          <w:rPr>
            <w:rFonts w:ascii=".萍方-简" w:eastAsia=".萍方-简" w:hAnsi=".萍方-简"/>
            <w:lang w:eastAsia="zh-CN"/>
          </w:rPr>
          <w:t xml:space="preserve">, so that more people can enjoy </w:t>
        </w:r>
        <w:r>
          <w:rPr>
            <w:rFonts w:ascii=".萍方-简" w:eastAsia=".萍方-简" w:hAnsi=".萍方-简"/>
            <w:lang w:eastAsia="zh-CN"/>
          </w:rPr>
          <w:t>various f</w:t>
        </w:r>
        <w:r w:rsidRPr="00902DE6">
          <w:rPr>
            <w:rFonts w:ascii=".萍方-简" w:eastAsia=".萍方-简" w:hAnsi=".萍方-简"/>
            <w:lang w:eastAsia="zh-CN"/>
          </w:rPr>
          <w:t xml:space="preserve">inancial services based on digital assets, such as insurance, personal credit and so on. More accurate description, the </w:t>
        </w:r>
        <w:r>
          <w:rPr>
            <w:rFonts w:ascii=".萍方-简" w:eastAsia=".萍方-简" w:hAnsi=".萍方-简"/>
            <w:lang w:eastAsia="zh-CN"/>
          </w:rPr>
          <w:t>Mutual Chain</w:t>
        </w:r>
        <w:r w:rsidRPr="00902DE6">
          <w:rPr>
            <w:rFonts w:ascii=".萍方-简" w:eastAsia=".萍方-简" w:hAnsi=".萍方-简"/>
            <w:lang w:eastAsia="zh-CN"/>
          </w:rPr>
          <w:t xml:space="preserve"> is a </w:t>
        </w:r>
        <w:r>
          <w:rPr>
            <w:rFonts w:ascii=".萍方-简" w:eastAsia=".萍方-简" w:hAnsi=".萍方-简"/>
            <w:lang w:eastAsia="zh-CN"/>
          </w:rPr>
          <w:t xml:space="preserve">block chain based distributed </w:t>
        </w:r>
        <w:r w:rsidRPr="00902DE6">
          <w:rPr>
            <w:rFonts w:ascii=".萍方-简" w:eastAsia=".萍方-简" w:hAnsi=".萍方-简"/>
            <w:lang w:eastAsia="zh-CN"/>
          </w:rPr>
          <w:t xml:space="preserve">financial products and services </w:t>
        </w:r>
        <w:r>
          <w:rPr>
            <w:rFonts w:ascii=".萍方-简" w:eastAsia=".萍方-简" w:hAnsi=".萍方-简"/>
            <w:lang w:eastAsia="zh-CN"/>
          </w:rPr>
          <w:t>super-</w:t>
        </w:r>
        <w:r w:rsidRPr="00902DE6">
          <w:rPr>
            <w:rFonts w:ascii=".萍方-简" w:eastAsia=".萍方-简" w:hAnsi=".萍方-简"/>
            <w:lang w:eastAsia="zh-CN"/>
          </w:rPr>
          <w:t>market.</w:t>
        </w:r>
      </w:ins>
    </w:p>
    <w:p w14:paraId="5F21D7DD" w14:textId="77777777" w:rsidR="00EF00E3" w:rsidRPr="006400C7" w:rsidRDefault="00EF00E3" w:rsidP="00B73DC6">
      <w:pPr>
        <w:jc w:val="both"/>
        <w:rPr>
          <w:rFonts w:ascii=".萍方-简" w:eastAsia=".萍方-简" w:hAnsi=".萍方-简"/>
          <w:lang w:eastAsia="zh-CN"/>
        </w:rPr>
        <w:pPrChange w:id="155" w:author="Jie Lan" w:date="2017-08-19T20:30:00Z">
          <w:pPr/>
        </w:pPrChange>
      </w:pPr>
    </w:p>
    <w:p w14:paraId="306318AC" w14:textId="72BC0A59" w:rsidR="00063DB2" w:rsidRDefault="008118CA" w:rsidP="00B73DC6">
      <w:pPr>
        <w:pStyle w:val="Heading2"/>
        <w:ind w:left="720" w:hanging="720"/>
        <w:jc w:val="both"/>
        <w:rPr>
          <w:ins w:id="156" w:author="Jie Lan" w:date="2017-08-19T20:10:00Z"/>
          <w:rFonts w:ascii=".萍方-简" w:eastAsia=".萍方-简" w:hAnsi=".萍方-简"/>
          <w:lang w:eastAsia="zh-CN"/>
        </w:rPr>
        <w:pPrChange w:id="157" w:author="Jie Lan" w:date="2017-08-19T20:30:00Z">
          <w:pPr>
            <w:pStyle w:val="Heading2"/>
            <w:ind w:left="720" w:hanging="720"/>
          </w:pPr>
        </w:pPrChange>
      </w:pPr>
      <w:bookmarkStart w:id="158" w:name="_Toc489971193"/>
      <w:r w:rsidRPr="006400C7">
        <w:rPr>
          <w:rFonts w:ascii=".萍方-简" w:eastAsia=".萍方-简" w:hAnsi=".萍方-简" w:hint="eastAsia"/>
          <w:lang w:eastAsia="zh-CN"/>
        </w:rPr>
        <w:t>互助区块链的</w:t>
      </w:r>
      <w:r w:rsidR="00AC1B9F" w:rsidRPr="006400C7">
        <w:rPr>
          <w:rFonts w:ascii=".萍方-简" w:eastAsia=".萍方-简" w:hAnsi=".萍方-简" w:hint="eastAsia"/>
          <w:lang w:eastAsia="zh-CN"/>
        </w:rPr>
        <w:t>构成与</w:t>
      </w:r>
      <w:r w:rsidRPr="006400C7">
        <w:rPr>
          <w:rFonts w:ascii=".萍方-简" w:eastAsia=".萍方-简" w:hAnsi=".萍方-简" w:hint="eastAsia"/>
          <w:lang w:eastAsia="zh-CN"/>
        </w:rPr>
        <w:t>特征</w:t>
      </w:r>
      <w:bookmarkEnd w:id="158"/>
      <w:ins w:id="159" w:author="Jie Lan" w:date="2017-08-19T20:10:00Z">
        <w:r w:rsidR="00147EF6">
          <w:rPr>
            <w:rFonts w:ascii=".萍方-简" w:eastAsia=".萍方-简" w:hAnsi=".萍方-简" w:hint="eastAsia"/>
            <w:lang w:eastAsia="zh-CN"/>
          </w:rPr>
          <w:t xml:space="preserve"> </w:t>
        </w:r>
      </w:ins>
    </w:p>
    <w:p w14:paraId="32E5FE74" w14:textId="24DAB214" w:rsidR="00147EF6" w:rsidRPr="00147EF6" w:rsidRDefault="00147EF6" w:rsidP="00B73DC6">
      <w:pPr>
        <w:pStyle w:val="Heading2"/>
        <w:numPr>
          <w:ilvl w:val="0"/>
          <w:numId w:val="0"/>
        </w:numPr>
        <w:jc w:val="both"/>
        <w:rPr>
          <w:rFonts w:ascii=".萍方-简" w:eastAsia=".萍方-简" w:hAnsi=".萍方-简"/>
          <w:lang w:eastAsia="zh-CN"/>
          <w:rPrChange w:id="160" w:author="Jie Lan" w:date="2017-08-19T20:10:00Z">
            <w:rPr>
              <w:rFonts w:ascii=".萍方-简" w:eastAsia=".萍方-简" w:hAnsi=".萍方-简"/>
              <w:lang w:eastAsia="zh-CN"/>
            </w:rPr>
          </w:rPrChange>
        </w:rPr>
        <w:pPrChange w:id="161" w:author="Jie Lan" w:date="2017-08-19T20:30:00Z">
          <w:pPr>
            <w:pStyle w:val="Heading2"/>
            <w:ind w:left="720" w:hanging="720"/>
          </w:pPr>
        </w:pPrChange>
      </w:pPr>
      <w:ins w:id="162" w:author="Jie Lan" w:date="2017-08-19T20:10:00Z">
        <w:r w:rsidRPr="00B457B0">
          <w:rPr>
            <w:rFonts w:ascii=".萍方-简" w:eastAsia=".萍方-简" w:hAnsi=".萍方-简"/>
            <w:lang w:eastAsia="zh-CN"/>
          </w:rPr>
          <w:t>Composition and characteristics of mutual block</w:t>
        </w:r>
      </w:ins>
    </w:p>
    <w:p w14:paraId="64B63ABA" w14:textId="74EE6C19" w:rsidR="00C6325E" w:rsidRDefault="00A251DC" w:rsidP="00B73DC6">
      <w:pPr>
        <w:jc w:val="both"/>
        <w:rPr>
          <w:ins w:id="163" w:author="Jie Lan" w:date="2017-08-19T20:10:00Z"/>
          <w:rFonts w:ascii=".萍方-简" w:eastAsia=".萍方-简" w:hAnsi=".萍方-简"/>
          <w:lang w:eastAsia="zh-CN"/>
        </w:rPr>
        <w:pPrChange w:id="164" w:author="Jie Lan" w:date="2017-08-19T20:30:00Z">
          <w:pPr/>
        </w:pPrChange>
      </w:pPr>
      <w:r w:rsidRPr="006400C7">
        <w:rPr>
          <w:rFonts w:ascii=".萍方-简" w:eastAsia=".萍方-简" w:hAnsi=".萍方-简" w:hint="eastAsia"/>
          <w:lang w:eastAsia="zh-CN"/>
        </w:rPr>
        <w:lastRenderedPageBreak/>
        <w:t>互助链（</w:t>
      </w:r>
      <w:r w:rsidRPr="006400C7">
        <w:rPr>
          <w:rFonts w:ascii=".萍方-简" w:eastAsia=".萍方-简" w:hAnsi=".萍方-简"/>
          <w:lang w:eastAsia="zh-CN"/>
        </w:rPr>
        <w:t>Mutual Chain）</w:t>
      </w:r>
      <w:r w:rsidR="00C6325E" w:rsidRPr="006400C7">
        <w:rPr>
          <w:rFonts w:ascii=".萍方-简" w:eastAsia=".萍方-简" w:hAnsi=".萍方-简" w:hint="eastAsia"/>
          <w:lang w:eastAsia="zh-CN"/>
        </w:rPr>
        <w:t>由</w:t>
      </w:r>
      <w:r w:rsidR="00AC1B9F" w:rsidRPr="006400C7">
        <w:rPr>
          <w:rFonts w:ascii=".萍方-简" w:eastAsia=".萍方-简" w:hAnsi=".萍方-简" w:hint="eastAsia"/>
          <w:lang w:eastAsia="zh-CN"/>
        </w:rPr>
        <w:t>互助链价值协议与互助链价值网络组成</w:t>
      </w:r>
      <w:r w:rsidR="006400C7">
        <w:rPr>
          <w:rFonts w:ascii=".萍方-简" w:eastAsia=".萍方-简" w:hAnsi=".萍方-简" w:hint="eastAsia"/>
          <w:lang w:eastAsia="zh-CN"/>
        </w:rPr>
        <w:t>。</w:t>
      </w:r>
      <w:r w:rsidR="00C6325E" w:rsidRPr="006400C7">
        <w:rPr>
          <w:rFonts w:ascii=".萍方-简" w:eastAsia=".萍方-简" w:hAnsi=".萍方-简" w:hint="eastAsia"/>
          <w:lang w:eastAsia="zh-CN"/>
        </w:rPr>
        <w:t>互助链价值协议包括钱包，信用度和仲裁机制。互助链钱包提供给个人或者机构存贷、兑换、支付、结算等服务，使得互助链链中的金融产品可以通过钱包进行交易和服务。 同时互助链信用度通过交易和链中行为积累，维持整个互助链交易信用体系。仲裁机制监督所有交易和执行，</w:t>
      </w:r>
      <w:r w:rsidR="001A03A8" w:rsidRPr="006400C7">
        <w:rPr>
          <w:rFonts w:ascii=".萍方-简" w:eastAsia=".萍方-简" w:hAnsi=".萍方-简" w:hint="eastAsia"/>
          <w:lang w:eastAsia="zh-CN"/>
        </w:rPr>
        <w:t>并对交易历史和数据进行分析，产生仲裁依据。</w:t>
      </w:r>
    </w:p>
    <w:p w14:paraId="540294D3" w14:textId="77777777" w:rsidR="00147EF6" w:rsidRPr="006400C7" w:rsidRDefault="00147EF6" w:rsidP="00B73DC6">
      <w:pPr>
        <w:jc w:val="both"/>
        <w:rPr>
          <w:ins w:id="165" w:author="Jie Lan" w:date="2017-08-19T20:11:00Z"/>
          <w:rFonts w:ascii=".萍方-简" w:eastAsia=".萍方-简" w:hAnsi=".萍方-简"/>
          <w:lang w:eastAsia="zh-CN"/>
        </w:rPr>
        <w:pPrChange w:id="166" w:author="Jie Lan" w:date="2017-08-19T20:30:00Z">
          <w:pPr/>
        </w:pPrChange>
      </w:pPr>
      <w:ins w:id="167" w:author="Jie Lan" w:date="2017-08-19T20:11:00Z">
        <w:r w:rsidRPr="00B457B0">
          <w:rPr>
            <w:rFonts w:ascii=".萍方-简" w:eastAsia=".萍方-简" w:hAnsi=".萍方-简"/>
            <w:lang w:eastAsia="zh-CN"/>
          </w:rPr>
          <w:t xml:space="preserve">Mutual Chain is </w:t>
        </w:r>
        <w:r>
          <w:rPr>
            <w:rFonts w:ascii=".萍方-简" w:eastAsia=".萍方-简" w:hAnsi=".萍方-简"/>
            <w:lang w:eastAsia="zh-CN"/>
          </w:rPr>
          <w:t>composed</w:t>
        </w:r>
        <w:r w:rsidRPr="00B457B0">
          <w:rPr>
            <w:rFonts w:ascii=".萍方-简" w:eastAsia=".萍方-简" w:hAnsi=".萍方-简"/>
            <w:lang w:eastAsia="zh-CN"/>
          </w:rPr>
          <w:t xml:space="preserve"> of</w:t>
        </w:r>
        <w:r>
          <w:rPr>
            <w:rFonts w:ascii=".萍方-简" w:eastAsia=".萍方-简" w:hAnsi=".萍方-简"/>
            <w:lang w:eastAsia="zh-CN"/>
          </w:rPr>
          <w:t xml:space="preserve"> Mutual Chain Value Agreement(MCVA) and Mutual Chain Value Network(MCVN). The Mutual Chain Value Agreement(MCVA) </w:t>
        </w:r>
        <w:r w:rsidRPr="00B457B0">
          <w:rPr>
            <w:rFonts w:ascii=".萍方-简" w:eastAsia=".萍方-简" w:hAnsi=".萍方-简"/>
            <w:lang w:eastAsia="zh-CN"/>
          </w:rPr>
          <w:t xml:space="preserve">include </w:t>
        </w:r>
        <w:r>
          <w:rPr>
            <w:rFonts w:ascii=".萍方-简" w:eastAsia=".萍方-简" w:hAnsi=".萍方-简"/>
            <w:lang w:eastAsia="zh-CN"/>
          </w:rPr>
          <w:t xml:space="preserve">digital wallet, credit </w:t>
        </w:r>
        <w:r w:rsidRPr="00B457B0">
          <w:rPr>
            <w:rFonts w:ascii=".萍方-简" w:eastAsia=".萍方-简" w:hAnsi=".萍方-简"/>
            <w:lang w:eastAsia="zh-CN"/>
          </w:rPr>
          <w:t>and arbitration mechanisms.</w:t>
        </w:r>
        <w:r>
          <w:rPr>
            <w:rFonts w:ascii=".萍方-简" w:eastAsia=".萍方-简" w:hAnsi=".萍方-简"/>
            <w:lang w:eastAsia="zh-CN"/>
          </w:rPr>
          <w:t xml:space="preserve"> Mutual C</w:t>
        </w:r>
        <w:r w:rsidRPr="00FF634E">
          <w:rPr>
            <w:rFonts w:ascii=".萍方-简" w:eastAsia=".萍方-简" w:hAnsi=".萍方-简"/>
            <w:lang w:eastAsia="zh-CN"/>
          </w:rPr>
          <w:t xml:space="preserve">hain </w:t>
        </w:r>
        <w:r>
          <w:rPr>
            <w:rFonts w:ascii=".萍方-简" w:eastAsia=".萍方-简" w:hAnsi=".萍方-简"/>
            <w:lang w:eastAsia="zh-CN"/>
          </w:rPr>
          <w:t>W</w:t>
        </w:r>
        <w:r w:rsidRPr="00FF634E">
          <w:rPr>
            <w:rFonts w:ascii=".萍方-简" w:eastAsia=".萍方-简" w:hAnsi=".萍方-简"/>
            <w:lang w:eastAsia="zh-CN"/>
          </w:rPr>
          <w:t>allet is provided to individu</w:t>
        </w:r>
        <w:r>
          <w:rPr>
            <w:rFonts w:ascii=".萍方-简" w:eastAsia=".萍方-简" w:hAnsi=".萍方-简"/>
            <w:lang w:eastAsia="zh-CN"/>
          </w:rPr>
          <w:t xml:space="preserve">als or institutions for deposit, </w:t>
        </w:r>
        <w:r w:rsidRPr="00FF634E">
          <w:rPr>
            <w:rFonts w:ascii=".萍方-简" w:eastAsia=".萍方-简" w:hAnsi=".萍方-简"/>
            <w:lang w:eastAsia="zh-CN"/>
          </w:rPr>
          <w:t>withdrawal, exchange, payment, settlement and other services</w:t>
        </w:r>
        <w:r>
          <w:rPr>
            <w:rFonts w:ascii=".萍方-简" w:eastAsia=".萍方-简" w:hAnsi=".萍方-简"/>
            <w:lang w:eastAsia="zh-CN"/>
          </w:rPr>
          <w:t>. S</w:t>
        </w:r>
        <w:r w:rsidRPr="00FF634E">
          <w:rPr>
            <w:rFonts w:ascii=".萍方-简" w:eastAsia=".萍方-简" w:hAnsi=".萍方-简"/>
            <w:lang w:eastAsia="zh-CN"/>
          </w:rPr>
          <w:t xml:space="preserve">o that financial products in the </w:t>
        </w:r>
        <w:r>
          <w:rPr>
            <w:rFonts w:ascii=".萍方-简" w:eastAsia=".萍方-简" w:hAnsi=".萍方-简"/>
            <w:lang w:eastAsia="zh-CN"/>
          </w:rPr>
          <w:t>Mutual C</w:t>
        </w:r>
        <w:r w:rsidRPr="00FF634E">
          <w:rPr>
            <w:rFonts w:ascii=".萍方-简" w:eastAsia=".萍方-简" w:hAnsi=".萍方-简"/>
            <w:lang w:eastAsia="zh-CN"/>
          </w:rPr>
          <w:t>hain can be traded</w:t>
        </w:r>
        <w:r>
          <w:rPr>
            <w:rFonts w:ascii=".萍方-简" w:eastAsia=".萍方-简" w:hAnsi=".萍方-简"/>
            <w:lang w:eastAsia="zh-CN"/>
          </w:rPr>
          <w:t xml:space="preserve"> through the wallet. At the same time, Mutual C</w:t>
        </w:r>
        <w:r w:rsidRPr="00B457B0">
          <w:rPr>
            <w:rFonts w:ascii=".萍方-简" w:eastAsia=".萍方-简" w:hAnsi=".萍方-简"/>
            <w:lang w:eastAsia="zh-CN"/>
          </w:rPr>
          <w:t xml:space="preserve">hain </w:t>
        </w:r>
        <w:r>
          <w:rPr>
            <w:rFonts w:ascii=".萍方-简" w:eastAsia=".萍方-简" w:hAnsi=".萍方-简"/>
            <w:lang w:eastAsia="zh-CN"/>
          </w:rPr>
          <w:t>C</w:t>
        </w:r>
        <w:r w:rsidRPr="00B457B0">
          <w:rPr>
            <w:rFonts w:ascii=".萍方-简" w:eastAsia=".萍方-简" w:hAnsi=".萍方-简"/>
            <w:lang w:eastAsia="zh-CN"/>
          </w:rPr>
          <w:t xml:space="preserve">redit </w:t>
        </w:r>
        <w:r>
          <w:rPr>
            <w:rFonts w:ascii=".萍方-简" w:eastAsia=".萍方-简" w:hAnsi=".萍方-简"/>
            <w:lang w:eastAsia="zh-CN"/>
          </w:rPr>
          <w:t>will be accumulated through</w:t>
        </w:r>
        <w:r w:rsidRPr="00B457B0">
          <w:rPr>
            <w:rFonts w:ascii=".萍方-简" w:eastAsia=".萍方-简" w:hAnsi=".萍方-简"/>
            <w:lang w:eastAsia="zh-CN"/>
          </w:rPr>
          <w:t xml:space="preserve"> the transaction </w:t>
        </w:r>
        <w:r>
          <w:rPr>
            <w:rFonts w:ascii=".萍方-简" w:eastAsia=".萍方-简" w:hAnsi=".萍方-简"/>
            <w:lang w:eastAsia="zh-CN"/>
          </w:rPr>
          <w:t xml:space="preserve">and behavior in Mutual Chain, in order to </w:t>
        </w:r>
        <w:r w:rsidRPr="00B457B0">
          <w:rPr>
            <w:rFonts w:ascii=".萍方-简" w:eastAsia=".萍方-简" w:hAnsi=".萍方-简"/>
            <w:lang w:eastAsia="zh-CN"/>
          </w:rPr>
          <w:t>maintain the entire</w:t>
        </w:r>
        <w:r>
          <w:rPr>
            <w:rFonts w:ascii=".萍方-简" w:eastAsia=".萍方-简" w:hAnsi=".萍方-简"/>
            <w:lang w:eastAsia="zh-CN"/>
          </w:rPr>
          <w:t xml:space="preserve"> Mutual Chain</w:t>
        </w:r>
        <w:r w:rsidRPr="00B457B0">
          <w:rPr>
            <w:rFonts w:ascii=".萍方-简" w:eastAsia=".萍方-简" w:hAnsi=".萍方-简"/>
            <w:lang w:eastAsia="zh-CN"/>
          </w:rPr>
          <w:t xml:space="preserve"> </w:t>
        </w:r>
        <w:r>
          <w:rPr>
            <w:rFonts w:ascii=".萍方-简" w:eastAsia=".萍方-简" w:hAnsi=".萍方-简"/>
            <w:lang w:eastAsia="zh-CN"/>
          </w:rPr>
          <w:t>C</w:t>
        </w:r>
        <w:r w:rsidRPr="00B457B0">
          <w:rPr>
            <w:rFonts w:ascii=".萍方-简" w:eastAsia=".萍方-简" w:hAnsi=".萍方-简"/>
            <w:lang w:eastAsia="zh-CN"/>
          </w:rPr>
          <w:t xml:space="preserve">redit </w:t>
        </w:r>
        <w:r>
          <w:rPr>
            <w:rFonts w:ascii=".萍方-简" w:eastAsia=".萍方-简" w:hAnsi=".萍方-简"/>
            <w:lang w:eastAsia="zh-CN"/>
          </w:rPr>
          <w:t>S</w:t>
        </w:r>
        <w:r w:rsidRPr="00B457B0">
          <w:rPr>
            <w:rFonts w:ascii=".萍方-简" w:eastAsia=".萍方-简" w:hAnsi=".萍方-简"/>
            <w:lang w:eastAsia="zh-CN"/>
          </w:rPr>
          <w:t xml:space="preserve">ystem. The arbitration mechanism </w:t>
        </w:r>
        <w:r>
          <w:rPr>
            <w:rFonts w:ascii=".萍方-简" w:eastAsia=".萍方-简" w:hAnsi=".萍方-简"/>
            <w:lang w:eastAsia="zh-CN"/>
          </w:rPr>
          <w:t xml:space="preserve">supervises </w:t>
        </w:r>
        <w:r w:rsidRPr="00B457B0">
          <w:rPr>
            <w:rFonts w:ascii=".萍方-简" w:eastAsia=".萍方-简" w:hAnsi=".萍方-简"/>
            <w:lang w:eastAsia="zh-CN"/>
          </w:rPr>
          <w:t>all transactions and execution, analyzes the</w:t>
        </w:r>
        <w:r>
          <w:rPr>
            <w:rFonts w:ascii=".萍方-简" w:eastAsia=".萍方-简" w:hAnsi=".萍方-简"/>
            <w:lang w:eastAsia="zh-CN"/>
          </w:rPr>
          <w:t xml:space="preserve"> historical</w:t>
        </w:r>
        <w:r w:rsidRPr="00B457B0">
          <w:rPr>
            <w:rFonts w:ascii=".萍方-简" w:eastAsia=".萍方-简" w:hAnsi=".萍方-简"/>
            <w:lang w:eastAsia="zh-CN"/>
          </w:rPr>
          <w:t xml:space="preserve"> transaction data </w:t>
        </w:r>
        <w:r>
          <w:rPr>
            <w:rFonts w:ascii=".萍方-简" w:eastAsia=".萍方-简" w:hAnsi=".萍方-简"/>
            <w:lang w:eastAsia="zh-CN"/>
          </w:rPr>
          <w:t>as the arbitration basis.</w:t>
        </w:r>
      </w:ins>
    </w:p>
    <w:p w14:paraId="79B5FC2E" w14:textId="77777777" w:rsidR="00147EF6" w:rsidRPr="006400C7" w:rsidRDefault="00147EF6" w:rsidP="00B73DC6">
      <w:pPr>
        <w:jc w:val="both"/>
        <w:rPr>
          <w:rFonts w:ascii=".萍方-简" w:eastAsia=".萍方-简" w:hAnsi=".萍方-简" w:hint="eastAsia"/>
          <w:lang w:eastAsia="zh-CN"/>
        </w:rPr>
        <w:pPrChange w:id="168" w:author="Jie Lan" w:date="2017-08-19T20:30:00Z">
          <w:pPr/>
        </w:pPrChange>
      </w:pPr>
    </w:p>
    <w:p w14:paraId="667CCA3A" w14:textId="353D223F" w:rsidR="00AC1B9F" w:rsidRDefault="00552F4F" w:rsidP="00B73DC6">
      <w:pPr>
        <w:jc w:val="both"/>
        <w:rPr>
          <w:rFonts w:asciiTheme="minorEastAsia" w:eastAsiaTheme="minorEastAsia" w:hAnsiTheme="minorEastAsia"/>
          <w:lang w:eastAsia="zh-CN"/>
        </w:rPr>
        <w:pPrChange w:id="169" w:author="Jie Lan" w:date="2017-08-19T20:30:00Z">
          <w:pPr>
            <w:jc w:val="center"/>
          </w:pPr>
        </w:pPrChange>
      </w:pPr>
      <w:r>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Default="009753CC" w:rsidP="00B73DC6">
      <w:pPr>
        <w:jc w:val="both"/>
        <w:rPr>
          <w:rFonts w:asciiTheme="minorEastAsia" w:eastAsiaTheme="minorEastAsia" w:hAnsiTheme="minorEastAsia"/>
          <w:lang w:eastAsia="zh-CN"/>
        </w:rPr>
        <w:pPrChange w:id="170" w:author="Jie Lan" w:date="2017-08-19T20:30:00Z">
          <w:pPr>
            <w:jc w:val="center"/>
          </w:pPr>
        </w:pPrChange>
      </w:pPr>
    </w:p>
    <w:p w14:paraId="5C670D21" w14:textId="4E3B098B" w:rsidR="00AC1B9F" w:rsidRDefault="0026193E" w:rsidP="00B73DC6">
      <w:pPr>
        <w:jc w:val="both"/>
        <w:rPr>
          <w:rFonts w:asciiTheme="minorEastAsia" w:eastAsiaTheme="minorEastAsia" w:hAnsiTheme="minorEastAsia"/>
          <w:lang w:eastAsia="zh-CN"/>
        </w:rPr>
        <w:pPrChange w:id="171" w:author="Jie Lan" w:date="2017-08-19T20:30:00Z">
          <w:pPr>
            <w:jc w:val="center"/>
          </w:pPr>
        </w:pPrChange>
      </w:pPr>
      <w:r>
        <w:rPr>
          <w:rFonts w:asciiTheme="minorEastAsia" w:eastAsiaTheme="minorEastAsia" w:hAnsiTheme="minorEastAsia"/>
          <w:noProof/>
          <w:lang w:eastAsia="zh-CN"/>
        </w:rPr>
        <w:lastRenderedPageBreak/>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Default="00A7234D" w:rsidP="00B73DC6">
      <w:pPr>
        <w:jc w:val="both"/>
        <w:rPr>
          <w:rFonts w:asciiTheme="minorEastAsia" w:eastAsiaTheme="minorEastAsia" w:hAnsiTheme="minorEastAsia"/>
          <w:lang w:eastAsia="zh-CN"/>
        </w:rPr>
        <w:pPrChange w:id="172" w:author="Jie Lan" w:date="2017-08-19T20:30:00Z">
          <w:pPr/>
        </w:pPrChange>
      </w:pPr>
    </w:p>
    <w:p w14:paraId="68A971CC" w14:textId="77777777" w:rsidR="00E6056D" w:rsidRDefault="00E6056D" w:rsidP="00B73DC6">
      <w:pPr>
        <w:jc w:val="both"/>
        <w:rPr>
          <w:rFonts w:asciiTheme="minorEastAsia" w:eastAsiaTheme="minorEastAsia" w:hAnsiTheme="minorEastAsia"/>
          <w:lang w:eastAsia="zh-CN"/>
        </w:rPr>
        <w:pPrChange w:id="173" w:author="Jie Lan" w:date="2017-08-19T20:30:00Z">
          <w:pPr/>
        </w:pPrChange>
      </w:pPr>
    </w:p>
    <w:p w14:paraId="477F9B6A" w14:textId="02143839" w:rsidR="00E6056D" w:rsidRDefault="00E6056D" w:rsidP="00B73DC6">
      <w:pPr>
        <w:jc w:val="both"/>
        <w:rPr>
          <w:ins w:id="174" w:author="Jie Lan" w:date="2017-08-19T20:11:00Z"/>
          <w:rFonts w:ascii=".萍方-简" w:eastAsia=".萍方-简" w:hAnsi=".萍方-简"/>
          <w:lang w:eastAsia="zh-CN"/>
        </w:rPr>
        <w:pPrChange w:id="175" w:author="Jie Lan" w:date="2017-08-19T20:30:00Z">
          <w:pPr/>
        </w:pPrChange>
      </w:pPr>
      <w:r w:rsidRPr="006400C7">
        <w:rPr>
          <w:rFonts w:ascii=".萍方-简" w:eastAsia=".萍方-简" w:hAnsi=".萍方-简" w:hint="eastAsia"/>
          <w:lang w:eastAsia="zh-CN"/>
        </w:rPr>
        <w:t>互助链价值网络由金融服务区和商业逻辑组成，通过区块链底层协议将互助链参与的一切交易数据真实源记录通过验证数据分享的开源机制写入到各个节点中,让</w:t>
      </w:r>
      <w:r w:rsidR="00495547" w:rsidRPr="006400C7">
        <w:rPr>
          <w:rFonts w:ascii=".萍方-简" w:eastAsia=".萍方-简" w:hAnsi=".萍方-简" w:hint="eastAsia"/>
          <w:lang w:eastAsia="zh-CN"/>
        </w:rPr>
        <w:t>真实数据通过智能合约变得更加简单而可靠,让每个人在商业活动中都能成为自己的智能合约执行者和数据分享者,并通过共同数据验证机制保证交易的安全和可靠性, 我们通过区块链的共享和写入机制,形成一个平行于现实世界的可调用,可验证的真实区块链金融网络.</w:t>
      </w:r>
    </w:p>
    <w:p w14:paraId="37B11582" w14:textId="77777777" w:rsidR="00147EF6" w:rsidRPr="006400C7" w:rsidRDefault="00147EF6" w:rsidP="00B73DC6">
      <w:pPr>
        <w:ind w:firstLine="720"/>
        <w:jc w:val="both"/>
        <w:rPr>
          <w:ins w:id="176" w:author="Jie Lan" w:date="2017-08-19T20:11:00Z"/>
          <w:rFonts w:ascii=".萍方-简" w:eastAsia=".萍方-简" w:hAnsi=".萍方-简"/>
          <w:lang w:eastAsia="zh-CN"/>
        </w:rPr>
        <w:pPrChange w:id="177" w:author="Jie Lan" w:date="2017-08-19T20:30:00Z">
          <w:pPr>
            <w:ind w:firstLine="720"/>
          </w:pPr>
        </w:pPrChange>
      </w:pPr>
      <w:ins w:id="178" w:author="Jie Lan" w:date="2017-08-19T20:11:00Z">
        <w:r w:rsidRPr="00FF634E">
          <w:rPr>
            <w:rFonts w:ascii=".萍方-简" w:eastAsia=".萍方-简" w:hAnsi=".萍方-简"/>
            <w:lang w:eastAsia="zh-CN"/>
          </w:rPr>
          <w:t xml:space="preserve">The </w:t>
        </w:r>
        <w:r>
          <w:rPr>
            <w:rFonts w:ascii=".萍方-简" w:eastAsia=".萍方-简" w:hAnsi=".萍方-简"/>
            <w:lang w:eastAsia="zh-CN"/>
          </w:rPr>
          <w:t>Mutual Chain Value Network is composed</w:t>
        </w:r>
        <w:r w:rsidRPr="00FF634E">
          <w:rPr>
            <w:rFonts w:ascii=".萍方-简" w:eastAsia=".萍方-简" w:hAnsi=".萍方-简"/>
            <w:lang w:eastAsia="zh-CN"/>
          </w:rPr>
          <w:t xml:space="preserve"> of financial service </w:t>
        </w:r>
        <w:r>
          <w:rPr>
            <w:rFonts w:ascii=".萍方-简" w:eastAsia=".萍方-简" w:hAnsi=".萍方-简"/>
            <w:lang w:eastAsia="zh-CN"/>
          </w:rPr>
          <w:t>region</w:t>
        </w:r>
        <w:r w:rsidRPr="00FF634E">
          <w:rPr>
            <w:rFonts w:ascii=".萍方-简" w:eastAsia=".萍方-简" w:hAnsi=".萍方-简"/>
            <w:lang w:eastAsia="zh-CN"/>
          </w:rPr>
          <w:t xml:space="preserve"> and business logic. All the transac</w:t>
        </w:r>
        <w:r>
          <w:rPr>
            <w:rFonts w:ascii=".萍方-简" w:eastAsia=".萍方-简" w:hAnsi=".萍方-简"/>
            <w:lang w:eastAsia="zh-CN"/>
          </w:rPr>
          <w:t>tion data, real source records</w:t>
        </w:r>
        <w:r w:rsidRPr="00FF634E">
          <w:rPr>
            <w:rFonts w:ascii=".萍方-简" w:eastAsia=".萍方-简" w:hAnsi=".萍方-简"/>
            <w:lang w:eastAsia="zh-CN"/>
          </w:rPr>
          <w:t xml:space="preserve">, are written into the </w:t>
        </w:r>
        <w:r>
          <w:rPr>
            <w:rFonts w:ascii=".萍方-简" w:eastAsia=".萍方-简" w:hAnsi=".萍方-简"/>
            <w:lang w:eastAsia="zh-CN"/>
          </w:rPr>
          <w:t xml:space="preserve">distributed </w:t>
        </w:r>
        <w:r w:rsidRPr="00FF634E">
          <w:rPr>
            <w:rFonts w:ascii=".萍方-简" w:eastAsia=".萍方-简" w:hAnsi=".萍方-简"/>
            <w:lang w:eastAsia="zh-CN"/>
          </w:rPr>
          <w:t>nodes by open source</w:t>
        </w:r>
        <w:r>
          <w:rPr>
            <w:rFonts w:ascii=".萍方-简" w:eastAsia=".萍方-简" w:hAnsi=".萍方-简"/>
            <w:lang w:eastAsia="zh-CN"/>
          </w:rPr>
          <w:t xml:space="preserve"> validating</w:t>
        </w:r>
        <w:r w:rsidRPr="00FF634E">
          <w:rPr>
            <w:rFonts w:ascii=".萍方-简" w:eastAsia=".萍方-简" w:hAnsi=".萍方-简"/>
            <w:lang w:eastAsia="zh-CN"/>
          </w:rPr>
          <w:t xml:space="preserve"> mechanism of data sharing through the block chain underlying protocol. The real data</w:t>
        </w:r>
        <w:r>
          <w:rPr>
            <w:rFonts w:ascii=".萍方-简" w:eastAsia=".萍方-简" w:hAnsi=".萍方-简"/>
            <w:lang w:eastAsia="zh-CN"/>
          </w:rPr>
          <w:t xml:space="preserve"> will become more simple and reliable through the smart contract. </w:t>
        </w:r>
        <w:r w:rsidRPr="00FF634E">
          <w:rPr>
            <w:rFonts w:ascii=".萍方-简" w:eastAsia=".萍方-简" w:hAnsi=".萍方-简"/>
            <w:lang w:eastAsia="zh-CN"/>
          </w:rPr>
          <w:t xml:space="preserve"> </w:t>
        </w:r>
        <w:r>
          <w:rPr>
            <w:rFonts w:ascii=".萍方-简" w:eastAsia=".萍方-简" w:hAnsi=".萍方-简"/>
            <w:lang w:eastAsia="zh-CN"/>
          </w:rPr>
          <w:t xml:space="preserve">And </w:t>
        </w:r>
        <w:r w:rsidRPr="00FF634E">
          <w:rPr>
            <w:rFonts w:ascii=".萍方-简" w:eastAsia=".萍方-简" w:hAnsi=".萍方-简"/>
            <w:lang w:eastAsia="zh-CN"/>
          </w:rPr>
          <w:t xml:space="preserve">everyone in business activities can become their own </w:t>
        </w:r>
        <w:r>
          <w:rPr>
            <w:rFonts w:ascii=".萍方-简" w:eastAsia=".萍方-简" w:hAnsi=".萍方-简"/>
            <w:lang w:eastAsia="zh-CN"/>
          </w:rPr>
          <w:t>smart</w:t>
        </w:r>
        <w:r w:rsidRPr="00FF634E">
          <w:rPr>
            <w:rFonts w:ascii=".萍方-简" w:eastAsia=".萍方-简" w:hAnsi=".萍方-简"/>
            <w:lang w:eastAsia="zh-CN"/>
          </w:rPr>
          <w:t xml:space="preserve"> cont</w:t>
        </w:r>
        <w:r>
          <w:rPr>
            <w:rFonts w:ascii=".萍方-简" w:eastAsia=".萍方-简" w:hAnsi=".萍方-简"/>
            <w:lang w:eastAsia="zh-CN"/>
          </w:rPr>
          <w:t xml:space="preserve">ract performers and data sharing peer. The safety and reliability of the transaction is also ensured through the </w:t>
        </w:r>
        <w:r w:rsidRPr="00FF634E">
          <w:rPr>
            <w:rFonts w:ascii=".萍方-简" w:eastAsia=".萍方-简" w:hAnsi=".萍方-简"/>
            <w:lang w:eastAsia="zh-CN"/>
          </w:rPr>
          <w:t>common data validation mechanism</w:t>
        </w:r>
        <w:r>
          <w:rPr>
            <w:rFonts w:ascii=".萍方-简" w:eastAsia=".萍方-简" w:hAnsi=".萍方-简"/>
            <w:lang w:eastAsia="zh-CN"/>
          </w:rPr>
          <w:t>. We form a realizable and verifiable</w:t>
        </w:r>
        <w:r>
          <w:rPr>
            <w:rFonts w:ascii=".萍方-简" w:eastAsia=".萍方-简" w:hAnsi=".萍方-简" w:hint="eastAsia"/>
            <w:lang w:eastAsia="zh-CN"/>
          </w:rPr>
          <w:t xml:space="preserve"> block chain financial network</w:t>
        </w:r>
        <w:r w:rsidRPr="00FF634E">
          <w:rPr>
            <w:rFonts w:ascii=".萍方-简" w:eastAsia=".萍方-简" w:hAnsi=".萍方-简"/>
            <w:lang w:eastAsia="zh-CN"/>
          </w:rPr>
          <w:t xml:space="preserve"> </w:t>
        </w:r>
        <w:r>
          <w:rPr>
            <w:rFonts w:ascii=".萍方-简" w:eastAsia=".萍方-简" w:hAnsi=".萍方-简"/>
            <w:lang w:eastAsia="zh-CN"/>
          </w:rPr>
          <w:lastRenderedPageBreak/>
          <w:t>which is parallel to real-world, based on the sharing and writing mechanism of block chain technique</w:t>
        </w:r>
        <w:r w:rsidRPr="00FF634E">
          <w:rPr>
            <w:rFonts w:ascii=".萍方-简" w:eastAsia=".萍方-简" w:hAnsi=".萍方-简"/>
            <w:lang w:eastAsia="zh-CN"/>
          </w:rPr>
          <w:t>.</w:t>
        </w:r>
      </w:ins>
    </w:p>
    <w:p w14:paraId="5CBDA6D1" w14:textId="77777777" w:rsidR="00147EF6" w:rsidRPr="006400C7" w:rsidRDefault="00147EF6" w:rsidP="00B73DC6">
      <w:pPr>
        <w:jc w:val="both"/>
        <w:rPr>
          <w:rFonts w:ascii=".萍方-简" w:eastAsia=".萍方-简" w:hAnsi=".萍方-简"/>
          <w:lang w:eastAsia="zh-CN"/>
        </w:rPr>
        <w:pPrChange w:id="179" w:author="Jie Lan" w:date="2017-08-19T20:30:00Z">
          <w:pPr/>
        </w:pPrChange>
      </w:pPr>
    </w:p>
    <w:p w14:paraId="057A1877" w14:textId="77777777" w:rsidR="00E6056D" w:rsidRDefault="00E6056D" w:rsidP="00B73DC6">
      <w:pPr>
        <w:jc w:val="both"/>
        <w:rPr>
          <w:rFonts w:asciiTheme="minorEastAsia" w:eastAsiaTheme="minorEastAsia" w:hAnsiTheme="minorEastAsia"/>
          <w:lang w:eastAsia="zh-CN"/>
        </w:rPr>
        <w:pPrChange w:id="180" w:author="Jie Lan" w:date="2017-08-19T20:30:00Z">
          <w:pPr/>
        </w:pPrChange>
      </w:pPr>
    </w:p>
    <w:p w14:paraId="3809305F" w14:textId="77777777" w:rsidR="00552F4F" w:rsidRDefault="00552F4F" w:rsidP="00B73DC6">
      <w:pPr>
        <w:jc w:val="both"/>
        <w:rPr>
          <w:rFonts w:asciiTheme="minorEastAsia" w:eastAsiaTheme="minorEastAsia" w:hAnsiTheme="minorEastAsia"/>
          <w:lang w:eastAsia="zh-CN"/>
        </w:rPr>
        <w:pPrChange w:id="181" w:author="Jie Lan" w:date="2017-08-19T20:30:00Z">
          <w:pPr/>
        </w:pPrChange>
      </w:pPr>
      <w:r>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Default="00AC1B9F" w:rsidP="00B73DC6">
      <w:pPr>
        <w:jc w:val="both"/>
        <w:rPr>
          <w:rFonts w:asciiTheme="minorEastAsia" w:eastAsiaTheme="minorEastAsia" w:hAnsiTheme="minorEastAsia"/>
          <w:lang w:eastAsia="zh-CN"/>
        </w:rPr>
        <w:pPrChange w:id="182" w:author="Jie Lan" w:date="2017-08-19T20:30:00Z">
          <w:pPr/>
        </w:pPrChange>
      </w:pPr>
    </w:p>
    <w:p w14:paraId="11F2CFD3" w14:textId="61DA5429" w:rsidR="00FB29CC" w:rsidRDefault="00FB29CC" w:rsidP="00B73DC6">
      <w:pPr>
        <w:jc w:val="both"/>
        <w:rPr>
          <w:ins w:id="183" w:author="Jie Lan" w:date="2017-08-19T20:11:00Z"/>
          <w:rFonts w:ascii=".萍方-简" w:eastAsia=".萍方-简" w:hAnsi=".萍方-简"/>
          <w:lang w:eastAsia="zh-CN"/>
        </w:rPr>
        <w:pPrChange w:id="184" w:author="Jie Lan" w:date="2017-08-19T20:30:00Z">
          <w:pPr/>
        </w:pPrChange>
      </w:pPr>
      <w:r w:rsidRPr="006400C7">
        <w:rPr>
          <w:rFonts w:ascii=".萍方-简" w:eastAsia=".萍方-简" w:hAnsi=".萍方-简" w:hint="eastAsia"/>
          <w:lang w:eastAsia="zh-CN"/>
        </w:rPr>
        <w:t>在技术实现上，区块链的底层协议将保证数据的公正，安全和可靠。狭义来讲</w:t>
      </w:r>
      <w:r w:rsidRPr="006400C7">
        <w:rPr>
          <w:rFonts w:ascii=".萍方-简" w:eastAsia=".萍方-简" w:hAnsi=".萍方-简"/>
          <w:lang w:eastAsia="zh-CN"/>
        </w:rPr>
        <w:t xml:space="preserve">, </w:t>
      </w:r>
      <w:r w:rsidRPr="006400C7">
        <w:rPr>
          <w:rFonts w:ascii=".萍方-简" w:eastAsia=".萍方-简" w:hAnsi=".萍方-简" w:hint="eastAsia"/>
          <w:lang w:eastAsia="zh-CN"/>
        </w:rPr>
        <w:t>区块链是一种按照时间顺序将数据区块以顺序相连的方式组合成的一种链式数据结构</w:t>
      </w:r>
      <w:r w:rsidRPr="006400C7">
        <w:rPr>
          <w:rFonts w:ascii=".萍方-简" w:eastAsia=".萍方-简" w:hAnsi=".萍方-简"/>
          <w:lang w:eastAsia="zh-CN"/>
        </w:rPr>
        <w:t xml:space="preserve">, </w:t>
      </w:r>
      <w:r w:rsidRPr="006400C7">
        <w:rPr>
          <w:rFonts w:ascii=".萍方-简" w:eastAsia=".萍方-简" w:hAnsi=".萍方-简" w:hint="eastAsia"/>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由自动化脚本代码组成的智能合约来编程和操作数据的一种全新的分布式基础架构与计算范式。它具有以下特性，</w:t>
      </w:r>
    </w:p>
    <w:p w14:paraId="74416BCF" w14:textId="77777777" w:rsidR="00147EF6" w:rsidRPr="006400C7" w:rsidRDefault="00147EF6" w:rsidP="00B73DC6">
      <w:pPr>
        <w:ind w:firstLine="420"/>
        <w:jc w:val="both"/>
        <w:rPr>
          <w:ins w:id="185" w:author="Jie Lan" w:date="2017-08-19T20:11:00Z"/>
          <w:rFonts w:ascii=".萍方-简" w:eastAsia=".萍方-简" w:hAnsi=".萍方-简"/>
          <w:lang w:eastAsia="zh-CN"/>
        </w:rPr>
        <w:pPrChange w:id="186" w:author="Jie Lan" w:date="2017-08-19T20:30:00Z">
          <w:pPr>
            <w:ind w:firstLine="420"/>
          </w:pPr>
        </w:pPrChange>
      </w:pPr>
      <w:ins w:id="187" w:author="Jie Lan" w:date="2017-08-19T20:11:00Z">
        <w:r w:rsidRPr="00051FF9">
          <w:rPr>
            <w:rFonts w:ascii=".萍方-简" w:eastAsia=".萍方-简" w:hAnsi=".萍方-简"/>
            <w:lang w:eastAsia="zh-CN"/>
          </w:rPr>
          <w:lastRenderedPageBreak/>
          <w:t>In the</w:t>
        </w:r>
        <w:r>
          <w:rPr>
            <w:rFonts w:ascii=".萍方-简" w:eastAsia=".萍方-简" w:hAnsi=".萍方-简"/>
            <w:lang w:eastAsia="zh-CN"/>
          </w:rPr>
          <w:t xml:space="preserve"> </w:t>
        </w:r>
        <w:r w:rsidRPr="00051FF9">
          <w:rPr>
            <w:rFonts w:ascii=".萍方-简" w:eastAsia=".萍方-简" w:hAnsi=".萍方-简"/>
            <w:lang w:eastAsia="zh-CN"/>
          </w:rPr>
          <w:t xml:space="preserve">technology implementation, the </w:t>
        </w:r>
        <w:r>
          <w:rPr>
            <w:rFonts w:ascii=".萍方-简" w:eastAsia=".萍方-简" w:hAnsi=".萍方-简"/>
            <w:lang w:eastAsia="zh-CN"/>
          </w:rPr>
          <w:t xml:space="preserve">block chain’s </w:t>
        </w:r>
        <w:r w:rsidRPr="00051FF9">
          <w:rPr>
            <w:rFonts w:ascii=".萍方-简" w:eastAsia=".萍方-简" w:hAnsi=".萍方-简"/>
            <w:lang w:eastAsia="zh-CN"/>
          </w:rPr>
          <w:t xml:space="preserve">underlying </w:t>
        </w:r>
        <w:r>
          <w:rPr>
            <w:rFonts w:ascii=".萍方-简" w:eastAsia=".萍方-简" w:hAnsi=".萍方-简"/>
            <w:lang w:eastAsia="zh-CN"/>
          </w:rPr>
          <w:t xml:space="preserve">protocol </w:t>
        </w:r>
        <w:r w:rsidRPr="00051FF9">
          <w:rPr>
            <w:rFonts w:ascii=".萍方-简" w:eastAsia=".萍方-简" w:hAnsi=".萍方-简"/>
            <w:lang w:eastAsia="zh-CN"/>
          </w:rPr>
          <w:t>will ensure that the data is fair, safe and reliable. In the narrow sense, the block chain</w:t>
        </w:r>
        <w:r>
          <w:rPr>
            <w:rFonts w:ascii=".萍方-简" w:eastAsia=".萍方-简" w:hAnsi=".萍方-简"/>
            <w:lang w:eastAsia="zh-CN"/>
          </w:rPr>
          <w:t xml:space="preserve"> technology</w:t>
        </w:r>
        <w:r w:rsidRPr="00051FF9">
          <w:rPr>
            <w:rFonts w:ascii=".萍方-简" w:eastAsia=".萍方-简" w:hAnsi=".萍方-简"/>
            <w:lang w:eastAsia="zh-CN"/>
          </w:rPr>
          <w:t xml:space="preserve"> is a chain data structure which combines the data blocks in </w:t>
        </w:r>
        <w:r>
          <w:rPr>
            <w:rFonts w:ascii=".萍方-简" w:eastAsia=".萍方-简" w:hAnsi=".萍方-简"/>
            <w:lang w:eastAsia="zh-CN"/>
          </w:rPr>
          <w:t>the time order</w:t>
        </w:r>
        <w:r w:rsidRPr="00051FF9">
          <w:rPr>
            <w:rFonts w:ascii=".萍方-简" w:eastAsia=".萍方-简" w:hAnsi=".萍方-简"/>
            <w:lang w:eastAsia="zh-CN"/>
          </w:rPr>
          <w:t>, and</w:t>
        </w:r>
        <w:r>
          <w:rPr>
            <w:rFonts w:ascii=".萍方-简" w:eastAsia=".萍方-简" w:hAnsi=".萍方-简"/>
            <w:lang w:eastAsia="zh-CN"/>
          </w:rPr>
          <w:t xml:space="preserve"> a distributed shared ledger</w:t>
        </w:r>
        <w:r w:rsidRPr="00051FF9">
          <w:rPr>
            <w:rFonts w:ascii=".萍方-简" w:eastAsia=".萍方-简" w:hAnsi=".萍方-简"/>
            <w:lang w:eastAsia="zh-CN"/>
          </w:rPr>
          <w:t xml:space="preserve"> </w:t>
        </w:r>
        <w:r>
          <w:rPr>
            <w:rFonts w:ascii=".萍方-简" w:eastAsia=".萍方-简" w:hAnsi=".萍方-简"/>
            <w:lang w:eastAsia="zh-CN"/>
          </w:rPr>
          <w:t>with</w:t>
        </w:r>
        <w:r w:rsidRPr="00051FF9">
          <w:rPr>
            <w:rFonts w:ascii=".萍方-简" w:eastAsia=".萍方-简" w:hAnsi=".萍方-简"/>
            <w:lang w:eastAsia="zh-CN"/>
          </w:rPr>
          <w:t xml:space="preserve"> </w:t>
        </w:r>
        <w:r>
          <w:rPr>
            <w:rFonts w:ascii=".萍方-简" w:eastAsia=".萍方-简" w:hAnsi=".萍方-简"/>
            <w:lang w:eastAsia="zh-CN"/>
          </w:rPr>
          <w:t>non-tampering</w:t>
        </w:r>
        <w:r w:rsidRPr="00051FF9">
          <w:rPr>
            <w:rFonts w:ascii=".萍方-简" w:eastAsia=".萍方-简" w:hAnsi=".萍方-简"/>
            <w:lang w:eastAsia="zh-CN"/>
          </w:rPr>
          <w:t xml:space="preserve"> and unforgeable </w:t>
        </w:r>
        <w:r>
          <w:rPr>
            <w:rFonts w:ascii=".萍方-简" w:eastAsia=".萍方-简" w:hAnsi=".萍方-简"/>
            <w:lang w:eastAsia="zh-CN"/>
          </w:rPr>
          <w:t>features gua</w:t>
        </w:r>
        <w:r w:rsidRPr="00051FF9">
          <w:rPr>
            <w:rFonts w:ascii=".萍方-简" w:eastAsia=".萍方-简" w:hAnsi=".萍方-简"/>
            <w:lang w:eastAsia="zh-CN"/>
          </w:rPr>
          <w:t xml:space="preserve">ranteed by cryptography. </w:t>
        </w:r>
        <w:r>
          <w:rPr>
            <w:rFonts w:ascii=".萍方-简" w:eastAsia=".萍方-简" w:hAnsi=".萍方-简"/>
            <w:lang w:eastAsia="zh-CN"/>
          </w:rPr>
          <w:t>In the broad sense</w:t>
        </w:r>
        <w:r w:rsidRPr="00051FF9">
          <w:rPr>
            <w:rFonts w:ascii=".萍方-简" w:eastAsia=".萍方-简" w:hAnsi=".萍方-简"/>
            <w:lang w:eastAsia="zh-CN"/>
          </w:rPr>
          <w:t>, the block chain technology is a new distributed infrastructure and computing paradigm</w:t>
        </w:r>
        <w:r>
          <w:rPr>
            <w:rFonts w:ascii=".萍方-简" w:eastAsia=".萍方-简" w:hAnsi=".萍方-简"/>
            <w:lang w:eastAsia="zh-CN"/>
          </w:rPr>
          <w:t xml:space="preserve"> which </w:t>
        </w:r>
        <w:r w:rsidRPr="00051FF9">
          <w:rPr>
            <w:rFonts w:ascii=".萍方-简" w:eastAsia=".萍方-简" w:hAnsi=".萍方-简"/>
            <w:lang w:eastAsia="zh-CN"/>
          </w:rPr>
          <w:t>verif</w:t>
        </w:r>
        <w:r>
          <w:rPr>
            <w:rFonts w:ascii=".萍方-简" w:eastAsia=".萍方-简" w:hAnsi=".萍方-简"/>
            <w:lang w:eastAsia="zh-CN"/>
          </w:rPr>
          <w:t>ies and stores</w:t>
        </w:r>
        <w:r w:rsidRPr="00051FF9">
          <w:rPr>
            <w:rFonts w:ascii=".萍方-简" w:eastAsia=".萍方-简" w:hAnsi=".萍方-简"/>
            <w:lang w:eastAsia="zh-CN"/>
          </w:rPr>
          <w:t xml:space="preserve"> data</w:t>
        </w:r>
        <w:r>
          <w:rPr>
            <w:rFonts w:ascii=".萍方-简" w:eastAsia=".萍方-简" w:hAnsi=".萍方-简"/>
            <w:lang w:eastAsia="zh-CN"/>
          </w:rPr>
          <w:t xml:space="preserve"> using</w:t>
        </w:r>
        <w:r w:rsidRPr="00051FF9">
          <w:rPr>
            <w:rFonts w:ascii=".萍方-简" w:eastAsia=".萍方-简" w:hAnsi=".萍方-简"/>
            <w:lang w:eastAsia="zh-CN"/>
          </w:rPr>
          <w:t xml:space="preserve"> chain</w:t>
        </w:r>
        <w:r>
          <w:rPr>
            <w:rFonts w:ascii=".萍方-简" w:eastAsia=".萍方-简" w:hAnsi=".萍方-简"/>
            <w:lang w:eastAsia="zh-CN"/>
          </w:rPr>
          <w:t>ed block data structure</w:t>
        </w:r>
        <w:r w:rsidRPr="00051FF9">
          <w:rPr>
            <w:rFonts w:ascii=".萍方-简" w:eastAsia=".萍方-简" w:hAnsi=".萍方-简"/>
            <w:lang w:eastAsia="zh-CN"/>
          </w:rPr>
          <w:t>, generate</w:t>
        </w:r>
        <w:r>
          <w:rPr>
            <w:rFonts w:ascii=".萍方-简" w:eastAsia=".萍方-简" w:hAnsi=".萍方-简"/>
            <w:lang w:eastAsia="zh-CN"/>
          </w:rPr>
          <w:t>s</w:t>
        </w:r>
        <w:r w:rsidRPr="00051FF9">
          <w:rPr>
            <w:rFonts w:ascii=".萍方-简" w:eastAsia=".萍方-简" w:hAnsi=".萍方-简"/>
            <w:lang w:eastAsia="zh-CN"/>
          </w:rPr>
          <w:t xml:space="preserve"> and update</w:t>
        </w:r>
        <w:r>
          <w:rPr>
            <w:rFonts w:ascii=".萍方-简" w:eastAsia=".萍方-简" w:hAnsi=".萍方-简"/>
            <w:lang w:eastAsia="zh-CN"/>
          </w:rPr>
          <w:t>s</w:t>
        </w:r>
        <w:r w:rsidRPr="00051FF9">
          <w:rPr>
            <w:rFonts w:ascii=".萍方-简" w:eastAsia=".萍方-简" w:hAnsi=".萍方-简"/>
            <w:lang w:eastAsia="zh-CN"/>
          </w:rPr>
          <w:t xml:space="preserve"> data</w:t>
        </w:r>
        <w:r>
          <w:rPr>
            <w:rFonts w:ascii=".萍方-简" w:eastAsia=".萍方-简" w:hAnsi=".萍方-简"/>
            <w:lang w:eastAsia="zh-CN"/>
          </w:rPr>
          <w:t xml:space="preserve"> </w:t>
        </w:r>
        <w:r w:rsidRPr="00051FF9">
          <w:rPr>
            <w:rFonts w:ascii=".萍方-简" w:eastAsia=".萍方-简" w:hAnsi=".萍方-简"/>
            <w:lang w:eastAsia="zh-CN"/>
          </w:rPr>
          <w:t>using distrib</w:t>
        </w:r>
        <w:r>
          <w:rPr>
            <w:rFonts w:ascii=".萍方-简" w:eastAsia=".萍方-简" w:hAnsi=".萍方-简"/>
            <w:lang w:eastAsia="zh-CN"/>
          </w:rPr>
          <w:t>uted node consensus algorithm</w:t>
        </w:r>
        <w:r w:rsidRPr="00051FF9">
          <w:rPr>
            <w:rFonts w:ascii=".萍方-简" w:eastAsia=".萍方-简" w:hAnsi=".萍方-简"/>
            <w:lang w:eastAsia="zh-CN"/>
          </w:rPr>
          <w:t>, ensure</w:t>
        </w:r>
        <w:r>
          <w:rPr>
            <w:rFonts w:ascii=".萍方-简" w:eastAsia=".萍方-简" w:hAnsi=".萍方-简"/>
            <w:lang w:eastAsia="zh-CN"/>
          </w:rPr>
          <w:t>s</w:t>
        </w:r>
        <w:r w:rsidRPr="00051FF9">
          <w:rPr>
            <w:rFonts w:ascii=".萍方-简" w:eastAsia=".萍方-简" w:hAnsi=".萍方-简"/>
            <w:lang w:eastAsia="zh-CN"/>
          </w:rPr>
          <w:t xml:space="preserve"> data transmission and access security</w:t>
        </w:r>
        <w:r>
          <w:rPr>
            <w:rFonts w:ascii=".萍方-简" w:eastAsia=".萍方-简" w:hAnsi=".萍方-简"/>
            <w:lang w:eastAsia="zh-CN"/>
          </w:rPr>
          <w:t xml:space="preserve"> using </w:t>
        </w:r>
        <w:r w:rsidRPr="00051FF9">
          <w:rPr>
            <w:rFonts w:ascii=".萍方-简" w:eastAsia=".萍方-简" w:hAnsi=".萍方-简"/>
            <w:lang w:eastAsia="zh-CN"/>
          </w:rPr>
          <w:t>cryptography,</w:t>
        </w:r>
        <w:r>
          <w:rPr>
            <w:rFonts w:ascii=".萍方-简" w:eastAsia=".萍方-简" w:hAnsi=".萍方-简"/>
            <w:lang w:eastAsia="zh-CN"/>
          </w:rPr>
          <w:t xml:space="preserve"> and</w:t>
        </w:r>
        <w:r w:rsidRPr="00051FF9">
          <w:rPr>
            <w:rFonts w:ascii=".萍方-简" w:eastAsia=".萍方-简" w:hAnsi=".萍方-简"/>
            <w:lang w:eastAsia="zh-CN"/>
          </w:rPr>
          <w:t xml:space="preserve"> program</w:t>
        </w:r>
        <w:r>
          <w:rPr>
            <w:rFonts w:ascii=".萍方-简" w:eastAsia=".萍方-简" w:hAnsi=".萍方-简"/>
            <w:lang w:eastAsia="zh-CN"/>
          </w:rPr>
          <w:t>s</w:t>
        </w:r>
        <w:r w:rsidRPr="00051FF9">
          <w:rPr>
            <w:rFonts w:ascii=".萍方-简" w:eastAsia=".萍方-简" w:hAnsi=".萍方-简"/>
            <w:lang w:eastAsia="zh-CN"/>
          </w:rPr>
          <w:t xml:space="preserve"> and manipulate</w:t>
        </w:r>
        <w:r>
          <w:rPr>
            <w:rFonts w:ascii=".萍方-简" w:eastAsia=".萍方-简" w:hAnsi=".萍方-简"/>
            <w:lang w:eastAsia="zh-CN"/>
          </w:rPr>
          <w:t>s</w:t>
        </w:r>
        <w:r w:rsidRPr="00051FF9">
          <w:rPr>
            <w:rFonts w:ascii=".萍方-简" w:eastAsia=".萍方-简" w:hAnsi=".萍方-简"/>
            <w:lang w:eastAsia="zh-CN"/>
          </w:rPr>
          <w:t xml:space="preserve"> data </w:t>
        </w:r>
        <w:r>
          <w:rPr>
            <w:rFonts w:ascii=".萍方-简" w:eastAsia=".萍方-简" w:hAnsi=".萍方-简"/>
            <w:lang w:eastAsia="zh-CN"/>
          </w:rPr>
          <w:t>using Smart Contract composed of</w:t>
        </w:r>
        <w:r w:rsidRPr="00051FF9">
          <w:rPr>
            <w:rFonts w:ascii=".萍方-简" w:eastAsia=".萍方-简" w:hAnsi=".萍方-简"/>
            <w:lang w:eastAsia="zh-CN"/>
          </w:rPr>
          <w:t xml:space="preserve"> automated script </w:t>
        </w:r>
        <w:r>
          <w:rPr>
            <w:rFonts w:ascii=".萍方-简" w:eastAsia=".萍方-简" w:hAnsi=".萍方-简"/>
            <w:lang w:eastAsia="zh-CN"/>
          </w:rPr>
          <w:t>code</w:t>
        </w:r>
        <w:r w:rsidRPr="00051FF9">
          <w:rPr>
            <w:rFonts w:ascii=".萍方-简" w:eastAsia=".萍方-简" w:hAnsi=".萍方-简"/>
            <w:lang w:eastAsia="zh-CN"/>
          </w:rPr>
          <w:t>.</w:t>
        </w:r>
        <w:r>
          <w:rPr>
            <w:rFonts w:ascii=".萍方-简" w:eastAsia=".萍方-简" w:hAnsi=".萍方-简"/>
            <w:lang w:eastAsia="zh-CN"/>
          </w:rPr>
          <w:t xml:space="preserve"> Block Chain</w:t>
        </w:r>
        <w:r w:rsidRPr="00051FF9">
          <w:rPr>
            <w:rFonts w:ascii=".萍方-简" w:eastAsia=".萍方-简" w:hAnsi=".萍方-简"/>
            <w:lang w:eastAsia="zh-CN"/>
          </w:rPr>
          <w:t xml:space="preserve"> has the following characteristics</w:t>
        </w:r>
        <w:r>
          <w:rPr>
            <w:rFonts w:ascii=".萍方-简" w:eastAsia=".萍方-简" w:hAnsi=".萍方-简"/>
            <w:lang w:eastAsia="zh-CN"/>
          </w:rPr>
          <w:t xml:space="preserve">: </w:t>
        </w:r>
      </w:ins>
    </w:p>
    <w:p w14:paraId="0FDB89C8" w14:textId="77777777" w:rsidR="00147EF6" w:rsidRPr="006400C7" w:rsidRDefault="00147EF6" w:rsidP="00B73DC6">
      <w:pPr>
        <w:jc w:val="both"/>
        <w:rPr>
          <w:rFonts w:ascii=".萍方-简" w:eastAsia=".萍方-简" w:hAnsi=".萍方-简" w:hint="eastAsia"/>
          <w:lang w:eastAsia="zh-CN"/>
        </w:rPr>
        <w:pPrChange w:id="188" w:author="Jie Lan" w:date="2017-08-19T20:30:00Z">
          <w:pPr/>
        </w:pPrChange>
      </w:pPr>
    </w:p>
    <w:p w14:paraId="2B1B9AEF" w14:textId="6A931C68" w:rsidR="00FB29CC" w:rsidRDefault="00652FA3" w:rsidP="00B73DC6">
      <w:pPr>
        <w:pStyle w:val="ListParagraph"/>
        <w:numPr>
          <w:ilvl w:val="0"/>
          <w:numId w:val="24"/>
        </w:numPr>
        <w:jc w:val="both"/>
        <w:rPr>
          <w:ins w:id="189" w:author="Jie Lan" w:date="2017-08-19T20:11:00Z"/>
          <w:rFonts w:ascii=".萍方-简" w:eastAsia=".萍方-简" w:hAnsi=".萍方-简"/>
          <w:lang w:eastAsia="zh-CN"/>
        </w:rPr>
        <w:pPrChange w:id="190" w:author="Jie Lan" w:date="2017-08-19T20:30:00Z">
          <w:pPr>
            <w:pStyle w:val="ListParagraph"/>
            <w:numPr>
              <w:numId w:val="24"/>
            </w:numPr>
            <w:ind w:left="420" w:hanging="420"/>
          </w:pPr>
        </w:pPrChange>
      </w:pPr>
      <w:r>
        <w:rPr>
          <w:rFonts w:ascii=".萍方-简" w:eastAsia=".萍方-简" w:hAnsi=".萍方-简" w:hint="eastAsia"/>
          <w:lang w:eastAsia="zh-CN"/>
        </w:rPr>
        <w:t xml:space="preserve">区块链网广播 ( </w:t>
      </w:r>
      <w:r w:rsidR="00FB29CC" w:rsidRPr="006400C7">
        <w:rPr>
          <w:rFonts w:ascii=".萍方-简" w:eastAsia=".萍方-简" w:hAnsi=".萍方-简" w:hint="eastAsia"/>
          <w:lang w:eastAsia="zh-CN"/>
        </w:rPr>
        <w:t>Broadcast</w:t>
      </w:r>
      <w:r>
        <w:rPr>
          <w:rFonts w:ascii=".萍方-简" w:eastAsia=".萍方-简" w:hAnsi=".萍方-简" w:hint="eastAsia"/>
          <w:lang w:eastAsia="zh-CN"/>
        </w:rPr>
        <w:t xml:space="preserve"> )</w:t>
      </w:r>
      <w:r w:rsidR="00FB29CC" w:rsidRPr="006400C7">
        <w:rPr>
          <w:rFonts w:ascii=".萍方-简" w:eastAsia=".萍方-简" w:hAnsi=".萍方-简" w:hint="eastAsia"/>
          <w:lang w:eastAsia="zh-CN"/>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28B5A2BD" w14:textId="0B7366BF" w:rsidR="00147EF6" w:rsidRPr="006400C7" w:rsidRDefault="00147EF6" w:rsidP="00B73DC6">
      <w:pPr>
        <w:pStyle w:val="ListParagraph"/>
        <w:ind w:left="420"/>
        <w:jc w:val="both"/>
        <w:rPr>
          <w:rFonts w:ascii=".萍方-简" w:eastAsia=".萍方-简" w:hAnsi=".萍方-简"/>
          <w:lang w:eastAsia="zh-CN"/>
        </w:rPr>
        <w:pPrChange w:id="191" w:author="Jie Lan" w:date="2017-08-19T20:30:00Z">
          <w:pPr>
            <w:pStyle w:val="ListParagraph"/>
            <w:numPr>
              <w:numId w:val="24"/>
            </w:numPr>
            <w:ind w:left="420" w:hanging="420"/>
          </w:pPr>
        </w:pPrChange>
      </w:pPr>
      <w:ins w:id="192" w:author="Jie Lan" w:date="2017-08-19T20:11:00Z">
        <w:r w:rsidRPr="00147EF6">
          <w:rPr>
            <w:rFonts w:ascii=".萍方-简" w:eastAsia=".萍方-简" w:hAnsi=".萍方-简"/>
            <w:lang w:eastAsia="zh-CN"/>
          </w:rPr>
          <w:t>Block Chain Network Broadcast, block-based chain data structure: block chain system will select a block node with transaction permissions through certain consensus mechanism, this node needs to broadcast to the whole network a new packed block consist of the hash value of previous block, the current timestamp, all effective transaction within a period and its Merkel root value, and etc.</w:t>
        </w:r>
      </w:ins>
    </w:p>
    <w:p w14:paraId="5D138F06" w14:textId="65396F06" w:rsidR="0075564A" w:rsidRDefault="00652FA3" w:rsidP="00B73DC6">
      <w:pPr>
        <w:pStyle w:val="ListParagraph"/>
        <w:numPr>
          <w:ilvl w:val="0"/>
          <w:numId w:val="24"/>
        </w:numPr>
        <w:jc w:val="both"/>
        <w:rPr>
          <w:ins w:id="193" w:author="Jie Lan" w:date="2017-08-19T20:11:00Z"/>
          <w:rFonts w:ascii=".萍方-简" w:eastAsia=".萍方-简" w:hAnsi=".萍方-简"/>
          <w:lang w:eastAsia="zh-CN"/>
        </w:rPr>
        <w:pPrChange w:id="194" w:author="Jie Lan" w:date="2017-08-19T20:30:00Z">
          <w:pPr>
            <w:pStyle w:val="ListParagraph"/>
            <w:numPr>
              <w:numId w:val="24"/>
            </w:numPr>
            <w:ind w:left="420" w:hanging="420"/>
          </w:pPr>
        </w:pPrChange>
      </w:pPr>
      <w:r>
        <w:rPr>
          <w:rFonts w:ascii=".萍方-简" w:eastAsia=".萍方-简" w:hAnsi=".萍方-简" w:hint="eastAsia"/>
          <w:lang w:eastAsia="zh-CN"/>
        </w:rPr>
        <w:t>全网共享账本（</w:t>
      </w:r>
      <w:r w:rsidRPr="006400C7">
        <w:rPr>
          <w:rFonts w:ascii=".萍方-简" w:eastAsia=".萍方-简" w:hAnsi=".萍方-简" w:hint="eastAsia"/>
          <w:lang w:eastAsia="zh-CN"/>
        </w:rPr>
        <w:t>SharedLedger</w:t>
      </w:r>
      <w:r>
        <w:rPr>
          <w:rFonts w:ascii=".萍方-简" w:eastAsia=".萍方-简" w:hAnsi=".萍方-简"/>
          <w:lang w:eastAsia="zh-CN"/>
        </w:rPr>
        <w:t>）</w:t>
      </w:r>
      <w:r w:rsidR="0075564A" w:rsidRPr="006400C7">
        <w:rPr>
          <w:rFonts w:ascii=".萍方-简" w:eastAsia=".萍方-简" w:hAnsi=".萍方-简" w:hint="eastAsia"/>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67651783" w14:textId="71944E0D" w:rsidR="00147EF6" w:rsidRPr="006400C7" w:rsidRDefault="00147EF6" w:rsidP="00B73DC6">
      <w:pPr>
        <w:pStyle w:val="ListParagraph"/>
        <w:ind w:left="420"/>
        <w:jc w:val="both"/>
        <w:rPr>
          <w:rFonts w:ascii=".萍方-简" w:eastAsia=".萍方-简" w:hAnsi=".萍方-简" w:hint="eastAsia"/>
          <w:lang w:eastAsia="zh-CN"/>
        </w:rPr>
        <w:pPrChange w:id="195" w:author="Jie Lan" w:date="2017-08-19T20:30:00Z">
          <w:pPr>
            <w:pStyle w:val="ListParagraph"/>
            <w:numPr>
              <w:numId w:val="24"/>
            </w:numPr>
            <w:ind w:left="420" w:hanging="420"/>
          </w:pPr>
        </w:pPrChange>
      </w:pPr>
      <w:ins w:id="196" w:author="Jie Lan" w:date="2017-08-19T20:11:00Z">
        <w:r w:rsidRPr="00147EF6">
          <w:rPr>
            <w:rFonts w:ascii=".萍方-简" w:eastAsia=".萍方-简" w:hAnsi=".萍方-简"/>
            <w:lang w:eastAsia="zh-CN"/>
          </w:rPr>
          <w:t xml:space="preserve">SharedLedger: In a typical block chain network, each node can store the complete and consistent ledger which includes all historical transaction records in the whole network, that is, any data tampered in an individual node will not affect the security of the whole network ledger. In addition, because of the peer-to-peer connection of all the nodes in </w:t>
        </w:r>
        <w:r w:rsidRPr="00147EF6">
          <w:rPr>
            <w:rFonts w:ascii=".萍方-简" w:eastAsia=".萍方-简" w:hAnsi=".萍方-简"/>
            <w:lang w:eastAsia="zh-CN"/>
          </w:rPr>
          <w:lastRenderedPageBreak/>
          <w:t>the whole network, there is no centralized server, so that no single attack entrance exists. At the same time, the feature of SharedLedger also prevents reduplicated payment.</w:t>
        </w:r>
      </w:ins>
    </w:p>
    <w:p w14:paraId="5262CEF7" w14:textId="61833BD0" w:rsidR="0075564A" w:rsidRDefault="0075564A" w:rsidP="00B73DC6">
      <w:pPr>
        <w:pStyle w:val="ListParagraph"/>
        <w:numPr>
          <w:ilvl w:val="0"/>
          <w:numId w:val="24"/>
        </w:numPr>
        <w:jc w:val="both"/>
        <w:rPr>
          <w:ins w:id="197" w:author="Jie Lan" w:date="2017-08-19T20:11:00Z"/>
          <w:rFonts w:ascii=".萍方-简" w:eastAsia=".萍方-简" w:hAnsi=".萍方-简"/>
          <w:lang w:eastAsia="zh-CN"/>
        </w:rPr>
        <w:pPrChange w:id="198" w:author="Jie Lan" w:date="2017-08-19T20:30:00Z">
          <w:pPr>
            <w:pStyle w:val="ListParagraph"/>
            <w:numPr>
              <w:numId w:val="24"/>
            </w:numPr>
            <w:ind w:left="420" w:hanging="420"/>
          </w:pPr>
        </w:pPrChange>
      </w:pPr>
      <w:r w:rsidRPr="006400C7">
        <w:rPr>
          <w:rFonts w:ascii=".萍方-简" w:eastAsia=".萍方-简" w:hAnsi=".萍方-简" w:hint="eastAsia"/>
          <w:lang w:eastAsia="zh-CN"/>
        </w:rPr>
        <w:t>源代码开源：区块链网络中设定的共识机制、规则等都可以通过一致的、</w:t>
      </w:r>
      <w:commentRangeStart w:id="199"/>
      <w:r w:rsidRPr="006400C7">
        <w:rPr>
          <w:rFonts w:ascii=".萍方-简" w:eastAsia=".萍方-简" w:hAnsi=".萍方-简" w:hint="eastAsia"/>
          <w:lang w:eastAsia="zh-CN"/>
        </w:rPr>
        <w:t>开源的源代码进行验证</w:t>
      </w:r>
      <w:commentRangeEnd w:id="199"/>
      <w:r w:rsidR="006400C7">
        <w:rPr>
          <w:rStyle w:val="CommentReference"/>
        </w:rPr>
        <w:commentReference w:id="199"/>
      </w:r>
      <w:r w:rsidRPr="006400C7">
        <w:rPr>
          <w:rFonts w:ascii=".萍方-简" w:eastAsia=".萍方-简" w:hAnsi=".萍方-简" w:hint="eastAsia"/>
          <w:lang w:eastAsia="zh-CN"/>
        </w:rPr>
        <w:t>。</w:t>
      </w:r>
    </w:p>
    <w:p w14:paraId="029A7468" w14:textId="31C49794" w:rsidR="00147EF6" w:rsidRPr="006400C7" w:rsidRDefault="00147EF6" w:rsidP="00B73DC6">
      <w:pPr>
        <w:pStyle w:val="ListParagraph"/>
        <w:ind w:left="420"/>
        <w:jc w:val="both"/>
        <w:rPr>
          <w:rFonts w:ascii=".萍方-简" w:eastAsia=".萍方-简" w:hAnsi=".萍方-简" w:hint="eastAsia"/>
          <w:lang w:eastAsia="zh-CN"/>
        </w:rPr>
        <w:pPrChange w:id="200" w:author="Jie Lan" w:date="2017-08-19T20:30:00Z">
          <w:pPr>
            <w:pStyle w:val="ListParagraph"/>
            <w:numPr>
              <w:numId w:val="24"/>
            </w:numPr>
            <w:ind w:left="420" w:hanging="420"/>
          </w:pPr>
        </w:pPrChange>
      </w:pPr>
      <w:ins w:id="201" w:author="Jie Lan" w:date="2017-08-19T20:12:00Z">
        <w:r w:rsidRPr="00147EF6">
          <w:rPr>
            <w:rFonts w:ascii=".萍方-简" w:eastAsia=".萍方-简" w:hAnsi=".萍方-简"/>
            <w:lang w:eastAsia="zh-CN"/>
          </w:rPr>
          <w:t>Open Source Code: all consensus mechanism and principle of block chain network can be shared and verified by consistent, open source code.</w:t>
        </w:r>
      </w:ins>
    </w:p>
    <w:p w14:paraId="33AAC840" w14:textId="5DF7E47A" w:rsidR="0075564A" w:rsidRDefault="0075564A" w:rsidP="00B73DC6">
      <w:pPr>
        <w:pStyle w:val="ListParagraph"/>
        <w:numPr>
          <w:ilvl w:val="0"/>
          <w:numId w:val="24"/>
        </w:numPr>
        <w:jc w:val="both"/>
        <w:rPr>
          <w:ins w:id="202" w:author="Jie Lan" w:date="2017-08-19T20:12:00Z"/>
          <w:rFonts w:ascii=".萍方-简" w:eastAsia=".萍方-简" w:hAnsi=".萍方-简"/>
          <w:lang w:eastAsia="zh-CN"/>
        </w:rPr>
        <w:pPrChange w:id="203" w:author="Jie Lan" w:date="2017-08-19T20:30:00Z">
          <w:pPr>
            <w:pStyle w:val="ListParagraph"/>
            <w:numPr>
              <w:numId w:val="24"/>
            </w:numPr>
            <w:ind w:left="420" w:hanging="420"/>
          </w:pPr>
        </w:pPrChange>
      </w:pPr>
      <w:r w:rsidRPr="006400C7">
        <w:rPr>
          <w:rFonts w:ascii=".萍方-简" w:eastAsia=".萍方-简" w:hAnsi=".萍方-简" w:hint="eastAsia"/>
          <w:lang w:eastAsia="zh-CN"/>
        </w:rPr>
        <w:t>非对称加密：典型的区块链网络中，账户体系由非对称加密算法下的公钥和私钥组成，若没有私钥则无法使用对应公钥中的资产。</w:t>
      </w:r>
    </w:p>
    <w:p w14:paraId="0A0502C0" w14:textId="7B908AA6" w:rsidR="00147EF6" w:rsidRPr="006400C7" w:rsidRDefault="00147EF6" w:rsidP="00B73DC6">
      <w:pPr>
        <w:pStyle w:val="ListParagraph"/>
        <w:ind w:left="420"/>
        <w:jc w:val="both"/>
        <w:rPr>
          <w:rFonts w:ascii=".萍方-简" w:eastAsia=".萍方-简" w:hAnsi=".萍方-简" w:hint="eastAsia"/>
          <w:lang w:eastAsia="zh-CN"/>
        </w:rPr>
        <w:pPrChange w:id="204" w:author="Jie Lan" w:date="2017-08-19T20:30:00Z">
          <w:pPr>
            <w:pStyle w:val="ListParagraph"/>
            <w:numPr>
              <w:numId w:val="24"/>
            </w:numPr>
            <w:ind w:left="420" w:hanging="420"/>
          </w:pPr>
        </w:pPrChange>
      </w:pPr>
      <w:ins w:id="205" w:author="Jie Lan" w:date="2017-08-19T20:12:00Z">
        <w:r w:rsidRPr="00147EF6">
          <w:rPr>
            <w:rFonts w:ascii=".萍方-简" w:eastAsia=".萍方-简" w:hAnsi=".萍方-简"/>
            <w:lang w:eastAsia="zh-CN"/>
          </w:rPr>
          <w:t>Asymmetric encryption: in a typical block chain network, the account system is secured by public key and private key encrypted by asymmetric encryption algorithm, if there is no private key, one cannot use the corresponding public key assets</w:t>
        </w:r>
      </w:ins>
    </w:p>
    <w:p w14:paraId="39D11605" w14:textId="7323F52B" w:rsidR="0075564A" w:rsidRDefault="0075564A" w:rsidP="00B73DC6">
      <w:pPr>
        <w:pStyle w:val="ListParagraph"/>
        <w:numPr>
          <w:ilvl w:val="0"/>
          <w:numId w:val="24"/>
        </w:numPr>
        <w:jc w:val="both"/>
        <w:rPr>
          <w:ins w:id="206" w:author="Jie Lan" w:date="2017-08-19T20:12:00Z"/>
          <w:rFonts w:ascii=".萍方-简" w:eastAsia=".萍方-简" w:hAnsi=".萍方-简"/>
          <w:lang w:eastAsia="zh-CN"/>
        </w:rPr>
        <w:pPrChange w:id="207" w:author="Jie Lan" w:date="2017-08-19T20:30:00Z">
          <w:pPr>
            <w:pStyle w:val="ListParagraph"/>
            <w:numPr>
              <w:numId w:val="24"/>
            </w:numPr>
            <w:ind w:left="420" w:hanging="420"/>
          </w:pPr>
        </w:pPrChange>
      </w:pPr>
      <w:r w:rsidRPr="006400C7">
        <w:rPr>
          <w:rFonts w:ascii=".萍方-简" w:eastAsia=".萍方-简" w:hAnsi=".萍方-简" w:hint="eastAsia"/>
          <w:lang w:eastAsia="zh-CN"/>
        </w:rPr>
        <w:t>智能合约 （SmartContract</w:t>
      </w:r>
      <w:r w:rsidRPr="006400C7">
        <w:rPr>
          <w:rFonts w:ascii=".萍方-简" w:eastAsia=".萍方-简" w:hAnsi=".萍方-简"/>
          <w:lang w:eastAsia="zh-CN"/>
        </w:rPr>
        <w:t>）</w:t>
      </w:r>
      <w:r w:rsidRPr="006400C7">
        <w:rPr>
          <w:rFonts w:ascii=".萍方-简" w:eastAsia=".萍方-简" w:hAnsi=".萍方-简" w:hint="eastAsia"/>
          <w:lang w:eastAsia="zh-CN"/>
        </w:rPr>
        <w:t>：区块链系统中的应用，是已编码的、可自动运行的业务逻辑，通常有自己的代币和专用开发语言。</w:t>
      </w:r>
    </w:p>
    <w:p w14:paraId="45815DFE" w14:textId="67B974FC" w:rsidR="00147EF6" w:rsidRPr="006400C7" w:rsidRDefault="00147EF6" w:rsidP="00B73DC6">
      <w:pPr>
        <w:pStyle w:val="ListParagraph"/>
        <w:ind w:left="420"/>
        <w:jc w:val="both"/>
        <w:rPr>
          <w:rFonts w:ascii=".萍方-简" w:eastAsia=".萍方-简" w:hAnsi=".萍方-简" w:hint="eastAsia"/>
          <w:lang w:eastAsia="zh-CN"/>
        </w:rPr>
        <w:pPrChange w:id="208" w:author="Jie Lan" w:date="2017-08-19T20:30:00Z">
          <w:pPr>
            <w:pStyle w:val="ListParagraph"/>
            <w:numPr>
              <w:numId w:val="24"/>
            </w:numPr>
            <w:ind w:left="420" w:hanging="420"/>
          </w:pPr>
        </w:pPrChange>
      </w:pPr>
      <w:ins w:id="209" w:author="Jie Lan" w:date="2017-08-19T20:12:00Z">
        <w:r w:rsidRPr="00147EF6">
          <w:rPr>
            <w:rFonts w:ascii=".萍方-简" w:eastAsia=".萍方-简" w:hAnsi=".萍方-简"/>
            <w:lang w:eastAsia="zh-CN"/>
          </w:rPr>
          <w:t>Smart Contract: applications in block chain system is encoded, automated business logic, and it usually have its own tokens and developing language.</w:t>
        </w:r>
      </w:ins>
    </w:p>
    <w:p w14:paraId="25467E55" w14:textId="50C9CDD3" w:rsidR="0075564A" w:rsidRDefault="0075564A" w:rsidP="00B73DC6">
      <w:pPr>
        <w:pStyle w:val="ListParagraph"/>
        <w:numPr>
          <w:ilvl w:val="0"/>
          <w:numId w:val="24"/>
        </w:numPr>
        <w:jc w:val="both"/>
        <w:rPr>
          <w:ins w:id="210" w:author="Jie Lan" w:date="2017-08-19T20:12:00Z"/>
          <w:rFonts w:ascii=".萍方-简" w:eastAsia=".萍方-简" w:hAnsi=".萍方-简"/>
          <w:lang w:eastAsia="zh-CN"/>
        </w:rPr>
        <w:pPrChange w:id="211" w:author="Jie Lan" w:date="2017-08-19T20:30:00Z">
          <w:pPr>
            <w:pStyle w:val="ListParagraph"/>
            <w:numPr>
              <w:numId w:val="24"/>
            </w:numPr>
            <w:ind w:left="420" w:hanging="420"/>
          </w:pPr>
        </w:pPrChange>
      </w:pPr>
      <w:r w:rsidRPr="006400C7">
        <w:rPr>
          <w:rFonts w:ascii=".萍方-简" w:eastAsia=".萍方-简" w:hAnsi=".萍方-简"/>
          <w:lang w:eastAsia="zh-CN"/>
        </w:rPr>
        <w:t>DAPP</w:t>
      </w:r>
      <w:r w:rsidRPr="006400C7">
        <w:rPr>
          <w:rFonts w:ascii=".萍方-简" w:eastAsia=".萍方-简" w:hAnsi=".萍方-简" w:hint="eastAsia"/>
          <w:lang w:eastAsia="zh-CN"/>
        </w:rPr>
        <w:t>：包含用户界面的应用，包括但不限于各种加密货币，如以太坊钱包。</w:t>
      </w:r>
      <w:r w:rsidR="00652FA3">
        <w:rPr>
          <w:rFonts w:ascii=".萍方-简" w:eastAsia=".萍方-简" w:hAnsi=".萍方-简" w:hint="eastAsia"/>
          <w:lang w:eastAsia="zh-CN"/>
        </w:rPr>
        <w:t>互助链</w:t>
      </w:r>
      <w:r w:rsidR="00902931" w:rsidRPr="006400C7">
        <w:rPr>
          <w:rFonts w:ascii=".萍方-简" w:eastAsia=".萍方-简" w:hAnsi=".萍方-简" w:hint="eastAsia"/>
          <w:lang w:eastAsia="zh-CN"/>
        </w:rPr>
        <w:t>将发行自己的代币用于链中的金融交易。</w:t>
      </w:r>
    </w:p>
    <w:p w14:paraId="68E9EF2B" w14:textId="4BCB902D" w:rsidR="00147EF6" w:rsidRPr="006400C7" w:rsidRDefault="00147EF6" w:rsidP="00B73DC6">
      <w:pPr>
        <w:pStyle w:val="ListParagraph"/>
        <w:ind w:left="420"/>
        <w:jc w:val="both"/>
        <w:rPr>
          <w:rFonts w:ascii=".萍方-简" w:eastAsia=".萍方-简" w:hAnsi=".萍方-简" w:hint="eastAsia"/>
          <w:lang w:eastAsia="zh-CN"/>
        </w:rPr>
        <w:pPrChange w:id="212" w:author="Jie Lan" w:date="2017-08-19T20:30:00Z">
          <w:pPr>
            <w:pStyle w:val="ListParagraph"/>
            <w:numPr>
              <w:numId w:val="24"/>
            </w:numPr>
            <w:ind w:left="420" w:hanging="420"/>
          </w:pPr>
        </w:pPrChange>
      </w:pPr>
      <w:ins w:id="213" w:author="Jie Lan" w:date="2017-08-19T20:12:00Z">
        <w:r w:rsidRPr="00147EF6">
          <w:rPr>
            <w:rFonts w:ascii=".萍方-简" w:eastAsia=".萍方-简" w:hAnsi=".萍方-简"/>
            <w:lang w:eastAsia="zh-CN"/>
          </w:rPr>
          <w:t>DAPP: An app with user interface, including but not limited to various encrypted digital currencies, such as the Ethereum wallets. Mutual Chain will issue its own tokens for financial transactions in the chain.</w:t>
        </w:r>
      </w:ins>
    </w:p>
    <w:p w14:paraId="1C69456B" w14:textId="5B66F992" w:rsidR="0075564A" w:rsidRDefault="0075564A" w:rsidP="00B73DC6">
      <w:pPr>
        <w:pStyle w:val="ListParagraph"/>
        <w:numPr>
          <w:ilvl w:val="0"/>
          <w:numId w:val="24"/>
        </w:numPr>
        <w:jc w:val="both"/>
        <w:rPr>
          <w:ins w:id="214" w:author="Jie Lan" w:date="2017-08-19T20:12:00Z"/>
          <w:rFonts w:ascii=".萍方-简" w:eastAsia=".萍方-简" w:hAnsi=".萍方-简"/>
          <w:lang w:eastAsia="zh-CN"/>
        </w:rPr>
        <w:pPrChange w:id="215" w:author="Jie Lan" w:date="2017-08-19T20:30:00Z">
          <w:pPr>
            <w:pStyle w:val="ListParagraph"/>
            <w:numPr>
              <w:numId w:val="24"/>
            </w:numPr>
            <w:ind w:left="420" w:hanging="420"/>
          </w:pPr>
        </w:pPrChange>
      </w:pPr>
      <w:r w:rsidRPr="006400C7">
        <w:rPr>
          <w:rFonts w:ascii=".萍方-简" w:eastAsia=".萍方-简" w:hAnsi=".萍方-简" w:hint="eastAsia"/>
          <w:lang w:eastAsia="zh-CN"/>
        </w:rPr>
        <w:t>虚拟机：用于执行智能合约编译后的代码。虚拟机是图灵完备的。</w:t>
      </w:r>
    </w:p>
    <w:p w14:paraId="18812D1C" w14:textId="2BD37389" w:rsidR="00147EF6" w:rsidRPr="006400C7" w:rsidRDefault="00147EF6" w:rsidP="00B73DC6">
      <w:pPr>
        <w:pStyle w:val="ListParagraph"/>
        <w:ind w:left="420"/>
        <w:jc w:val="both"/>
        <w:rPr>
          <w:rFonts w:ascii=".萍方-简" w:eastAsia=".萍方-简" w:hAnsi=".萍方-简" w:hint="eastAsia"/>
          <w:lang w:eastAsia="zh-CN"/>
        </w:rPr>
        <w:pPrChange w:id="216" w:author="Jie Lan" w:date="2017-08-19T20:30:00Z">
          <w:pPr>
            <w:pStyle w:val="ListParagraph"/>
            <w:numPr>
              <w:numId w:val="24"/>
            </w:numPr>
            <w:ind w:left="420" w:hanging="420"/>
          </w:pPr>
        </w:pPrChange>
      </w:pPr>
      <w:ins w:id="217" w:author="Jie Lan" w:date="2017-08-19T20:12:00Z">
        <w:r w:rsidRPr="00147EF6">
          <w:rPr>
            <w:rFonts w:ascii=".萍方-简" w:eastAsia=".萍方-简" w:hAnsi=".萍方-简"/>
            <w:lang w:eastAsia="zh-CN"/>
          </w:rPr>
          <w:t>Virtual machine: used to execute the compiled code of Smart Contract. The virtual machine is Turing complete.</w:t>
        </w:r>
      </w:ins>
    </w:p>
    <w:p w14:paraId="0D98D8BD" w14:textId="77777777" w:rsidR="00AC1B9F" w:rsidRDefault="00AC1B9F" w:rsidP="00B73DC6">
      <w:pPr>
        <w:jc w:val="both"/>
        <w:rPr>
          <w:rFonts w:asciiTheme="minorEastAsia" w:eastAsiaTheme="minorEastAsia" w:hAnsiTheme="minorEastAsia"/>
          <w:lang w:eastAsia="zh-CN"/>
        </w:rPr>
        <w:pPrChange w:id="218" w:author="Jie Lan" w:date="2017-08-19T20:30:00Z">
          <w:pPr/>
        </w:pPrChange>
      </w:pPr>
    </w:p>
    <w:p w14:paraId="3BBF8D59" w14:textId="77777777" w:rsidR="00DA406F" w:rsidRDefault="00DA406F" w:rsidP="00B73DC6">
      <w:pPr>
        <w:jc w:val="both"/>
        <w:rPr>
          <w:rFonts w:asciiTheme="minorEastAsia" w:eastAsiaTheme="minorEastAsia" w:hAnsiTheme="minorEastAsia"/>
          <w:lang w:eastAsia="zh-CN"/>
        </w:rPr>
        <w:pPrChange w:id="219" w:author="Jie Lan" w:date="2017-08-19T20:30:00Z">
          <w:pPr/>
        </w:pPrChange>
      </w:pPr>
    </w:p>
    <w:p w14:paraId="3E9E5C22" w14:textId="77777777" w:rsidR="003F7455" w:rsidRPr="003F7455" w:rsidRDefault="003F7455" w:rsidP="00B73DC6">
      <w:pPr>
        <w:jc w:val="both"/>
        <w:rPr>
          <w:rFonts w:asciiTheme="minorEastAsia" w:eastAsiaTheme="minorEastAsia" w:hAnsiTheme="minorEastAsia"/>
          <w:lang w:eastAsia="zh-CN"/>
        </w:rPr>
        <w:pPrChange w:id="220" w:author="Jie Lan" w:date="2017-08-19T20:30:00Z">
          <w:pPr/>
        </w:pPrChange>
      </w:pPr>
    </w:p>
    <w:p w14:paraId="5C416528" w14:textId="77777777" w:rsidR="003F7455" w:rsidRPr="003F7455" w:rsidRDefault="003F7455" w:rsidP="00B73DC6">
      <w:pPr>
        <w:jc w:val="both"/>
        <w:rPr>
          <w:rFonts w:asciiTheme="minorEastAsia" w:eastAsiaTheme="minorEastAsia" w:hAnsiTheme="minorEastAsia"/>
          <w:lang w:eastAsia="zh-CN"/>
        </w:rPr>
        <w:pPrChange w:id="221" w:author="Jie Lan" w:date="2017-08-19T20:30:00Z">
          <w:pPr/>
        </w:pPrChange>
      </w:pPr>
    </w:p>
    <w:p w14:paraId="53D2A372" w14:textId="77777777" w:rsidR="003F7455" w:rsidRPr="00A251DC" w:rsidRDefault="003F7455" w:rsidP="00B73DC6">
      <w:pPr>
        <w:jc w:val="both"/>
        <w:rPr>
          <w:rFonts w:asciiTheme="minorEastAsia" w:eastAsiaTheme="minorEastAsia" w:hAnsiTheme="minorEastAsia"/>
          <w:lang w:eastAsia="zh-CN"/>
        </w:rPr>
        <w:pPrChange w:id="222" w:author="Jie Lan" w:date="2017-08-19T20:30:00Z">
          <w:pPr/>
        </w:pPrChange>
      </w:pPr>
    </w:p>
    <w:p w14:paraId="52D5262D" w14:textId="77777777" w:rsidR="000F3D7F" w:rsidRDefault="000F3D7F" w:rsidP="00B73DC6">
      <w:pPr>
        <w:pStyle w:val="UsageNotes"/>
        <w:spacing w:after="120" w:line="240" w:lineRule="auto"/>
        <w:ind w:left="780"/>
        <w:jc w:val="both"/>
        <w:rPr>
          <w:rFonts w:ascii="Arial" w:hAnsi="Arial" w:cs="Arial"/>
          <w:i w:val="0"/>
          <w:color w:val="auto"/>
          <w:sz w:val="20"/>
          <w:szCs w:val="20"/>
          <w:lang w:eastAsia="zh-CN"/>
        </w:rPr>
        <w:pPrChange w:id="223" w:author="Jie Lan" w:date="2017-08-19T20:30:00Z">
          <w:pPr>
            <w:pStyle w:val="UsageNotes"/>
            <w:spacing w:after="120" w:line="240" w:lineRule="auto"/>
            <w:ind w:left="780"/>
          </w:pPr>
        </w:pPrChange>
      </w:pPr>
    </w:p>
    <w:p w14:paraId="56267D6A" w14:textId="77777777" w:rsidR="00312BF3" w:rsidRDefault="00312BF3" w:rsidP="00B73DC6">
      <w:pPr>
        <w:jc w:val="both"/>
        <w:rPr>
          <w:rFonts w:ascii="Arial" w:hAnsi="Arial" w:cs="Arial"/>
          <w:sz w:val="20"/>
          <w:szCs w:val="20"/>
          <w:lang w:eastAsia="zh-CN"/>
        </w:rPr>
        <w:pPrChange w:id="224" w:author="Jie Lan" w:date="2017-08-19T20:30:00Z">
          <w:pPr/>
        </w:pPrChange>
      </w:pPr>
      <w:r>
        <w:rPr>
          <w:rFonts w:ascii="Arial" w:hAnsi="Arial" w:cs="Arial"/>
          <w:sz w:val="20"/>
          <w:szCs w:val="20"/>
          <w:lang w:eastAsia="zh-CN"/>
        </w:rPr>
        <w:br w:type="page"/>
      </w:r>
    </w:p>
    <w:p w14:paraId="1DA62905" w14:textId="77777777" w:rsidR="006B1E27" w:rsidRPr="00A565AC" w:rsidRDefault="006B1E27" w:rsidP="00B73DC6">
      <w:pPr>
        <w:spacing w:after="120" w:line="240" w:lineRule="auto"/>
        <w:jc w:val="both"/>
        <w:rPr>
          <w:rFonts w:ascii="Arial" w:hAnsi="Arial" w:cs="Arial"/>
          <w:sz w:val="20"/>
          <w:szCs w:val="20"/>
          <w:lang w:eastAsia="zh-CN"/>
        </w:rPr>
        <w:pPrChange w:id="225" w:author="Jie Lan" w:date="2017-08-19T20:30:00Z">
          <w:pPr>
            <w:spacing w:after="120" w:line="240" w:lineRule="auto"/>
          </w:pPr>
        </w:pPrChange>
      </w:pPr>
    </w:p>
    <w:p w14:paraId="0A8072AC" w14:textId="286E5C30" w:rsidR="006B1E27" w:rsidRDefault="009744F7" w:rsidP="00B73DC6">
      <w:pPr>
        <w:pStyle w:val="Heading1"/>
        <w:jc w:val="both"/>
        <w:rPr>
          <w:ins w:id="226" w:author="Jie Lan" w:date="2017-08-19T20:13:00Z"/>
          <w:rFonts w:ascii=".萍方-简" w:eastAsia=".萍方-简" w:hAnsi=".萍方-简"/>
          <w:lang w:eastAsia="zh-CN"/>
        </w:rPr>
        <w:pPrChange w:id="227" w:author="Jie Lan" w:date="2017-08-19T20:30:00Z">
          <w:pPr>
            <w:pStyle w:val="Heading1"/>
          </w:pPr>
        </w:pPrChange>
      </w:pPr>
      <w:bookmarkStart w:id="228" w:name="_Toc489971194"/>
      <w:r w:rsidRPr="006400C7">
        <w:rPr>
          <w:rFonts w:ascii=".萍方-简" w:eastAsia=".萍方-简" w:hAnsi=".萍方-简"/>
          <w:lang w:eastAsia="zh-CN"/>
        </w:rPr>
        <w:t>Mutual Chain</w:t>
      </w:r>
      <w:r w:rsidRPr="006400C7">
        <w:rPr>
          <w:rFonts w:ascii=".萍方-简" w:eastAsia=".萍方-简" w:hAnsi=".萍方-简" w:hint="eastAsia"/>
          <w:lang w:eastAsia="zh-CN"/>
        </w:rPr>
        <w:t>系统构架</w:t>
      </w:r>
      <w:bookmarkStart w:id="229" w:name="_Toc405660669"/>
      <w:bookmarkStart w:id="230" w:name="_Toc405660863"/>
      <w:bookmarkEnd w:id="228"/>
    </w:p>
    <w:p w14:paraId="387B6EF3" w14:textId="77777777" w:rsidR="00147EF6" w:rsidRPr="003723EB" w:rsidRDefault="00147EF6" w:rsidP="00B73DC6">
      <w:pPr>
        <w:pStyle w:val="Heading1"/>
        <w:numPr>
          <w:ilvl w:val="0"/>
          <w:numId w:val="0"/>
        </w:numPr>
        <w:ind w:left="432"/>
        <w:jc w:val="both"/>
        <w:rPr>
          <w:ins w:id="231" w:author="Jie Lan" w:date="2017-08-19T20:13:00Z"/>
          <w:rFonts w:ascii=".萍方-简" w:eastAsia=".萍方-简" w:hAnsi=".萍方-简"/>
          <w:lang w:eastAsia="zh-CN"/>
        </w:rPr>
        <w:pPrChange w:id="232" w:author="Jie Lan" w:date="2017-08-19T20:30:00Z">
          <w:pPr>
            <w:pStyle w:val="Heading1"/>
            <w:numPr>
              <w:numId w:val="0"/>
            </w:numPr>
            <w:ind w:firstLine="0"/>
          </w:pPr>
        </w:pPrChange>
      </w:pPr>
      <w:ins w:id="233" w:author="Jie Lan" w:date="2017-08-19T20:13:00Z">
        <w:r>
          <w:rPr>
            <w:rFonts w:ascii=".萍方-简" w:eastAsia=".萍方-简" w:hAnsi=".萍方-简" w:hint="eastAsia"/>
            <w:lang w:eastAsia="zh-CN"/>
          </w:rPr>
          <w:t>Mutual Chain</w:t>
        </w:r>
        <w:r>
          <w:rPr>
            <w:rFonts w:ascii=".萍方-简" w:eastAsia=".萍方-简" w:hAnsi=".萍方-简"/>
            <w:lang w:eastAsia="zh-CN"/>
          </w:rPr>
          <w:t xml:space="preserve"> </w:t>
        </w:r>
        <w:r>
          <w:rPr>
            <w:rFonts w:ascii=".萍方-简" w:eastAsia=".萍方-简" w:hAnsi=".萍方-简" w:hint="eastAsia"/>
            <w:lang w:eastAsia="zh-CN"/>
          </w:rPr>
          <w:t>System Architect</w:t>
        </w:r>
      </w:ins>
    </w:p>
    <w:p w14:paraId="2CD3697E" w14:textId="77777777" w:rsidR="00147EF6" w:rsidRPr="00147EF6" w:rsidRDefault="00147EF6" w:rsidP="00B73DC6">
      <w:pPr>
        <w:jc w:val="both"/>
        <w:rPr>
          <w:rFonts w:eastAsia=".萍方-简"/>
          <w:lang w:eastAsia="zh-CN"/>
          <w:rPrChange w:id="234" w:author="Jie Lan" w:date="2017-08-19T20:13:00Z">
            <w:rPr>
              <w:rFonts w:ascii=".萍方-简" w:eastAsia=".萍方-简" w:hAnsi=".萍方-简"/>
              <w:lang w:eastAsia="zh-CN"/>
            </w:rPr>
          </w:rPrChange>
        </w:rPr>
        <w:pPrChange w:id="235" w:author="Jie Lan" w:date="2017-08-19T20:30:00Z">
          <w:pPr>
            <w:pStyle w:val="Heading1"/>
          </w:pPr>
        </w:pPrChange>
      </w:pPr>
    </w:p>
    <w:p w14:paraId="7CBBD964" w14:textId="725C41C2" w:rsidR="00FF1A86" w:rsidRDefault="00FF1A86" w:rsidP="00B73DC6">
      <w:pPr>
        <w:pStyle w:val="Heading2"/>
        <w:ind w:left="720" w:hanging="720"/>
        <w:jc w:val="both"/>
        <w:rPr>
          <w:ins w:id="236" w:author="Jie Lan" w:date="2017-08-19T20:13:00Z"/>
          <w:rFonts w:ascii=".萍方-简" w:eastAsia=".萍方-简" w:hAnsi=".萍方-简"/>
          <w:lang w:eastAsia="zh-CN"/>
        </w:rPr>
        <w:pPrChange w:id="237" w:author="Jie Lan" w:date="2017-08-19T20:30:00Z">
          <w:pPr>
            <w:pStyle w:val="Heading2"/>
            <w:ind w:left="720" w:hanging="720"/>
          </w:pPr>
        </w:pPrChange>
      </w:pPr>
      <w:bookmarkStart w:id="238" w:name="_Toc489971195"/>
      <w:r w:rsidRPr="006400C7">
        <w:rPr>
          <w:rFonts w:ascii=".萍方-简" w:eastAsia=".萍方-简" w:hAnsi=".萍方-简"/>
          <w:lang w:eastAsia="zh-CN"/>
        </w:rPr>
        <w:t>Mutual Chain</w:t>
      </w:r>
      <w:r w:rsidRPr="006400C7">
        <w:rPr>
          <w:rFonts w:ascii=".萍方-简" w:eastAsia=".萍方-简" w:hAnsi=".萍方-简" w:hint="eastAsia"/>
          <w:lang w:eastAsia="zh-CN"/>
        </w:rPr>
        <w:t>的商业</w:t>
      </w:r>
      <w:bookmarkEnd w:id="238"/>
      <w:r w:rsidR="00A61290">
        <w:rPr>
          <w:rFonts w:ascii=".萍方-简" w:eastAsia=".萍方-简" w:hAnsi=".萍方-简" w:hint="eastAsia"/>
          <w:lang w:eastAsia="zh-CN"/>
        </w:rPr>
        <w:t>逻辑引擎</w:t>
      </w:r>
    </w:p>
    <w:p w14:paraId="3E83C2DE" w14:textId="77777777" w:rsidR="00147EF6" w:rsidRPr="003723EB" w:rsidRDefault="00147EF6" w:rsidP="00B73DC6">
      <w:pPr>
        <w:pStyle w:val="Heading2"/>
        <w:numPr>
          <w:ilvl w:val="0"/>
          <w:numId w:val="0"/>
        </w:numPr>
        <w:ind w:left="576"/>
        <w:jc w:val="both"/>
        <w:rPr>
          <w:ins w:id="239" w:author="Jie Lan" w:date="2017-08-19T20:13:00Z"/>
          <w:rFonts w:ascii=".萍方-简" w:eastAsia=".萍方-简" w:hAnsi=".萍方-简"/>
          <w:lang w:eastAsia="zh-CN"/>
        </w:rPr>
        <w:pPrChange w:id="240" w:author="Jie Lan" w:date="2017-08-19T20:30:00Z">
          <w:pPr>
            <w:pStyle w:val="Heading2"/>
            <w:numPr>
              <w:ilvl w:val="0"/>
              <w:numId w:val="0"/>
            </w:numPr>
            <w:ind w:firstLine="0"/>
          </w:pPr>
        </w:pPrChange>
      </w:pPr>
      <w:ins w:id="241" w:author="Jie Lan" w:date="2017-08-19T20:13:00Z">
        <w:r>
          <w:rPr>
            <w:rFonts w:ascii=".萍方-简" w:eastAsia=".萍方-简" w:hAnsi=".萍方-简"/>
            <w:lang w:eastAsia="zh-CN"/>
          </w:rPr>
          <w:t>Mutual Chain</w:t>
        </w:r>
        <w:r w:rsidRPr="003723EB">
          <w:rPr>
            <w:rFonts w:ascii=".萍方-简" w:eastAsia=".萍方-简" w:hAnsi=".萍方-简"/>
            <w:lang w:eastAsia="zh-CN"/>
          </w:rPr>
          <w:t xml:space="preserve"> business tools</w:t>
        </w:r>
      </w:ins>
    </w:p>
    <w:p w14:paraId="58539561" w14:textId="77777777" w:rsidR="00147EF6" w:rsidRPr="00147EF6" w:rsidRDefault="00147EF6" w:rsidP="00B73DC6">
      <w:pPr>
        <w:jc w:val="both"/>
        <w:rPr>
          <w:rFonts w:eastAsia=".萍方-简"/>
          <w:lang w:eastAsia="zh-CN"/>
          <w:rPrChange w:id="242" w:author="Jie Lan" w:date="2017-08-19T20:13:00Z">
            <w:rPr>
              <w:rFonts w:ascii=".萍方-简" w:eastAsia=".萍方-简" w:hAnsi=".萍方-简"/>
              <w:lang w:eastAsia="zh-CN"/>
            </w:rPr>
          </w:rPrChange>
        </w:rPr>
        <w:pPrChange w:id="243" w:author="Jie Lan" w:date="2017-08-19T20:30:00Z">
          <w:pPr>
            <w:pStyle w:val="Heading2"/>
            <w:ind w:left="720" w:hanging="720"/>
          </w:pPr>
        </w:pPrChange>
      </w:pPr>
    </w:p>
    <w:p w14:paraId="4D8FD846" w14:textId="5FD7A2D3" w:rsidR="002C559F" w:rsidRDefault="002C559F" w:rsidP="00B73DC6">
      <w:pPr>
        <w:jc w:val="both"/>
        <w:rPr>
          <w:ins w:id="244" w:author="Jie Lan" w:date="2017-08-19T20:13:00Z"/>
          <w:rFonts w:ascii=".萍方-简" w:eastAsia=".萍方-简" w:hAnsi=".萍方-简"/>
          <w:lang w:eastAsia="zh-CN"/>
        </w:rPr>
        <w:pPrChange w:id="245" w:author="Jie Lan" w:date="2017-08-19T20:30:00Z">
          <w:pPr/>
        </w:pPrChange>
      </w:pPr>
      <w:r w:rsidRPr="002C559F">
        <w:rPr>
          <w:rFonts w:ascii=".萍方-简" w:eastAsia=".萍方-简" w:hAnsi=".萍方-简" w:hint="eastAsia"/>
          <w:lang w:eastAsia="zh-CN"/>
        </w:rPr>
        <w:t>平台将以互助和对等方式，让用户可以建立自己的金融产品和网络，发起人可以通过平台提供的模板快捷的建立可</w:t>
      </w:r>
      <w:r>
        <w:rPr>
          <w:rFonts w:ascii=".萍方-简" w:eastAsia=".萍方-简" w:hAnsi=".萍方-简" w:hint="eastAsia"/>
          <w:lang w:eastAsia="zh-CN"/>
        </w:rPr>
        <w:t>流通的金融协议，比如保险产品，信贷协议，期权等等。发起人可以指定</w:t>
      </w:r>
      <w:r w:rsidRPr="002C559F">
        <w:rPr>
          <w:rFonts w:ascii=".萍方-简" w:eastAsia=".萍方-简" w:hAnsi=".萍方-简" w:hint="eastAsia"/>
          <w:lang w:eastAsia="zh-CN"/>
        </w:rPr>
        <w:t>参与方或者公众发售。同时发起人定义协议的执行方式，以保证参与各方的利益。 一旦完成，这款协议可以作为金融产品</w:t>
      </w:r>
      <w:r>
        <w:rPr>
          <w:rFonts w:ascii=".萍方-简" w:eastAsia=".萍方-简" w:hAnsi=".萍方-简" w:hint="eastAsia"/>
          <w:lang w:eastAsia="zh-CN"/>
        </w:rPr>
        <w:t>应用</w:t>
      </w:r>
      <w:r w:rsidRPr="002C559F">
        <w:rPr>
          <w:rFonts w:ascii=".萍方-简" w:eastAsia=".萍方-简" w:hAnsi=".萍方-简" w:hint="eastAsia"/>
          <w:lang w:eastAsia="zh-CN"/>
        </w:rPr>
        <w:t>到互助链中，并通过互助链公告板发送给公众或者指定方。如果有用户参与，金融协议即刻 绑定参与者以智能合约形式进行流通和执行。平台工具包括：</w:t>
      </w:r>
    </w:p>
    <w:p w14:paraId="76AF1A18" w14:textId="77777777" w:rsidR="00147EF6" w:rsidRPr="002C559F" w:rsidRDefault="00147EF6" w:rsidP="00B73DC6">
      <w:pPr>
        <w:ind w:firstLine="360"/>
        <w:jc w:val="both"/>
        <w:rPr>
          <w:ins w:id="246" w:author="Jie Lan" w:date="2017-08-19T20:13:00Z"/>
          <w:rFonts w:ascii=".萍方-简" w:eastAsia=".萍方-简" w:hAnsi=".萍方-简"/>
          <w:lang w:eastAsia="zh-CN"/>
        </w:rPr>
        <w:pPrChange w:id="247" w:author="Jie Lan" w:date="2017-08-19T20:30:00Z">
          <w:pPr>
            <w:ind w:firstLine="360"/>
          </w:pPr>
        </w:pPrChange>
      </w:pPr>
      <w:ins w:id="248" w:author="Jie Lan" w:date="2017-08-19T20:13:00Z">
        <w:r w:rsidRPr="003723EB">
          <w:rPr>
            <w:rFonts w:ascii=".萍方-简" w:eastAsia=".萍方-简" w:hAnsi=".萍方-简"/>
            <w:lang w:eastAsia="zh-CN"/>
          </w:rPr>
          <w:t xml:space="preserve">The platform will enable users to build their own financial products and networks in a </w:t>
        </w:r>
        <w:r>
          <w:rPr>
            <w:rFonts w:ascii=".萍方-简" w:eastAsia=".萍方-简" w:hAnsi=".萍方-简"/>
            <w:lang w:eastAsia="zh-CN"/>
          </w:rPr>
          <w:t>mutual and reciprocal manner. Sponsor</w:t>
        </w:r>
        <w:r w:rsidRPr="003723EB">
          <w:rPr>
            <w:rFonts w:ascii=".萍方-简" w:eastAsia=".萍方-简" w:hAnsi=".萍方-简"/>
            <w:lang w:eastAsia="zh-CN"/>
          </w:rPr>
          <w:t xml:space="preserve"> can quickly create financial protocols</w:t>
        </w:r>
        <w:r>
          <w:rPr>
            <w:rFonts w:ascii=".萍方-简" w:eastAsia=".萍方-简" w:hAnsi=".萍方-简"/>
            <w:lang w:eastAsia="zh-CN"/>
          </w:rPr>
          <w:t xml:space="preserve"> through template provided by the platform</w:t>
        </w:r>
        <w:r w:rsidRPr="003723EB">
          <w:rPr>
            <w:rFonts w:ascii=".萍方-简" w:eastAsia=".萍方-简" w:hAnsi=".萍方-简"/>
            <w:lang w:eastAsia="zh-CN"/>
          </w:rPr>
          <w:t>, such as insurance products, credit a</w:t>
        </w:r>
        <w:r>
          <w:rPr>
            <w:rFonts w:ascii=".萍方-简" w:eastAsia=".萍方-简" w:hAnsi=".萍方-简"/>
            <w:lang w:eastAsia="zh-CN"/>
          </w:rPr>
          <w:t>greements, options, and so on.</w:t>
        </w:r>
        <w:r w:rsidRPr="003723EB">
          <w:rPr>
            <w:rFonts w:ascii=".萍方-简" w:eastAsia=".萍方-简" w:hAnsi=".萍方-简"/>
            <w:lang w:eastAsia="zh-CN"/>
          </w:rPr>
          <w:t xml:space="preserve"> The sponsor may designate the participant or </w:t>
        </w:r>
        <w:r>
          <w:rPr>
            <w:rFonts w:ascii=".萍方-简" w:eastAsia=".萍方-简" w:hAnsi=".萍方-简"/>
            <w:lang w:eastAsia="zh-CN"/>
          </w:rPr>
          <w:t xml:space="preserve">sale to </w:t>
        </w:r>
        <w:r w:rsidRPr="003723EB">
          <w:rPr>
            <w:rFonts w:ascii=".萍方-简" w:eastAsia=".萍方-简" w:hAnsi=".萍方-简"/>
            <w:lang w:eastAsia="zh-CN"/>
          </w:rPr>
          <w:t xml:space="preserve">the public. At the same time sponsors define the implementation of the agreement to ensure the interests of all </w:t>
        </w:r>
        <w:r>
          <w:rPr>
            <w:rFonts w:ascii=".萍方-简" w:eastAsia=".萍方-简" w:hAnsi=".萍方-简"/>
            <w:lang w:eastAsia="zh-CN"/>
          </w:rPr>
          <w:t>stakeholder</w:t>
        </w:r>
        <w:r w:rsidRPr="003723EB">
          <w:rPr>
            <w:rFonts w:ascii=".萍方-简" w:eastAsia=".萍方-简" w:hAnsi=".萍方-简"/>
            <w:lang w:eastAsia="zh-CN"/>
          </w:rPr>
          <w:t>. Once completed, this agreement can be appli</w:t>
        </w:r>
        <w:r>
          <w:rPr>
            <w:rFonts w:ascii=".萍方-简" w:eastAsia=".萍方-简" w:hAnsi=".萍方-简"/>
            <w:lang w:eastAsia="zh-CN"/>
          </w:rPr>
          <w:t>ed as a financial product to Mutual C</w:t>
        </w:r>
        <w:r w:rsidRPr="003723EB">
          <w:rPr>
            <w:rFonts w:ascii=".萍方-简" w:eastAsia=".萍方-简" w:hAnsi=".萍方-简"/>
            <w:lang w:eastAsia="zh-CN"/>
          </w:rPr>
          <w:t xml:space="preserve">hain and sent to the public or designated </w:t>
        </w:r>
        <w:r>
          <w:rPr>
            <w:rFonts w:ascii=".萍方-简" w:eastAsia=".萍方-简" w:hAnsi=".萍方-简"/>
            <w:lang w:eastAsia="zh-CN"/>
          </w:rPr>
          <w:t>participant</w:t>
        </w:r>
        <w:r w:rsidRPr="003723EB">
          <w:rPr>
            <w:rFonts w:ascii=".萍方-简" w:eastAsia=".萍方-简" w:hAnsi=".萍方-简"/>
            <w:lang w:eastAsia="zh-CN"/>
          </w:rPr>
          <w:t xml:space="preserve"> through </w:t>
        </w:r>
        <w:r>
          <w:rPr>
            <w:rFonts w:ascii=".萍方-简" w:eastAsia=".萍方-简" w:hAnsi=".萍方-简"/>
            <w:lang w:eastAsia="zh-CN"/>
          </w:rPr>
          <w:t>M</w:t>
        </w:r>
        <w:r>
          <w:rPr>
            <w:rFonts w:ascii=".萍方-简" w:eastAsia=".萍方-简" w:hAnsi=".萍方-简" w:hint="eastAsia"/>
            <w:lang w:eastAsia="zh-CN"/>
          </w:rPr>
          <w:t>utua</w:t>
        </w:r>
        <w:r>
          <w:rPr>
            <w:rFonts w:ascii=".萍方-简" w:eastAsia=".萍方-简" w:hAnsi=".萍方-简"/>
            <w:lang w:eastAsia="zh-CN"/>
          </w:rPr>
          <w:t>l Chain</w:t>
        </w:r>
        <w:r w:rsidRPr="003723EB">
          <w:rPr>
            <w:rFonts w:ascii=".萍方-简" w:eastAsia=".萍方-简" w:hAnsi=".萍方-简"/>
            <w:lang w:eastAsia="zh-CN"/>
          </w:rPr>
          <w:t xml:space="preserve"> bulletin board. If there is </w:t>
        </w:r>
        <w:r>
          <w:rPr>
            <w:rFonts w:ascii=".萍方-简" w:eastAsia=".萍方-简" w:hAnsi=".萍方-简"/>
            <w:lang w:eastAsia="zh-CN"/>
          </w:rPr>
          <w:t>new user participating</w:t>
        </w:r>
        <w:r w:rsidRPr="003723EB">
          <w:rPr>
            <w:rFonts w:ascii=".萍方-简" w:eastAsia=".萍方-简" w:hAnsi=".萍方-简"/>
            <w:lang w:eastAsia="zh-CN"/>
          </w:rPr>
          <w:t>, the financial agreement is immediately bound to the partici</w:t>
        </w:r>
        <w:r>
          <w:rPr>
            <w:rFonts w:ascii=".萍方-简" w:eastAsia=".萍方-简" w:hAnsi=".萍方-简"/>
            <w:lang w:eastAsia="zh-CN"/>
          </w:rPr>
          <w:t>pants in the form of Smart C</w:t>
        </w:r>
        <w:r w:rsidRPr="003723EB">
          <w:rPr>
            <w:rFonts w:ascii=".萍方-简" w:eastAsia=".萍方-简" w:hAnsi=".萍方-简"/>
            <w:lang w:eastAsia="zh-CN"/>
          </w:rPr>
          <w:t>ontracts for circulation and execution. Platform tools include:</w:t>
        </w:r>
      </w:ins>
    </w:p>
    <w:p w14:paraId="6E8E733C" w14:textId="77777777" w:rsidR="00147EF6" w:rsidRPr="002C559F" w:rsidRDefault="00147EF6" w:rsidP="00B73DC6">
      <w:pPr>
        <w:jc w:val="both"/>
        <w:rPr>
          <w:rFonts w:ascii=".萍方-简" w:eastAsia=".萍方-简" w:hAnsi=".萍方-简" w:hint="eastAsia"/>
          <w:lang w:eastAsia="zh-CN"/>
        </w:rPr>
        <w:pPrChange w:id="249" w:author="Jie Lan" w:date="2017-08-19T20:30:00Z">
          <w:pPr/>
        </w:pPrChange>
      </w:pPr>
    </w:p>
    <w:p w14:paraId="2268D484" w14:textId="3689108B" w:rsidR="002C559F" w:rsidRDefault="002C559F" w:rsidP="00B73DC6">
      <w:pPr>
        <w:pStyle w:val="ListParagraph"/>
        <w:numPr>
          <w:ilvl w:val="0"/>
          <w:numId w:val="29"/>
        </w:numPr>
        <w:jc w:val="both"/>
        <w:rPr>
          <w:ins w:id="250" w:author="Jie Lan" w:date="2017-08-19T20:13:00Z"/>
          <w:rFonts w:ascii=".萍方-简" w:eastAsia=".萍方-简" w:hAnsi=".萍方-简"/>
          <w:lang w:eastAsia="zh-CN"/>
        </w:rPr>
        <w:pPrChange w:id="251" w:author="Jie Lan" w:date="2017-08-19T20:30:00Z">
          <w:pPr>
            <w:pStyle w:val="ListParagraph"/>
            <w:numPr>
              <w:numId w:val="29"/>
            </w:numPr>
            <w:ind w:hanging="360"/>
          </w:pPr>
        </w:pPrChange>
      </w:pPr>
      <w:r>
        <w:rPr>
          <w:rFonts w:ascii=".萍方-简" w:eastAsia=".萍方-简" w:hAnsi=".萍方-简" w:hint="eastAsia"/>
          <w:lang w:eastAsia="zh-CN"/>
        </w:rPr>
        <w:t>资产</w:t>
      </w:r>
      <w:r w:rsidRPr="002C559F">
        <w:rPr>
          <w:rFonts w:ascii=".萍方-简" w:eastAsia=".萍方-简" w:hAnsi=".萍方-简" w:hint="eastAsia"/>
          <w:lang w:eastAsia="zh-CN"/>
        </w:rPr>
        <w:t>定义</w:t>
      </w:r>
      <w:r>
        <w:rPr>
          <w:rFonts w:ascii=".萍方-简" w:eastAsia=".萍方-简" w:hAnsi=".萍方-简" w:hint="eastAsia"/>
          <w:lang w:eastAsia="zh-CN"/>
        </w:rPr>
        <w:t>(</w:t>
      </w:r>
      <w:r w:rsidRPr="002C559F">
        <w:rPr>
          <w:rFonts w:ascii=".萍方-简" w:eastAsia=".萍方-简" w:hAnsi=".萍方-简" w:hint="eastAsia"/>
          <w:lang w:eastAsia="zh-CN"/>
        </w:rPr>
        <w:t>Asset</w:t>
      </w:r>
      <w:r>
        <w:rPr>
          <w:rFonts w:ascii=".萍方-简" w:eastAsia=".萍方-简" w:hAnsi=".萍方-简" w:hint="eastAsia"/>
          <w:lang w:eastAsia="zh-CN"/>
        </w:rPr>
        <w:t xml:space="preserve"> Definition)</w:t>
      </w:r>
      <w:r w:rsidRPr="002C559F">
        <w:rPr>
          <w:rFonts w:ascii=".萍方-简" w:eastAsia=".萍方-简" w:hAnsi=".萍方-简" w:hint="eastAsia"/>
          <w:lang w:eastAsia="zh-CN"/>
        </w:rPr>
        <w:t>： 发起人可以定义互助链流通资产和金融协议。对于保险业来说，发起人可以设计一款保险产品的属性和内容作为链中流通资产。</w:t>
      </w:r>
    </w:p>
    <w:p w14:paraId="434C67DB" w14:textId="0CCA6511" w:rsidR="00147EF6" w:rsidRPr="002C559F" w:rsidRDefault="00147EF6" w:rsidP="00B73DC6">
      <w:pPr>
        <w:pStyle w:val="ListParagraph"/>
        <w:jc w:val="both"/>
        <w:rPr>
          <w:rFonts w:ascii=".萍方-简" w:eastAsia=".萍方-简" w:hAnsi=".萍方-简" w:hint="eastAsia"/>
          <w:lang w:eastAsia="zh-CN"/>
        </w:rPr>
        <w:pPrChange w:id="252" w:author="Jie Lan" w:date="2017-08-19T20:30:00Z">
          <w:pPr>
            <w:pStyle w:val="ListParagraph"/>
            <w:numPr>
              <w:numId w:val="29"/>
            </w:numPr>
            <w:ind w:hanging="360"/>
          </w:pPr>
        </w:pPrChange>
      </w:pPr>
      <w:ins w:id="253" w:author="Jie Lan" w:date="2017-08-19T20:13:00Z">
        <w:r w:rsidRPr="00147EF6">
          <w:rPr>
            <w:rFonts w:ascii=".萍方-简" w:eastAsia=".萍方-简" w:hAnsi=".萍方-简"/>
            <w:lang w:eastAsia="zh-CN"/>
          </w:rPr>
          <w:lastRenderedPageBreak/>
          <w:t>Asset Definition: The sponsor can define Mutual Chain circulation assets and financial agreements. For the insurance industry as an example, the sponsor can design an insurance product attributes and content as a chain assets for circulation.</w:t>
        </w:r>
      </w:ins>
    </w:p>
    <w:p w14:paraId="2AAD92B0" w14:textId="4B93FAD7" w:rsidR="002C559F" w:rsidRDefault="002C559F" w:rsidP="00B73DC6">
      <w:pPr>
        <w:pStyle w:val="ListParagraph"/>
        <w:numPr>
          <w:ilvl w:val="0"/>
          <w:numId w:val="29"/>
        </w:numPr>
        <w:jc w:val="both"/>
        <w:rPr>
          <w:ins w:id="254" w:author="Jie Lan" w:date="2017-08-19T20:13:00Z"/>
          <w:rFonts w:ascii=".萍方-简" w:eastAsia=".萍方-简" w:hAnsi=".萍方-简"/>
          <w:lang w:eastAsia="zh-CN"/>
        </w:rPr>
        <w:pPrChange w:id="255" w:author="Jie Lan" w:date="2017-08-19T20:30:00Z">
          <w:pPr>
            <w:pStyle w:val="ListParagraph"/>
            <w:numPr>
              <w:numId w:val="29"/>
            </w:numPr>
            <w:ind w:hanging="360"/>
          </w:pPr>
        </w:pPrChange>
      </w:pPr>
      <w:r>
        <w:rPr>
          <w:rFonts w:ascii=".萍方-简" w:eastAsia=".萍方-简" w:hAnsi=".萍方-简" w:hint="eastAsia"/>
          <w:lang w:eastAsia="zh-CN"/>
        </w:rPr>
        <w:t>参与人定义(</w:t>
      </w:r>
      <w:r w:rsidRPr="002C559F">
        <w:rPr>
          <w:rFonts w:ascii=".萍方-简" w:eastAsia=".萍方-简" w:hAnsi=".萍方-简" w:hint="eastAsia"/>
          <w:lang w:eastAsia="zh-CN"/>
        </w:rPr>
        <w:t>Participant</w:t>
      </w:r>
      <w:r>
        <w:rPr>
          <w:rFonts w:ascii=".萍方-简" w:eastAsia=".萍方-简" w:hAnsi=".萍方-简" w:hint="eastAsia"/>
          <w:lang w:eastAsia="zh-CN"/>
        </w:rPr>
        <w:t xml:space="preserve"> Definition)</w:t>
      </w:r>
      <w:r w:rsidRPr="002C559F">
        <w:rPr>
          <w:rFonts w:ascii=".萍方-简" w:eastAsia=".萍方-简" w:hAnsi=".萍方-简" w:hint="eastAsia"/>
          <w:lang w:eastAsia="zh-CN"/>
        </w:rPr>
        <w:t>：发起人定义协议或者产品的参与方，可以是对公众，群体或者互助链中的个人发售。</w:t>
      </w:r>
    </w:p>
    <w:p w14:paraId="070AF6C1" w14:textId="35ED4F42" w:rsidR="00147EF6" w:rsidRPr="002C559F" w:rsidRDefault="00147EF6" w:rsidP="00B73DC6">
      <w:pPr>
        <w:pStyle w:val="ListParagraph"/>
        <w:jc w:val="both"/>
        <w:rPr>
          <w:rFonts w:ascii=".萍方-简" w:eastAsia=".萍方-简" w:hAnsi=".萍方-简" w:hint="eastAsia"/>
          <w:lang w:eastAsia="zh-CN"/>
        </w:rPr>
        <w:pPrChange w:id="256" w:author="Jie Lan" w:date="2017-08-19T20:30:00Z">
          <w:pPr>
            <w:pStyle w:val="ListParagraph"/>
            <w:numPr>
              <w:numId w:val="29"/>
            </w:numPr>
            <w:ind w:hanging="360"/>
          </w:pPr>
        </w:pPrChange>
      </w:pPr>
      <w:ins w:id="257" w:author="Jie Lan" w:date="2017-08-19T20:13:00Z">
        <w:r w:rsidRPr="00147EF6">
          <w:rPr>
            <w:rFonts w:ascii=".萍方-简" w:eastAsia=".萍方-简" w:hAnsi=".萍方-简"/>
            <w:lang w:eastAsia="zh-CN"/>
          </w:rPr>
          <w:t>Participant Definition: The sponsor defines the participant of the agreement or the product. The participant could be public, group, or individual in Mutual Chain.</w:t>
        </w:r>
      </w:ins>
    </w:p>
    <w:p w14:paraId="5FE12F65" w14:textId="6C066B32" w:rsidR="002C559F" w:rsidRDefault="002C559F" w:rsidP="00B73DC6">
      <w:pPr>
        <w:pStyle w:val="ListParagraph"/>
        <w:numPr>
          <w:ilvl w:val="0"/>
          <w:numId w:val="29"/>
        </w:numPr>
        <w:jc w:val="both"/>
        <w:rPr>
          <w:ins w:id="258" w:author="Jie Lan" w:date="2017-08-19T20:13:00Z"/>
          <w:rFonts w:ascii=".萍方-简" w:eastAsia=".萍方-简" w:hAnsi=".萍方-简"/>
          <w:lang w:eastAsia="zh-CN"/>
        </w:rPr>
        <w:pPrChange w:id="259" w:author="Jie Lan" w:date="2017-08-19T20:30:00Z">
          <w:pPr>
            <w:pStyle w:val="ListParagraph"/>
            <w:numPr>
              <w:numId w:val="29"/>
            </w:numPr>
            <w:ind w:hanging="360"/>
          </w:pPr>
        </w:pPrChange>
      </w:pPr>
      <w:r>
        <w:rPr>
          <w:rFonts w:ascii=".萍方-简" w:eastAsia=".萍方-简" w:hAnsi=".萍方-简" w:hint="eastAsia"/>
          <w:lang w:eastAsia="zh-CN"/>
        </w:rPr>
        <w:t>接入控制(</w:t>
      </w:r>
      <w:r w:rsidRPr="002C559F">
        <w:rPr>
          <w:rFonts w:ascii=".萍方-简" w:eastAsia=".萍方-简" w:hAnsi=".萍方-简"/>
          <w:lang w:eastAsia="zh-CN"/>
        </w:rPr>
        <w:t>Access Control</w:t>
      </w:r>
      <w:r>
        <w:rPr>
          <w:rFonts w:ascii=".萍方-简" w:eastAsia=".萍方-简" w:hAnsi=".萍方-简" w:hint="eastAsia"/>
          <w:lang w:eastAsia="zh-CN"/>
        </w:rPr>
        <w:t>)</w:t>
      </w:r>
      <w:r w:rsidRPr="002C559F">
        <w:rPr>
          <w:rFonts w:ascii=".萍方-简" w:eastAsia=".萍方-简" w:hAnsi=".萍方-简"/>
          <w:lang w:eastAsia="zh-CN"/>
        </w:rPr>
        <w:t xml:space="preserve">: </w:t>
      </w:r>
      <w:r w:rsidRPr="002C559F">
        <w:rPr>
          <w:rFonts w:ascii=".萍方-简" w:eastAsia=".萍方-简" w:hAnsi=".萍方-简" w:hint="eastAsia"/>
          <w:lang w:eastAsia="zh-CN"/>
        </w:rPr>
        <w:t xml:space="preserve"> 虽然共享</w:t>
      </w:r>
      <w:r>
        <w:rPr>
          <w:rFonts w:ascii=".萍方-简" w:eastAsia=".萍方-简" w:hAnsi=".萍方-简" w:hint="eastAsia"/>
          <w:lang w:eastAsia="zh-CN"/>
        </w:rPr>
        <w:t>账本</w:t>
      </w:r>
      <w:r w:rsidRPr="002C559F">
        <w:rPr>
          <w:rFonts w:ascii=".萍方-简" w:eastAsia=".萍方-简" w:hAnsi=".萍方-简" w:hint="eastAsia"/>
          <w:lang w:eastAsia="zh-CN"/>
        </w:rPr>
        <w:t>，发起人可以定义各个参与方的访问权限。</w:t>
      </w:r>
    </w:p>
    <w:p w14:paraId="4D4B3D4C" w14:textId="71037963" w:rsidR="00147EF6" w:rsidRPr="002C559F" w:rsidRDefault="00147EF6" w:rsidP="00B73DC6">
      <w:pPr>
        <w:pStyle w:val="ListParagraph"/>
        <w:jc w:val="both"/>
        <w:rPr>
          <w:rFonts w:ascii=".萍方-简" w:eastAsia=".萍方-简" w:hAnsi=".萍方-简" w:hint="eastAsia"/>
          <w:lang w:eastAsia="zh-CN"/>
        </w:rPr>
        <w:pPrChange w:id="260" w:author="Jie Lan" w:date="2017-08-19T20:30:00Z">
          <w:pPr>
            <w:pStyle w:val="ListParagraph"/>
            <w:numPr>
              <w:numId w:val="29"/>
            </w:numPr>
            <w:ind w:hanging="360"/>
          </w:pPr>
        </w:pPrChange>
      </w:pPr>
      <w:ins w:id="261" w:author="Jie Lan" w:date="2017-08-19T20:13:00Z">
        <w:r w:rsidRPr="00147EF6">
          <w:rPr>
            <w:rFonts w:ascii=".萍方-简" w:eastAsia=".萍方-简" w:hAnsi=".萍方-简"/>
            <w:lang w:eastAsia="zh-CN"/>
          </w:rPr>
          <w:t>Access Control: even though the SharedLedger are shared by all node, the sponsor can define the access privilege of each participant.</w:t>
        </w:r>
      </w:ins>
    </w:p>
    <w:p w14:paraId="5CE41E24" w14:textId="2D54B956" w:rsidR="002C559F" w:rsidRDefault="002C559F" w:rsidP="00B73DC6">
      <w:pPr>
        <w:pStyle w:val="ListParagraph"/>
        <w:numPr>
          <w:ilvl w:val="0"/>
          <w:numId w:val="29"/>
        </w:numPr>
        <w:jc w:val="both"/>
        <w:rPr>
          <w:ins w:id="262" w:author="Jie Lan" w:date="2017-08-19T20:13:00Z"/>
          <w:rFonts w:ascii=".萍方-简" w:eastAsia=".萍方-简" w:hAnsi=".萍方-简"/>
          <w:lang w:eastAsia="zh-CN"/>
        </w:rPr>
        <w:pPrChange w:id="263" w:author="Jie Lan" w:date="2017-08-19T20:30:00Z">
          <w:pPr>
            <w:pStyle w:val="ListParagraph"/>
            <w:numPr>
              <w:numId w:val="29"/>
            </w:numPr>
            <w:ind w:hanging="360"/>
          </w:pPr>
        </w:pPrChange>
      </w:pPr>
      <w:r>
        <w:rPr>
          <w:rFonts w:ascii=".萍方-简" w:eastAsia=".萍方-简" w:hAnsi=".萍方-简" w:hint="eastAsia"/>
          <w:lang w:eastAsia="zh-CN"/>
        </w:rPr>
        <w:t xml:space="preserve">核心交易(Core </w:t>
      </w:r>
      <w:r w:rsidRPr="002C559F">
        <w:rPr>
          <w:rFonts w:ascii=".萍方-简" w:eastAsia=".萍方-简" w:hAnsi=".萍方-简" w:hint="eastAsia"/>
          <w:lang w:eastAsia="zh-CN"/>
        </w:rPr>
        <w:t>Transaction</w:t>
      </w:r>
      <w:r>
        <w:rPr>
          <w:rFonts w:ascii=".萍方-简" w:eastAsia=".萍方-简" w:hAnsi=".萍方-简" w:hint="eastAsia"/>
          <w:lang w:eastAsia="zh-CN"/>
        </w:rPr>
        <w:t>)</w:t>
      </w:r>
      <w:r w:rsidRPr="002C559F">
        <w:rPr>
          <w:rFonts w:ascii=".萍方-简" w:eastAsia=".萍方-简" w:hAnsi=".萍方-简" w:hint="eastAsia"/>
          <w:lang w:eastAsia="zh-CN"/>
        </w:rPr>
        <w:t>:  金融产品或者协议的执行方式，这是各个金融产品在互助连中的核心交易流程以及保证，以智能合约的形式在互助链中执行。</w:t>
      </w:r>
    </w:p>
    <w:p w14:paraId="2656E126" w14:textId="43971C5E" w:rsidR="00147EF6" w:rsidRPr="002C559F" w:rsidRDefault="00147EF6" w:rsidP="00B73DC6">
      <w:pPr>
        <w:pStyle w:val="ListParagraph"/>
        <w:jc w:val="both"/>
        <w:rPr>
          <w:rFonts w:ascii=".萍方-简" w:eastAsia=".萍方-简" w:hAnsi=".萍方-简" w:hint="eastAsia"/>
          <w:lang w:eastAsia="zh-CN"/>
        </w:rPr>
        <w:pPrChange w:id="264" w:author="Jie Lan" w:date="2017-08-19T20:30:00Z">
          <w:pPr>
            <w:pStyle w:val="ListParagraph"/>
            <w:numPr>
              <w:numId w:val="29"/>
            </w:numPr>
            <w:ind w:hanging="360"/>
          </w:pPr>
        </w:pPrChange>
      </w:pPr>
      <w:ins w:id="265" w:author="Jie Lan" w:date="2017-08-19T20:13:00Z">
        <w:r w:rsidRPr="00147EF6">
          <w:rPr>
            <w:rFonts w:ascii=".萍方-简" w:eastAsia=".萍方-简" w:hAnsi=".萍方-简"/>
            <w:lang w:eastAsia="zh-CN"/>
          </w:rPr>
          <w:t>Core Transaction: financial products or protocol execution method, as the core transaction process and guarantee of the financial products, it will be executed in the form of Smart Contract in the Mutual Chain.</w:t>
        </w:r>
      </w:ins>
    </w:p>
    <w:p w14:paraId="36652CDC" w14:textId="1728256E" w:rsidR="002C559F" w:rsidRDefault="002C559F" w:rsidP="00B73DC6">
      <w:pPr>
        <w:pStyle w:val="ListParagraph"/>
        <w:numPr>
          <w:ilvl w:val="0"/>
          <w:numId w:val="29"/>
        </w:numPr>
        <w:jc w:val="both"/>
        <w:rPr>
          <w:ins w:id="266" w:author="Jie Lan" w:date="2017-08-19T20:13:00Z"/>
          <w:rFonts w:ascii=".萍方-简" w:eastAsia=".萍方-简" w:hAnsi=".萍方-简"/>
          <w:lang w:eastAsia="zh-CN"/>
        </w:rPr>
        <w:pPrChange w:id="267" w:author="Jie Lan" w:date="2017-08-19T20:30:00Z">
          <w:pPr>
            <w:pStyle w:val="ListParagraph"/>
            <w:numPr>
              <w:numId w:val="29"/>
            </w:numPr>
            <w:ind w:hanging="360"/>
          </w:pPr>
        </w:pPrChange>
      </w:pPr>
      <w:r>
        <w:rPr>
          <w:rFonts w:ascii=".萍方-简" w:eastAsia=".萍方-简" w:hAnsi=".萍方-简" w:hint="eastAsia"/>
          <w:lang w:eastAsia="zh-CN"/>
        </w:rPr>
        <w:t>共联(</w:t>
      </w:r>
      <w:r w:rsidRPr="002C559F">
        <w:rPr>
          <w:rFonts w:ascii=".萍方-简" w:eastAsia=".萍方-简" w:hAnsi=".萍方-简" w:hint="eastAsia"/>
          <w:lang w:eastAsia="zh-CN"/>
        </w:rPr>
        <w:t>Connector</w:t>
      </w:r>
      <w:r>
        <w:rPr>
          <w:rFonts w:ascii=".萍方-简" w:eastAsia=".萍方-简" w:hAnsi=".萍方-简" w:hint="eastAsia"/>
          <w:lang w:eastAsia="zh-CN"/>
        </w:rPr>
        <w:t>)</w:t>
      </w:r>
      <w:r w:rsidRPr="002C559F">
        <w:rPr>
          <w:rFonts w:ascii=".萍方-简" w:eastAsia=".萍方-简" w:hAnsi=".萍方-简" w:hint="eastAsia"/>
          <w:lang w:eastAsia="zh-CN"/>
        </w:rPr>
        <w:t>：这是各个金融商业区的企业级整合工具，通过</w:t>
      </w:r>
      <w:r>
        <w:rPr>
          <w:rFonts w:ascii=".萍方-简" w:eastAsia=".萍方-简" w:hAnsi=".萍方-简" w:hint="eastAsia"/>
          <w:lang w:eastAsia="zh-CN"/>
        </w:rPr>
        <w:t>共联</w:t>
      </w:r>
      <w:r w:rsidRPr="002C559F">
        <w:rPr>
          <w:rFonts w:ascii=".萍方-简" w:eastAsia=".萍方-简" w:hAnsi=".萍方-简" w:hint="eastAsia"/>
          <w:lang w:eastAsia="zh-CN"/>
        </w:rPr>
        <w:t>可以实现链数据和现有中心商业网络的互联和整合，建立一个区块链和中心金融服务区的</w:t>
      </w:r>
      <w:r>
        <w:rPr>
          <w:rFonts w:ascii=".萍方-简" w:eastAsia=".萍方-简" w:hAnsi=".萍方-简" w:hint="eastAsia"/>
          <w:lang w:eastAsia="zh-CN"/>
        </w:rPr>
        <w:t>混合</w:t>
      </w:r>
      <w:r w:rsidRPr="002C559F">
        <w:rPr>
          <w:rFonts w:ascii=".萍方-简" w:eastAsia=".萍方-简" w:hAnsi=".萍方-简" w:hint="eastAsia"/>
          <w:lang w:eastAsia="zh-CN"/>
        </w:rPr>
        <w:t>应用。</w:t>
      </w:r>
    </w:p>
    <w:p w14:paraId="7A30BA49" w14:textId="657685E3" w:rsidR="00147EF6" w:rsidRPr="002C559F" w:rsidRDefault="00147EF6" w:rsidP="00B73DC6">
      <w:pPr>
        <w:pStyle w:val="ListParagraph"/>
        <w:jc w:val="both"/>
        <w:rPr>
          <w:rFonts w:ascii=".萍方-简" w:eastAsia=".萍方-简" w:hAnsi=".萍方-简" w:hint="eastAsia"/>
          <w:lang w:eastAsia="zh-CN"/>
        </w:rPr>
        <w:pPrChange w:id="268" w:author="Jie Lan" w:date="2017-08-19T20:30:00Z">
          <w:pPr>
            <w:pStyle w:val="ListParagraph"/>
            <w:numPr>
              <w:numId w:val="29"/>
            </w:numPr>
            <w:ind w:hanging="360"/>
          </w:pPr>
        </w:pPrChange>
      </w:pPr>
      <w:ins w:id="269" w:author="Jie Lan" w:date="2017-08-19T20:14:00Z">
        <w:r w:rsidRPr="00147EF6">
          <w:rPr>
            <w:rFonts w:ascii=".萍方-简" w:eastAsia=".萍方-简" w:hAnsi=".萍方-简"/>
            <w:lang w:eastAsia="zh-CN"/>
          </w:rPr>
          <w:t>Connector: This is an enterprise level integration tool for different finance commercial region. Connector will be able to connect and integrate Mutual Chain data with existing centralized commercial network, and establish a hybrid application of Block Chain and centralized financial services region.</w:t>
        </w:r>
      </w:ins>
    </w:p>
    <w:p w14:paraId="6276CF55" w14:textId="77777777" w:rsidR="00156B04" w:rsidRDefault="00156B04" w:rsidP="00B73DC6">
      <w:pPr>
        <w:pStyle w:val="ListParagraph"/>
        <w:jc w:val="both"/>
        <w:rPr>
          <w:rFonts w:eastAsiaTheme="minorEastAsia"/>
          <w:lang w:eastAsia="zh-CN"/>
        </w:rPr>
        <w:pPrChange w:id="270" w:author="Jie Lan" w:date="2017-08-19T20:30:00Z">
          <w:pPr>
            <w:pStyle w:val="ListParagraph"/>
          </w:pPr>
        </w:pPrChange>
      </w:pPr>
    </w:p>
    <w:p w14:paraId="02FCE0CD" w14:textId="77777777" w:rsidR="00061922" w:rsidRDefault="00061922" w:rsidP="00B73DC6">
      <w:pPr>
        <w:jc w:val="both"/>
        <w:rPr>
          <w:rFonts w:eastAsiaTheme="minorEastAsia"/>
          <w:lang w:eastAsia="zh-CN"/>
        </w:rPr>
        <w:pPrChange w:id="271" w:author="Jie Lan" w:date="2017-08-19T20:30:00Z">
          <w:pPr/>
        </w:pPrChange>
      </w:pPr>
    </w:p>
    <w:p w14:paraId="3A48C1AF" w14:textId="77777777" w:rsidR="00061922" w:rsidRDefault="00061922" w:rsidP="00B73DC6">
      <w:pPr>
        <w:jc w:val="both"/>
        <w:rPr>
          <w:rFonts w:eastAsiaTheme="minorEastAsia"/>
          <w:lang w:eastAsia="zh-CN"/>
        </w:rPr>
        <w:pPrChange w:id="272" w:author="Jie Lan" w:date="2017-08-19T20:30:00Z">
          <w:pPr/>
        </w:pPrChange>
      </w:pPr>
    </w:p>
    <w:p w14:paraId="143B2CAC" w14:textId="77777777" w:rsidR="00061922" w:rsidRDefault="00061922" w:rsidP="00B73DC6">
      <w:pPr>
        <w:jc w:val="both"/>
        <w:rPr>
          <w:rFonts w:eastAsiaTheme="minorEastAsia"/>
          <w:lang w:eastAsia="zh-CN"/>
        </w:rPr>
        <w:pPrChange w:id="273" w:author="Jie Lan" w:date="2017-08-19T20:30:00Z">
          <w:pPr/>
        </w:pPrChange>
      </w:pPr>
    </w:p>
    <w:p w14:paraId="3D2D81A6" w14:textId="77777777" w:rsidR="00061922" w:rsidRDefault="00061922" w:rsidP="00B73DC6">
      <w:pPr>
        <w:jc w:val="both"/>
        <w:rPr>
          <w:rFonts w:eastAsiaTheme="minorEastAsia"/>
          <w:lang w:eastAsia="zh-CN"/>
        </w:rPr>
        <w:pPrChange w:id="274" w:author="Jie Lan" w:date="2017-08-19T20:30:00Z">
          <w:pPr/>
        </w:pPrChange>
      </w:pPr>
    </w:p>
    <w:p w14:paraId="15D39BDE" w14:textId="77777777" w:rsidR="00061922" w:rsidRDefault="00061922" w:rsidP="00B73DC6">
      <w:pPr>
        <w:jc w:val="both"/>
        <w:rPr>
          <w:rFonts w:eastAsiaTheme="minorEastAsia"/>
          <w:lang w:eastAsia="zh-CN"/>
        </w:rPr>
        <w:pPrChange w:id="275" w:author="Jie Lan" w:date="2017-08-19T20:30:00Z">
          <w:pPr/>
        </w:pPrChange>
      </w:pPr>
    </w:p>
    <w:p w14:paraId="720F4FF7" w14:textId="77777777" w:rsidR="00061922" w:rsidRDefault="00061922" w:rsidP="00B73DC6">
      <w:pPr>
        <w:jc w:val="both"/>
        <w:rPr>
          <w:rFonts w:eastAsiaTheme="minorEastAsia"/>
          <w:lang w:eastAsia="zh-CN"/>
        </w:rPr>
        <w:pPrChange w:id="276" w:author="Jie Lan" w:date="2017-08-19T20:30:00Z">
          <w:pPr/>
        </w:pPrChange>
      </w:pPr>
    </w:p>
    <w:p w14:paraId="507B9909" w14:textId="77777777" w:rsidR="00061922" w:rsidRDefault="00061922" w:rsidP="00B73DC6">
      <w:pPr>
        <w:jc w:val="both"/>
        <w:rPr>
          <w:rFonts w:eastAsiaTheme="minorEastAsia"/>
          <w:lang w:eastAsia="zh-CN"/>
        </w:rPr>
        <w:pPrChange w:id="277" w:author="Jie Lan" w:date="2017-08-19T20:30:00Z">
          <w:pPr/>
        </w:pPrChange>
      </w:pPr>
    </w:p>
    <w:p w14:paraId="30AAD419" w14:textId="77777777" w:rsidR="00061922" w:rsidRDefault="00061922" w:rsidP="00B73DC6">
      <w:pPr>
        <w:jc w:val="both"/>
        <w:rPr>
          <w:rFonts w:eastAsiaTheme="minorEastAsia"/>
          <w:lang w:eastAsia="zh-CN"/>
        </w:rPr>
        <w:pPrChange w:id="278" w:author="Jie Lan" w:date="2017-08-19T20:30:00Z">
          <w:pPr/>
        </w:pPrChange>
      </w:pPr>
    </w:p>
    <w:p w14:paraId="24979727" w14:textId="77777777" w:rsidR="00061922" w:rsidRDefault="00061922" w:rsidP="00B73DC6">
      <w:pPr>
        <w:jc w:val="both"/>
        <w:rPr>
          <w:rFonts w:eastAsiaTheme="minorEastAsia"/>
          <w:lang w:eastAsia="zh-CN"/>
        </w:rPr>
        <w:pPrChange w:id="279" w:author="Jie Lan" w:date="2017-08-19T20:30:00Z">
          <w:pPr/>
        </w:pPrChange>
      </w:pPr>
    </w:p>
    <w:p w14:paraId="668E855D" w14:textId="04A0959E" w:rsidR="00061922" w:rsidRDefault="006A6F23" w:rsidP="00B73DC6">
      <w:pPr>
        <w:jc w:val="both"/>
        <w:rPr>
          <w:rFonts w:eastAsiaTheme="minorEastAsia"/>
          <w:lang w:eastAsia="zh-CN"/>
        </w:rPr>
        <w:pPrChange w:id="280" w:author="Jie Lan" w:date="2017-08-19T20:30:00Z">
          <w:pPr/>
        </w:pPrChange>
      </w:pPr>
      <w:r>
        <w:rPr>
          <w:rFonts w:eastAsiaTheme="minorEastAsia"/>
          <w:noProof/>
          <w:lang w:eastAsia="zh-CN"/>
        </w:rPr>
        <w:drawing>
          <wp:inline distT="0" distB="0" distL="0" distR="0" wp14:anchorId="1F987969" wp14:editId="308F5E10">
            <wp:extent cx="5943600" cy="3359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hain_BModel_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049F2498" w14:textId="77777777" w:rsidR="00061922" w:rsidRDefault="00061922" w:rsidP="00B73DC6">
      <w:pPr>
        <w:jc w:val="both"/>
        <w:rPr>
          <w:rFonts w:eastAsiaTheme="minorEastAsia"/>
          <w:lang w:eastAsia="zh-CN"/>
        </w:rPr>
        <w:pPrChange w:id="281" w:author="Jie Lan" w:date="2017-08-19T20:30:00Z">
          <w:pPr/>
        </w:pPrChange>
      </w:pPr>
    </w:p>
    <w:p w14:paraId="789BA26F" w14:textId="77777777" w:rsidR="00661053" w:rsidRDefault="006A6F23" w:rsidP="00B73DC6">
      <w:pPr>
        <w:pStyle w:val="Heading2"/>
        <w:jc w:val="both"/>
        <w:rPr>
          <w:ins w:id="282" w:author="Jie Lan" w:date="2017-08-19T20:20:00Z"/>
          <w:rFonts w:ascii=".萍方-简" w:eastAsia=".萍方-简" w:hAnsi=".萍方-简"/>
          <w:lang w:eastAsia="zh-CN"/>
        </w:rPr>
        <w:pPrChange w:id="283" w:author="Jie Lan" w:date="2017-08-19T20:30:00Z">
          <w:pPr>
            <w:pStyle w:val="Heading2"/>
          </w:pPr>
        </w:pPrChange>
      </w:pPr>
      <w:r w:rsidRPr="006400C7">
        <w:rPr>
          <w:rFonts w:ascii=".萍方-简" w:eastAsia=".萍方-简" w:hAnsi=".萍方-简"/>
          <w:lang w:eastAsia="zh-CN"/>
        </w:rPr>
        <w:t>Mutual Chain</w:t>
      </w:r>
      <w:r w:rsidRPr="006400C7">
        <w:rPr>
          <w:rFonts w:ascii=".萍方-简" w:eastAsia=".萍方-简" w:hAnsi=".萍方-简" w:hint="eastAsia"/>
          <w:lang w:eastAsia="zh-CN"/>
        </w:rPr>
        <w:t>的</w:t>
      </w:r>
      <w:r>
        <w:rPr>
          <w:rFonts w:ascii=".萍方-简" w:eastAsia=".萍方-简" w:hAnsi=".萍方-简" w:hint="eastAsia"/>
          <w:lang w:eastAsia="zh-CN"/>
        </w:rPr>
        <w:t>区块链中间件</w:t>
      </w:r>
    </w:p>
    <w:p w14:paraId="4E0928F4" w14:textId="220FE748" w:rsidR="006A6F23" w:rsidRDefault="00661053" w:rsidP="00B73DC6">
      <w:pPr>
        <w:pStyle w:val="Heading2"/>
        <w:numPr>
          <w:ilvl w:val="0"/>
          <w:numId w:val="0"/>
        </w:numPr>
        <w:ind w:left="576"/>
        <w:jc w:val="both"/>
        <w:rPr>
          <w:ins w:id="284" w:author="Jie Lan" w:date="2017-08-19T20:20:00Z"/>
          <w:rFonts w:ascii=".萍方-简" w:eastAsia=".萍方-简" w:hAnsi=".萍方-简"/>
          <w:lang w:eastAsia="zh-CN"/>
        </w:rPr>
        <w:pPrChange w:id="285" w:author="Jie Lan" w:date="2017-08-19T20:30:00Z">
          <w:pPr>
            <w:pStyle w:val="Heading2"/>
          </w:pPr>
        </w:pPrChange>
      </w:pPr>
      <w:ins w:id="286" w:author="Jie Lan" w:date="2017-08-19T20:20:00Z">
        <w:r>
          <w:rPr>
            <w:rFonts w:ascii=".萍方-简" w:eastAsia=".萍方-简" w:hAnsi=".萍方-简"/>
            <w:lang w:eastAsia="zh-CN"/>
          </w:rPr>
          <w:t>Block C</w:t>
        </w:r>
        <w:r w:rsidRPr="00661053">
          <w:rPr>
            <w:rFonts w:ascii=".萍方-简" w:eastAsia=".萍方-简" w:hAnsi=".萍方-简"/>
            <w:lang w:eastAsia="zh-CN"/>
          </w:rPr>
          <w:t xml:space="preserve">hain </w:t>
        </w:r>
      </w:ins>
      <w:ins w:id="287" w:author="Jie Lan" w:date="2017-08-19T20:26:00Z">
        <w:r w:rsidRPr="00661053">
          <w:rPr>
            <w:rFonts w:ascii=".萍方-简" w:eastAsia=".萍方-简" w:hAnsi=".萍方-简"/>
            <w:lang w:eastAsia="zh-CN"/>
          </w:rPr>
          <w:t>middleware</w:t>
        </w:r>
      </w:ins>
      <w:ins w:id="288" w:author="Jie Lan" w:date="2017-08-19T20:21:00Z">
        <w:r>
          <w:rPr>
            <w:rFonts w:ascii=".萍方-简" w:eastAsia=".萍方-简" w:hAnsi=".萍方-简"/>
            <w:lang w:eastAsia="zh-CN"/>
          </w:rPr>
          <w:t xml:space="preserve"> of </w:t>
        </w:r>
        <w:r w:rsidRPr="00661053">
          <w:rPr>
            <w:rFonts w:ascii=".萍方-简" w:eastAsia=".萍方-简" w:hAnsi=".萍方-简"/>
            <w:lang w:eastAsia="zh-CN"/>
          </w:rPr>
          <w:t>Mutual Chain</w:t>
        </w:r>
      </w:ins>
    </w:p>
    <w:p w14:paraId="21C03DD2" w14:textId="77777777" w:rsidR="00661053" w:rsidRPr="00661053" w:rsidRDefault="00661053" w:rsidP="00B73DC6">
      <w:pPr>
        <w:jc w:val="both"/>
        <w:rPr>
          <w:rFonts w:eastAsia=".萍方-简"/>
          <w:lang w:eastAsia="zh-CN"/>
          <w:rPrChange w:id="289" w:author="Jie Lan" w:date="2017-08-19T20:20:00Z">
            <w:rPr>
              <w:rFonts w:ascii=".萍方-简" w:eastAsia=".萍方-简" w:hAnsi=".萍方-简"/>
              <w:lang w:eastAsia="zh-CN"/>
            </w:rPr>
          </w:rPrChange>
        </w:rPr>
        <w:pPrChange w:id="290" w:author="Jie Lan" w:date="2017-08-19T20:30:00Z">
          <w:pPr>
            <w:pStyle w:val="Heading2"/>
            <w:ind w:left="720" w:hanging="720"/>
          </w:pPr>
        </w:pPrChange>
      </w:pPr>
    </w:p>
    <w:p w14:paraId="684B8C98" w14:textId="78535BC1" w:rsidR="00061922" w:rsidRDefault="006A6F23" w:rsidP="00B73DC6">
      <w:pPr>
        <w:jc w:val="both"/>
        <w:rPr>
          <w:ins w:id="291" w:author="Jie Lan" w:date="2017-08-19T20:14:00Z"/>
          <w:rFonts w:ascii=".萍方-简" w:eastAsia=".萍方-简" w:hAnsi=".萍方-简"/>
          <w:lang w:eastAsia="zh-CN"/>
        </w:rPr>
        <w:pPrChange w:id="292" w:author="Jie Lan" w:date="2017-08-19T20:30:00Z">
          <w:pPr/>
        </w:pPrChange>
      </w:pPr>
      <w:r w:rsidRPr="006400C7">
        <w:rPr>
          <w:rFonts w:ascii=".萍方-简" w:eastAsia=".萍方-简" w:hAnsi=".萍方-简" w:hint="eastAsia"/>
          <w:lang w:eastAsia="zh-CN"/>
        </w:rPr>
        <w:t>Mutual Chain</w:t>
      </w:r>
      <w:r>
        <w:rPr>
          <w:rFonts w:ascii=".萍方-简" w:eastAsia=".萍方-简" w:hAnsi=".萍方-简" w:hint="eastAsia"/>
          <w:lang w:eastAsia="zh-CN"/>
        </w:rPr>
        <w:t>区块链中间件是帮助企业和商业用户创建，设计，定制，运营自己的互助链而使用的企业级区块链应用产品。在</w:t>
      </w:r>
      <w:r w:rsidR="00DB6205">
        <w:rPr>
          <w:rFonts w:ascii=".萍方-简" w:eastAsia=".萍方-简" w:hAnsi=".萍方-简" w:hint="eastAsia"/>
          <w:lang w:eastAsia="zh-CN"/>
        </w:rPr>
        <w:t>价值网络搭建起来并运营后，</w:t>
      </w:r>
      <w:del w:id="293" w:author="Jie Lan" w:date="2017-08-19T20:23:00Z">
        <w:r w:rsidR="00DB6205" w:rsidDel="00661053">
          <w:rPr>
            <w:rFonts w:ascii=".萍方-简" w:eastAsia=".萍方-简" w:hAnsi=".萍方-简" w:hint="eastAsia"/>
            <w:lang w:eastAsia="zh-CN"/>
          </w:rPr>
          <w:delText>当</w:delText>
        </w:r>
      </w:del>
      <w:r w:rsidR="00DB6205">
        <w:rPr>
          <w:rFonts w:ascii=".萍方-简" w:eastAsia=".萍方-简" w:hAnsi=".萍方-简" w:hint="eastAsia"/>
          <w:lang w:eastAsia="zh-CN"/>
        </w:rPr>
        <w:t>一个完全的去中心化方式的价值网络不一定需要区块链中间件就能自己存在，但是大量的企业用户</w:t>
      </w:r>
      <w:del w:id="294" w:author="Jie Lan" w:date="2017-08-19T20:28:00Z">
        <w:r w:rsidR="00DB6205" w:rsidDel="00661053">
          <w:rPr>
            <w:rFonts w:ascii=".萍方-简" w:eastAsia=".萍方-简" w:hAnsi=".萍方-简" w:hint="eastAsia"/>
            <w:lang w:eastAsia="zh-CN"/>
          </w:rPr>
          <w:delText>回</w:delText>
        </w:r>
      </w:del>
      <w:ins w:id="295" w:author="Jie Lan" w:date="2017-08-19T20:28:00Z">
        <w:r w:rsidR="00661053">
          <w:rPr>
            <w:rFonts w:ascii=".萍方-简" w:eastAsia=".萍方-简" w:hAnsi=".萍方-简" w:hint="eastAsia"/>
            <w:lang w:eastAsia="zh-CN"/>
          </w:rPr>
          <w:t>会</w:t>
        </w:r>
      </w:ins>
      <w:r w:rsidR="00DB6205">
        <w:rPr>
          <w:rFonts w:ascii=".萍方-简" w:eastAsia=".萍方-简" w:hAnsi=".萍方-简" w:hint="eastAsia"/>
          <w:lang w:eastAsia="zh-CN"/>
        </w:rPr>
        <w:t>因为有区块链中间件而大大的降低研发和运营成本，提高价值网络流转效率。</w:t>
      </w:r>
    </w:p>
    <w:p w14:paraId="59FB7F56" w14:textId="251E1829" w:rsidR="00147EF6" w:rsidRPr="006A6F23" w:rsidRDefault="00661053" w:rsidP="00B73DC6">
      <w:pPr>
        <w:jc w:val="both"/>
        <w:rPr>
          <w:rFonts w:ascii=".萍方-简" w:eastAsia=".萍方-简" w:hAnsi=".萍方-简" w:hint="eastAsia"/>
          <w:lang w:eastAsia="zh-CN"/>
        </w:rPr>
        <w:pPrChange w:id="296" w:author="Jie Lan" w:date="2017-08-19T20:30:00Z">
          <w:pPr/>
        </w:pPrChange>
      </w:pPr>
      <w:ins w:id="297" w:author="Jie Lan" w:date="2017-08-19T20:21:00Z">
        <w:r w:rsidRPr="00661053">
          <w:rPr>
            <w:rFonts w:ascii=".萍方-简" w:eastAsia=".萍方-简" w:hAnsi=".萍方-简"/>
            <w:lang w:eastAsia="zh-CN"/>
          </w:rPr>
          <w:t>Block</w:t>
        </w:r>
        <w:r>
          <w:rPr>
            <w:rFonts w:ascii=".萍方-简" w:eastAsia=".萍方-简" w:hAnsi=".萍方-简"/>
            <w:lang w:eastAsia="zh-CN"/>
          </w:rPr>
          <w:t xml:space="preserve"> </w:t>
        </w:r>
        <w:r w:rsidRPr="00661053">
          <w:rPr>
            <w:rFonts w:ascii=".萍方-简" w:eastAsia=".萍方-简" w:hAnsi=".萍方-简"/>
            <w:lang w:eastAsia="zh-CN"/>
          </w:rPr>
          <w:t xml:space="preserve">Chain </w:t>
        </w:r>
      </w:ins>
      <w:ins w:id="298" w:author="Jie Lan" w:date="2017-08-19T20:26:00Z">
        <w:r w:rsidRPr="00661053">
          <w:rPr>
            <w:rFonts w:ascii=".萍方-简" w:eastAsia=".萍方-简" w:hAnsi=".萍方-简"/>
            <w:lang w:eastAsia="zh-CN"/>
          </w:rPr>
          <w:t>middleware</w:t>
        </w:r>
      </w:ins>
      <w:ins w:id="299" w:author="Jie Lan" w:date="2017-08-19T20:21:00Z">
        <w:r>
          <w:rPr>
            <w:rFonts w:ascii=".萍方-简" w:eastAsia=".萍方-简" w:hAnsi=".萍方-简"/>
            <w:lang w:eastAsia="zh-CN"/>
          </w:rPr>
          <w:t xml:space="preserve"> of</w:t>
        </w:r>
        <w:r w:rsidRPr="00661053">
          <w:rPr>
            <w:rFonts w:ascii=".萍方-简" w:eastAsia=".萍方-简" w:hAnsi=".萍方-简"/>
            <w:lang w:eastAsia="zh-CN"/>
          </w:rPr>
          <w:t xml:space="preserve"> Mutual Chain </w:t>
        </w:r>
        <w:r>
          <w:rPr>
            <w:rFonts w:ascii=".萍方-简" w:eastAsia=".萍方-简" w:hAnsi=".萍方-简"/>
            <w:lang w:eastAsia="zh-CN"/>
          </w:rPr>
          <w:t>are enterprise level of  Block C</w:t>
        </w:r>
        <w:r w:rsidRPr="00661053">
          <w:rPr>
            <w:rFonts w:ascii=".萍方-简" w:eastAsia=".萍方-简" w:hAnsi=".萍方-简"/>
            <w:lang w:eastAsia="zh-CN"/>
          </w:rPr>
          <w:t xml:space="preserve">hain application that helps businesses and business users </w:t>
        </w:r>
      </w:ins>
      <w:ins w:id="300" w:author="Jie Lan" w:date="2017-08-19T20:22:00Z">
        <w:r>
          <w:rPr>
            <w:rFonts w:ascii=".萍方-简" w:eastAsia=".萍方-简" w:hAnsi=".萍方-简"/>
            <w:lang w:eastAsia="zh-CN"/>
          </w:rPr>
          <w:t xml:space="preserve">to </w:t>
        </w:r>
      </w:ins>
      <w:ins w:id="301" w:author="Jie Lan" w:date="2017-08-19T20:21:00Z">
        <w:r w:rsidRPr="00661053">
          <w:rPr>
            <w:rFonts w:ascii=".萍方-简" w:eastAsia=".萍方-简" w:hAnsi=".萍方-简"/>
            <w:lang w:eastAsia="zh-CN"/>
          </w:rPr>
          <w:t>create, design, customize, and run their</w:t>
        </w:r>
        <w:r>
          <w:rPr>
            <w:rFonts w:ascii=".萍方-简" w:eastAsia=".萍方-简" w:hAnsi=".萍方-简"/>
            <w:lang w:eastAsia="zh-CN"/>
          </w:rPr>
          <w:t xml:space="preserve"> own Mutual C</w:t>
        </w:r>
        <w:r w:rsidRPr="00661053">
          <w:rPr>
            <w:rFonts w:ascii=".萍方-简" w:eastAsia=".萍方-简" w:hAnsi=".萍方-简"/>
            <w:lang w:eastAsia="zh-CN"/>
          </w:rPr>
          <w:t xml:space="preserve">hains. After </w:t>
        </w:r>
      </w:ins>
      <w:ins w:id="302" w:author="Jie Lan" w:date="2017-08-19T20:23:00Z">
        <w:r>
          <w:rPr>
            <w:rFonts w:ascii=".萍方-简" w:eastAsia=".萍方-简" w:hAnsi=".萍方-简"/>
            <w:lang w:eastAsia="zh-CN"/>
          </w:rPr>
          <w:t xml:space="preserve">the implementation and operation of </w:t>
        </w:r>
      </w:ins>
      <w:ins w:id="303" w:author="Jie Lan" w:date="2017-08-19T20:21:00Z">
        <w:r w:rsidRPr="00661053">
          <w:rPr>
            <w:rFonts w:ascii=".萍方-简" w:eastAsia=".萍方-简" w:hAnsi=".萍方-简"/>
            <w:lang w:eastAsia="zh-CN"/>
          </w:rPr>
          <w:t xml:space="preserve">the value network, a complete </w:t>
        </w:r>
      </w:ins>
      <w:ins w:id="304" w:author="Jie Lan" w:date="2017-08-19T20:25:00Z">
        <w:r>
          <w:rPr>
            <w:rFonts w:ascii=".萍方-简" w:eastAsia=".萍方-简" w:hAnsi=".萍方-简"/>
            <w:lang w:eastAsia="zh-CN"/>
          </w:rPr>
          <w:t>de</w:t>
        </w:r>
      </w:ins>
      <w:ins w:id="305" w:author="Jie Lan" w:date="2017-08-19T20:21:00Z">
        <w:r>
          <w:rPr>
            <w:rFonts w:ascii=".萍方-简" w:eastAsia=".萍方-简" w:hAnsi=".萍方-简"/>
            <w:lang w:eastAsia="zh-CN"/>
          </w:rPr>
          <w:t>centralized</w:t>
        </w:r>
      </w:ins>
      <w:ins w:id="306" w:author="Jie Lan" w:date="2017-08-19T20:25:00Z">
        <w:r>
          <w:rPr>
            <w:rFonts w:ascii=".萍方-简" w:eastAsia=".萍方-简" w:hAnsi=".萍方-简"/>
            <w:lang w:eastAsia="zh-CN"/>
          </w:rPr>
          <w:t xml:space="preserve"> value network</w:t>
        </w:r>
      </w:ins>
      <w:ins w:id="307" w:author="Jie Lan" w:date="2017-08-19T20:21:00Z">
        <w:r w:rsidRPr="00661053">
          <w:rPr>
            <w:rFonts w:ascii=".萍方-简" w:eastAsia=".萍方-简" w:hAnsi=".萍方-简"/>
            <w:lang w:eastAsia="zh-CN"/>
          </w:rPr>
          <w:t xml:space="preserve"> does</w:t>
        </w:r>
        <w:r>
          <w:rPr>
            <w:rFonts w:ascii=".萍方-简" w:eastAsia=".萍方-简" w:hAnsi=".萍方-简"/>
            <w:lang w:eastAsia="zh-CN"/>
          </w:rPr>
          <w:t xml:space="preserve"> not necessarily require Block C</w:t>
        </w:r>
        <w:r w:rsidRPr="00661053">
          <w:rPr>
            <w:rFonts w:ascii=".萍方-简" w:eastAsia=".萍方-简" w:hAnsi=".萍方-简"/>
            <w:lang w:eastAsia="zh-CN"/>
          </w:rPr>
          <w:t>hain middleware</w:t>
        </w:r>
      </w:ins>
      <w:ins w:id="308" w:author="Jie Lan" w:date="2017-08-19T20:26:00Z">
        <w:r>
          <w:rPr>
            <w:rFonts w:ascii=".萍方-简" w:eastAsia=".萍方-简" w:hAnsi=".萍方-简"/>
            <w:lang w:eastAsia="zh-CN"/>
          </w:rPr>
          <w:t xml:space="preserve"> to maintain </w:t>
        </w:r>
        <w:r>
          <w:rPr>
            <w:rFonts w:ascii=".萍方-简" w:eastAsia=".萍方-简" w:hAnsi=".萍方-简"/>
            <w:lang w:eastAsia="zh-CN"/>
          </w:rPr>
          <w:lastRenderedPageBreak/>
          <w:t>its functionality</w:t>
        </w:r>
      </w:ins>
      <w:ins w:id="309" w:author="Jie Lan" w:date="2017-08-19T20:25:00Z">
        <w:r>
          <w:rPr>
            <w:rFonts w:ascii=".萍方-简" w:eastAsia=".萍方-简" w:hAnsi=".萍方-简"/>
            <w:lang w:eastAsia="zh-CN"/>
          </w:rPr>
          <w:t>. However, such middleware</w:t>
        </w:r>
      </w:ins>
      <w:ins w:id="310" w:author="Jie Lan" w:date="2017-08-19T20:21:00Z">
        <w:r>
          <w:rPr>
            <w:rFonts w:ascii=".萍方-简" w:eastAsia=".萍方-简" w:hAnsi=".萍方-简"/>
            <w:lang w:eastAsia="zh-CN"/>
          </w:rPr>
          <w:t xml:space="preserve"> </w:t>
        </w:r>
      </w:ins>
      <w:ins w:id="311" w:author="Jie Lan" w:date="2017-08-19T20:28:00Z">
        <w:r>
          <w:rPr>
            <w:rFonts w:ascii=".萍方-简" w:eastAsia=".萍方-简" w:hAnsi=".萍方-简"/>
            <w:lang w:eastAsia="zh-CN"/>
          </w:rPr>
          <w:t>will help</w:t>
        </w:r>
      </w:ins>
      <w:ins w:id="312" w:author="Jie Lan" w:date="2017-08-19T20:21:00Z">
        <w:r w:rsidRPr="00661053">
          <w:rPr>
            <w:rFonts w:ascii=".萍方-简" w:eastAsia=".萍方-简" w:hAnsi=".萍方-简"/>
            <w:lang w:eastAsia="zh-CN"/>
          </w:rPr>
          <w:t xml:space="preserve"> large number of business users </w:t>
        </w:r>
      </w:ins>
      <w:ins w:id="313" w:author="Jie Lan" w:date="2017-08-19T20:28:00Z">
        <w:r>
          <w:rPr>
            <w:rFonts w:ascii=".萍方-简" w:eastAsia=".萍方-简" w:hAnsi=".萍方-简"/>
            <w:lang w:eastAsia="zh-CN"/>
          </w:rPr>
          <w:t xml:space="preserve">to </w:t>
        </w:r>
      </w:ins>
      <w:ins w:id="314" w:author="Jie Lan" w:date="2017-08-19T20:30:00Z">
        <w:r w:rsidR="00B73DC6">
          <w:rPr>
            <w:rFonts w:ascii=".萍方-简" w:eastAsia=".萍方-简" w:hAnsi=".萍方-简"/>
            <w:lang w:eastAsia="zh-CN"/>
          </w:rPr>
          <w:t xml:space="preserve">reduce </w:t>
        </w:r>
        <w:r w:rsidR="00B73DC6" w:rsidRPr="00661053">
          <w:rPr>
            <w:rFonts w:ascii=".萍方-简" w:eastAsia=".萍方-简" w:hAnsi=".萍方-简"/>
            <w:lang w:eastAsia="zh-CN"/>
          </w:rPr>
          <w:t>research</w:t>
        </w:r>
      </w:ins>
      <w:ins w:id="315" w:author="Jie Lan" w:date="2017-08-19T20:29:00Z">
        <w:r>
          <w:rPr>
            <w:rFonts w:ascii=".萍方-简" w:eastAsia=".萍方-简" w:hAnsi=".萍方-简"/>
            <w:lang w:eastAsia="zh-CN"/>
          </w:rPr>
          <w:t xml:space="preserve">, developing </w:t>
        </w:r>
      </w:ins>
      <w:ins w:id="316" w:author="Jie Lan" w:date="2017-08-19T20:21:00Z">
        <w:r w:rsidRPr="00661053">
          <w:rPr>
            <w:rFonts w:ascii=".萍方-简" w:eastAsia=".萍方-简" w:hAnsi=".萍方-简"/>
            <w:lang w:eastAsia="zh-CN"/>
          </w:rPr>
          <w:t xml:space="preserve">and operating costs, </w:t>
        </w:r>
      </w:ins>
      <w:ins w:id="317" w:author="Jie Lan" w:date="2017-08-19T20:29:00Z">
        <w:r w:rsidR="00B73DC6">
          <w:rPr>
            <w:rFonts w:ascii=".萍方-简" w:eastAsia=".萍方-简" w:hAnsi=".萍方-简"/>
            <w:lang w:eastAsia="zh-CN"/>
          </w:rPr>
          <w:t xml:space="preserve">thus </w:t>
        </w:r>
      </w:ins>
      <w:ins w:id="318" w:author="Jie Lan" w:date="2017-08-19T20:21:00Z">
        <w:r w:rsidRPr="00661053">
          <w:rPr>
            <w:rFonts w:ascii=".萍方-简" w:eastAsia=".萍方-简" w:hAnsi=".萍方-简"/>
            <w:lang w:eastAsia="zh-CN"/>
          </w:rPr>
          <w:t>improv</w:t>
        </w:r>
      </w:ins>
      <w:ins w:id="319" w:author="Jie Lan" w:date="2017-08-19T20:29:00Z">
        <w:r w:rsidR="00B73DC6">
          <w:rPr>
            <w:rFonts w:ascii=".萍方-简" w:eastAsia=".萍方-简" w:hAnsi=".萍方-简"/>
            <w:lang w:eastAsia="zh-CN"/>
          </w:rPr>
          <w:t>ing</w:t>
        </w:r>
      </w:ins>
      <w:ins w:id="320" w:author="Jie Lan" w:date="2017-08-19T20:21:00Z">
        <w:r w:rsidRPr="00661053">
          <w:rPr>
            <w:rFonts w:ascii=".萍方-简" w:eastAsia=".萍方-简" w:hAnsi=".萍方-简"/>
            <w:lang w:eastAsia="zh-CN"/>
          </w:rPr>
          <w:t xml:space="preserve"> </w:t>
        </w:r>
      </w:ins>
      <w:ins w:id="321" w:author="Jie Lan" w:date="2017-08-19T20:30:00Z">
        <w:r w:rsidR="00B73DC6">
          <w:rPr>
            <w:rFonts w:ascii=".萍方-简" w:eastAsia=".萍方-简" w:hAnsi=".萍方-简"/>
            <w:lang w:eastAsia="zh-CN"/>
          </w:rPr>
          <w:t xml:space="preserve">distribution efficiency of the </w:t>
        </w:r>
      </w:ins>
      <w:ins w:id="322" w:author="Jie Lan" w:date="2017-08-19T20:21:00Z">
        <w:r w:rsidR="00B73DC6">
          <w:rPr>
            <w:rFonts w:ascii=".萍方-简" w:eastAsia=".萍方-简" w:hAnsi=".萍方-简"/>
            <w:lang w:eastAsia="zh-CN"/>
          </w:rPr>
          <w:t>value</w:t>
        </w:r>
      </w:ins>
      <w:ins w:id="323" w:author="Jie Lan" w:date="2017-08-19T20:30:00Z">
        <w:r w:rsidR="00B73DC6">
          <w:rPr>
            <w:rFonts w:ascii=".萍方-简" w:eastAsia=".萍方-简" w:hAnsi=".萍方-简"/>
            <w:lang w:eastAsia="zh-CN"/>
          </w:rPr>
          <w:t xml:space="preserve"> </w:t>
        </w:r>
      </w:ins>
      <w:ins w:id="324" w:author="Jie Lan" w:date="2017-08-19T20:21:00Z">
        <w:r w:rsidRPr="00661053">
          <w:rPr>
            <w:rFonts w:ascii=".萍方-简" w:eastAsia=".萍方-简" w:hAnsi=".萍方-简"/>
            <w:lang w:eastAsia="zh-CN"/>
          </w:rPr>
          <w:t>network</w:t>
        </w:r>
        <w:r w:rsidR="00B73DC6">
          <w:rPr>
            <w:rFonts w:ascii=".萍方-简" w:eastAsia=".萍方-简" w:hAnsi=".萍方-简"/>
            <w:lang w:eastAsia="zh-CN"/>
          </w:rPr>
          <w:t>.</w:t>
        </w:r>
      </w:ins>
    </w:p>
    <w:p w14:paraId="355D97F5" w14:textId="77777777" w:rsidR="00156B04" w:rsidRPr="006400C7" w:rsidRDefault="00156B04" w:rsidP="00B73DC6">
      <w:pPr>
        <w:jc w:val="both"/>
        <w:rPr>
          <w:rFonts w:eastAsiaTheme="minorEastAsia"/>
          <w:lang w:eastAsia="zh-CN"/>
        </w:rPr>
        <w:pPrChange w:id="325" w:author="Jie Lan" w:date="2017-08-19T20:30:00Z">
          <w:pPr/>
        </w:pPrChange>
      </w:pPr>
    </w:p>
    <w:p w14:paraId="629B6BB1" w14:textId="5C0A1C45" w:rsidR="009744F7" w:rsidRDefault="00BD72D7" w:rsidP="00B73DC6">
      <w:pPr>
        <w:pStyle w:val="Heading2"/>
        <w:ind w:left="720" w:hanging="720"/>
        <w:jc w:val="both"/>
        <w:rPr>
          <w:ins w:id="326" w:author="Jie Lan" w:date="2017-08-19T20:14:00Z"/>
          <w:rFonts w:ascii=".萍方-简" w:eastAsia=".萍方-简" w:hAnsi=".萍方-简"/>
          <w:lang w:eastAsia="zh-CN"/>
        </w:rPr>
        <w:pPrChange w:id="327" w:author="Jie Lan" w:date="2017-08-19T20:30:00Z">
          <w:pPr>
            <w:pStyle w:val="Heading2"/>
            <w:ind w:left="720" w:hanging="720"/>
          </w:pPr>
        </w:pPrChange>
      </w:pPr>
      <w:bookmarkStart w:id="328" w:name="_Toc489971196"/>
      <w:r w:rsidRPr="006400C7">
        <w:rPr>
          <w:rFonts w:ascii=".萍方-简" w:eastAsia=".萍方-简" w:hAnsi=".萍方-简" w:hint="eastAsia"/>
          <w:lang w:eastAsia="zh-CN"/>
        </w:rPr>
        <w:t>Mutual Chain链式结构</w:t>
      </w:r>
      <w:bookmarkEnd w:id="328"/>
    </w:p>
    <w:p w14:paraId="0AEB7184" w14:textId="6B8D73E4" w:rsidR="00147EF6" w:rsidRPr="00147EF6" w:rsidRDefault="00147EF6" w:rsidP="00B73DC6">
      <w:pPr>
        <w:pStyle w:val="Heading2"/>
        <w:numPr>
          <w:ilvl w:val="0"/>
          <w:numId w:val="0"/>
        </w:numPr>
        <w:ind w:left="576"/>
        <w:jc w:val="both"/>
        <w:rPr>
          <w:rFonts w:ascii=".萍方-简" w:eastAsia=".萍方-简" w:hAnsi=".萍方-简"/>
          <w:lang w:eastAsia="zh-CN"/>
          <w:rPrChange w:id="329" w:author="Jie Lan" w:date="2017-08-19T20:14:00Z">
            <w:rPr>
              <w:rFonts w:ascii=".萍方-简" w:eastAsia=".萍方-简" w:hAnsi=".萍方-简"/>
              <w:lang w:eastAsia="zh-CN"/>
            </w:rPr>
          </w:rPrChange>
        </w:rPr>
        <w:pPrChange w:id="330" w:author="Jie Lan" w:date="2017-08-19T20:30:00Z">
          <w:pPr>
            <w:pStyle w:val="Heading2"/>
            <w:ind w:left="720" w:hanging="720"/>
          </w:pPr>
        </w:pPrChange>
      </w:pPr>
      <w:ins w:id="331" w:author="Jie Lan" w:date="2017-08-19T20:14:00Z">
        <w:r w:rsidRPr="006332BF">
          <w:rPr>
            <w:rFonts w:ascii=".萍方-简" w:eastAsia=".萍方-简" w:hAnsi=".萍方-简"/>
            <w:lang w:eastAsia="zh-CN"/>
          </w:rPr>
          <w:t xml:space="preserve">Mutual Chain </w:t>
        </w:r>
        <w:r>
          <w:rPr>
            <w:rFonts w:ascii=".萍方-简" w:eastAsia=".萍方-简" w:hAnsi=".萍方-简"/>
            <w:lang w:eastAsia="zh-CN"/>
          </w:rPr>
          <w:t>S</w:t>
        </w:r>
        <w:r w:rsidRPr="006332BF">
          <w:rPr>
            <w:rFonts w:ascii=".萍方-简" w:eastAsia=".萍方-简" w:hAnsi=".萍方-简"/>
            <w:lang w:eastAsia="zh-CN"/>
          </w:rPr>
          <w:t>tructure</w:t>
        </w:r>
      </w:ins>
    </w:p>
    <w:p w14:paraId="7F7F4F65" w14:textId="05AC2C87" w:rsidR="00312BF3" w:rsidRDefault="00312BF3" w:rsidP="00B73DC6">
      <w:pPr>
        <w:jc w:val="both"/>
        <w:rPr>
          <w:ins w:id="332" w:author="Jie Lan" w:date="2017-08-19T20:31:00Z"/>
          <w:rFonts w:ascii=".萍方-简" w:eastAsia=".萍方-简" w:hAnsi=".萍方-简"/>
          <w:lang w:eastAsia="zh-CN"/>
        </w:rPr>
        <w:pPrChange w:id="333" w:author="Jie Lan" w:date="2017-08-19T20:30:00Z">
          <w:pPr/>
        </w:pPrChange>
      </w:pPr>
      <w:r w:rsidRPr="006400C7">
        <w:rPr>
          <w:rFonts w:ascii=".萍方-简" w:eastAsia=".萍方-简" w:hAnsi=".萍方-简" w:hint="eastAsia"/>
          <w:lang w:eastAsia="zh-CN"/>
        </w:rPr>
        <w:t>Mutual Chain是一个松紧耦合可配置的复杂多级</w:t>
      </w:r>
      <w:r w:rsidR="006400C7">
        <w:rPr>
          <w:rFonts w:ascii=".萍方-简" w:eastAsia=".萍方-简" w:hAnsi=".萍方-简" w:hint="eastAsia"/>
          <w:lang w:eastAsia="zh-CN"/>
        </w:rPr>
        <w:t>链式结构</w:t>
      </w:r>
    </w:p>
    <w:p w14:paraId="3934E07B" w14:textId="191ABD08" w:rsidR="00B73DC6" w:rsidRDefault="00B73DC6" w:rsidP="00B73DC6">
      <w:pPr>
        <w:rPr>
          <w:rFonts w:ascii=".萍方-简" w:eastAsia=".萍方-简" w:hAnsi=".萍方-简" w:hint="eastAsia"/>
          <w:lang w:eastAsia="zh-CN"/>
        </w:rPr>
        <w:pPrChange w:id="334" w:author="Jie Lan" w:date="2017-08-19T20:31:00Z">
          <w:pPr/>
        </w:pPrChange>
      </w:pPr>
      <w:ins w:id="335" w:author="Jie Lan" w:date="2017-08-19T20:31:00Z">
        <w:r w:rsidRPr="006332BF">
          <w:rPr>
            <w:rFonts w:ascii=".萍方-简" w:eastAsia=".萍方-简" w:hAnsi=".萍方-简"/>
            <w:lang w:eastAsia="zh-CN"/>
          </w:rPr>
          <w:t>Mutual Chain</w:t>
        </w:r>
        <w:r>
          <w:rPr>
            <w:rFonts w:ascii=".萍方-简" w:eastAsia=".萍方-简" w:hAnsi=".萍方-简"/>
            <w:lang w:eastAsia="zh-CN"/>
          </w:rPr>
          <w:t xml:space="preserve"> uses</w:t>
        </w:r>
        <w:r w:rsidRPr="006332BF">
          <w:rPr>
            <w:rFonts w:ascii=".萍方-简" w:eastAsia=".萍方-简" w:hAnsi=".萍方-简"/>
            <w:lang w:eastAsia="zh-CN"/>
          </w:rPr>
          <w:t xml:space="preserve"> a </w:t>
        </w:r>
        <w:r>
          <w:rPr>
            <w:rFonts w:ascii=".萍方-简" w:eastAsia=".萍方-简" w:hAnsi=".萍方-简"/>
            <w:lang w:eastAsia="zh-CN"/>
          </w:rPr>
          <w:t xml:space="preserve">complex </w:t>
        </w:r>
        <w:r w:rsidRPr="006332BF">
          <w:rPr>
            <w:rFonts w:ascii=".萍方-简" w:eastAsia=".萍方-简" w:hAnsi=".萍方-简"/>
            <w:lang w:eastAsia="zh-CN"/>
          </w:rPr>
          <w:t>tightly coupled configurable multi-level chain structure</w:t>
        </w:r>
        <w:r>
          <w:rPr>
            <w:rFonts w:ascii=".萍方-简" w:eastAsia=".萍方-简" w:hAnsi=".萍方-简"/>
            <w:lang w:eastAsia="zh-CN"/>
          </w:rPr>
          <w:t>.</w:t>
        </w:r>
      </w:ins>
    </w:p>
    <w:p w14:paraId="2BE6767D" w14:textId="31D28CD6" w:rsidR="00312BF3" w:rsidRDefault="00061922" w:rsidP="00B73DC6">
      <w:pPr>
        <w:pStyle w:val="ListParagraph"/>
        <w:numPr>
          <w:ilvl w:val="0"/>
          <w:numId w:val="21"/>
        </w:numPr>
        <w:jc w:val="both"/>
        <w:rPr>
          <w:ins w:id="336" w:author="Jie Lan" w:date="2017-08-19T20:31:00Z"/>
          <w:rFonts w:ascii=".萍方-简" w:eastAsia=".萍方-简" w:hAnsi=".萍方-简"/>
          <w:lang w:eastAsia="zh-CN"/>
        </w:rPr>
        <w:pPrChange w:id="337" w:author="Jie Lan" w:date="2017-08-19T20:30:00Z">
          <w:pPr>
            <w:pStyle w:val="ListParagraph"/>
            <w:numPr>
              <w:numId w:val="21"/>
            </w:numPr>
            <w:ind w:hanging="360"/>
          </w:pPr>
        </w:pPrChange>
      </w:pPr>
      <w:r w:rsidRPr="00FD7B27">
        <w:rPr>
          <w:rFonts w:ascii=".萍方-简" w:eastAsia=".萍方-简" w:hAnsi=".萍方-简" w:hint="eastAsia"/>
          <w:lang w:eastAsia="zh-CN"/>
        </w:rPr>
        <w:t>用户和系统可根据业务场景需要在部署前</w:t>
      </w:r>
      <w:r w:rsidR="00312BF3" w:rsidRPr="00FD7B27">
        <w:rPr>
          <w:rFonts w:ascii=".萍方-简" w:eastAsia=".萍方-简" w:hAnsi=".萍方-简" w:hint="eastAsia"/>
          <w:lang w:eastAsia="zh-CN"/>
        </w:rPr>
        <w:t>进行调配(c</w:t>
      </w:r>
      <w:r w:rsidR="00312BF3" w:rsidRPr="00FD7B27">
        <w:rPr>
          <w:rFonts w:ascii=".萍方-简" w:eastAsia=".萍方-简" w:hAnsi=".萍方-简"/>
          <w:lang w:eastAsia="zh-CN"/>
        </w:rPr>
        <w:t>onfigurable)</w:t>
      </w:r>
    </w:p>
    <w:p w14:paraId="7571B8AB" w14:textId="5356A2E4" w:rsidR="00B73DC6" w:rsidRPr="00B73DC6" w:rsidRDefault="00B73DC6" w:rsidP="00B73DC6">
      <w:pPr>
        <w:pStyle w:val="ListParagraph"/>
        <w:rPr>
          <w:rFonts w:asciiTheme="minorEastAsia" w:eastAsiaTheme="minorEastAsia" w:hAnsiTheme="minorEastAsia"/>
          <w:lang w:eastAsia="zh-CN"/>
          <w:rPrChange w:id="338" w:author="Jie Lan" w:date="2017-08-19T20:31:00Z">
            <w:rPr>
              <w:rFonts w:eastAsia=".萍方-简"/>
              <w:lang w:eastAsia="zh-CN"/>
            </w:rPr>
          </w:rPrChange>
        </w:rPr>
        <w:pPrChange w:id="339" w:author="Jie Lan" w:date="2017-08-19T20:31:00Z">
          <w:pPr>
            <w:pStyle w:val="ListParagraph"/>
            <w:numPr>
              <w:numId w:val="21"/>
            </w:numPr>
            <w:ind w:hanging="360"/>
          </w:pPr>
        </w:pPrChange>
      </w:pPr>
      <w:ins w:id="340" w:author="Jie Lan" w:date="2017-08-19T20:31:00Z">
        <w:r>
          <w:rPr>
            <w:rFonts w:asciiTheme="minorEastAsia" w:eastAsiaTheme="minorEastAsia" w:hAnsiTheme="minorEastAsia"/>
            <w:lang w:eastAsia="zh-CN"/>
          </w:rPr>
          <w:t xml:space="preserve">Users and systems is configurable before </w:t>
        </w:r>
        <w:r w:rsidRPr="006332BF">
          <w:rPr>
            <w:rFonts w:asciiTheme="minorEastAsia" w:eastAsiaTheme="minorEastAsia" w:hAnsiTheme="minorEastAsia"/>
            <w:lang w:eastAsia="zh-CN"/>
          </w:rPr>
          <w:t>deployment based on business scenarios (configurable)</w:t>
        </w:r>
      </w:ins>
    </w:p>
    <w:p w14:paraId="435C732D" w14:textId="3DB3E689" w:rsidR="00312BF3" w:rsidRDefault="00312BF3" w:rsidP="00B73DC6">
      <w:pPr>
        <w:pStyle w:val="ListParagraph"/>
        <w:numPr>
          <w:ilvl w:val="0"/>
          <w:numId w:val="21"/>
        </w:numPr>
        <w:jc w:val="both"/>
        <w:rPr>
          <w:ins w:id="341" w:author="Jie Lan" w:date="2017-08-19T20:31:00Z"/>
          <w:rFonts w:ascii=".萍方-简" w:eastAsia=".萍方-简" w:hAnsi=".萍方-简"/>
          <w:lang w:eastAsia="zh-CN"/>
        </w:rPr>
        <w:pPrChange w:id="342" w:author="Jie Lan" w:date="2017-08-19T20:30:00Z">
          <w:pPr>
            <w:pStyle w:val="ListParagraph"/>
            <w:numPr>
              <w:numId w:val="21"/>
            </w:numPr>
            <w:ind w:hanging="360"/>
          </w:pPr>
        </w:pPrChange>
      </w:pPr>
      <w:r w:rsidRPr="00FD7B27">
        <w:rPr>
          <w:rFonts w:ascii=".萍方-简" w:eastAsia=".萍方-简" w:hAnsi=".萍方-简" w:hint="eastAsia"/>
          <w:lang w:eastAsia="zh-CN"/>
        </w:rPr>
        <w:t>多级链式结构间通过跨链引擎来协调与复制/同步</w:t>
      </w:r>
    </w:p>
    <w:p w14:paraId="399FEA37" w14:textId="28F36843" w:rsidR="00B73DC6" w:rsidRPr="00FD7B27" w:rsidRDefault="00B73DC6" w:rsidP="00B73DC6">
      <w:pPr>
        <w:pStyle w:val="ListParagraph"/>
        <w:jc w:val="both"/>
        <w:rPr>
          <w:rFonts w:ascii=".萍方-简" w:eastAsia=".萍方-简" w:hAnsi=".萍方-简" w:hint="eastAsia"/>
          <w:lang w:eastAsia="zh-CN"/>
        </w:rPr>
        <w:pPrChange w:id="343" w:author="Jie Lan" w:date="2017-08-19T20:31:00Z">
          <w:pPr>
            <w:pStyle w:val="ListParagraph"/>
            <w:numPr>
              <w:numId w:val="21"/>
            </w:numPr>
            <w:ind w:hanging="360"/>
          </w:pPr>
        </w:pPrChange>
      </w:pPr>
      <w:ins w:id="344" w:author="Jie Lan" w:date="2017-08-19T20:31:00Z">
        <w:r w:rsidRPr="00B73DC6">
          <w:rPr>
            <w:rFonts w:ascii=".萍方-简" w:eastAsia=".萍方-简" w:hAnsi=".萍方-简"/>
            <w:lang w:eastAsia="zh-CN"/>
          </w:rPr>
          <w:t>Multi-level chain structures are coordinated, replicated and synchronized through a cross chain engine</w:t>
        </w:r>
      </w:ins>
    </w:p>
    <w:p w14:paraId="4CBB500D" w14:textId="1CF3AC08" w:rsidR="00312BF3" w:rsidRDefault="00312BF3" w:rsidP="00B73DC6">
      <w:pPr>
        <w:pStyle w:val="ListParagraph"/>
        <w:numPr>
          <w:ilvl w:val="0"/>
          <w:numId w:val="21"/>
        </w:numPr>
        <w:jc w:val="both"/>
        <w:rPr>
          <w:ins w:id="345" w:author="Jie Lan" w:date="2017-08-19T20:31:00Z"/>
          <w:rFonts w:ascii=".萍方-简" w:eastAsia=".萍方-简" w:hAnsi=".萍方-简"/>
          <w:lang w:eastAsia="zh-CN"/>
        </w:rPr>
        <w:pPrChange w:id="346" w:author="Jie Lan" w:date="2017-08-19T20:30:00Z">
          <w:pPr>
            <w:pStyle w:val="ListParagraph"/>
            <w:numPr>
              <w:numId w:val="21"/>
            </w:numPr>
            <w:ind w:hanging="360"/>
          </w:pPr>
        </w:pPrChange>
      </w:pPr>
      <w:r w:rsidRPr="00FD7B27">
        <w:rPr>
          <w:rFonts w:ascii=".萍方-简" w:eastAsia=".萍方-简" w:hAnsi=".萍方-简" w:hint="eastAsia"/>
          <w:lang w:eastAsia="zh-CN"/>
        </w:rPr>
        <w:t>链间连接通过加密HASH函数保障安全性，可扩展性和可访问性</w:t>
      </w:r>
    </w:p>
    <w:p w14:paraId="4B1B72A4" w14:textId="0A35A691" w:rsidR="00B73DC6" w:rsidRPr="00FD7B27" w:rsidRDefault="00B73DC6" w:rsidP="00B73DC6">
      <w:pPr>
        <w:pStyle w:val="ListParagraph"/>
        <w:jc w:val="both"/>
        <w:rPr>
          <w:rFonts w:ascii=".萍方-简" w:eastAsia=".萍方-简" w:hAnsi=".萍方-简" w:hint="eastAsia"/>
          <w:lang w:eastAsia="zh-CN"/>
        </w:rPr>
        <w:pPrChange w:id="347" w:author="Jie Lan" w:date="2017-08-19T20:31:00Z">
          <w:pPr>
            <w:pStyle w:val="ListParagraph"/>
            <w:numPr>
              <w:numId w:val="21"/>
            </w:numPr>
            <w:ind w:hanging="360"/>
          </w:pPr>
        </w:pPrChange>
      </w:pPr>
      <w:ins w:id="348" w:author="Jie Lan" w:date="2017-08-19T20:31:00Z">
        <w:r w:rsidRPr="00B73DC6">
          <w:rPr>
            <w:rFonts w:ascii=".萍方-简" w:eastAsia=".萍方-简" w:hAnsi=".萍方-简"/>
            <w:lang w:eastAsia="zh-CN"/>
          </w:rPr>
          <w:t>Encrypted HASH functions ensure the security, scalability, and accessibility of Inter-chain connection</w:t>
        </w:r>
      </w:ins>
    </w:p>
    <w:p w14:paraId="48FAE03C" w14:textId="77777777" w:rsidR="00312BF3" w:rsidRPr="00312BF3" w:rsidRDefault="00312BF3" w:rsidP="00B73DC6">
      <w:pPr>
        <w:pStyle w:val="ListParagraph"/>
        <w:jc w:val="both"/>
        <w:rPr>
          <w:rFonts w:asciiTheme="minorEastAsia" w:eastAsiaTheme="minorEastAsia" w:hAnsiTheme="minorEastAsia"/>
          <w:lang w:eastAsia="zh-CN"/>
        </w:rPr>
        <w:pPrChange w:id="349" w:author="Jie Lan" w:date="2017-08-19T20:30:00Z">
          <w:pPr>
            <w:pStyle w:val="ListParagraph"/>
          </w:pPr>
        </w:pPrChange>
      </w:pPr>
    </w:p>
    <w:p w14:paraId="5B792BA5" w14:textId="77777777" w:rsidR="00BD72D7" w:rsidRPr="009744F7" w:rsidRDefault="00312BF3" w:rsidP="00B73DC6">
      <w:pPr>
        <w:jc w:val="both"/>
        <w:rPr>
          <w:lang w:eastAsia="zh-CN"/>
        </w:rPr>
        <w:pPrChange w:id="350" w:author="Jie Lan" w:date="2017-08-19T20:30:00Z">
          <w:pPr/>
        </w:pPrChange>
      </w:pPr>
      <w:r>
        <w:rPr>
          <w:rFonts w:hint="eastAsia"/>
          <w:noProof/>
          <w:lang w:eastAsia="zh-CN"/>
        </w:rPr>
        <w:lastRenderedPageBreak/>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Default="00312BF3" w:rsidP="00B73DC6">
      <w:pPr>
        <w:jc w:val="both"/>
        <w:rPr>
          <w:rFonts w:asciiTheme="minorEastAsia" w:eastAsiaTheme="minorEastAsia" w:hAnsiTheme="minorEastAsia" w:cs="Arial"/>
          <w:b/>
          <w:bCs/>
          <w:sz w:val="32"/>
          <w:szCs w:val="32"/>
          <w:lang w:eastAsia="zh-CN"/>
        </w:rPr>
        <w:pPrChange w:id="351" w:author="Jie Lan" w:date="2017-08-19T20:30:00Z">
          <w:pPr/>
        </w:pPrChange>
      </w:pPr>
      <w:r>
        <w:rPr>
          <w:rFonts w:asciiTheme="minorEastAsia" w:eastAsiaTheme="minorEastAsia" w:hAnsiTheme="minorEastAsia"/>
          <w:lang w:eastAsia="zh-CN"/>
        </w:rPr>
        <w:br w:type="page"/>
      </w:r>
    </w:p>
    <w:p w14:paraId="6BAF6459" w14:textId="6B07AF93" w:rsidR="00B90262" w:rsidRDefault="00B90262" w:rsidP="00B73DC6">
      <w:pPr>
        <w:pStyle w:val="Heading2"/>
        <w:ind w:left="720" w:hanging="720"/>
        <w:jc w:val="both"/>
        <w:rPr>
          <w:ins w:id="352" w:author="Jie Lan" w:date="2017-08-19T20:31:00Z"/>
          <w:rFonts w:ascii=".萍方-简" w:eastAsia=".萍方-简" w:hAnsi=".萍方-简"/>
          <w:lang w:eastAsia="zh-CN"/>
        </w:rPr>
        <w:pPrChange w:id="353" w:author="Jie Lan" w:date="2017-08-19T20:30:00Z">
          <w:pPr>
            <w:pStyle w:val="Heading2"/>
            <w:ind w:left="720" w:hanging="720"/>
          </w:pPr>
        </w:pPrChange>
      </w:pPr>
      <w:bookmarkStart w:id="354" w:name="_Toc489971197"/>
      <w:r w:rsidRPr="006400C7">
        <w:rPr>
          <w:rFonts w:ascii=".萍方-简" w:eastAsia=".萍方-简" w:hAnsi=".萍方-简" w:hint="eastAsia"/>
          <w:lang w:eastAsia="zh-CN"/>
        </w:rPr>
        <w:lastRenderedPageBreak/>
        <w:t xml:space="preserve">Mutual Chain系统实现 </w:t>
      </w:r>
      <w:r w:rsidRPr="006400C7">
        <w:rPr>
          <w:rFonts w:ascii=".萍方-简" w:eastAsia=".萍方-简" w:hAnsi=".萍方-简" w:hint="eastAsia"/>
          <w:cs/>
          <w:lang w:eastAsia="zh-CN" w:bidi="mr-IN"/>
        </w:rPr>
        <w:t>–</w:t>
      </w:r>
      <w:r w:rsidRPr="006400C7">
        <w:rPr>
          <w:rFonts w:ascii=".萍方-简" w:eastAsia=".萍方-简" w:hAnsi=".萍方-简" w:hint="eastAsia"/>
          <w:lang w:eastAsia="zh-CN"/>
        </w:rPr>
        <w:t xml:space="preserve"> 数字资产计算理论设计原理</w:t>
      </w:r>
      <w:bookmarkEnd w:id="354"/>
    </w:p>
    <w:p w14:paraId="6EB8CE59" w14:textId="77777777" w:rsidR="00B73DC6" w:rsidRDefault="00B73DC6" w:rsidP="00B73DC6">
      <w:pPr>
        <w:pStyle w:val="Heading2"/>
        <w:numPr>
          <w:ilvl w:val="0"/>
          <w:numId w:val="0"/>
        </w:numPr>
        <w:ind w:left="576"/>
        <w:rPr>
          <w:ins w:id="355" w:author="Jie Lan" w:date="2017-08-19T20:31:00Z"/>
          <w:rFonts w:ascii=".萍方-简" w:eastAsia=".萍方-简" w:hAnsi=".萍方-简"/>
          <w:lang w:eastAsia="zh-CN"/>
        </w:rPr>
      </w:pPr>
      <w:ins w:id="356" w:author="Jie Lan" w:date="2017-08-19T20:31:00Z">
        <w:r w:rsidRPr="006332BF">
          <w:rPr>
            <w:rFonts w:ascii=".萍方-简" w:eastAsia=".萍方-简" w:hAnsi=".萍方-简"/>
            <w:lang w:eastAsia="zh-CN"/>
          </w:rPr>
          <w:t xml:space="preserve">Mutual Chain </w:t>
        </w:r>
        <w:r>
          <w:rPr>
            <w:rFonts w:ascii=".萍方-简" w:eastAsia=".萍方-简" w:hAnsi=".萍方-简"/>
            <w:lang w:eastAsia="zh-CN"/>
          </w:rPr>
          <w:t>S</w:t>
        </w:r>
        <w:r w:rsidRPr="006332BF">
          <w:rPr>
            <w:rFonts w:ascii=".萍方-简" w:eastAsia=".萍方-简" w:hAnsi=".萍方-简"/>
            <w:lang w:eastAsia="zh-CN"/>
          </w:rPr>
          <w:t xml:space="preserve">ystem </w:t>
        </w:r>
        <w:r>
          <w:rPr>
            <w:rFonts w:ascii=".萍方-简" w:eastAsia=".萍方-简" w:hAnsi=".萍方-简"/>
            <w:lang w:eastAsia="zh-CN"/>
          </w:rPr>
          <w:t>I</w:t>
        </w:r>
        <w:r w:rsidRPr="006332BF">
          <w:rPr>
            <w:rFonts w:ascii=".萍方-简" w:eastAsia=".萍方-简" w:hAnsi=".萍方-简"/>
            <w:lang w:eastAsia="zh-CN"/>
          </w:rPr>
          <w:t>mplementation - digital asset computing theory design principles</w:t>
        </w:r>
      </w:ins>
    </w:p>
    <w:p w14:paraId="20E7912A" w14:textId="77777777" w:rsidR="00B73DC6" w:rsidRPr="00B73DC6" w:rsidRDefault="00B73DC6" w:rsidP="00B73DC6">
      <w:pPr>
        <w:rPr>
          <w:rFonts w:eastAsia=".萍方-简"/>
          <w:lang w:eastAsia="zh-CN"/>
          <w:rPrChange w:id="357" w:author="Jie Lan" w:date="2017-08-19T20:31:00Z">
            <w:rPr>
              <w:rFonts w:ascii=".萍方-简" w:eastAsia=".萍方-简" w:hAnsi=".萍方-简"/>
              <w:lang w:eastAsia="zh-CN"/>
            </w:rPr>
          </w:rPrChange>
        </w:rPr>
        <w:pPrChange w:id="358" w:author="Jie Lan" w:date="2017-08-19T20:31:00Z">
          <w:pPr>
            <w:pStyle w:val="Heading2"/>
            <w:ind w:left="720" w:hanging="720"/>
          </w:pPr>
        </w:pPrChange>
      </w:pPr>
    </w:p>
    <w:p w14:paraId="42A98957" w14:textId="42D12138" w:rsidR="00B90262" w:rsidRDefault="00B90262" w:rsidP="00B73DC6">
      <w:pPr>
        <w:jc w:val="both"/>
        <w:rPr>
          <w:ins w:id="359" w:author="Jie Lan" w:date="2017-08-19T20:31:00Z"/>
          <w:rFonts w:ascii="Microsoft YaHei" w:eastAsia="Microsoft YaHei" w:hAnsi="Microsoft YaHei" w:cs="Microsoft YaHei"/>
          <w:sz w:val="28"/>
          <w:szCs w:val="28"/>
          <w:lang w:eastAsia="zh-CN"/>
        </w:rPr>
        <w:pPrChange w:id="360" w:author="Jie Lan" w:date="2017-08-19T20:30:00Z">
          <w:pPr/>
        </w:pPrChange>
      </w:pPr>
      <w:r w:rsidRPr="00B90262">
        <w:rPr>
          <w:rFonts w:ascii="Microsoft YaHei" w:eastAsia="Microsoft YaHei" w:hAnsi="Microsoft YaHei" w:cs="Microsoft YaHei" w:hint="eastAsia"/>
          <w:sz w:val="28"/>
          <w:szCs w:val="28"/>
          <w:lang w:eastAsia="zh-CN"/>
        </w:rPr>
        <w:t>（</w:t>
      </w:r>
      <w:r w:rsidRPr="00B90262">
        <w:rPr>
          <w:rFonts w:hint="eastAsia"/>
          <w:sz w:val="28"/>
          <w:szCs w:val="28"/>
          <w:lang w:eastAsia="zh-CN"/>
        </w:rPr>
        <w:t>Mutual Chain</w:t>
      </w:r>
      <w:r w:rsidRPr="00B90262">
        <w:rPr>
          <w:rFonts w:ascii="Microsoft YaHei" w:eastAsia="Microsoft YaHei" w:hAnsi="Microsoft YaHei" w:cs="Microsoft YaHei" w:hint="eastAsia"/>
          <w:sz w:val="28"/>
          <w:szCs w:val="28"/>
          <w:lang w:eastAsia="zh-CN"/>
        </w:rPr>
        <w:t>状态机）确定型有限状态机原理理论描述：</w:t>
      </w:r>
    </w:p>
    <w:p w14:paraId="6BF448F8" w14:textId="1C5E4C49" w:rsidR="00B73DC6" w:rsidRPr="00B90262" w:rsidRDefault="00B73DC6" w:rsidP="00B73DC6">
      <w:pPr>
        <w:jc w:val="both"/>
        <w:rPr>
          <w:rFonts w:hint="eastAsia"/>
          <w:sz w:val="28"/>
          <w:szCs w:val="28"/>
          <w:lang w:eastAsia="zh-CN"/>
        </w:rPr>
        <w:pPrChange w:id="361" w:author="Jie Lan" w:date="2017-08-19T20:30:00Z">
          <w:pPr/>
        </w:pPrChange>
      </w:pPr>
      <w:ins w:id="362" w:author="Jie Lan" w:date="2017-08-19T20:32:00Z">
        <w:r w:rsidRPr="00B73DC6">
          <w:rPr>
            <w:sz w:val="28"/>
            <w:szCs w:val="28"/>
            <w:lang w:eastAsia="zh-CN"/>
          </w:rPr>
          <w:t>Mutual Chain State Machine- A Deterministic Finite State Machine Principle Theory Description:</w:t>
        </w:r>
      </w:ins>
    </w:p>
    <w:p w14:paraId="7D06B4BB" w14:textId="68A13D85" w:rsidR="00061922" w:rsidRDefault="00B90262" w:rsidP="00B73DC6">
      <w:pPr>
        <w:jc w:val="both"/>
        <w:rPr>
          <w:ins w:id="363" w:author="Jie Lan" w:date="2017-08-19T20:32:00Z"/>
          <w:lang w:eastAsia="zh-CN"/>
        </w:rPr>
        <w:pPrChange w:id="364" w:author="Jie Lan" w:date="2017-08-19T20:30:00Z">
          <w:pPr/>
        </w:pPrChange>
      </w:pPr>
      <w:r w:rsidRPr="00B90262">
        <w:rPr>
          <w:lang w:eastAsia="zh-CN"/>
        </w:rPr>
        <w:t>Mutual Chain</w:t>
      </w:r>
      <w:r w:rsidRPr="00B90262">
        <w:rPr>
          <w:rFonts w:ascii="Microsoft YaHei" w:eastAsia="Microsoft YaHei" w:hAnsi="Microsoft YaHei" w:cs="Microsoft YaHei" w:hint="eastAsia"/>
          <w:lang w:eastAsia="zh-CN"/>
        </w:rPr>
        <w:t>上链信息是一个确定型有限状态机</w:t>
      </w:r>
      <w:r w:rsidR="00061922">
        <w:rPr>
          <w:rFonts w:ascii="Microsoft YaHei" w:eastAsia="Microsoft YaHei" w:hAnsi="Microsoft YaHei" w:cs="Microsoft YaHei" w:hint="eastAsia"/>
          <w:lang w:eastAsia="zh-CN"/>
        </w:rPr>
        <w:t xml:space="preserve"> </w:t>
      </w:r>
      <w:r w:rsidR="00061922" w:rsidRPr="00B90262">
        <w:rPr>
          <w:lang w:eastAsia="zh-CN"/>
        </w:rPr>
        <w:t xml:space="preserve">- Deterministic Finite State Machine (DFSM) </w:t>
      </w:r>
    </w:p>
    <w:p w14:paraId="0CC20F94" w14:textId="0EC6D82B" w:rsidR="00B73DC6" w:rsidRPr="00B90262" w:rsidRDefault="00B73DC6" w:rsidP="00B73DC6">
      <w:pPr>
        <w:rPr>
          <w:lang w:eastAsia="zh-CN"/>
        </w:rPr>
        <w:pPrChange w:id="365" w:author="Jie Lan" w:date="2017-08-19T20:32:00Z">
          <w:pPr/>
        </w:pPrChange>
      </w:pPr>
      <w:ins w:id="366" w:author="Jie Lan" w:date="2017-08-19T20:32:00Z">
        <w:r>
          <w:rPr>
            <w:lang w:eastAsia="zh-CN"/>
          </w:rPr>
          <w:t xml:space="preserve">Mutual Chain State Machine is a </w:t>
        </w:r>
        <w:r w:rsidRPr="00B90262">
          <w:rPr>
            <w:lang w:eastAsia="zh-CN"/>
          </w:rPr>
          <w:t xml:space="preserve">Deterministic Finite State Machine (DFSM) </w:t>
        </w:r>
      </w:ins>
    </w:p>
    <w:p w14:paraId="055059E1" w14:textId="77777777" w:rsidR="00061922" w:rsidRDefault="00B90262" w:rsidP="00B73DC6">
      <w:pPr>
        <w:ind w:firstLine="360"/>
        <w:jc w:val="both"/>
        <w:rPr>
          <w:rFonts w:eastAsiaTheme="minorEastAsia"/>
          <w:b/>
          <w:bCs/>
          <w:lang w:eastAsia="zh-CN"/>
        </w:rPr>
        <w:pPrChange w:id="367" w:author="Jie Lan" w:date="2017-08-19T20:30:00Z">
          <w:pPr>
            <w:ind w:firstLine="360"/>
          </w:pPr>
        </w:pPrChange>
      </w:pPr>
      <w:r w:rsidRPr="00B90262">
        <w:rPr>
          <w:b/>
          <w:bCs/>
          <w:lang w:eastAsia="zh-CN"/>
        </w:rPr>
        <w:t xml:space="preserve">M=(Σ,S,s0,δ,F)  </w:t>
      </w:r>
    </w:p>
    <w:p w14:paraId="7694CE99" w14:textId="5B67B3BB" w:rsidR="00730B8F" w:rsidRDefault="00517FED" w:rsidP="00B73DC6">
      <w:pPr>
        <w:numPr>
          <w:ilvl w:val="0"/>
          <w:numId w:val="23"/>
        </w:numPr>
        <w:jc w:val="both"/>
        <w:rPr>
          <w:ins w:id="368" w:author="Jie Lan" w:date="2017-08-19T20:32:00Z"/>
          <w:rFonts w:ascii="Microsoft YaHei" w:eastAsia="Microsoft YaHei" w:hAnsi="Microsoft YaHei" w:cs="Microsoft YaHei"/>
          <w:lang w:eastAsia="zh-CN"/>
        </w:rPr>
        <w:pPrChange w:id="369" w:author="Jie Lan" w:date="2017-08-19T20:30:00Z">
          <w:pPr>
            <w:numPr>
              <w:numId w:val="23"/>
            </w:numPr>
            <w:tabs>
              <w:tab w:val="num" w:pos="720"/>
            </w:tabs>
            <w:ind w:left="720" w:hanging="360"/>
          </w:pPr>
        </w:pPrChange>
      </w:pPr>
      <w:r w:rsidRPr="00061922">
        <w:rPr>
          <w:rFonts w:ascii="Microsoft YaHei" w:eastAsia="Microsoft YaHei" w:hAnsi="Microsoft YaHei" w:cs="Microsoft YaHei"/>
          <w:lang w:eastAsia="zh-CN"/>
        </w:rPr>
        <w:t>Σ</w:t>
      </w:r>
      <w:r w:rsidRPr="00061922">
        <w:rPr>
          <w:rFonts w:ascii="Microsoft YaHei" w:eastAsia="Microsoft YaHei" w:hAnsi="Microsoft YaHei" w:cs="Microsoft YaHei" w:hint="eastAsia"/>
          <w:lang w:eastAsia="zh-CN"/>
        </w:rPr>
        <w:t>是输入字母表</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有限，非空）</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动作</w:t>
      </w:r>
    </w:p>
    <w:p w14:paraId="3466F65C" w14:textId="7A9C5D66" w:rsidR="00B73DC6" w:rsidRPr="00061922" w:rsidRDefault="00B73DC6" w:rsidP="00B73DC6">
      <w:pPr>
        <w:ind w:left="720"/>
        <w:jc w:val="both"/>
        <w:rPr>
          <w:rFonts w:ascii="Microsoft YaHei" w:eastAsia="Microsoft YaHei" w:hAnsi="Microsoft YaHei" w:cs="Microsoft YaHei" w:hint="eastAsia"/>
          <w:lang w:eastAsia="zh-CN"/>
        </w:rPr>
        <w:pPrChange w:id="370" w:author="Jie Lan" w:date="2017-08-19T20:32:00Z">
          <w:pPr>
            <w:numPr>
              <w:numId w:val="23"/>
            </w:numPr>
            <w:tabs>
              <w:tab w:val="num" w:pos="720"/>
            </w:tabs>
            <w:ind w:left="720" w:hanging="360"/>
          </w:pPr>
        </w:pPrChange>
      </w:pPr>
      <w:ins w:id="371" w:author="Jie Lan" w:date="2017-08-19T20:32:00Z">
        <w:r w:rsidRPr="00B73DC6">
          <w:rPr>
            <w:rFonts w:ascii="Microsoft YaHei" w:eastAsia="Microsoft YaHei" w:hAnsi="Microsoft YaHei" w:cs="Microsoft YaHei"/>
            <w:lang w:eastAsia="zh-CN"/>
          </w:rPr>
          <w:t>Σ is the input alphabet (limited, non-empty) - action</w:t>
        </w:r>
      </w:ins>
    </w:p>
    <w:p w14:paraId="45C6B6D2" w14:textId="5BB7FF86" w:rsidR="00730B8F" w:rsidRPr="00B73DC6" w:rsidRDefault="00517FED" w:rsidP="00B73DC6">
      <w:pPr>
        <w:numPr>
          <w:ilvl w:val="0"/>
          <w:numId w:val="23"/>
        </w:numPr>
        <w:jc w:val="both"/>
        <w:rPr>
          <w:ins w:id="372" w:author="Jie Lan" w:date="2017-08-19T20:32:00Z"/>
          <w:lang w:eastAsia="zh-CN"/>
          <w:rPrChange w:id="373" w:author="Jie Lan" w:date="2017-08-19T20:32:00Z">
            <w:rPr>
              <w:ins w:id="374" w:author="Jie Lan" w:date="2017-08-19T20:32:00Z"/>
              <w:rFonts w:ascii="Microsoft YaHei" w:eastAsia="Microsoft YaHei" w:hAnsi="Microsoft YaHei" w:cs="Microsoft YaHei"/>
              <w:lang w:eastAsia="zh-CN"/>
            </w:rPr>
          </w:rPrChange>
        </w:rPr>
        <w:pPrChange w:id="375" w:author="Jie Lan" w:date="2017-08-19T20:30:00Z">
          <w:pPr>
            <w:numPr>
              <w:numId w:val="23"/>
            </w:numPr>
            <w:tabs>
              <w:tab w:val="num" w:pos="720"/>
            </w:tabs>
            <w:ind w:left="720" w:hanging="360"/>
          </w:pPr>
        </w:pPrChange>
      </w:pPr>
      <w:r w:rsidRPr="00B90262">
        <w:rPr>
          <w:lang w:eastAsia="zh-CN"/>
        </w:rPr>
        <w:t>S</w:t>
      </w:r>
      <w:r w:rsidRPr="00B90262">
        <w:rPr>
          <w:rFonts w:ascii="Microsoft YaHei" w:eastAsia="Microsoft YaHei" w:hAnsi="Microsoft YaHei" w:cs="Microsoft YaHei" w:hint="eastAsia"/>
          <w:lang w:eastAsia="zh-CN"/>
        </w:rPr>
        <w:t>是有限非空状态</w:t>
      </w:r>
      <w:r w:rsidRPr="00B90262">
        <w:rPr>
          <w:lang w:eastAsia="zh-CN"/>
        </w:rPr>
        <w:t xml:space="preserve">- </w:t>
      </w:r>
      <w:r w:rsidRPr="00B90262">
        <w:rPr>
          <w:rFonts w:ascii="Microsoft YaHei" w:eastAsia="Microsoft YaHei" w:hAnsi="Microsoft YaHei" w:cs="Microsoft YaHei" w:hint="eastAsia"/>
          <w:lang w:eastAsia="zh-CN"/>
        </w:rPr>
        <w:t>状态</w:t>
      </w:r>
      <w:r w:rsidRPr="00B90262">
        <w:rPr>
          <w:lang w:eastAsia="zh-CN"/>
        </w:rPr>
        <w:t>(</w:t>
      </w:r>
      <w:r w:rsidRPr="00B90262">
        <w:rPr>
          <w:rFonts w:ascii="Microsoft YaHei" w:eastAsia="Microsoft YaHei" w:hAnsi="Microsoft YaHei" w:cs="Microsoft YaHei" w:hint="eastAsia"/>
          <w:lang w:eastAsia="zh-CN"/>
        </w:rPr>
        <w:t>目前暂定</w:t>
      </w:r>
      <w:r w:rsidRPr="00B90262">
        <w:rPr>
          <w:lang w:eastAsia="zh-CN"/>
        </w:rPr>
        <w:t>5</w:t>
      </w:r>
      <w:r w:rsidRPr="00B90262">
        <w:rPr>
          <w:rFonts w:ascii="Microsoft YaHei" w:eastAsia="Microsoft YaHei" w:hAnsi="Microsoft YaHei" w:cs="Microsoft YaHei" w:hint="eastAsia"/>
          <w:lang w:eastAsia="zh-CN"/>
        </w:rPr>
        <w:t>个状态</w:t>
      </w:r>
      <w:r w:rsidR="00061922">
        <w:rPr>
          <w:rFonts w:ascii="Microsoft YaHei" w:eastAsia="Microsoft YaHei" w:hAnsi="Microsoft YaHei" w:cs="Microsoft YaHei" w:hint="eastAsia"/>
          <w:lang w:eastAsia="zh-CN"/>
        </w:rPr>
        <w:t>)</w:t>
      </w:r>
    </w:p>
    <w:p w14:paraId="3CD2A00E" w14:textId="52DF787A" w:rsidR="00B73DC6" w:rsidRPr="00B90262" w:rsidRDefault="00B73DC6" w:rsidP="00B73DC6">
      <w:pPr>
        <w:ind w:left="720"/>
        <w:jc w:val="both"/>
        <w:rPr>
          <w:lang w:eastAsia="zh-CN"/>
        </w:rPr>
        <w:pPrChange w:id="376" w:author="Jie Lan" w:date="2017-08-19T20:32:00Z">
          <w:pPr>
            <w:numPr>
              <w:numId w:val="23"/>
            </w:numPr>
            <w:tabs>
              <w:tab w:val="num" w:pos="720"/>
            </w:tabs>
            <w:ind w:left="720" w:hanging="360"/>
          </w:pPr>
        </w:pPrChange>
      </w:pPr>
      <w:ins w:id="377" w:author="Jie Lan" w:date="2017-08-19T20:32:00Z">
        <w:r w:rsidRPr="00B73DC6">
          <w:rPr>
            <w:lang w:eastAsia="zh-CN"/>
          </w:rPr>
          <w:t>S is a finite non-empty state - state (currently designed 5 states in total)</w:t>
        </w:r>
      </w:ins>
    </w:p>
    <w:p w14:paraId="73607E36" w14:textId="621DBDAE" w:rsidR="00730B8F" w:rsidRPr="00B73DC6" w:rsidRDefault="00517FED" w:rsidP="00B73DC6">
      <w:pPr>
        <w:numPr>
          <w:ilvl w:val="0"/>
          <w:numId w:val="23"/>
        </w:numPr>
        <w:jc w:val="both"/>
        <w:rPr>
          <w:ins w:id="378" w:author="Jie Lan" w:date="2017-08-19T20:33:00Z"/>
          <w:lang w:eastAsia="zh-CN"/>
          <w:rPrChange w:id="379" w:author="Jie Lan" w:date="2017-08-19T20:33:00Z">
            <w:rPr>
              <w:ins w:id="380" w:author="Jie Lan" w:date="2017-08-19T20:33:00Z"/>
              <w:rFonts w:ascii="Microsoft YaHei" w:eastAsia="Microsoft YaHei" w:hAnsi="Microsoft YaHei" w:cs="Microsoft YaHei"/>
              <w:lang w:eastAsia="zh-CN"/>
            </w:rPr>
          </w:rPrChange>
        </w:rPr>
        <w:pPrChange w:id="381" w:author="Jie Lan" w:date="2017-08-19T20:30:00Z">
          <w:pPr>
            <w:numPr>
              <w:numId w:val="23"/>
            </w:numPr>
            <w:tabs>
              <w:tab w:val="num" w:pos="720"/>
            </w:tabs>
            <w:ind w:left="720" w:hanging="360"/>
          </w:pPr>
        </w:pPrChange>
      </w:pPr>
      <w:r w:rsidRPr="00B90262">
        <w:rPr>
          <w:lang w:eastAsia="zh-CN"/>
        </w:rPr>
        <w:t>s0</w:t>
      </w:r>
      <w:r w:rsidRPr="00B90262">
        <w:rPr>
          <w:rFonts w:ascii="Microsoft YaHei" w:eastAsia="Microsoft YaHei" w:hAnsi="Microsoft YaHei" w:cs="Microsoft YaHei" w:hint="eastAsia"/>
          <w:lang w:eastAsia="zh-CN"/>
        </w:rPr>
        <w:t>是初始状态</w:t>
      </w:r>
      <w:r w:rsidRPr="00B90262">
        <w:rPr>
          <w:lang w:eastAsia="zh-CN"/>
        </w:rPr>
        <w:t>S</w:t>
      </w:r>
      <w:r w:rsidRPr="00B90262">
        <w:rPr>
          <w:rFonts w:ascii="Microsoft YaHei" w:eastAsia="Microsoft YaHei" w:hAnsi="Microsoft YaHei" w:cs="Microsoft YaHei" w:hint="eastAsia"/>
          <w:lang w:eastAsia="zh-CN"/>
        </w:rPr>
        <w:t>的一个子集</w:t>
      </w:r>
    </w:p>
    <w:p w14:paraId="2A02A27D" w14:textId="42D5A2F9" w:rsidR="00B73DC6" w:rsidRPr="00B90262" w:rsidRDefault="00B73DC6" w:rsidP="00B73DC6">
      <w:pPr>
        <w:ind w:left="720"/>
        <w:jc w:val="both"/>
        <w:rPr>
          <w:rFonts w:hint="eastAsia"/>
          <w:lang w:eastAsia="zh-CN"/>
        </w:rPr>
        <w:pPrChange w:id="382" w:author="Jie Lan" w:date="2017-08-19T20:33:00Z">
          <w:pPr>
            <w:numPr>
              <w:numId w:val="23"/>
            </w:numPr>
            <w:tabs>
              <w:tab w:val="num" w:pos="720"/>
            </w:tabs>
            <w:ind w:left="720" w:hanging="360"/>
          </w:pPr>
        </w:pPrChange>
      </w:pPr>
      <w:ins w:id="383" w:author="Jie Lan" w:date="2017-08-19T20:33:00Z">
        <w:r w:rsidRPr="00B73DC6">
          <w:rPr>
            <w:lang w:eastAsia="zh-CN"/>
          </w:rPr>
          <w:t>s0 is a subset of the initial state S</w:t>
        </w:r>
      </w:ins>
    </w:p>
    <w:p w14:paraId="57D6DB59" w14:textId="18DA0AE4" w:rsidR="00730B8F" w:rsidRDefault="00517FED" w:rsidP="00B73DC6">
      <w:pPr>
        <w:numPr>
          <w:ilvl w:val="0"/>
          <w:numId w:val="23"/>
        </w:numPr>
        <w:jc w:val="both"/>
        <w:rPr>
          <w:ins w:id="384" w:author="Jie Lan" w:date="2017-08-19T20:33:00Z"/>
          <w:lang w:eastAsia="zh-CN"/>
        </w:rPr>
        <w:pPrChange w:id="385" w:author="Jie Lan" w:date="2017-08-19T20:30:00Z">
          <w:pPr>
            <w:numPr>
              <w:numId w:val="23"/>
            </w:numPr>
            <w:tabs>
              <w:tab w:val="num" w:pos="720"/>
            </w:tabs>
            <w:ind w:left="720" w:hanging="360"/>
          </w:pPr>
        </w:pPrChange>
      </w:pPr>
      <w:r w:rsidRPr="00B90262">
        <w:rPr>
          <w:lang w:eastAsia="zh-CN"/>
        </w:rPr>
        <w:t>δ</w:t>
      </w:r>
      <w:r w:rsidRPr="00B90262">
        <w:rPr>
          <w:rFonts w:ascii="Microsoft YaHei" w:eastAsia="Microsoft YaHei" w:hAnsi="Microsoft YaHei" w:cs="Microsoft YaHei" w:hint="eastAsia"/>
          <w:lang w:eastAsia="zh-CN"/>
        </w:rPr>
        <w:t>是状态转换函数：</w:t>
      </w:r>
      <w:r w:rsidRPr="00B90262">
        <w:rPr>
          <w:lang w:eastAsia="zh-CN"/>
        </w:rPr>
        <w:t>δ</w:t>
      </w:r>
      <w:r w:rsidRPr="00B90262">
        <w:rPr>
          <w:rFonts w:ascii="Microsoft YaHei" w:eastAsia="Microsoft YaHei" w:hAnsi="Microsoft YaHei" w:cs="Microsoft YaHei" w:hint="eastAsia"/>
          <w:lang w:eastAsia="zh-CN"/>
        </w:rPr>
        <w:t>：</w:t>
      </w:r>
      <w:r w:rsidRPr="00B90262">
        <w:rPr>
          <w:lang w:eastAsia="zh-CN"/>
        </w:rPr>
        <w:t>S x Σ -&gt; S (δ</w:t>
      </w:r>
      <w:r w:rsidRPr="00B90262">
        <w:rPr>
          <w:rFonts w:ascii="Microsoft YaHei" w:eastAsia="Microsoft YaHei" w:hAnsi="Microsoft YaHei" w:cs="Microsoft YaHei" w:hint="eastAsia"/>
          <w:lang w:eastAsia="zh-CN"/>
        </w:rPr>
        <w:t>必须返回一个属于</w:t>
      </w:r>
      <w:r w:rsidRPr="00B90262">
        <w:rPr>
          <w:lang w:eastAsia="zh-CN"/>
        </w:rPr>
        <w:t>S</w:t>
      </w:r>
      <w:r w:rsidRPr="00B90262">
        <w:rPr>
          <w:rFonts w:ascii="Microsoft YaHei" w:eastAsia="Microsoft YaHei" w:hAnsi="Microsoft YaHei" w:cs="Microsoft YaHei" w:hint="eastAsia"/>
          <w:lang w:eastAsia="zh-CN"/>
        </w:rPr>
        <w:t>的状态</w:t>
      </w:r>
      <w:r w:rsidRPr="00B90262">
        <w:rPr>
          <w:lang w:eastAsia="zh-CN"/>
        </w:rPr>
        <w:t>s)</w:t>
      </w:r>
    </w:p>
    <w:p w14:paraId="7FE09DE6" w14:textId="72E7E3A6" w:rsidR="00B73DC6" w:rsidRPr="00B90262" w:rsidRDefault="00B73DC6" w:rsidP="00B73DC6">
      <w:pPr>
        <w:ind w:left="720"/>
        <w:jc w:val="both"/>
        <w:rPr>
          <w:lang w:eastAsia="zh-CN"/>
        </w:rPr>
        <w:pPrChange w:id="386" w:author="Jie Lan" w:date="2017-08-19T20:33:00Z">
          <w:pPr>
            <w:numPr>
              <w:numId w:val="23"/>
            </w:numPr>
            <w:tabs>
              <w:tab w:val="num" w:pos="720"/>
            </w:tabs>
            <w:ind w:left="720" w:hanging="360"/>
          </w:pPr>
        </w:pPrChange>
      </w:pPr>
      <w:ins w:id="387" w:author="Jie Lan" w:date="2017-08-19T20:33:00Z">
        <w:r w:rsidRPr="00B73DC6">
          <w:rPr>
            <w:lang w:eastAsia="zh-CN"/>
          </w:rPr>
          <w:t>δ is the state transition function: δ: S x Σ -&gt; S (δ must return a state s belonging to S)</w:t>
        </w:r>
      </w:ins>
    </w:p>
    <w:p w14:paraId="68A9B760" w14:textId="45153F74" w:rsidR="00730B8F" w:rsidRPr="00B73DC6" w:rsidRDefault="00517FED" w:rsidP="00B73DC6">
      <w:pPr>
        <w:numPr>
          <w:ilvl w:val="0"/>
          <w:numId w:val="23"/>
        </w:numPr>
        <w:jc w:val="both"/>
        <w:rPr>
          <w:ins w:id="388" w:author="Jie Lan" w:date="2017-08-19T20:33:00Z"/>
          <w:lang w:eastAsia="zh-CN"/>
          <w:rPrChange w:id="389" w:author="Jie Lan" w:date="2017-08-19T20:33:00Z">
            <w:rPr>
              <w:ins w:id="390" w:author="Jie Lan" w:date="2017-08-19T20:33:00Z"/>
              <w:rFonts w:ascii="Microsoft YaHei" w:eastAsia="Microsoft YaHei" w:hAnsi="Microsoft YaHei" w:cs="Microsoft YaHei"/>
              <w:lang w:eastAsia="zh-CN"/>
            </w:rPr>
          </w:rPrChange>
        </w:rPr>
        <w:pPrChange w:id="391" w:author="Jie Lan" w:date="2017-08-19T20:30:00Z">
          <w:pPr>
            <w:numPr>
              <w:numId w:val="23"/>
            </w:numPr>
            <w:tabs>
              <w:tab w:val="num" w:pos="720"/>
            </w:tabs>
            <w:ind w:left="720" w:hanging="360"/>
          </w:pPr>
        </w:pPrChange>
      </w:pPr>
      <w:r w:rsidRPr="00B90262">
        <w:rPr>
          <w:lang w:eastAsia="zh-CN"/>
        </w:rPr>
        <w:t>F</w:t>
      </w:r>
      <w:r w:rsidRPr="00B90262">
        <w:rPr>
          <w:rFonts w:ascii="Microsoft YaHei" w:eastAsia="Microsoft YaHei" w:hAnsi="Microsoft YaHei" w:cs="Microsoft YaHei" w:hint="eastAsia"/>
          <w:lang w:eastAsia="zh-CN"/>
        </w:rPr>
        <w:t>是一组最终状态集，是（可为空）</w:t>
      </w:r>
      <w:r w:rsidRPr="00B90262">
        <w:rPr>
          <w:lang w:eastAsia="zh-CN"/>
        </w:rPr>
        <w:t>S</w:t>
      </w:r>
      <w:r w:rsidRPr="00B90262">
        <w:rPr>
          <w:rFonts w:ascii="Microsoft YaHei" w:eastAsia="Microsoft YaHei" w:hAnsi="Microsoft YaHei" w:cs="Microsoft YaHei" w:hint="eastAsia"/>
          <w:lang w:eastAsia="zh-CN"/>
        </w:rPr>
        <w:t>的一个子集</w:t>
      </w:r>
    </w:p>
    <w:p w14:paraId="5B30318F" w14:textId="7E6E8C35" w:rsidR="00B73DC6" w:rsidRPr="00B90262" w:rsidRDefault="00B73DC6" w:rsidP="00B73DC6">
      <w:pPr>
        <w:ind w:left="720"/>
        <w:jc w:val="both"/>
        <w:rPr>
          <w:lang w:eastAsia="zh-CN"/>
        </w:rPr>
        <w:pPrChange w:id="392" w:author="Jie Lan" w:date="2017-08-19T20:33:00Z">
          <w:pPr>
            <w:numPr>
              <w:numId w:val="23"/>
            </w:numPr>
            <w:tabs>
              <w:tab w:val="num" w:pos="720"/>
            </w:tabs>
            <w:ind w:left="720" w:hanging="360"/>
          </w:pPr>
        </w:pPrChange>
      </w:pPr>
      <w:ins w:id="393" w:author="Jie Lan" w:date="2017-08-19T20:33:00Z">
        <w:r w:rsidRPr="00B73DC6">
          <w:rPr>
            <w:lang w:eastAsia="zh-CN"/>
          </w:rPr>
          <w:t>F is a set of final state, which is a subset of S, F can be empty.</w:t>
        </w:r>
      </w:ins>
    </w:p>
    <w:p w14:paraId="51ECDA1B" w14:textId="77777777" w:rsidR="00B90262" w:rsidRDefault="00976088" w:rsidP="00B73DC6">
      <w:pPr>
        <w:jc w:val="both"/>
        <w:rPr>
          <w:lang w:eastAsia="zh-CN"/>
        </w:rPr>
        <w:pPrChange w:id="394" w:author="Jie Lan" w:date="2017-08-19T20:30:00Z">
          <w:pPr/>
        </w:pPrChange>
      </w:pPr>
      <w:r>
        <w:rPr>
          <w:noProof/>
          <w:lang w:eastAsia="zh-CN"/>
        </w:rPr>
        <w:lastRenderedPageBreak/>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Default="00976088" w:rsidP="00B73DC6">
      <w:pPr>
        <w:jc w:val="both"/>
        <w:rPr>
          <w:b/>
          <w:bCs/>
          <w:lang w:eastAsia="zh-CN"/>
        </w:rPr>
        <w:pPrChange w:id="395" w:author="Jie Lan" w:date="2017-08-19T20:30:00Z">
          <w:pPr>
            <w:jc w:val="center"/>
          </w:pPr>
        </w:pPrChange>
      </w:pPr>
    </w:p>
    <w:p w14:paraId="491BC25F" w14:textId="77777777" w:rsidR="00976088" w:rsidRPr="00976088" w:rsidRDefault="00976088" w:rsidP="00B73DC6">
      <w:pPr>
        <w:jc w:val="both"/>
        <w:rPr>
          <w:lang w:eastAsia="zh-CN"/>
        </w:rPr>
        <w:pPrChange w:id="396" w:author="Jie Lan" w:date="2017-08-19T20:30:00Z">
          <w:pPr/>
        </w:pPrChange>
      </w:pPr>
      <w:r w:rsidRPr="00976088">
        <w:rPr>
          <w:b/>
          <w:bCs/>
          <w:lang w:eastAsia="zh-CN"/>
        </w:rPr>
        <w:t>MChain</w:t>
      </w:r>
      <w:r w:rsidRPr="00976088">
        <w:rPr>
          <w:rFonts w:ascii="Microsoft YaHei" w:eastAsia="Microsoft YaHei" w:hAnsi="Microsoft YaHei" w:cs="Microsoft YaHei" w:hint="eastAsia"/>
          <w:b/>
          <w:bCs/>
          <w:lang w:eastAsia="zh-CN"/>
        </w:rPr>
        <w:t>状态转换函数（区块链上链数据结构和流程逻辑数据标准基础）：</w:t>
      </w:r>
    </w:p>
    <w:p w14:paraId="48FC973E" w14:textId="77777777" w:rsidR="00976088" w:rsidRPr="00B90262" w:rsidRDefault="00976088" w:rsidP="00B73DC6">
      <w:pPr>
        <w:jc w:val="both"/>
        <w:rPr>
          <w:lang w:eastAsia="zh-CN"/>
        </w:rPr>
        <w:pPrChange w:id="397" w:author="Jie Lan" w:date="2017-08-19T20:30:00Z">
          <w:pPr/>
        </w:pPrChange>
      </w:pPr>
      <w:r>
        <w:rPr>
          <w:noProof/>
          <w:lang w:eastAsia="zh-CN"/>
        </w:rPr>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Default="00986E9C" w:rsidP="00B73DC6">
      <w:pPr>
        <w:pStyle w:val="Heading1"/>
        <w:numPr>
          <w:ilvl w:val="0"/>
          <w:numId w:val="0"/>
        </w:numPr>
        <w:ind w:left="547"/>
        <w:jc w:val="both"/>
        <w:rPr>
          <w:lang w:eastAsia="zh-CN"/>
        </w:rPr>
        <w:pPrChange w:id="398" w:author="Jie Lan" w:date="2017-08-19T20:30:00Z">
          <w:pPr>
            <w:pStyle w:val="Heading1"/>
            <w:numPr>
              <w:numId w:val="0"/>
            </w:numPr>
            <w:ind w:left="547" w:firstLine="0"/>
            <w:jc w:val="center"/>
          </w:pPr>
        </w:pPrChange>
      </w:pPr>
      <w:bookmarkStart w:id="399" w:name="_Toc489971198"/>
      <w:r>
        <w:rPr>
          <w:b w:val="0"/>
          <w:bCs w:val="0"/>
          <w:noProof/>
          <w:lang w:eastAsia="zh-CN"/>
        </w:rPr>
        <w:lastRenderedPageBreak/>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bookmarkEnd w:id="399"/>
    </w:p>
    <w:p w14:paraId="3128637B" w14:textId="77777777" w:rsidR="00986E9C" w:rsidRPr="00986E9C" w:rsidRDefault="00986E9C" w:rsidP="00B73DC6">
      <w:pPr>
        <w:jc w:val="both"/>
        <w:rPr>
          <w:lang w:eastAsia="zh-CN"/>
        </w:rPr>
        <w:pPrChange w:id="400" w:author="Jie Lan" w:date="2017-08-19T20:30:00Z">
          <w:pPr/>
        </w:pPrChange>
      </w:pPr>
    </w:p>
    <w:p w14:paraId="1A0D8744" w14:textId="77777777" w:rsidR="00B73DC6" w:rsidRDefault="002F6EBD" w:rsidP="00B73DC6">
      <w:pPr>
        <w:pStyle w:val="Heading1"/>
        <w:rPr>
          <w:ins w:id="401" w:author="Jie Lan" w:date="2017-08-19T20:34:00Z"/>
          <w:rFonts w:ascii=".萍方-简" w:eastAsia=".萍方-简" w:hAnsi=".萍方-简"/>
          <w:lang w:eastAsia="zh-CN"/>
        </w:rPr>
        <w:pPrChange w:id="402" w:author="Jie Lan" w:date="2017-08-19T20:30:00Z">
          <w:pPr>
            <w:pStyle w:val="Heading1"/>
          </w:pPr>
        </w:pPrChange>
      </w:pPr>
      <w:bookmarkStart w:id="403" w:name="_Toc489971199"/>
      <w:r w:rsidRPr="006400C7">
        <w:rPr>
          <w:rFonts w:ascii=".萍方-简" w:eastAsia=".萍方-简" w:hAnsi=".萍方-简" w:hint="eastAsia"/>
          <w:lang w:eastAsia="zh-CN"/>
        </w:rPr>
        <w:t>应用场景分析</w:t>
      </w:r>
      <w:bookmarkEnd w:id="229"/>
      <w:bookmarkEnd w:id="230"/>
      <w:r w:rsidR="00F25B16" w:rsidRPr="006400C7">
        <w:rPr>
          <w:rFonts w:ascii=".萍方-简" w:eastAsia=".萍方-简" w:hAnsi=".萍方-简" w:hint="eastAsia"/>
          <w:lang w:eastAsia="zh-CN"/>
        </w:rPr>
        <w:t>及流程架构</w:t>
      </w:r>
      <w:bookmarkEnd w:id="403"/>
    </w:p>
    <w:p w14:paraId="757D3002" w14:textId="128BD8EC" w:rsidR="00063DB2" w:rsidRPr="006400C7" w:rsidRDefault="00B73DC6" w:rsidP="00B73DC6">
      <w:pPr>
        <w:pStyle w:val="Heading1"/>
        <w:numPr>
          <w:ilvl w:val="0"/>
          <w:numId w:val="0"/>
        </w:numPr>
        <w:ind w:left="432"/>
        <w:rPr>
          <w:rFonts w:ascii=".萍方-简" w:eastAsia=".萍方-简" w:hAnsi=".萍方-简"/>
          <w:lang w:eastAsia="zh-CN"/>
        </w:rPr>
        <w:pPrChange w:id="404" w:author="Jie Lan" w:date="2017-08-19T20:34:00Z">
          <w:pPr>
            <w:pStyle w:val="Heading1"/>
          </w:pPr>
        </w:pPrChange>
      </w:pPr>
      <w:ins w:id="405" w:author="Jie Lan" w:date="2017-08-19T20:34:00Z">
        <w:r w:rsidRPr="00B73DC6">
          <w:rPr>
            <w:rFonts w:ascii=".萍方-简" w:eastAsia=".萍方-简" w:hAnsi=".萍方-简"/>
            <w:lang w:eastAsia="zh-CN"/>
          </w:rPr>
          <w:t>Application scenario analysis and process architecture</w:t>
        </w:r>
      </w:ins>
    </w:p>
    <w:p w14:paraId="2FE4C6FF" w14:textId="77777777" w:rsidR="00B73DC6" w:rsidRDefault="00293C1D" w:rsidP="00B73DC6">
      <w:pPr>
        <w:pStyle w:val="Heading2"/>
        <w:rPr>
          <w:ins w:id="406" w:author="Jie Lan" w:date="2017-08-19T20:34:00Z"/>
          <w:rFonts w:ascii=".萍方-简" w:eastAsia=".萍方-简" w:hAnsi=".萍方-简"/>
          <w:lang w:eastAsia="zh-CN"/>
        </w:rPr>
        <w:pPrChange w:id="407" w:author="Jie Lan" w:date="2017-08-19T20:30:00Z">
          <w:pPr>
            <w:pStyle w:val="Heading2"/>
            <w:ind w:left="720" w:hanging="720"/>
          </w:pPr>
        </w:pPrChange>
      </w:pPr>
      <w:bookmarkStart w:id="408" w:name="_Toc489971200"/>
      <w:r>
        <w:rPr>
          <w:rFonts w:ascii=".萍方-简" w:eastAsia=".萍方-简" w:hAnsi=".萍方-简" w:hint="eastAsia"/>
          <w:lang w:eastAsia="zh-CN"/>
        </w:rPr>
        <w:t>保险</w:t>
      </w:r>
      <w:r w:rsidR="00814BC0" w:rsidRPr="006400C7">
        <w:rPr>
          <w:rFonts w:ascii=".萍方-简" w:eastAsia=".萍方-简" w:hAnsi=".萍方-简" w:hint="eastAsia"/>
          <w:lang w:eastAsia="zh-CN"/>
        </w:rPr>
        <w:t>应用场景角色概述</w:t>
      </w:r>
      <w:bookmarkEnd w:id="408"/>
    </w:p>
    <w:p w14:paraId="5EA7C41F" w14:textId="6CD7DA76" w:rsidR="00063DB2" w:rsidRDefault="00B73DC6" w:rsidP="00B73DC6">
      <w:pPr>
        <w:pStyle w:val="Heading2"/>
        <w:numPr>
          <w:ilvl w:val="0"/>
          <w:numId w:val="0"/>
        </w:numPr>
        <w:ind w:left="576"/>
        <w:rPr>
          <w:rFonts w:ascii=".萍方-简" w:eastAsia=".萍方-简" w:hAnsi=".萍方-简"/>
          <w:lang w:eastAsia="zh-CN"/>
        </w:rPr>
        <w:pPrChange w:id="409" w:author="Jie Lan" w:date="2017-08-19T20:34:00Z">
          <w:pPr>
            <w:pStyle w:val="Heading2"/>
            <w:ind w:left="720" w:hanging="720"/>
          </w:pPr>
        </w:pPrChange>
      </w:pPr>
      <w:ins w:id="410" w:author="Jie Lan" w:date="2017-08-19T20:34:00Z">
        <w:r w:rsidRPr="00B73DC6">
          <w:rPr>
            <w:rFonts w:ascii=".萍方-简" w:eastAsia=".萍方-简" w:hAnsi=".萍方-简"/>
            <w:lang w:eastAsia="zh-CN"/>
          </w:rPr>
          <w:t>Overview of Insurance Application Scenario Roles</w:t>
        </w:r>
      </w:ins>
    </w:p>
    <w:p w14:paraId="651BBBCA" w14:textId="659BFCBF" w:rsidR="00EF00E3" w:rsidRDefault="00EF00E3" w:rsidP="00B73DC6">
      <w:pPr>
        <w:jc w:val="both"/>
        <w:rPr>
          <w:ins w:id="411" w:author="Jie Lan" w:date="2017-08-19T20:33:00Z"/>
          <w:rFonts w:ascii=".萍方-简" w:eastAsia=".萍方-简" w:hAnsi=".萍方-简"/>
          <w:lang w:eastAsia="zh-CN"/>
        </w:rPr>
        <w:pPrChange w:id="412" w:author="Jie Lan" w:date="2017-08-19T20:30:00Z">
          <w:pPr/>
        </w:pPrChange>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Pr>
          <w:rFonts w:ascii=".萍方-简" w:eastAsia=".萍方-简" w:hAnsi=".萍方-简" w:hint="eastAsia"/>
          <w:lang w:eastAsia="zh-CN"/>
        </w:rPr>
        <w:t>）</w:t>
      </w:r>
      <w:r w:rsidRPr="00EF00E3">
        <w:rPr>
          <w:rFonts w:ascii=".萍方-简" w:eastAsia=".萍方-简" w:hAnsi=".萍方-简" w:hint="eastAsia"/>
          <w:lang w:eastAsia="zh-CN"/>
        </w:rPr>
        <w:t>的愿景是利用社会资本，信任网络和区块链技术来创建一个与所有参与者一致的保</w:t>
      </w:r>
      <w:r w:rsidRPr="00EF00E3">
        <w:rPr>
          <w:rFonts w:ascii=".萍方-简" w:eastAsia=".萍方-简" w:hAnsi=".萍方-简"/>
          <w:lang w:eastAsia="zh-CN"/>
        </w:rPr>
        <w:t xml:space="preserve"> </w:t>
      </w:r>
      <w:r w:rsidRPr="00EF00E3">
        <w:rPr>
          <w:rFonts w:ascii=".萍方-简" w:eastAsia=".萍方-简" w:hAnsi=".萍方-简" w:hint="eastAsia"/>
          <w:lang w:eastAsia="zh-CN"/>
        </w:rPr>
        <w:t>险金融体系。大多数的草根阶层因为收入</w:t>
      </w:r>
      <w:r>
        <w:rPr>
          <w:rFonts w:ascii=".萍方-简" w:eastAsia=".萍方-简" w:hAnsi=".萍方-简" w:hint="eastAsia"/>
          <w:lang w:eastAsia="zh-CN"/>
        </w:rPr>
        <w:t>，</w:t>
      </w:r>
      <w:r w:rsidRPr="00EF00E3">
        <w:rPr>
          <w:rFonts w:ascii=".萍方-简" w:eastAsia=".萍方-简" w:hAnsi=".萍方-简" w:hint="eastAsia"/>
          <w:lang w:eastAsia="zh-CN"/>
        </w:rPr>
        <w:t>工作环境和生活环境无法接触到保险产品可以带</w:t>
      </w:r>
      <w:r w:rsidRPr="00EF00E3">
        <w:rPr>
          <w:rFonts w:ascii=".萍方-简" w:eastAsia=".萍方-简" w:hAnsi=".萍方-简"/>
          <w:lang w:eastAsia="zh-CN"/>
        </w:rPr>
        <w:t xml:space="preserve"> </w:t>
      </w:r>
      <w:r w:rsidRPr="00EF00E3">
        <w:rPr>
          <w:rFonts w:ascii=".萍方-简" w:eastAsia=".萍方-简" w:hAnsi=".萍方-简" w:hint="eastAsia"/>
          <w:lang w:eastAsia="zh-CN"/>
        </w:rPr>
        <w:t>来的保障和收益。这些未受到保险覆盖的民众在突发意外事件中是最无助的，而且也是受影响最大的。他们也在一直寻求可以替代的保险金融解决方案。我们相信今天的保险公司在社会中扮演着重要的角色。由于保险公司作为可以信任的第三方，即使他们提供无差异的保险产品，他们也可以获得丰厚的利润和蓬勃发展。我们相信对于可信任第三方有其他的替代方法，帮助减少集中式中介机构所带来的损耗，从而形成一个更具有包容性的普惠金融体系，到达人人可以获得</w:t>
      </w:r>
      <w:r>
        <w:rPr>
          <w:rFonts w:ascii=".萍方-简" w:eastAsia=".萍方-简" w:hAnsi=".萍方-简" w:hint="eastAsia"/>
          <w:lang w:eastAsia="zh-CN"/>
        </w:rPr>
        <w:t>基于</w:t>
      </w:r>
      <w:r w:rsidRPr="00EF00E3">
        <w:rPr>
          <w:rFonts w:ascii=".萍方-简" w:eastAsia=".萍方-简" w:hAnsi=".萍方-简" w:hint="eastAsia"/>
          <w:lang w:eastAsia="zh-CN"/>
        </w:rPr>
        <w:t>公平的市场定价</w:t>
      </w:r>
      <w:r>
        <w:rPr>
          <w:rFonts w:ascii=".萍方-简" w:eastAsia=".萍方-简" w:hAnsi=".萍方-简" w:hint="eastAsia"/>
          <w:lang w:eastAsia="zh-CN"/>
        </w:rPr>
        <w:t>的</w:t>
      </w:r>
      <w:r w:rsidRPr="00EF00E3">
        <w:rPr>
          <w:rFonts w:ascii=".萍方-简" w:eastAsia=".萍方-简" w:hAnsi=".萍方-简" w:hint="eastAsia"/>
          <w:lang w:eastAsia="zh-CN"/>
        </w:rPr>
        <w:t>保险产品。</w:t>
      </w:r>
      <w:r>
        <w:rPr>
          <w:rFonts w:ascii=".萍方-简" w:eastAsia=".萍方-简" w:hAnsi=".萍方-简" w:hint="eastAsia"/>
          <w:lang w:eastAsia="zh-CN"/>
        </w:rPr>
        <w:t>商业化保险追求利益最大化，特别是那些最需要的人，体现为运营成本高。政府提供的</w:t>
      </w:r>
      <w:r w:rsidRPr="00EF00E3">
        <w:rPr>
          <w:rFonts w:ascii=".萍方-简" w:eastAsia=".萍方-简" w:hAnsi=".萍方-简" w:hint="eastAsia"/>
          <w:lang w:eastAsia="zh-CN"/>
        </w:rPr>
        <w:t>社会保险，医疗保险和失业保险对于草根阶层无法提供</w:t>
      </w:r>
      <w:r>
        <w:rPr>
          <w:rFonts w:ascii=".萍方-简" w:eastAsia=".萍方-简" w:hAnsi=".萍方-简" w:hint="eastAsia"/>
          <w:lang w:eastAsia="zh-CN"/>
        </w:rPr>
        <w:t>足够的</w:t>
      </w:r>
      <w:r w:rsidRPr="00EF00E3">
        <w:rPr>
          <w:rFonts w:ascii=".萍方-简" w:eastAsia=".萍方-简" w:hAnsi=".萍方-简" w:hint="eastAsia"/>
          <w:lang w:eastAsia="zh-CN"/>
        </w:rPr>
        <w:t>保障。慈善帮助因为缺乏透明度而无法有效推广。其实这种金融基础架构已经在传统的社会中建立过</w:t>
      </w:r>
      <w:r>
        <w:rPr>
          <w:rFonts w:ascii=".萍方-简" w:eastAsia=".萍方-简" w:hAnsi=".萍方-简" w:hint="eastAsia"/>
          <w:lang w:eastAsia="zh-CN"/>
        </w:rPr>
        <w:t>，比如：</w:t>
      </w:r>
      <w:r w:rsidRPr="00EF00E3">
        <w:rPr>
          <w:rFonts w:ascii=".萍方-简" w:eastAsia=".萍方-简" w:hAnsi=".萍方-简" w:hint="eastAsia"/>
          <w:lang w:eastAsia="zh-CN"/>
        </w:rPr>
        <w:t>互助会。互助会是有发起人的。发起人需要有足够的信用发起互助保险产品。我们的平台</w:t>
      </w:r>
      <w:r w:rsidRPr="00EF00E3">
        <w:rPr>
          <w:rFonts w:ascii=".萍方-简" w:eastAsia=".萍方-简" w:hAnsi=".萍方-简" w:hint="eastAsia"/>
          <w:lang w:eastAsia="zh-CN"/>
        </w:rPr>
        <w:lastRenderedPageBreak/>
        <w:t>提供了对于发起人和互助会员零成本的接入。</w:t>
      </w:r>
      <w:r w:rsidR="00E0606F">
        <w:rPr>
          <w:rFonts w:ascii=".萍方-简" w:eastAsia=".萍方-简" w:hAnsi=".萍方-简" w:hint="eastAsia"/>
          <w:lang w:eastAsia="zh-CN"/>
        </w:rPr>
        <w:t>但是，</w:t>
      </w:r>
      <w:r w:rsidR="00E0606F" w:rsidRPr="00071ED7">
        <w:rPr>
          <w:rFonts w:ascii=".萍方-简" w:eastAsia=".萍方-简" w:hAnsi=".萍方-简" w:hint="eastAsia"/>
          <w:lang w:eastAsia="zh-CN"/>
        </w:rPr>
        <w:t>发起人问题一直是互助保险的痛点，如何高效快速的让每个保单持有人参与投资决策，是区块链保险的一个优势，可以保证投资每个保单持有者有投票权。</w:t>
      </w:r>
      <w:r w:rsidR="00A440ED" w:rsidRPr="00A440ED">
        <w:rPr>
          <w:rFonts w:ascii=".萍方-简" w:eastAsia=".萍方-简" w:hAnsi=".萍方-简" w:hint="eastAsia"/>
          <w:lang w:eastAsia="zh-CN"/>
        </w:rPr>
        <w:t>互助保险的发起人就相当于定义一个保险合约，包括合约的属性，内容和执行方式，参与者相当于加入并为这合约买单，通过区块链的方式共同执行</w:t>
      </w:r>
      <w:r w:rsidR="00A440ED">
        <w:rPr>
          <w:rFonts w:ascii=".萍方-简" w:eastAsia=".萍方-简" w:hAnsi=".萍方-简" w:hint="eastAsia"/>
          <w:lang w:eastAsia="zh-CN"/>
        </w:rPr>
        <w:t>。</w:t>
      </w:r>
      <w:r w:rsidR="00A440ED" w:rsidRPr="00A440ED">
        <w:rPr>
          <w:rFonts w:ascii=".萍方-简" w:eastAsia=".萍方-简" w:hAnsi=".萍方-简" w:hint="eastAsia"/>
          <w:lang w:eastAsia="zh-CN"/>
        </w:rPr>
        <w:t>互助链前期可以主要解决已有的互助组织的问题，帮助他们更好的实现。互助链平台给用户一个定义不同属性合约的能力，并且通过绑定参与者和流通赋予这个合约</w:t>
      </w:r>
      <w:r w:rsidR="00A440ED">
        <w:rPr>
          <w:rFonts w:ascii=".萍方-简" w:eastAsia=".萍方-简" w:hAnsi=".萍方-简" w:hint="eastAsia"/>
          <w:lang w:eastAsia="zh-CN"/>
        </w:rPr>
        <w:t>。</w:t>
      </w:r>
      <w:r w:rsidR="00E0606F" w:rsidRPr="00071ED7">
        <w:rPr>
          <w:rFonts w:ascii=".萍方-简" w:eastAsia=".萍方-简" w:hAnsi=".萍方-简" w:hint="eastAsia"/>
          <w:lang w:eastAsia="zh-CN"/>
        </w:rPr>
        <w:t>区块链在技术上通过共识建立了信用，传递价值。互助链就是实体社会的区块链，也是共识，信任和价值。</w:t>
      </w:r>
    </w:p>
    <w:p w14:paraId="186473EE" w14:textId="77777777" w:rsidR="00B73DC6" w:rsidRDefault="00B73DC6" w:rsidP="00B73DC6">
      <w:pPr>
        <w:rPr>
          <w:ins w:id="413" w:author="Jie Lan" w:date="2017-08-19T20:33:00Z"/>
          <w:rFonts w:ascii=".萍方-简" w:eastAsia=".萍方-简" w:hAnsi=".萍方-简"/>
          <w:lang w:eastAsia="zh-CN"/>
        </w:rPr>
      </w:pPr>
      <w:ins w:id="414" w:author="Jie Lan" w:date="2017-08-19T20:33:00Z">
        <w:r>
          <w:rPr>
            <w:rFonts w:ascii=".萍方-简" w:eastAsia=".萍方-简" w:hAnsi=".萍方-简"/>
            <w:lang w:eastAsia="zh-CN"/>
          </w:rPr>
          <w:t>The vision of Mutual Chain</w:t>
        </w:r>
        <w:r w:rsidRPr="005703B5">
          <w:rPr>
            <w:rFonts w:ascii=".萍方-简" w:eastAsia=".萍方-简" w:hAnsi=".萍方-简"/>
            <w:lang w:eastAsia="zh-CN"/>
          </w:rPr>
          <w:t xml:space="preserve"> is to</w:t>
        </w:r>
        <w:r>
          <w:rPr>
            <w:rFonts w:ascii=".萍方-简" w:eastAsia=".萍方-简" w:hAnsi=".萍方-简"/>
            <w:lang w:eastAsia="zh-CN"/>
          </w:rPr>
          <w:t xml:space="preserve"> build </w:t>
        </w:r>
        <w:r w:rsidRPr="005703B5">
          <w:rPr>
            <w:rFonts w:ascii=".萍方-简" w:eastAsia=".萍方-简" w:hAnsi=".萍方-简"/>
            <w:lang w:eastAsia="zh-CN"/>
          </w:rPr>
          <w:t>an insurance financ</w:t>
        </w:r>
        <w:r>
          <w:rPr>
            <w:rFonts w:ascii=".萍方-简" w:eastAsia=".萍方-简" w:hAnsi=".萍方-简"/>
            <w:lang w:eastAsia="zh-CN"/>
          </w:rPr>
          <w:t>e</w:t>
        </w:r>
        <w:r w:rsidRPr="005703B5">
          <w:rPr>
            <w:rFonts w:ascii=".萍方-简" w:eastAsia=".萍方-简" w:hAnsi=".萍方-简"/>
            <w:lang w:eastAsia="zh-CN"/>
          </w:rPr>
          <w:t xml:space="preserve"> system that is consistent with all participants us</w:t>
        </w:r>
        <w:r>
          <w:rPr>
            <w:rFonts w:ascii=".萍方-简" w:eastAsia=".萍方-简" w:hAnsi=".萍方-简"/>
            <w:lang w:eastAsia="zh-CN"/>
          </w:rPr>
          <w:t>ing</w:t>
        </w:r>
        <w:r w:rsidRPr="005703B5">
          <w:rPr>
            <w:rFonts w:ascii=".萍方-简" w:eastAsia=".萍方-简" w:hAnsi=".萍方-简"/>
            <w:lang w:eastAsia="zh-CN"/>
          </w:rPr>
          <w:t xml:space="preserve"> social capital, </w:t>
        </w:r>
        <w:r>
          <w:rPr>
            <w:rFonts w:ascii=".萍方-简" w:eastAsia=".萍方-简" w:hAnsi=".萍方-简"/>
            <w:lang w:eastAsia="zh-CN"/>
          </w:rPr>
          <w:t>credit</w:t>
        </w:r>
        <w:r w:rsidRPr="005703B5">
          <w:rPr>
            <w:rFonts w:ascii=".萍方-简" w:eastAsia=".萍方-简" w:hAnsi=".萍方-简"/>
            <w:lang w:eastAsia="zh-CN"/>
          </w:rPr>
          <w:t xml:space="preserve"> networks and block-chain technology. Most of the grassroots level cannot </w:t>
        </w:r>
        <w:r>
          <w:rPr>
            <w:rFonts w:ascii=".萍方-简" w:eastAsia=".萍方-简" w:hAnsi=".萍方-简"/>
            <w:lang w:eastAsia="zh-CN"/>
          </w:rPr>
          <w:t>acquire the</w:t>
        </w:r>
        <w:r w:rsidRPr="005703B5">
          <w:rPr>
            <w:rFonts w:ascii=".萍方-简" w:eastAsia=".萍方-简" w:hAnsi=".萍方-简"/>
            <w:lang w:eastAsia="zh-CN"/>
          </w:rPr>
          <w:t xml:space="preserve"> protection and benefits</w:t>
        </w:r>
        <w:r>
          <w:rPr>
            <w:rFonts w:ascii=".萍方-简" w:eastAsia=".萍方-简" w:hAnsi=".萍方-简"/>
            <w:lang w:eastAsia="zh-CN"/>
          </w:rPr>
          <w:t xml:space="preserve"> brought by </w:t>
        </w:r>
        <w:r w:rsidRPr="005703B5">
          <w:rPr>
            <w:rFonts w:ascii=".萍方-简" w:eastAsia=".萍方-简" w:hAnsi=".萍方-简"/>
            <w:lang w:eastAsia="zh-CN"/>
          </w:rPr>
          <w:t>insurance products</w:t>
        </w:r>
        <w:r>
          <w:rPr>
            <w:rFonts w:ascii=".萍方-简" w:eastAsia=".萍方-简" w:hAnsi=".萍方-简"/>
            <w:lang w:eastAsia="zh-CN"/>
          </w:rPr>
          <w:t xml:space="preserve"> </w:t>
        </w:r>
        <w:r w:rsidRPr="005703B5">
          <w:rPr>
            <w:rFonts w:ascii=".萍方-简" w:eastAsia=".萍方-简" w:hAnsi=".萍方-简"/>
            <w:lang w:eastAsia="zh-CN"/>
          </w:rPr>
          <w:t xml:space="preserve">because of </w:t>
        </w:r>
        <w:r>
          <w:rPr>
            <w:rFonts w:ascii=".萍方-简" w:eastAsia=".萍方-简" w:hAnsi=".萍方-简"/>
            <w:lang w:eastAsia="zh-CN"/>
          </w:rPr>
          <w:t xml:space="preserve">their </w:t>
        </w:r>
        <w:r w:rsidRPr="005703B5">
          <w:rPr>
            <w:rFonts w:ascii=".萍方-简" w:eastAsia=".萍方-简" w:hAnsi=".萍方-简"/>
            <w:lang w:eastAsia="zh-CN"/>
          </w:rPr>
          <w:t>income, work</w:t>
        </w:r>
        <w:r>
          <w:rPr>
            <w:rFonts w:ascii=".萍方-简" w:eastAsia=".萍方-简" w:hAnsi=".萍方-简"/>
            <w:lang w:eastAsia="zh-CN"/>
          </w:rPr>
          <w:t>ing</w:t>
        </w:r>
        <w:r w:rsidRPr="005703B5">
          <w:rPr>
            <w:rFonts w:ascii=".萍方-简" w:eastAsia=".萍方-简" w:hAnsi=".萍方-简"/>
            <w:lang w:eastAsia="zh-CN"/>
          </w:rPr>
          <w:t xml:space="preserve"> </w:t>
        </w:r>
        <w:r>
          <w:rPr>
            <w:rFonts w:ascii=".萍方-简" w:eastAsia=".萍方-简" w:hAnsi=".萍方-简"/>
            <w:lang w:eastAsia="zh-CN"/>
          </w:rPr>
          <w:t xml:space="preserve">and living environment. </w:t>
        </w:r>
        <w:r w:rsidRPr="003A0405">
          <w:rPr>
            <w:rFonts w:ascii=".萍方-简" w:eastAsia=".萍方-简" w:hAnsi=".萍方-简"/>
            <w:lang w:eastAsia="zh-CN"/>
          </w:rPr>
          <w:t>These uninsured people are the most helpless and most affected</w:t>
        </w:r>
        <w:r>
          <w:rPr>
            <w:rFonts w:ascii=".萍方-简" w:eastAsia=".萍方-简" w:hAnsi=".萍方-简"/>
            <w:lang w:eastAsia="zh-CN"/>
          </w:rPr>
          <w:t xml:space="preserve"> group</w:t>
        </w:r>
        <w:r w:rsidRPr="003A0405">
          <w:rPr>
            <w:rFonts w:ascii=".萍方-简" w:eastAsia=".萍方-简" w:hAnsi=".萍方-简"/>
            <w:lang w:eastAsia="zh-CN"/>
          </w:rPr>
          <w:t xml:space="preserve"> in emergencies</w:t>
        </w:r>
        <w:r>
          <w:rPr>
            <w:rFonts w:ascii=".萍方-简" w:eastAsia=".萍方-简" w:hAnsi=".萍方-简"/>
            <w:lang w:eastAsia="zh-CN"/>
          </w:rPr>
          <w:t xml:space="preserve"> situation</w:t>
        </w:r>
        <w:r w:rsidRPr="003A0405">
          <w:rPr>
            <w:rFonts w:ascii=".萍方-简" w:eastAsia=".萍方-简" w:hAnsi=".萍方-简"/>
            <w:lang w:eastAsia="zh-CN"/>
          </w:rPr>
          <w:t>. They are also looking for alternative insurance financial solutions. We believe that insurance companies play an important role in</w:t>
        </w:r>
        <w:r>
          <w:rPr>
            <w:rFonts w:ascii=".萍方-简" w:eastAsia=".萍方-简" w:hAnsi=".萍方-简"/>
            <w:lang w:eastAsia="zh-CN"/>
          </w:rPr>
          <w:t xml:space="preserve"> modern</w:t>
        </w:r>
        <w:r w:rsidRPr="003A0405">
          <w:rPr>
            <w:rFonts w:ascii=".萍方-简" w:eastAsia=".萍方-简" w:hAnsi=".萍方-简"/>
            <w:lang w:eastAsia="zh-CN"/>
          </w:rPr>
          <w:t xml:space="preserve"> society</w:t>
        </w:r>
        <w:r>
          <w:rPr>
            <w:rFonts w:ascii=".萍方-简" w:eastAsia=".萍方-简" w:hAnsi=".萍方-简"/>
            <w:lang w:eastAsia="zh-CN"/>
          </w:rPr>
          <w:t>.</w:t>
        </w:r>
        <w:r w:rsidRPr="006C148F">
          <w:rPr>
            <w:rFonts w:ascii=".萍方-简" w:eastAsia=".萍方-简" w:hAnsi=".萍方-简"/>
            <w:lang w:eastAsia="zh-CN"/>
          </w:rPr>
          <w:t xml:space="preserve"> </w:t>
        </w:r>
        <w:r>
          <w:rPr>
            <w:rFonts w:ascii=".萍方-简" w:eastAsia=".萍方-简" w:hAnsi=".萍方-简"/>
            <w:lang w:eastAsia="zh-CN"/>
          </w:rPr>
          <w:t>The insurance companies, as a t</w:t>
        </w:r>
        <w:r w:rsidRPr="00B623C6">
          <w:rPr>
            <w:rFonts w:ascii=".萍方-简" w:eastAsia=".萍方-简" w:hAnsi=".萍方-简"/>
            <w:lang w:eastAsia="zh-CN"/>
          </w:rPr>
          <w:t xml:space="preserve">rusted third party, can </w:t>
        </w:r>
        <w:r>
          <w:rPr>
            <w:rFonts w:ascii=".萍方-简" w:eastAsia=".萍方-简" w:hAnsi=".萍方-简"/>
            <w:lang w:eastAsia="zh-CN"/>
          </w:rPr>
          <w:t>still</w:t>
        </w:r>
        <w:r w:rsidRPr="00B623C6">
          <w:rPr>
            <w:rFonts w:ascii=".萍方-简" w:eastAsia=".萍方-简" w:hAnsi=".萍方-简"/>
            <w:lang w:eastAsia="zh-CN"/>
          </w:rPr>
          <w:t xml:space="preserve"> </w:t>
        </w:r>
        <w:r>
          <w:rPr>
            <w:rFonts w:ascii=".萍方-简" w:eastAsia=".萍方-简" w:hAnsi=".萍方-简"/>
            <w:lang w:eastAsia="zh-CN"/>
          </w:rPr>
          <w:t>benefit</w:t>
        </w:r>
        <w:r w:rsidRPr="00B623C6">
          <w:rPr>
            <w:rFonts w:ascii=".萍方-简" w:eastAsia=".萍方-简" w:hAnsi=".萍方-简"/>
            <w:lang w:eastAsia="zh-CN"/>
          </w:rPr>
          <w:t xml:space="preserve"> </w:t>
        </w:r>
        <w:r>
          <w:rPr>
            <w:rFonts w:ascii=".萍方-简" w:eastAsia=".萍方-简" w:hAnsi=".萍方-简"/>
            <w:lang w:eastAsia="zh-CN"/>
          </w:rPr>
          <w:t xml:space="preserve">from the </w:t>
        </w:r>
        <w:r w:rsidRPr="00B623C6">
          <w:rPr>
            <w:rFonts w:ascii=".萍方-简" w:eastAsia=".萍方-简" w:hAnsi=".萍方-简"/>
            <w:lang w:eastAsia="zh-CN"/>
          </w:rPr>
          <w:t>insurance products they provide</w:t>
        </w:r>
        <w:r>
          <w:rPr>
            <w:rFonts w:ascii=".萍方-简" w:eastAsia=".萍方-简" w:hAnsi=".萍方-简"/>
            <w:lang w:eastAsia="zh-CN"/>
          </w:rPr>
          <w:t xml:space="preserve">d, </w:t>
        </w:r>
        <w:r w:rsidRPr="00B623C6">
          <w:rPr>
            <w:rFonts w:ascii=".萍方-简" w:eastAsia=".萍方-简" w:hAnsi=".萍方-简"/>
            <w:lang w:eastAsia="zh-CN"/>
          </w:rPr>
          <w:t>even if</w:t>
        </w:r>
        <w:r>
          <w:rPr>
            <w:rFonts w:ascii=".萍方-简" w:eastAsia=".萍方-简" w:hAnsi=".萍方-简"/>
            <w:lang w:eastAsia="zh-CN"/>
          </w:rPr>
          <w:t xml:space="preserve"> those products are</w:t>
        </w:r>
        <w:r w:rsidRPr="00B623C6">
          <w:rPr>
            <w:rFonts w:ascii=".萍方-简" w:eastAsia=".萍方-简" w:hAnsi=".萍方-简"/>
            <w:lang w:eastAsia="zh-CN"/>
          </w:rPr>
          <w:t xml:space="preserve"> indiscriminate. </w:t>
        </w:r>
        <w:r>
          <w:rPr>
            <w:rFonts w:ascii=".萍方-简" w:eastAsia=".萍方-简" w:hAnsi=".萍方-简"/>
            <w:lang w:eastAsia="zh-CN"/>
          </w:rPr>
          <w:t>Meanwhile, w</w:t>
        </w:r>
        <w:r w:rsidRPr="00B623C6">
          <w:rPr>
            <w:rFonts w:ascii=".萍方-简" w:eastAsia=".萍方-简" w:hAnsi=".萍方-简"/>
            <w:lang w:eastAsia="zh-CN"/>
          </w:rPr>
          <w:t xml:space="preserve">e believe that there are other alternatives </w:t>
        </w:r>
        <w:r>
          <w:rPr>
            <w:rFonts w:ascii=".萍方-简" w:eastAsia=".萍方-简" w:hAnsi=".萍方-简"/>
            <w:lang w:eastAsia="zh-CN"/>
          </w:rPr>
          <w:t xml:space="preserve">solution which could act as trusted third parties, and even </w:t>
        </w:r>
        <w:r w:rsidRPr="00B623C6">
          <w:rPr>
            <w:rFonts w:ascii=".萍方-简" w:eastAsia=".萍方-简" w:hAnsi=".萍方-简"/>
            <w:lang w:eastAsia="zh-CN"/>
          </w:rPr>
          <w:t>reduce the losses caused by centralized intermediaries, resulting in a Financial Inclusion System</w:t>
        </w:r>
        <w:r>
          <w:rPr>
            <w:rFonts w:ascii=".萍方-简" w:eastAsia=".萍方-简" w:hAnsi=".萍方-简"/>
            <w:lang w:eastAsia="zh-CN"/>
          </w:rPr>
          <w:t xml:space="preserve">, where everyone could access to insurance products that are based on </w:t>
        </w:r>
        <w:r w:rsidRPr="00B623C6">
          <w:rPr>
            <w:rFonts w:ascii=".萍方-简" w:eastAsia=".萍方-简" w:hAnsi=".萍方-简"/>
            <w:lang w:eastAsia="zh-CN"/>
          </w:rPr>
          <w:t>fair market pricing.</w:t>
        </w:r>
        <w:r>
          <w:rPr>
            <w:rFonts w:ascii=".萍方-简" w:eastAsia=".萍方-简" w:hAnsi=".萍方-简"/>
            <w:lang w:eastAsia="zh-CN"/>
          </w:rPr>
          <w:t xml:space="preserve"> </w:t>
        </w:r>
        <w:r w:rsidRPr="006C148F">
          <w:rPr>
            <w:rFonts w:ascii=".萍方-简" w:eastAsia=".萍方-简" w:hAnsi=".萍方-简"/>
            <w:lang w:eastAsia="zh-CN"/>
          </w:rPr>
          <w:t>Commercial insurance seeks to maximize benefits</w:t>
        </w:r>
        <w:r>
          <w:rPr>
            <w:rFonts w:ascii=".萍方-简" w:eastAsia=".萍方-简" w:hAnsi=".萍方-简"/>
            <w:lang w:eastAsia="zh-CN"/>
          </w:rPr>
          <w:t>.</w:t>
        </w:r>
        <w:r w:rsidRPr="006C148F">
          <w:rPr>
            <w:rFonts w:ascii=".萍方-简" w:eastAsia=".萍方-简" w:hAnsi=".萍方-简"/>
            <w:lang w:eastAsia="zh-CN"/>
          </w:rPr>
          <w:t xml:space="preserve"> </w:t>
        </w:r>
        <w:r>
          <w:rPr>
            <w:rFonts w:ascii=".萍方-简" w:eastAsia=".萍方-简" w:hAnsi=".萍方-简"/>
            <w:lang w:eastAsia="zh-CN"/>
          </w:rPr>
          <w:t>E</w:t>
        </w:r>
        <w:r w:rsidRPr="006C148F">
          <w:rPr>
            <w:rFonts w:ascii=".萍方-简" w:eastAsia=".萍方-简" w:hAnsi=".萍方-简"/>
            <w:lang w:eastAsia="zh-CN"/>
          </w:rPr>
          <w:t xml:space="preserve">specially </w:t>
        </w:r>
        <w:r>
          <w:rPr>
            <w:rFonts w:ascii=".萍方-简" w:eastAsia=".萍方-简" w:hAnsi=".萍方-简"/>
            <w:lang w:eastAsia="zh-CN"/>
          </w:rPr>
          <w:t xml:space="preserve">for </w:t>
        </w:r>
        <w:r w:rsidRPr="006C148F">
          <w:rPr>
            <w:rFonts w:ascii=".萍方-简" w:eastAsia=".萍方-简" w:hAnsi=".萍方-简"/>
            <w:lang w:eastAsia="zh-CN"/>
          </w:rPr>
          <w:t xml:space="preserve">those </w:t>
        </w:r>
        <w:r>
          <w:rPr>
            <w:rFonts w:ascii=".萍方-简" w:eastAsia=".萍方-简" w:hAnsi=".萍方-简"/>
            <w:lang w:eastAsia="zh-CN"/>
          </w:rPr>
          <w:t>who</w:t>
        </w:r>
        <w:r w:rsidRPr="006C148F">
          <w:rPr>
            <w:rFonts w:ascii=".萍方-简" w:eastAsia=".萍方-简" w:hAnsi=".萍方-简"/>
            <w:lang w:eastAsia="zh-CN"/>
          </w:rPr>
          <w:t xml:space="preserve"> need</w:t>
        </w:r>
        <w:r>
          <w:rPr>
            <w:rFonts w:ascii=".萍方-简" w:eastAsia=".萍方-简" w:hAnsi=".萍方-简"/>
            <w:lang w:eastAsia="zh-CN"/>
          </w:rPr>
          <w:t xml:space="preserve"> insurances the most</w:t>
        </w:r>
        <w:r w:rsidRPr="006C148F">
          <w:rPr>
            <w:rFonts w:ascii=".萍方-简" w:eastAsia=".萍方-简" w:hAnsi=".萍方-简"/>
            <w:lang w:eastAsia="zh-CN"/>
          </w:rPr>
          <w:t>, the operating costs</w:t>
        </w:r>
        <w:r>
          <w:rPr>
            <w:rFonts w:ascii=".萍方-简" w:eastAsia=".萍方-简" w:hAnsi=".萍方-简"/>
            <w:lang w:eastAsia="zh-CN"/>
          </w:rPr>
          <w:t xml:space="preserve"> are extremely high</w:t>
        </w:r>
        <w:r w:rsidRPr="006C148F">
          <w:rPr>
            <w:rFonts w:ascii=".萍方-简" w:eastAsia=".萍方-简" w:hAnsi=".萍方-简"/>
            <w:lang w:eastAsia="zh-CN"/>
          </w:rPr>
          <w:t xml:space="preserve">. </w:t>
        </w:r>
        <w:r>
          <w:rPr>
            <w:rFonts w:ascii=".萍方-简" w:eastAsia=".萍方-简" w:hAnsi=".萍方-简"/>
            <w:lang w:eastAsia="zh-CN"/>
          </w:rPr>
          <w:t>S</w:t>
        </w:r>
        <w:r w:rsidRPr="006C148F">
          <w:rPr>
            <w:rFonts w:ascii=".萍方-简" w:eastAsia=".萍方-简" w:hAnsi=".萍方-简"/>
            <w:lang w:eastAsia="zh-CN"/>
          </w:rPr>
          <w:t xml:space="preserve">ocial insurance, medical insurance and unemployment insurance </w:t>
        </w:r>
        <w:r>
          <w:rPr>
            <w:rFonts w:ascii=".萍方-简" w:eastAsia=".萍方-简" w:hAnsi=".萍方-简"/>
            <w:lang w:eastAsia="zh-CN"/>
          </w:rPr>
          <w:t xml:space="preserve">provided by </w:t>
        </w:r>
        <w:r w:rsidRPr="006C148F">
          <w:rPr>
            <w:rFonts w:ascii=".萍方-简" w:eastAsia=".萍方-简" w:hAnsi=".萍方-简"/>
            <w:lang w:eastAsia="zh-CN"/>
          </w:rPr>
          <w:t>government cannot provide adequate protection</w:t>
        </w:r>
        <w:r>
          <w:rPr>
            <w:rFonts w:ascii=".萍方-简" w:eastAsia=".萍方-简" w:hAnsi=".萍方-简"/>
            <w:lang w:eastAsia="zh-CN"/>
          </w:rPr>
          <w:t xml:space="preserve"> for grassroots people</w:t>
        </w:r>
        <w:r w:rsidRPr="006C148F">
          <w:rPr>
            <w:rFonts w:ascii=".萍方-简" w:eastAsia=".萍方-简" w:hAnsi=".萍方-简"/>
            <w:lang w:eastAsia="zh-CN"/>
          </w:rPr>
          <w:t xml:space="preserve">. Charity help cannot be </w:t>
        </w:r>
        <w:r>
          <w:rPr>
            <w:rFonts w:ascii=".萍方-简" w:eastAsia=".萍方-简" w:hAnsi=".萍方-简"/>
            <w:lang w:eastAsia="zh-CN"/>
          </w:rPr>
          <w:t xml:space="preserve">effectively promoted due to </w:t>
        </w:r>
        <w:r w:rsidRPr="006C148F">
          <w:rPr>
            <w:rFonts w:ascii=".萍方-简" w:eastAsia=".萍方-简" w:hAnsi=".萍方-简"/>
            <w:lang w:eastAsia="zh-CN"/>
          </w:rPr>
          <w:t>lack of transparency.</w:t>
        </w:r>
        <w:r w:rsidRPr="006B2A9A">
          <w:rPr>
            <w:rFonts w:ascii=".萍方-简" w:eastAsia=".萍方-简" w:hAnsi=".萍方-简"/>
            <w:lang w:eastAsia="zh-CN"/>
          </w:rPr>
          <w:t xml:space="preserve"> In fact, financial infrastructure </w:t>
        </w:r>
        <w:r>
          <w:rPr>
            <w:rFonts w:ascii=".萍方-简" w:eastAsia=".萍方-简" w:hAnsi=".萍方-简" w:hint="eastAsia"/>
            <w:lang w:eastAsia="zh-CN"/>
          </w:rPr>
          <w:t>of</w:t>
        </w:r>
        <w:r>
          <w:rPr>
            <w:rFonts w:ascii=".萍方-简" w:eastAsia=".萍方-简" w:hAnsi=".萍方-简"/>
            <w:lang w:eastAsia="zh-CN"/>
          </w:rPr>
          <w:t xml:space="preserve"> Mutual Chain </w:t>
        </w:r>
        <w:r w:rsidRPr="006B2A9A">
          <w:rPr>
            <w:rFonts w:ascii=".萍方-简" w:eastAsia=".萍方-简" w:hAnsi=".萍方-简"/>
            <w:lang w:eastAsia="zh-CN"/>
          </w:rPr>
          <w:t>has been establi</w:t>
        </w:r>
        <w:r>
          <w:rPr>
            <w:rFonts w:ascii=".萍方-简" w:eastAsia=".萍方-简" w:hAnsi=".萍方-简"/>
            <w:lang w:eastAsia="zh-CN"/>
          </w:rPr>
          <w:t>shed in the traditional society</w:t>
        </w:r>
        <w:r w:rsidRPr="006B2A9A">
          <w:rPr>
            <w:rFonts w:ascii=".萍方-简" w:eastAsia=".萍方-简" w:hAnsi=".萍方-简"/>
            <w:lang w:eastAsia="zh-CN"/>
          </w:rPr>
          <w:t xml:space="preserve">: </w:t>
        </w:r>
        <w:r>
          <w:rPr>
            <w:rFonts w:ascii=".萍方-简" w:eastAsia=".萍方-简" w:hAnsi=".萍方-简"/>
            <w:lang w:eastAsia="zh-CN"/>
          </w:rPr>
          <w:t>Mutual Insurance Group(MIG)</w:t>
        </w:r>
        <w:r w:rsidRPr="006B2A9A">
          <w:rPr>
            <w:rFonts w:ascii=".萍方-简" w:eastAsia=".萍方-简" w:hAnsi=".萍方-简"/>
            <w:lang w:eastAsia="zh-CN"/>
          </w:rPr>
          <w:t xml:space="preserve">. </w:t>
        </w:r>
        <w:r>
          <w:rPr>
            <w:rFonts w:ascii=".萍方-简" w:eastAsia=".萍方-简" w:hAnsi=".萍方-简"/>
            <w:lang w:eastAsia="zh-CN"/>
          </w:rPr>
          <w:t xml:space="preserve">MIG has </w:t>
        </w:r>
        <w:r w:rsidRPr="006B2A9A">
          <w:rPr>
            <w:rFonts w:ascii=".萍方-简" w:eastAsia=".萍方-简" w:hAnsi=".萍方-简"/>
            <w:lang w:eastAsia="zh-CN"/>
          </w:rPr>
          <w:t>a sponsor. Sponsors need to have enough credit to initiate mutual insurance products. Our platform provides zero costs</w:t>
        </w:r>
        <w:r>
          <w:rPr>
            <w:rFonts w:ascii=".萍方-简" w:eastAsia=".萍方-简" w:hAnsi=".萍方-简"/>
            <w:lang w:eastAsia="zh-CN"/>
          </w:rPr>
          <w:t xml:space="preserve"> </w:t>
        </w:r>
        <w:r w:rsidRPr="006B2A9A">
          <w:rPr>
            <w:rFonts w:ascii=".萍方-简" w:eastAsia=".萍方-简" w:hAnsi=".萍方-简"/>
            <w:lang w:eastAsia="zh-CN"/>
          </w:rPr>
          <w:t xml:space="preserve">access </w:t>
        </w:r>
        <w:r>
          <w:rPr>
            <w:rFonts w:ascii=".萍方-简" w:eastAsia=".萍方-简" w:hAnsi=".萍方-简"/>
            <w:lang w:eastAsia="zh-CN"/>
          </w:rPr>
          <w:t>between</w:t>
        </w:r>
        <w:r w:rsidRPr="006B2A9A">
          <w:rPr>
            <w:rFonts w:ascii=".萍方-简" w:eastAsia=".萍方-简" w:hAnsi=".萍方-简"/>
            <w:lang w:eastAsia="zh-CN"/>
          </w:rPr>
          <w:t xml:space="preserve"> sponsors and </w:t>
        </w:r>
        <w:r>
          <w:rPr>
            <w:rFonts w:ascii=".萍方-简" w:eastAsia=".萍方-简" w:hAnsi=".萍方-简"/>
            <w:lang w:eastAsia="zh-CN"/>
          </w:rPr>
          <w:t>participants</w:t>
        </w:r>
        <w:r w:rsidRPr="006B2A9A">
          <w:rPr>
            <w:rFonts w:ascii=".萍方-简" w:eastAsia=".萍方-简" w:hAnsi=".萍方-简"/>
            <w:lang w:eastAsia="zh-CN"/>
          </w:rPr>
          <w:t>.</w:t>
        </w:r>
        <w:r>
          <w:rPr>
            <w:rFonts w:ascii=".萍方-简" w:eastAsia=".萍方-简" w:hAnsi=".萍方-简"/>
            <w:lang w:eastAsia="zh-CN"/>
          </w:rPr>
          <w:t xml:space="preserve"> </w:t>
        </w:r>
        <w:r w:rsidRPr="006B2A9A">
          <w:rPr>
            <w:rFonts w:ascii=".萍方-简" w:eastAsia=".萍方-简" w:hAnsi=".萍方-简"/>
            <w:lang w:eastAsia="zh-CN"/>
          </w:rPr>
          <w:t xml:space="preserve">However, sponsor </w:t>
        </w:r>
        <w:r>
          <w:rPr>
            <w:rFonts w:ascii=".萍方-简" w:eastAsia=".萍方-简" w:hAnsi=".萍方-简"/>
            <w:lang w:eastAsia="zh-CN"/>
          </w:rPr>
          <w:t xml:space="preserve">verification </w:t>
        </w:r>
        <w:r w:rsidRPr="006B2A9A">
          <w:rPr>
            <w:rFonts w:ascii=".萍方-简" w:eastAsia=".萍方-简" w:hAnsi=".萍方-简"/>
            <w:lang w:eastAsia="zh-CN"/>
          </w:rPr>
          <w:t>problem has always been the</w:t>
        </w:r>
        <w:r>
          <w:rPr>
            <w:rFonts w:ascii=".萍方-简" w:eastAsia=".萍方-简" w:hAnsi=".萍方-简"/>
            <w:lang w:eastAsia="zh-CN"/>
          </w:rPr>
          <w:t xml:space="preserve"> pain</w:t>
        </w:r>
        <w:r w:rsidRPr="006B2A9A">
          <w:rPr>
            <w:rFonts w:ascii=".萍方-简" w:eastAsia=".萍方-简" w:hAnsi=".萍方-简"/>
            <w:lang w:eastAsia="zh-CN"/>
          </w:rPr>
          <w:t xml:space="preserve"> point of mutual insurance</w:t>
        </w:r>
        <w:r>
          <w:rPr>
            <w:rFonts w:ascii=".萍方-简" w:eastAsia=".萍方-简" w:hAnsi=".萍方-简"/>
            <w:lang w:eastAsia="zh-CN"/>
          </w:rPr>
          <w:t>. H</w:t>
        </w:r>
        <w:r w:rsidRPr="006B2A9A">
          <w:rPr>
            <w:rFonts w:ascii=".萍方-简" w:eastAsia=".萍方-简" w:hAnsi=".萍方-简"/>
            <w:lang w:eastAsia="zh-CN"/>
          </w:rPr>
          <w:t>ow to quickly and easily let each policy holder to participate in investment decisions, is an advantage of block chain insurance,</w:t>
        </w:r>
        <w:r>
          <w:rPr>
            <w:rFonts w:ascii=".萍方-简" w:eastAsia=".萍方-简" w:hAnsi=".萍方-简"/>
            <w:lang w:eastAsia="zh-CN"/>
          </w:rPr>
          <w:t xml:space="preserve"> where block chain</w:t>
        </w:r>
        <w:r w:rsidRPr="006B2A9A">
          <w:rPr>
            <w:rFonts w:ascii=".萍方-简" w:eastAsia=".萍方-简" w:hAnsi=".萍方-简"/>
            <w:lang w:eastAsia="zh-CN"/>
          </w:rPr>
          <w:t xml:space="preserve"> guarantee</w:t>
        </w:r>
        <w:r>
          <w:rPr>
            <w:rFonts w:ascii=".萍方-简" w:eastAsia=".萍方-简" w:hAnsi=".萍方-简"/>
            <w:lang w:eastAsia="zh-CN"/>
          </w:rPr>
          <w:t>s</w:t>
        </w:r>
        <w:r w:rsidRPr="006B2A9A">
          <w:rPr>
            <w:rFonts w:ascii=".萍方-简" w:eastAsia=".萍方-简" w:hAnsi=".萍方-简"/>
            <w:lang w:eastAsia="zh-CN"/>
          </w:rPr>
          <w:t xml:space="preserve"> </w:t>
        </w:r>
        <w:r>
          <w:rPr>
            <w:rFonts w:ascii=".萍方-简" w:eastAsia=".萍方-简" w:hAnsi=".萍方-简"/>
            <w:lang w:eastAsia="zh-CN"/>
          </w:rPr>
          <w:t xml:space="preserve">the right of vote of </w:t>
        </w:r>
        <w:r w:rsidRPr="006B2A9A">
          <w:rPr>
            <w:rFonts w:ascii=".萍方-简" w:eastAsia=".萍方-简" w:hAnsi=".萍方-简"/>
            <w:lang w:eastAsia="zh-CN"/>
          </w:rPr>
          <w:t xml:space="preserve">each policy holder. </w:t>
        </w:r>
        <w:r>
          <w:rPr>
            <w:rFonts w:ascii=".萍方-简" w:eastAsia=".萍方-简" w:hAnsi=".萍方-简"/>
            <w:lang w:eastAsia="zh-CN"/>
          </w:rPr>
          <w:t xml:space="preserve">The sponsor of mutual insurance </w:t>
        </w:r>
        <w:r w:rsidRPr="006B2A9A">
          <w:rPr>
            <w:rFonts w:ascii=".萍方-简" w:eastAsia=".萍方-简" w:hAnsi=".萍方-简"/>
            <w:lang w:eastAsia="zh-CN"/>
          </w:rPr>
          <w:lastRenderedPageBreak/>
          <w:t>defin</w:t>
        </w:r>
        <w:r>
          <w:rPr>
            <w:rFonts w:ascii=".萍方-简" w:eastAsia=".萍方-简" w:hAnsi=".萍方-简"/>
            <w:lang w:eastAsia="zh-CN"/>
          </w:rPr>
          <w:t>es</w:t>
        </w:r>
        <w:r w:rsidRPr="006B2A9A">
          <w:rPr>
            <w:rFonts w:ascii=".萍方-简" w:eastAsia=".萍方-简" w:hAnsi=".萍方-简"/>
            <w:lang w:eastAsia="zh-CN"/>
          </w:rPr>
          <w:t xml:space="preserve"> an insurance contract, including the </w:t>
        </w:r>
        <w:r>
          <w:rPr>
            <w:rFonts w:ascii=".萍方-简" w:eastAsia=".萍方-简" w:hAnsi=".萍方-简"/>
            <w:lang w:eastAsia="zh-CN"/>
          </w:rPr>
          <w:t>attributes</w:t>
        </w:r>
        <w:r w:rsidRPr="006B2A9A">
          <w:rPr>
            <w:rFonts w:ascii=".萍方-简" w:eastAsia=".萍方-简" w:hAnsi=".萍方-简"/>
            <w:lang w:eastAsia="zh-CN"/>
          </w:rPr>
          <w:t>, content</w:t>
        </w:r>
        <w:r>
          <w:rPr>
            <w:rFonts w:ascii=".萍方-简" w:eastAsia=".萍方-简" w:hAnsi=".萍方-简"/>
            <w:lang w:eastAsia="zh-CN"/>
          </w:rPr>
          <w:t>s</w:t>
        </w:r>
        <w:r w:rsidRPr="006B2A9A">
          <w:rPr>
            <w:rFonts w:ascii=".萍方-简" w:eastAsia=".萍方-简" w:hAnsi=".萍方-简"/>
            <w:lang w:eastAsia="zh-CN"/>
          </w:rPr>
          <w:t xml:space="preserve"> and execution</w:t>
        </w:r>
        <w:r>
          <w:rPr>
            <w:rFonts w:ascii=".萍方-简" w:eastAsia=".萍方-简" w:hAnsi=".萍方-简"/>
            <w:lang w:eastAsia="zh-CN"/>
          </w:rPr>
          <w:t xml:space="preserve"> methods</w:t>
        </w:r>
        <w:r w:rsidRPr="006B2A9A">
          <w:rPr>
            <w:rFonts w:ascii=".萍方-简" w:eastAsia=".萍方-简" w:hAnsi=".萍方-简"/>
            <w:lang w:eastAsia="zh-CN"/>
          </w:rPr>
          <w:t xml:space="preserve"> of the contract. The participant</w:t>
        </w:r>
        <w:r>
          <w:rPr>
            <w:rFonts w:ascii=".萍方-简" w:eastAsia=".萍方-简" w:hAnsi=".萍方-简"/>
            <w:lang w:eastAsia="zh-CN"/>
          </w:rPr>
          <w:t>s</w:t>
        </w:r>
        <w:r w:rsidRPr="006B2A9A">
          <w:rPr>
            <w:rFonts w:ascii=".萍方-简" w:eastAsia=".萍方-简" w:hAnsi=".萍方-简"/>
            <w:lang w:eastAsia="zh-CN"/>
          </w:rPr>
          <w:t xml:space="preserve"> join</w:t>
        </w:r>
        <w:r>
          <w:rPr>
            <w:rFonts w:ascii=".萍方-简" w:eastAsia=".萍方-简" w:hAnsi=".萍方-简"/>
            <w:lang w:eastAsia="zh-CN"/>
          </w:rPr>
          <w:t xml:space="preserve"> and pay for the contract. Then</w:t>
        </w:r>
        <w:r w:rsidRPr="006B2A9A">
          <w:rPr>
            <w:rFonts w:ascii=".萍方-简" w:eastAsia=".萍方-简" w:hAnsi=".萍方-简"/>
            <w:lang w:eastAsia="zh-CN"/>
          </w:rPr>
          <w:t xml:space="preserve"> the </w:t>
        </w:r>
        <w:r>
          <w:rPr>
            <w:rFonts w:ascii=".萍方-简" w:eastAsia=".萍方-简" w:hAnsi=".萍方-简"/>
            <w:lang w:eastAsia="zh-CN"/>
          </w:rPr>
          <w:t>contract is executed in block chain</w:t>
        </w:r>
        <w:r w:rsidRPr="006B2A9A">
          <w:rPr>
            <w:rFonts w:ascii=".萍方-简" w:eastAsia=".萍方-简" w:hAnsi=".萍方-简"/>
            <w:lang w:eastAsia="zh-CN"/>
          </w:rPr>
          <w:t>.</w:t>
        </w:r>
        <w:r>
          <w:rPr>
            <w:rFonts w:ascii=".萍方-简" w:eastAsia=".萍方-简" w:hAnsi=".萍方-简"/>
            <w:lang w:eastAsia="zh-CN"/>
          </w:rPr>
          <w:t xml:space="preserve"> </w:t>
        </w:r>
        <w:r w:rsidRPr="006B2A9A">
          <w:rPr>
            <w:rFonts w:ascii=".萍方-简" w:eastAsia=".萍方-简" w:hAnsi=".萍方-简"/>
            <w:lang w:eastAsia="zh-CN"/>
          </w:rPr>
          <w:t xml:space="preserve">The </w:t>
        </w:r>
        <w:r>
          <w:rPr>
            <w:rFonts w:ascii=".萍方-简" w:eastAsia=".萍方-简" w:hAnsi=".萍方-简"/>
            <w:lang w:eastAsia="zh-CN"/>
          </w:rPr>
          <w:t>early stage of</w:t>
        </w:r>
        <w:r w:rsidRPr="006B2A9A">
          <w:rPr>
            <w:rFonts w:ascii=".萍方-简" w:eastAsia=".萍方-简" w:hAnsi=".萍方-简"/>
            <w:lang w:eastAsia="zh-CN"/>
          </w:rPr>
          <w:t xml:space="preserve"> </w:t>
        </w:r>
        <w:r>
          <w:rPr>
            <w:rFonts w:ascii=".萍方-简" w:eastAsia=".萍方-简" w:hAnsi=".萍方-简"/>
            <w:lang w:eastAsia="zh-CN"/>
          </w:rPr>
          <w:t>Mutual Chain</w:t>
        </w:r>
        <w:r w:rsidRPr="006B2A9A">
          <w:rPr>
            <w:rFonts w:ascii=".萍方-简" w:eastAsia=".萍方-简" w:hAnsi=".萍方-简"/>
            <w:lang w:eastAsia="zh-CN"/>
          </w:rPr>
          <w:t xml:space="preserve"> </w:t>
        </w:r>
        <w:r>
          <w:rPr>
            <w:rFonts w:ascii=".萍方-简" w:eastAsia=".萍方-简" w:hAnsi=".萍方-简"/>
            <w:lang w:eastAsia="zh-CN"/>
          </w:rPr>
          <w:t>will focus on solving</w:t>
        </w:r>
        <w:r w:rsidRPr="006B2A9A">
          <w:rPr>
            <w:rFonts w:ascii=".萍方-简" w:eastAsia=".萍方-简" w:hAnsi=".萍方-简"/>
            <w:lang w:eastAsia="zh-CN"/>
          </w:rPr>
          <w:t xml:space="preserve"> existing </w:t>
        </w:r>
        <w:r>
          <w:rPr>
            <w:rFonts w:ascii=".萍方-简" w:eastAsia=".萍方-简" w:hAnsi=".萍方-简"/>
            <w:lang w:eastAsia="zh-CN"/>
          </w:rPr>
          <w:t>problem of Mutual Insurance Group, helping the implementation of Mutual Insurance</w:t>
        </w:r>
        <w:r w:rsidRPr="006B2A9A">
          <w:rPr>
            <w:rFonts w:ascii=".萍方-简" w:eastAsia=".萍方-简" w:hAnsi=".萍方-简"/>
            <w:lang w:eastAsia="zh-CN"/>
          </w:rPr>
          <w:t xml:space="preserve">. </w:t>
        </w:r>
        <w:r>
          <w:rPr>
            <w:rFonts w:ascii=".萍方-简" w:eastAsia=".萍方-简" w:hAnsi=".萍方-简"/>
            <w:lang w:eastAsia="zh-CN"/>
          </w:rPr>
          <w:t>Mutual Chain</w:t>
        </w:r>
        <w:r w:rsidRPr="006B2A9A">
          <w:rPr>
            <w:rFonts w:ascii=".萍方-简" w:eastAsia=".萍方-简" w:hAnsi=".萍方-简"/>
            <w:lang w:eastAsia="zh-CN"/>
          </w:rPr>
          <w:t xml:space="preserve"> platform </w:t>
        </w:r>
        <w:r>
          <w:rPr>
            <w:rFonts w:ascii=".萍方-简" w:eastAsia=".萍方-简" w:hAnsi=".萍方-简"/>
            <w:lang w:eastAsia="zh-CN"/>
          </w:rPr>
          <w:t xml:space="preserve">enable users </w:t>
        </w:r>
        <w:r w:rsidRPr="006B2A9A">
          <w:rPr>
            <w:rFonts w:ascii=".萍方-简" w:eastAsia=".萍方-简" w:hAnsi=".萍方-简"/>
            <w:lang w:eastAsia="zh-CN"/>
          </w:rPr>
          <w:t xml:space="preserve">to define different attribute </w:t>
        </w:r>
        <w:r>
          <w:rPr>
            <w:rFonts w:ascii=".萍方-简" w:eastAsia=".萍方-简" w:hAnsi=".萍方-简"/>
            <w:lang w:eastAsia="zh-CN"/>
          </w:rPr>
          <w:t xml:space="preserve">of contracts, </w:t>
        </w:r>
        <w:r>
          <w:rPr>
            <w:rFonts w:ascii=".萍方-简" w:eastAsia=".萍方-简" w:hAnsi=".萍方-简" w:hint="eastAsia"/>
            <w:lang w:eastAsia="zh-CN"/>
          </w:rPr>
          <w:t>b</w:t>
        </w:r>
        <w:r>
          <w:rPr>
            <w:rFonts w:ascii=".萍方-简" w:eastAsia=".萍方-简" w:hAnsi=".萍方-简"/>
            <w:lang w:eastAsia="zh-CN"/>
          </w:rPr>
          <w:t>ind</w:t>
        </w:r>
        <w:r w:rsidRPr="006B2A9A">
          <w:rPr>
            <w:rFonts w:ascii=".萍方-简" w:eastAsia=".萍方-简" w:hAnsi=".萍方-简"/>
            <w:lang w:eastAsia="zh-CN"/>
          </w:rPr>
          <w:t xml:space="preserve"> the participants </w:t>
        </w:r>
        <w:r>
          <w:rPr>
            <w:rFonts w:ascii=".萍方-简" w:eastAsia=".萍方-简" w:hAnsi=".萍方-简"/>
            <w:lang w:eastAsia="zh-CN"/>
          </w:rPr>
          <w:t xml:space="preserve">of contracts and provide </w:t>
        </w:r>
        <w:r w:rsidRPr="006B2A9A">
          <w:rPr>
            <w:rFonts w:ascii=".萍方-简" w:eastAsia=".萍方-简" w:hAnsi=".萍方-简"/>
            <w:lang w:eastAsia="zh-CN"/>
          </w:rPr>
          <w:t>circulation</w:t>
        </w:r>
        <w:r>
          <w:rPr>
            <w:rFonts w:ascii=".萍方-简" w:eastAsia=".萍方-简" w:hAnsi=".萍方-简"/>
            <w:lang w:eastAsia="zh-CN"/>
          </w:rPr>
          <w:t xml:space="preserve"> environment for the contracts</w:t>
        </w:r>
        <w:r w:rsidRPr="006B2A9A">
          <w:rPr>
            <w:rFonts w:ascii=".萍方-简" w:eastAsia=".萍方-简" w:hAnsi=".萍方-简"/>
            <w:lang w:eastAsia="zh-CN"/>
          </w:rPr>
          <w:t xml:space="preserve">. Block chain </w:t>
        </w:r>
        <w:r>
          <w:rPr>
            <w:rFonts w:ascii=".萍方-简" w:eastAsia=".萍方-简" w:hAnsi=".萍方-简"/>
            <w:lang w:eastAsia="zh-CN"/>
          </w:rPr>
          <w:t>technically</w:t>
        </w:r>
        <w:r w:rsidRPr="006B2A9A">
          <w:rPr>
            <w:rFonts w:ascii=".萍方-简" w:eastAsia=".萍方-简" w:hAnsi=".萍方-简"/>
            <w:lang w:eastAsia="zh-CN"/>
          </w:rPr>
          <w:t xml:space="preserve"> establish </w:t>
        </w:r>
        <w:r>
          <w:rPr>
            <w:rFonts w:ascii=".萍方-简" w:eastAsia=".萍方-简" w:hAnsi=".萍方-简"/>
            <w:lang w:eastAsia="zh-CN"/>
          </w:rPr>
          <w:t>credit, transmit</w:t>
        </w:r>
        <w:r w:rsidRPr="006B2A9A">
          <w:rPr>
            <w:rFonts w:ascii=".萍方-简" w:eastAsia=".萍方-简" w:hAnsi=".萍方-简"/>
            <w:lang w:eastAsia="zh-CN"/>
          </w:rPr>
          <w:t xml:space="preserve"> value</w:t>
        </w:r>
        <w:r>
          <w:rPr>
            <w:rFonts w:ascii=".萍方-简" w:eastAsia=".萍方-简" w:hAnsi=".萍方-简"/>
            <w:lang w:eastAsia="zh-CN"/>
          </w:rPr>
          <w:t xml:space="preserve"> based on consensus mechanism</w:t>
        </w:r>
        <w:r w:rsidRPr="006B2A9A">
          <w:rPr>
            <w:rFonts w:ascii=".萍方-简" w:eastAsia=".萍方-简" w:hAnsi=".萍方-简"/>
            <w:lang w:eastAsia="zh-CN"/>
          </w:rPr>
          <w:t xml:space="preserve">. Mutual </w:t>
        </w:r>
        <w:r>
          <w:rPr>
            <w:rFonts w:ascii=".萍方-简" w:eastAsia=".萍方-简" w:hAnsi=".萍方-简"/>
            <w:lang w:eastAsia="zh-CN"/>
          </w:rPr>
          <w:t xml:space="preserve">Chain is not only the </w:t>
        </w:r>
        <w:r w:rsidRPr="006B2A9A">
          <w:rPr>
            <w:rFonts w:ascii=".萍方-简" w:eastAsia=".萍方-简" w:hAnsi=".萍方-简"/>
            <w:lang w:eastAsia="zh-CN"/>
          </w:rPr>
          <w:t>block chain</w:t>
        </w:r>
        <w:r>
          <w:rPr>
            <w:rFonts w:ascii=".萍方-简" w:eastAsia=".萍方-简" w:hAnsi=".萍方-简"/>
            <w:lang w:eastAsia="zh-CN"/>
          </w:rPr>
          <w:t xml:space="preserve"> in physical community</w:t>
        </w:r>
        <w:r w:rsidRPr="006B2A9A">
          <w:rPr>
            <w:rFonts w:ascii=".萍方-简" w:eastAsia=".萍方-简" w:hAnsi=".萍方-简"/>
            <w:lang w:eastAsia="zh-CN"/>
          </w:rPr>
          <w:t>, but also consensus, trust and value.</w:t>
        </w:r>
      </w:ins>
    </w:p>
    <w:p w14:paraId="2C3C17A9" w14:textId="77777777" w:rsidR="00B73DC6" w:rsidRDefault="00B73DC6" w:rsidP="00B73DC6">
      <w:pPr>
        <w:jc w:val="both"/>
        <w:rPr>
          <w:rFonts w:ascii="SimSun" w:eastAsia="SimSun" w:hAnsi="SimSun" w:cs="SimSun" w:hint="eastAsia"/>
          <w:color w:val="222222"/>
          <w:sz w:val="19"/>
          <w:szCs w:val="19"/>
          <w:shd w:val="clear" w:color="auto" w:fill="FFFFFF"/>
          <w:lang w:eastAsia="zh-CN"/>
        </w:rPr>
        <w:pPrChange w:id="415" w:author="Jie Lan" w:date="2017-08-19T20:30:00Z">
          <w:pPr/>
        </w:pPrChange>
      </w:pPr>
    </w:p>
    <w:p w14:paraId="74002F1D" w14:textId="0C60106D" w:rsidR="00EF00E3" w:rsidRDefault="00EF00E3" w:rsidP="00B73DC6">
      <w:pPr>
        <w:jc w:val="both"/>
        <w:rPr>
          <w:ins w:id="416" w:author="Jie Lan" w:date="2017-08-19T20:35:00Z"/>
          <w:rFonts w:ascii=".萍方-简" w:eastAsia=".萍方-简" w:hAnsi=".萍方-简"/>
          <w:lang w:eastAsia="zh-CN"/>
        </w:rPr>
        <w:pPrChange w:id="417" w:author="Jie Lan" w:date="2017-08-19T20:30:00Z">
          <w:pPr/>
        </w:pPrChange>
      </w:pPr>
      <w:r w:rsidRPr="00EF00E3">
        <w:rPr>
          <w:rFonts w:ascii=".萍方-简" w:eastAsia=".萍方-简" w:hAnsi=".萍方-简" w:hint="eastAsia"/>
          <w:lang w:eastAsia="zh-CN"/>
        </w:rPr>
        <w:t>通过借鉴社区金融保险的凝合力和高效性，利用个人的信用和社会关系，我们可以重新互助保险形式。</w:t>
      </w:r>
      <w:r w:rsidRPr="00EF00E3">
        <w:rPr>
          <w:rFonts w:ascii=".萍方-简" w:eastAsia=".萍方-简" w:hAnsi=".萍方-简"/>
          <w:lang w:eastAsia="zh-CN"/>
        </w:rPr>
        <w:t xml:space="preserve"> </w:t>
      </w:r>
      <w:r w:rsidRPr="00EF00E3">
        <w:rPr>
          <w:rFonts w:ascii=".萍方-简" w:eastAsia=".萍方-简" w:hAnsi=".萍方-简" w:hint="eastAsia"/>
          <w:lang w:eastAsia="zh-CN"/>
        </w:rPr>
        <w:t>当然，我们的产品和研究总是在进行中。</w:t>
      </w:r>
      <w:r w:rsidRPr="00EF00E3">
        <w:rPr>
          <w:rFonts w:ascii=".萍方-简" w:eastAsia=".萍方-简" w:hAnsi=".萍方-简"/>
          <w:lang w:eastAsia="zh-CN"/>
        </w:rPr>
        <w:t xml:space="preserve"> </w:t>
      </w:r>
      <w:r w:rsidRPr="00EF00E3">
        <w:rPr>
          <w:rFonts w:ascii=".萍方-简" w:eastAsia=".萍方-简" w:hAnsi=".萍方-简" w:hint="eastAsia"/>
          <w:lang w:eastAsia="zh-CN"/>
        </w:rPr>
        <w:t>我们欢迎来自社区的意见，问题和想法并予以改进。</w:t>
      </w:r>
      <w:r w:rsidRPr="006400C7">
        <w:rPr>
          <w:rFonts w:ascii=".萍方-简" w:eastAsia=".萍方-简" w:hAnsi=".萍方-简" w:hint="eastAsia"/>
          <w:lang w:eastAsia="zh-CN"/>
        </w:rPr>
        <w:t>互助链</w:t>
      </w:r>
      <w:r w:rsidRPr="00EF00E3">
        <w:rPr>
          <w:rFonts w:ascii=".萍方-简" w:eastAsia=".萍方-简" w:hAnsi=".萍方-简" w:hint="eastAsia"/>
          <w:lang w:eastAsia="zh-CN"/>
        </w:rPr>
        <w:t>正在开发一个以社会资本，信托网络，区块链技术为动力的新型金融平台。同时我</w:t>
      </w:r>
      <w:r w:rsidRPr="00EF00E3">
        <w:rPr>
          <w:rFonts w:ascii=".萍方-简" w:eastAsia=".萍方-简" w:hAnsi=".萍方-简"/>
          <w:lang w:eastAsia="zh-CN"/>
        </w:rPr>
        <w:t xml:space="preserve"> </w:t>
      </w:r>
      <w:r w:rsidRPr="00EF00E3">
        <w:rPr>
          <w:rFonts w:ascii=".萍方-简" w:eastAsia=".萍方-简" w:hAnsi=".萍方-简" w:hint="eastAsia"/>
          <w:lang w:eastAsia="zh-CN"/>
        </w:rPr>
        <w:t>们也会集成</w:t>
      </w:r>
      <w:r>
        <w:rPr>
          <w:rFonts w:ascii=".萍方-简" w:eastAsia=".萍方-简" w:hAnsi=".萍方-简" w:hint="eastAsia"/>
          <w:lang w:eastAsia="zh-CN"/>
        </w:rPr>
        <w:t>互助</w:t>
      </w:r>
      <w:r w:rsidRPr="00EF00E3">
        <w:rPr>
          <w:rFonts w:ascii=".萍方-简" w:eastAsia=".萍方-简" w:hAnsi=".萍方-简" w:hint="eastAsia"/>
          <w:lang w:eastAsia="zh-CN"/>
        </w:rPr>
        <w:t>币的使用。这些代币具有加密货币的可交易品质，对于</w:t>
      </w:r>
      <w:r>
        <w:rPr>
          <w:rFonts w:ascii=".萍方-简" w:eastAsia=".萍方-简" w:hAnsi=".萍方-简" w:hint="eastAsia"/>
          <w:lang w:eastAsia="zh-CN"/>
        </w:rPr>
        <w:t>参与者</w:t>
      </w:r>
      <w:r w:rsidRPr="00EF00E3">
        <w:rPr>
          <w:rFonts w:ascii=".萍方-简" w:eastAsia=".萍方-简" w:hAnsi=".萍方-简" w:hint="eastAsia"/>
          <w:lang w:eastAsia="zh-CN"/>
        </w:rPr>
        <w:t>广泛采用是至关重要的，而且它们可以与法定货币对应交换。</w:t>
      </w:r>
      <w:r w:rsidRPr="006400C7">
        <w:rPr>
          <w:rFonts w:ascii=".萍方-简" w:eastAsia=".萍方-简" w:hAnsi=".萍方-简" w:hint="eastAsia"/>
          <w:lang w:eastAsia="zh-CN"/>
        </w:rPr>
        <w:t>互助链</w:t>
      </w:r>
      <w:r w:rsidRPr="00EF00E3">
        <w:rPr>
          <w:rFonts w:ascii=".萍方-简" w:eastAsia=".萍方-简" w:hAnsi=".萍方-简" w:hint="eastAsia"/>
          <w:lang w:eastAsia="zh-CN"/>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Pr>
          <w:rFonts w:ascii=".萍方-简" w:eastAsia=".萍方-简" w:hAnsi=".萍方-简" w:hint="eastAsia"/>
          <w:lang w:eastAsia="zh-CN"/>
        </w:rPr>
        <w:t xml:space="preserve">, </w:t>
      </w:r>
      <w:r w:rsidRPr="00EF00E3">
        <w:rPr>
          <w:rFonts w:ascii=".萍方-简" w:eastAsia=".萍方-简" w:hAnsi=".萍方-简" w:hint="eastAsia"/>
          <w:lang w:eastAsia="zh-CN"/>
        </w:rPr>
        <w:t>为其他成员提供担保的能力，并可以与社交圈外的人建立信任。</w:t>
      </w:r>
      <w:r w:rsidRPr="00EF00E3">
        <w:rPr>
          <w:rFonts w:ascii=".萍方-简" w:eastAsia=".萍方-简" w:hAnsi=".萍方-简"/>
          <w:lang w:eastAsia="zh-CN"/>
        </w:rPr>
        <w:t xml:space="preserve"> </w:t>
      </w:r>
      <w:r w:rsidRPr="00EF00E3">
        <w:rPr>
          <w:rFonts w:ascii=".萍方-简" w:eastAsia=".萍方-简" w:hAnsi=".萍方-简" w:hint="eastAsia"/>
          <w:lang w:eastAsia="zh-CN"/>
        </w:rPr>
        <w:t>基于问责的集体行为效应远远大于个人行为效果。而且平台可以消除繁琐的官僚手续，减少欺诈，降低违约率。</w:t>
      </w:r>
      <w:r w:rsidRPr="006400C7">
        <w:rPr>
          <w:rFonts w:ascii=".萍方-简" w:eastAsia=".萍方-简" w:hAnsi=".萍方-简" w:hint="eastAsia"/>
          <w:lang w:eastAsia="zh-CN"/>
        </w:rPr>
        <w:t>互助链</w:t>
      </w:r>
      <w:r w:rsidRPr="00EF00E3">
        <w:rPr>
          <w:rFonts w:ascii=".萍方-简" w:eastAsia=".萍方-简" w:hAnsi=".萍方-简" w:hint="eastAsia"/>
          <w:lang w:eastAsia="zh-CN"/>
        </w:rPr>
        <w:t>通过基于数学研究，博弈理论，统计学和精算模型，以及计算模拟，将确保适当的激励措施符合所有各方利益。</w:t>
      </w:r>
    </w:p>
    <w:p w14:paraId="4DF04261" w14:textId="37DBEE02" w:rsidR="00B73DC6" w:rsidRDefault="00B73DC6" w:rsidP="00B73DC6">
      <w:pPr>
        <w:jc w:val="both"/>
        <w:rPr>
          <w:rFonts w:ascii=".萍方-简" w:eastAsia=".萍方-简" w:hAnsi=".萍方-简" w:hint="eastAsia"/>
          <w:lang w:eastAsia="zh-CN"/>
        </w:rPr>
        <w:pPrChange w:id="418" w:author="Jie Lan" w:date="2017-08-19T20:30:00Z">
          <w:pPr/>
        </w:pPrChange>
      </w:pPr>
      <w:ins w:id="419" w:author="Jie Lan" w:date="2017-08-19T20:35:00Z">
        <w:r w:rsidRPr="00B73DC6">
          <w:rPr>
            <w:rFonts w:ascii=".萍方-简" w:eastAsia=".萍方-简" w:hAnsi=".萍方-简"/>
            <w:lang w:eastAsia="zh-CN"/>
          </w:rPr>
          <w:t xml:space="preserve">By drawing on the cohesion and efficiency of community finance and insurance, </w:t>
        </w:r>
      </w:ins>
      <w:ins w:id="420" w:author="Jie Lan" w:date="2017-08-19T20:37:00Z">
        <w:r>
          <w:rPr>
            <w:rFonts w:ascii=".萍方-简" w:eastAsia=".萍方-简" w:hAnsi=".萍方-简"/>
            <w:lang w:eastAsia="zh-CN"/>
          </w:rPr>
          <w:t>and</w:t>
        </w:r>
      </w:ins>
      <w:ins w:id="421" w:author="Jie Lan" w:date="2017-08-19T20:35:00Z">
        <w:r>
          <w:rPr>
            <w:rFonts w:ascii=".萍方-简" w:eastAsia=".萍方-简" w:hAnsi=".萍方-简"/>
            <w:lang w:eastAsia="zh-CN"/>
          </w:rPr>
          <w:t xml:space="preserve"> using </w:t>
        </w:r>
        <w:r w:rsidRPr="00B73DC6">
          <w:rPr>
            <w:rFonts w:ascii=".萍方-简" w:eastAsia=".萍方-简" w:hAnsi=".萍方-简"/>
            <w:lang w:eastAsia="zh-CN"/>
          </w:rPr>
          <w:t xml:space="preserve"> personal credit and social relati</w:t>
        </w:r>
        <w:r>
          <w:rPr>
            <w:rFonts w:ascii=".萍方-简" w:eastAsia=".萍方-简" w:hAnsi=".萍方-简"/>
            <w:lang w:eastAsia="zh-CN"/>
          </w:rPr>
          <w:t xml:space="preserve">ons, we can re-form the form of mutual </w:t>
        </w:r>
        <w:r w:rsidRPr="00B73DC6">
          <w:rPr>
            <w:rFonts w:ascii=".萍方-简" w:eastAsia=".萍方-简" w:hAnsi=".萍方-简"/>
            <w:lang w:eastAsia="zh-CN"/>
          </w:rPr>
          <w:t xml:space="preserve">insurance. Of course, our products and research are </w:t>
        </w:r>
      </w:ins>
      <w:ins w:id="422" w:author="Jie Lan" w:date="2017-08-19T20:39:00Z">
        <w:r>
          <w:rPr>
            <w:rFonts w:ascii=".萍方-简" w:eastAsia=".萍方-简" w:hAnsi=".萍方-简"/>
            <w:lang w:eastAsia="zh-CN"/>
          </w:rPr>
          <w:t>still</w:t>
        </w:r>
      </w:ins>
      <w:ins w:id="423" w:author="Jie Lan" w:date="2017-08-19T20:35:00Z">
        <w:r w:rsidRPr="00B73DC6">
          <w:rPr>
            <w:rFonts w:ascii=".萍方-简" w:eastAsia=".萍方-简" w:hAnsi=".萍方-简"/>
            <w:lang w:eastAsia="zh-CN"/>
          </w:rPr>
          <w:t xml:space="preserve"> in progress. We welcome comments, questions and ideas from the community and</w:t>
        </w:r>
      </w:ins>
      <w:ins w:id="424" w:author="Jie Lan" w:date="2017-08-19T20:38:00Z">
        <w:r>
          <w:rPr>
            <w:rFonts w:ascii=".萍方-简" w:eastAsia=".萍方-简" w:hAnsi=".萍方-简"/>
            <w:lang w:eastAsia="zh-CN"/>
          </w:rPr>
          <w:t xml:space="preserve"> we will continuously</w:t>
        </w:r>
      </w:ins>
      <w:ins w:id="425" w:author="Jie Lan" w:date="2017-08-19T20:35:00Z">
        <w:r w:rsidRPr="00B73DC6">
          <w:rPr>
            <w:rFonts w:ascii=".萍方-简" w:eastAsia=".萍方-简" w:hAnsi=".萍方-简"/>
            <w:lang w:eastAsia="zh-CN"/>
          </w:rPr>
          <w:t xml:space="preserve"> improve </w:t>
        </w:r>
      </w:ins>
      <w:ins w:id="426" w:author="Jie Lan" w:date="2017-08-19T20:38:00Z">
        <w:r>
          <w:rPr>
            <w:rFonts w:ascii=".萍方-简" w:eastAsia=".萍方-简" w:hAnsi=".萍方-简"/>
            <w:lang w:eastAsia="zh-CN"/>
          </w:rPr>
          <w:t>our product</w:t>
        </w:r>
      </w:ins>
      <w:ins w:id="427" w:author="Jie Lan" w:date="2017-08-19T20:35:00Z">
        <w:r w:rsidRPr="00B73DC6">
          <w:rPr>
            <w:rFonts w:ascii=".萍方-简" w:eastAsia=".萍方-简" w:hAnsi=".萍方-简"/>
            <w:lang w:eastAsia="zh-CN"/>
          </w:rPr>
          <w:t xml:space="preserve">. </w:t>
        </w:r>
      </w:ins>
      <w:ins w:id="428" w:author="Jie Lan" w:date="2017-08-19T20:39:00Z">
        <w:r>
          <w:rPr>
            <w:rFonts w:ascii=".萍方-简" w:eastAsia=".萍方-简" w:hAnsi=".萍方-简"/>
            <w:lang w:eastAsia="zh-CN"/>
          </w:rPr>
          <w:t>Mutual Chain</w:t>
        </w:r>
      </w:ins>
      <w:ins w:id="429" w:author="Jie Lan" w:date="2017-08-19T20:35:00Z">
        <w:r w:rsidRPr="00B73DC6">
          <w:rPr>
            <w:rFonts w:ascii=".萍方-简" w:eastAsia=".萍方-简" w:hAnsi=".萍方-简"/>
            <w:lang w:eastAsia="zh-CN"/>
          </w:rPr>
          <w:t xml:space="preserve"> is developing a new financial platform with</w:t>
        </w:r>
      </w:ins>
      <w:ins w:id="430" w:author="Jie Lan" w:date="2017-08-19T20:40:00Z">
        <w:r w:rsidR="000E1CB6">
          <w:rPr>
            <w:rFonts w:ascii=".萍方-简" w:eastAsia=".萍方-简" w:hAnsi=".萍方-简"/>
            <w:lang w:eastAsia="zh-CN"/>
          </w:rPr>
          <w:t xml:space="preserve"> driving force including</w:t>
        </w:r>
      </w:ins>
      <w:ins w:id="431" w:author="Jie Lan" w:date="2017-08-19T20:35:00Z">
        <w:r w:rsidRPr="00B73DC6">
          <w:rPr>
            <w:rFonts w:ascii=".萍方-简" w:eastAsia=".萍方-简" w:hAnsi=".萍方-简"/>
            <w:lang w:eastAsia="zh-CN"/>
          </w:rPr>
          <w:t xml:space="preserve"> social capital, trust network and block chain technology</w:t>
        </w:r>
        <w:r w:rsidR="000E1CB6">
          <w:rPr>
            <w:rFonts w:ascii=".萍方-简" w:eastAsia=".萍方-简" w:hAnsi=".萍方-简"/>
            <w:lang w:eastAsia="zh-CN"/>
          </w:rPr>
          <w:t>. M</w:t>
        </w:r>
      </w:ins>
      <w:ins w:id="432" w:author="Jie Lan" w:date="2017-08-19T20:40:00Z">
        <w:r w:rsidR="000E1CB6">
          <w:rPr>
            <w:rFonts w:ascii=".萍方-简" w:eastAsia=".萍方-简" w:hAnsi=".萍方-简"/>
            <w:lang w:eastAsia="zh-CN"/>
          </w:rPr>
          <w:t xml:space="preserve">eanwhile, </w:t>
        </w:r>
      </w:ins>
      <w:ins w:id="433" w:author="Jie Lan" w:date="2017-08-19T20:35:00Z">
        <w:r w:rsidRPr="00B73DC6">
          <w:rPr>
            <w:rFonts w:ascii=".萍方-简" w:eastAsia=".萍方-简" w:hAnsi=".萍方-简"/>
            <w:lang w:eastAsia="zh-CN"/>
          </w:rPr>
          <w:t xml:space="preserve">we will </w:t>
        </w:r>
      </w:ins>
      <w:ins w:id="434" w:author="Jie Lan" w:date="2017-08-19T20:40:00Z">
        <w:r w:rsidR="000E1CB6">
          <w:rPr>
            <w:rFonts w:ascii=".萍方-简" w:eastAsia=".萍方-简" w:hAnsi=".萍方-简"/>
            <w:lang w:eastAsia="zh-CN"/>
          </w:rPr>
          <w:t>integrate it with</w:t>
        </w:r>
      </w:ins>
      <w:ins w:id="435" w:author="Jie Lan" w:date="2017-08-19T20:35:00Z">
        <w:r w:rsidRPr="00B73DC6">
          <w:rPr>
            <w:rFonts w:ascii=".萍方-简" w:eastAsia=".萍方-简" w:hAnsi=".萍方-简"/>
            <w:lang w:eastAsia="zh-CN"/>
          </w:rPr>
          <w:t xml:space="preserve"> mutual coins.</w:t>
        </w:r>
        <w:r w:rsidR="000E1CB6">
          <w:rPr>
            <w:rFonts w:ascii=".萍方-简" w:eastAsia=".萍方-简" w:hAnsi=".萍方-简"/>
            <w:lang w:eastAsia="zh-CN"/>
          </w:rPr>
          <w:t xml:space="preserve"> These tokens have the tradability </w:t>
        </w:r>
        <w:r w:rsidRPr="00B73DC6">
          <w:rPr>
            <w:rFonts w:ascii=".萍方-简" w:eastAsia=".萍方-简" w:hAnsi=".萍方-简"/>
            <w:lang w:eastAsia="zh-CN"/>
          </w:rPr>
          <w:t>of the encrypted</w:t>
        </w:r>
      </w:ins>
      <w:ins w:id="436" w:author="Jie Lan" w:date="2017-08-19T20:41:00Z">
        <w:r w:rsidR="000E1CB6">
          <w:rPr>
            <w:rFonts w:ascii=".萍方-简" w:eastAsia=".萍方-简" w:hAnsi=".萍方-简"/>
            <w:lang w:eastAsia="zh-CN"/>
          </w:rPr>
          <w:t xml:space="preserve"> digital</w:t>
        </w:r>
      </w:ins>
      <w:ins w:id="437" w:author="Jie Lan" w:date="2017-08-19T20:35:00Z">
        <w:r w:rsidRPr="00B73DC6">
          <w:rPr>
            <w:rFonts w:ascii=".萍方-简" w:eastAsia=".萍方-简" w:hAnsi=".萍方-简"/>
            <w:lang w:eastAsia="zh-CN"/>
          </w:rPr>
          <w:t xml:space="preserve"> currency, which is essential </w:t>
        </w:r>
      </w:ins>
      <w:ins w:id="438" w:author="Jie Lan" w:date="2017-08-19T20:42:00Z">
        <w:r w:rsidR="000E1CB6">
          <w:rPr>
            <w:rFonts w:ascii=".萍方-简" w:eastAsia=".萍方-简" w:hAnsi=".萍方-简"/>
            <w:lang w:eastAsia="zh-CN"/>
          </w:rPr>
          <w:t>for</w:t>
        </w:r>
      </w:ins>
      <w:ins w:id="439" w:author="Jie Lan" w:date="2017-08-19T20:45:00Z">
        <w:r w:rsidR="000E1CB6">
          <w:rPr>
            <w:rFonts w:ascii=".萍方-简" w:eastAsia=".萍方-简" w:hAnsi=".萍方-简"/>
            <w:lang w:eastAsia="zh-CN"/>
          </w:rPr>
          <w:t xml:space="preserve"> widespread usage for</w:t>
        </w:r>
      </w:ins>
      <w:ins w:id="440" w:author="Jie Lan" w:date="2017-08-19T20:42:00Z">
        <w:r w:rsidR="000E1CB6">
          <w:rPr>
            <w:rFonts w:ascii=".萍方-简" w:eastAsia=".萍方-简" w:hAnsi=".萍方-简"/>
            <w:lang w:eastAsia="zh-CN"/>
          </w:rPr>
          <w:t xml:space="preserve"> </w:t>
        </w:r>
      </w:ins>
      <w:ins w:id="441" w:author="Jie Lan" w:date="2017-08-19T20:35:00Z">
        <w:r w:rsidRPr="00B73DC6">
          <w:rPr>
            <w:rFonts w:ascii=".萍方-简" w:eastAsia=".萍方-简" w:hAnsi=".萍方-简"/>
            <w:lang w:eastAsia="zh-CN"/>
          </w:rPr>
          <w:t xml:space="preserve">the participants, and they can be exchanged with the legal currency. The </w:t>
        </w:r>
      </w:ins>
      <w:ins w:id="442" w:author="Jie Lan" w:date="2017-08-19T21:06:00Z">
        <w:r w:rsidR="00A31D88">
          <w:rPr>
            <w:rFonts w:ascii=".萍方-简" w:eastAsia=".萍方-简" w:hAnsi=".萍方-简"/>
            <w:lang w:eastAsia="zh-CN"/>
          </w:rPr>
          <w:t>Mutual C</w:t>
        </w:r>
      </w:ins>
      <w:ins w:id="443" w:author="Jie Lan" w:date="2017-08-19T20:35:00Z">
        <w:r w:rsidRPr="00B73DC6">
          <w:rPr>
            <w:rFonts w:ascii=".萍方-简" w:eastAsia=".萍方-简" w:hAnsi=".萍方-简"/>
            <w:lang w:eastAsia="zh-CN"/>
          </w:rPr>
          <w:t>hain establishes a distributed, verifiable credit identity. This identity is based on compliance with mutual insurance terms and the quality of social media accounts</w:t>
        </w:r>
      </w:ins>
      <w:ins w:id="444" w:author="Jie Lan" w:date="2017-08-19T21:07:00Z">
        <w:r w:rsidR="000E51E1">
          <w:rPr>
            <w:rFonts w:ascii=".萍方-简" w:eastAsia=".萍方-简" w:hAnsi=".萍方-简"/>
            <w:lang w:eastAsia="zh-CN"/>
          </w:rPr>
          <w:t xml:space="preserve"> connection</w:t>
        </w:r>
      </w:ins>
      <w:ins w:id="445" w:author="Jie Lan" w:date="2017-08-19T20:35:00Z">
        <w:r w:rsidRPr="00B73DC6">
          <w:rPr>
            <w:rFonts w:ascii=".萍方-简" w:eastAsia=".萍方-简" w:hAnsi=".萍方-简"/>
            <w:lang w:eastAsia="zh-CN"/>
          </w:rPr>
          <w:t xml:space="preserve">. Responsible </w:t>
        </w:r>
        <w:r w:rsidRPr="00B73DC6">
          <w:rPr>
            <w:rFonts w:ascii=".萍方-简" w:eastAsia=".萍方-简" w:hAnsi=".萍方-简"/>
            <w:lang w:eastAsia="zh-CN"/>
          </w:rPr>
          <w:lastRenderedPageBreak/>
          <w:t xml:space="preserve">individuals will be able to build strong credit identities that will make them more credible and ultimately have the ability to provide stronger social effects, such as the ability to provide guarantees for other members, </w:t>
        </w:r>
      </w:ins>
      <w:ins w:id="446" w:author="Jie Lan" w:date="2017-08-19T21:08:00Z">
        <w:r w:rsidR="000E51E1">
          <w:rPr>
            <w:rFonts w:ascii=".萍方-简" w:eastAsia=".萍方-简" w:hAnsi=".萍方-简"/>
            <w:lang w:eastAsia="zh-CN"/>
          </w:rPr>
          <w:t>and</w:t>
        </w:r>
      </w:ins>
      <w:ins w:id="447" w:author="Jie Lan" w:date="2017-08-19T20:35:00Z">
        <w:r w:rsidRPr="00B73DC6">
          <w:rPr>
            <w:rFonts w:ascii=".萍方-简" w:eastAsia=".萍方-简" w:hAnsi=".萍方-简"/>
            <w:lang w:eastAsia="zh-CN"/>
          </w:rPr>
          <w:t xml:space="preserve"> build trust</w:t>
        </w:r>
      </w:ins>
      <w:ins w:id="448" w:author="Jie Lan" w:date="2017-08-19T21:09:00Z">
        <w:r w:rsidR="000E51E1">
          <w:rPr>
            <w:rFonts w:ascii=".萍方-简" w:eastAsia=".萍方-简" w:hAnsi=".萍方-简"/>
            <w:lang w:eastAsia="zh-CN"/>
          </w:rPr>
          <w:t xml:space="preserve"> with people </w:t>
        </w:r>
        <w:r w:rsidR="000E51E1">
          <w:rPr>
            <w:rFonts w:ascii=".萍方-简" w:eastAsia=".萍方-简" w:hAnsi=".萍方-简" w:hint="eastAsia"/>
            <w:lang w:eastAsia="zh-CN"/>
          </w:rPr>
          <w:t>out</w:t>
        </w:r>
        <w:r w:rsidR="000E51E1">
          <w:rPr>
            <w:rFonts w:ascii=".萍方-简" w:eastAsia=".萍方-简" w:hAnsi=".萍方-简"/>
            <w:lang w:eastAsia="zh-CN"/>
          </w:rPr>
          <w:t xml:space="preserve">side of his social </w:t>
        </w:r>
      </w:ins>
      <w:ins w:id="449" w:author="Jie Lan" w:date="2017-08-19T21:10:00Z">
        <w:r w:rsidR="000E51E1">
          <w:rPr>
            <w:rFonts w:ascii=".萍方-简" w:eastAsia=".萍方-简" w:hAnsi=".萍方-简"/>
            <w:lang w:eastAsia="zh-CN"/>
          </w:rPr>
          <w:t>circle.</w:t>
        </w:r>
      </w:ins>
      <w:ins w:id="450" w:author="Jie Lan" w:date="2017-08-19T20:35:00Z">
        <w:r w:rsidRPr="00B73DC6">
          <w:rPr>
            <w:rFonts w:ascii=".萍方-简" w:eastAsia=".萍方-简" w:hAnsi=".萍方-简"/>
            <w:lang w:eastAsia="zh-CN"/>
          </w:rPr>
          <w:t xml:space="preserve"> The col</w:t>
        </w:r>
        <w:r w:rsidR="000E51E1">
          <w:rPr>
            <w:rFonts w:ascii=".萍方-简" w:eastAsia=".萍方-简" w:hAnsi=".萍方-简"/>
            <w:lang w:eastAsia="zh-CN"/>
          </w:rPr>
          <w:t>lective behavior based</w:t>
        </w:r>
        <w:r w:rsidRPr="00B73DC6">
          <w:rPr>
            <w:rFonts w:ascii=".萍方-简" w:eastAsia=".萍方-简" w:hAnsi=".萍方-简"/>
            <w:lang w:eastAsia="zh-CN"/>
          </w:rPr>
          <w:t xml:space="preserve"> accountability is far greater</w:t>
        </w:r>
      </w:ins>
      <w:ins w:id="451" w:author="Jie Lan" w:date="2017-08-19T21:11:00Z">
        <w:r w:rsidR="000E51E1">
          <w:rPr>
            <w:rFonts w:ascii=".萍方-简" w:eastAsia=".萍方-简" w:hAnsi=".萍方-简"/>
            <w:lang w:eastAsia="zh-CN"/>
          </w:rPr>
          <w:t xml:space="preserve"> effective</w:t>
        </w:r>
      </w:ins>
      <w:ins w:id="452" w:author="Jie Lan" w:date="2017-08-19T20:35:00Z">
        <w:r w:rsidRPr="00B73DC6">
          <w:rPr>
            <w:rFonts w:ascii=".萍方-简" w:eastAsia=".萍方-简" w:hAnsi=".萍方-简"/>
            <w:lang w:eastAsia="zh-CN"/>
          </w:rPr>
          <w:t xml:space="preserve"> than individual behavior. </w:t>
        </w:r>
      </w:ins>
      <w:ins w:id="453" w:author="Jie Lan" w:date="2017-08-19T21:12:00Z">
        <w:r w:rsidR="000E51E1">
          <w:rPr>
            <w:rFonts w:ascii=".萍方-简" w:eastAsia=".萍方-简" w:hAnsi=".萍方-简"/>
            <w:lang w:eastAsia="zh-CN"/>
          </w:rPr>
          <w:t xml:space="preserve">Furthermore, </w:t>
        </w:r>
      </w:ins>
      <w:ins w:id="454" w:author="Jie Lan" w:date="2017-08-19T20:35:00Z">
        <w:r w:rsidRPr="00B73DC6">
          <w:rPr>
            <w:rFonts w:ascii=".萍方-简" w:eastAsia=".萍方-简" w:hAnsi=".萍方-简"/>
            <w:lang w:eastAsia="zh-CN"/>
          </w:rPr>
          <w:t>the platform can eliminate cumbersome bureaucratic procedures, reduce fraud and reduce</w:t>
        </w:r>
        <w:r w:rsidR="000E51E1">
          <w:rPr>
            <w:rFonts w:ascii=".萍方-简" w:eastAsia=".萍方-简" w:hAnsi=".萍方-简"/>
            <w:lang w:eastAsia="zh-CN"/>
          </w:rPr>
          <w:t xml:space="preserve"> default rates. Mutual </w:t>
        </w:r>
      </w:ins>
      <w:ins w:id="455" w:author="Jie Lan" w:date="2017-08-19T21:13:00Z">
        <w:r w:rsidR="000E51E1">
          <w:rPr>
            <w:rFonts w:ascii=".萍方-简" w:eastAsia=".萍方-简" w:hAnsi=".萍方-简"/>
            <w:lang w:eastAsia="zh-CN"/>
          </w:rPr>
          <w:t>C</w:t>
        </w:r>
      </w:ins>
      <w:ins w:id="456" w:author="Jie Lan" w:date="2017-08-19T20:35:00Z">
        <w:r w:rsidRPr="00B73DC6">
          <w:rPr>
            <w:rFonts w:ascii=".萍方-简" w:eastAsia=".萍方-简" w:hAnsi=".萍方-简"/>
            <w:lang w:eastAsia="zh-CN"/>
          </w:rPr>
          <w:t>hain will ensure that appropriate inc</w:t>
        </w:r>
        <w:r w:rsidR="000E51E1">
          <w:rPr>
            <w:rFonts w:ascii=".萍方-简" w:eastAsia=".萍方-简" w:hAnsi=".萍方-简"/>
            <w:lang w:eastAsia="zh-CN"/>
          </w:rPr>
          <w:t xml:space="preserve">entives are consistent with </w:t>
        </w:r>
      </w:ins>
      <w:ins w:id="457" w:author="Jie Lan" w:date="2017-08-19T21:14:00Z">
        <w:r w:rsidR="000E51E1">
          <w:rPr>
            <w:rFonts w:ascii=".萍方-简" w:eastAsia=".萍方-简" w:hAnsi=".萍方-简"/>
            <w:lang w:eastAsia="zh-CN"/>
          </w:rPr>
          <w:t xml:space="preserve">interests of </w:t>
        </w:r>
      </w:ins>
      <w:ins w:id="458" w:author="Jie Lan" w:date="2017-08-19T20:35:00Z">
        <w:r w:rsidR="000E51E1">
          <w:rPr>
            <w:rFonts w:ascii=".萍方-简" w:eastAsia=".萍方-简" w:hAnsi=".萍方-简"/>
            <w:lang w:eastAsia="zh-CN"/>
          </w:rPr>
          <w:t xml:space="preserve">all stakeholders </w:t>
        </w:r>
        <w:r w:rsidRPr="00B73DC6">
          <w:rPr>
            <w:rFonts w:ascii=".萍方-简" w:eastAsia=".萍方-简" w:hAnsi=".萍方-简"/>
            <w:lang w:eastAsia="zh-CN"/>
          </w:rPr>
          <w:t>through mathematical research, game theory, statistics and actuarial models, and computational simulation</w:t>
        </w:r>
      </w:ins>
    </w:p>
    <w:p w14:paraId="461C599B" w14:textId="2E5D6854" w:rsidR="00E0606F" w:rsidRDefault="00071ED7" w:rsidP="00B73DC6">
      <w:pPr>
        <w:jc w:val="both"/>
        <w:rPr>
          <w:ins w:id="459" w:author="Jie Lan" w:date="2017-08-19T21:15:00Z"/>
          <w:rFonts w:ascii=".萍方-简" w:eastAsia=".萍方-简" w:hAnsi=".萍方-简"/>
          <w:lang w:eastAsia="zh-CN"/>
        </w:rPr>
        <w:pPrChange w:id="460" w:author="Jie Lan" w:date="2017-08-19T20:30:00Z">
          <w:pPr/>
        </w:pPrChange>
      </w:pPr>
      <w:r w:rsidRPr="00A440ED">
        <w:rPr>
          <w:rFonts w:ascii=".萍方-简" w:eastAsia=".萍方-简" w:hAnsi=".萍方-简" w:hint="eastAsia"/>
          <w:lang w:eastAsia="zh-CN"/>
        </w:rPr>
        <w:t>互助链平台保险</w:t>
      </w:r>
      <w:r w:rsidR="00A440ED" w:rsidRPr="00A440ED">
        <w:rPr>
          <w:rFonts w:ascii=".萍方-简" w:eastAsia=".萍方-简" w:hAnsi=".萍方-简" w:hint="eastAsia"/>
          <w:lang w:eastAsia="zh-CN"/>
        </w:rPr>
        <w:t>的</w:t>
      </w:r>
      <w:r w:rsidR="00E0606F" w:rsidRPr="00A440ED">
        <w:rPr>
          <w:rFonts w:ascii=".萍方-简" w:eastAsia=".萍方-简" w:hAnsi=".萍方-简" w:hint="eastAsia"/>
          <w:lang w:eastAsia="zh-CN"/>
        </w:rPr>
        <w:t>执行方式，比如保险产品一旦绑定了参与方，智能合约会定期从参与方账户扣币，当参与方提出理赔申请，一旦满足预先定义的理赔条件，并所有参与方同意，机器逻辑自动从发起人扣币</w:t>
      </w:r>
      <w:r w:rsidR="00A440ED" w:rsidRPr="00A440ED">
        <w:rPr>
          <w:rFonts w:ascii=".萍方-简" w:eastAsia=".萍方-简" w:hAnsi=".萍方-简" w:hint="eastAsia"/>
          <w:lang w:eastAsia="zh-CN"/>
        </w:rPr>
        <w:t>。</w:t>
      </w:r>
      <w:r w:rsidR="00E0606F" w:rsidRPr="00A440ED">
        <w:rPr>
          <w:rFonts w:ascii=".萍方-简" w:eastAsia=".萍方-简" w:hAnsi=".萍方-简" w:hint="eastAsia"/>
          <w:lang w:eastAsia="zh-CN"/>
        </w:rPr>
        <w:t>如果是信贷合同的执行方式，包括贷款扣币，还款扣币以及利息扣币等等，这些都通过智能合约的执行和参与方验证交易，互助链在用户端就是建立一个可以发起和执行这些内容的工具。详细的流程，架构以及应用场景描述，请参考附录15.1.1</w:t>
      </w:r>
    </w:p>
    <w:p w14:paraId="50782EC3" w14:textId="2E2CC4A1" w:rsidR="000E51E1" w:rsidRPr="00A440ED" w:rsidRDefault="000E51E1" w:rsidP="00B73DC6">
      <w:pPr>
        <w:jc w:val="both"/>
        <w:rPr>
          <w:rFonts w:ascii=".萍方-简" w:eastAsia=".萍方-简" w:hAnsi=".萍方-简"/>
          <w:lang w:eastAsia="zh-CN"/>
        </w:rPr>
        <w:pPrChange w:id="461" w:author="Jie Lan" w:date="2017-08-19T20:30:00Z">
          <w:pPr/>
        </w:pPrChange>
      </w:pPr>
      <w:ins w:id="462" w:author="Jie Lan" w:date="2017-08-19T21:16:00Z">
        <w:r>
          <w:rPr>
            <w:rFonts w:ascii=".萍方-简" w:eastAsia=".萍方-简" w:hAnsi=".萍方-简"/>
            <w:lang w:eastAsia="zh-CN"/>
          </w:rPr>
          <w:t>Mutual Chain</w:t>
        </w:r>
        <w:r w:rsidRPr="000E51E1">
          <w:rPr>
            <w:rFonts w:ascii=".萍方-简" w:eastAsia=".萍方-简" w:hAnsi=".萍方-简"/>
            <w:lang w:eastAsia="zh-CN"/>
          </w:rPr>
          <w:t xml:space="preserve"> platform insurance</w:t>
        </w:r>
      </w:ins>
      <w:ins w:id="463" w:author="Jie Lan" w:date="2017-08-19T21:18:00Z">
        <w:r w:rsidR="006A5F27">
          <w:rPr>
            <w:rFonts w:ascii=".萍方-简" w:eastAsia=".萍方-简" w:hAnsi=".萍方-简"/>
            <w:lang w:eastAsia="zh-CN"/>
          </w:rPr>
          <w:t xml:space="preserve"> will be executed like this:</w:t>
        </w:r>
      </w:ins>
      <w:ins w:id="464" w:author="Jie Lan" w:date="2017-08-19T21:16:00Z">
        <w:r w:rsidRPr="000E51E1">
          <w:rPr>
            <w:rFonts w:ascii=".萍方-简" w:eastAsia=".萍方-简" w:hAnsi=".萍方-简"/>
            <w:lang w:eastAsia="zh-CN"/>
          </w:rPr>
          <w:t xml:space="preserve"> </w:t>
        </w:r>
      </w:ins>
      <w:ins w:id="465" w:author="Jie Lan" w:date="2017-08-19T21:15:00Z">
        <w:r w:rsidR="006A5F27">
          <w:rPr>
            <w:rFonts w:ascii=".萍方-简" w:eastAsia=".萍方-简" w:hAnsi=".萍方-简"/>
            <w:lang w:eastAsia="zh-CN"/>
          </w:rPr>
          <w:t>i</w:t>
        </w:r>
        <w:r w:rsidRPr="000E51E1">
          <w:rPr>
            <w:rFonts w:ascii=".萍方-简" w:eastAsia=".萍方-简" w:hAnsi=".萍方-简"/>
            <w:lang w:eastAsia="zh-CN"/>
          </w:rPr>
          <w:t>f the insurance product is bound to participant</w:t>
        </w:r>
      </w:ins>
      <w:ins w:id="466" w:author="Jie Lan" w:date="2017-08-19T21:19:00Z">
        <w:r w:rsidR="006A5F27">
          <w:rPr>
            <w:rFonts w:ascii=".萍方-简" w:eastAsia=".萍方-简" w:hAnsi=".萍方-简"/>
            <w:lang w:eastAsia="zh-CN"/>
          </w:rPr>
          <w:t>s</w:t>
        </w:r>
      </w:ins>
      <w:ins w:id="467" w:author="Jie Lan" w:date="2017-08-19T21:15:00Z">
        <w:r w:rsidRPr="000E51E1">
          <w:rPr>
            <w:rFonts w:ascii=".萍方-简" w:eastAsia=".萍方-简" w:hAnsi=".萍方-简"/>
            <w:lang w:eastAsia="zh-CN"/>
          </w:rPr>
          <w:t xml:space="preserve">, the smart contract will periodically </w:t>
        </w:r>
      </w:ins>
      <w:ins w:id="468" w:author="Jie Lan" w:date="2017-08-19T21:19:00Z">
        <w:r w:rsidR="006A5F27">
          <w:rPr>
            <w:rFonts w:ascii=".萍方-简" w:eastAsia=".萍方-简" w:hAnsi=".萍方-简"/>
            <w:lang w:eastAsia="zh-CN"/>
          </w:rPr>
          <w:t>charge Mutual Chain token from</w:t>
        </w:r>
      </w:ins>
      <w:ins w:id="469" w:author="Jie Lan" w:date="2017-08-19T21:15:00Z">
        <w:r w:rsidRPr="000E51E1">
          <w:rPr>
            <w:rFonts w:ascii=".萍方-简" w:eastAsia=".萍方-简" w:hAnsi=".萍方-简"/>
            <w:lang w:eastAsia="zh-CN"/>
          </w:rPr>
          <w:t xml:space="preserve"> the participant's account. When the participant makes a claim, once the pre-defined claim condition is satisfied and all the participa</w:t>
        </w:r>
        <w:r w:rsidR="006A5F27">
          <w:rPr>
            <w:rFonts w:ascii=".萍方-简" w:eastAsia=".萍方-简" w:hAnsi=".萍方-简"/>
            <w:lang w:eastAsia="zh-CN"/>
          </w:rPr>
          <w:t xml:space="preserve">nts agree, The machine logic automatically pay the claim </w:t>
        </w:r>
      </w:ins>
      <w:ins w:id="470" w:author="Jie Lan" w:date="2017-08-19T21:23:00Z">
        <w:r w:rsidR="006A5F27">
          <w:rPr>
            <w:rFonts w:ascii=".萍方-简" w:eastAsia=".萍方-简" w:hAnsi=".萍方-简"/>
            <w:lang w:eastAsia="zh-CN"/>
          </w:rPr>
          <w:t xml:space="preserve">with token </w:t>
        </w:r>
      </w:ins>
      <w:ins w:id="471" w:author="Jie Lan" w:date="2017-08-19T21:15:00Z">
        <w:r w:rsidRPr="000E51E1">
          <w:rPr>
            <w:rFonts w:ascii=".萍方-简" w:eastAsia=".萍方-简" w:hAnsi=".萍方-简"/>
            <w:lang w:eastAsia="zh-CN"/>
          </w:rPr>
          <w:t xml:space="preserve">from the sponsor. </w:t>
        </w:r>
      </w:ins>
      <w:ins w:id="472" w:author="Jie Lan" w:date="2017-08-19T21:21:00Z">
        <w:r w:rsidR="006A5F27">
          <w:rPr>
            <w:rFonts w:ascii=".萍方-简" w:eastAsia=".萍方-简" w:hAnsi=".萍方-简"/>
            <w:lang w:eastAsia="zh-CN"/>
          </w:rPr>
          <w:t>The execution method of C</w:t>
        </w:r>
      </w:ins>
      <w:ins w:id="473" w:author="Jie Lan" w:date="2017-08-19T21:15:00Z">
        <w:r w:rsidRPr="000E51E1">
          <w:rPr>
            <w:rFonts w:ascii=".萍方-简" w:eastAsia=".萍方-简" w:hAnsi=".萍方-简"/>
            <w:lang w:eastAsia="zh-CN"/>
          </w:rPr>
          <w:t xml:space="preserve">redit contracts, including loans, </w:t>
        </w:r>
      </w:ins>
      <w:ins w:id="474" w:author="Jie Lan" w:date="2017-08-19T21:22:00Z">
        <w:r w:rsidR="006A5F27">
          <w:rPr>
            <w:rFonts w:ascii=".萍方-简" w:eastAsia=".萍方-简" w:hAnsi=".萍方-简"/>
            <w:lang w:eastAsia="zh-CN"/>
          </w:rPr>
          <w:t>repaym</w:t>
        </w:r>
      </w:ins>
      <w:ins w:id="475" w:author="Jie Lan" w:date="2017-08-19T21:23:00Z">
        <w:r w:rsidR="006A5F27">
          <w:rPr>
            <w:rFonts w:ascii=".萍方-简" w:eastAsia=".萍方-简" w:hAnsi=".萍方-简"/>
            <w:lang w:eastAsia="zh-CN"/>
          </w:rPr>
          <w:t>ent</w:t>
        </w:r>
      </w:ins>
      <w:ins w:id="476" w:author="Jie Lan" w:date="2017-08-19T21:15:00Z">
        <w:r w:rsidRPr="000E51E1">
          <w:rPr>
            <w:rFonts w:ascii=".萍方-简" w:eastAsia=".萍方-简" w:hAnsi=".萍方-简"/>
            <w:lang w:eastAsia="zh-CN"/>
          </w:rPr>
          <w:t xml:space="preserve"> and interest</w:t>
        </w:r>
        <w:r w:rsidR="006A5F27">
          <w:rPr>
            <w:rFonts w:ascii=".萍方-简" w:eastAsia=".萍方-简" w:hAnsi=".萍方-简"/>
            <w:lang w:eastAsia="zh-CN"/>
          </w:rPr>
          <w:t xml:space="preserve"> etc., </w:t>
        </w:r>
        <w:r w:rsidRPr="000E51E1">
          <w:rPr>
            <w:rFonts w:ascii=".萍方-简" w:eastAsia=".萍方-简" w:hAnsi=".萍方-简"/>
            <w:lang w:eastAsia="zh-CN"/>
          </w:rPr>
          <w:t xml:space="preserve">are through </w:t>
        </w:r>
      </w:ins>
      <w:ins w:id="477" w:author="Jie Lan" w:date="2017-08-19T21:24:00Z">
        <w:r w:rsidR="006A5F27">
          <w:rPr>
            <w:rFonts w:ascii=".萍方-简" w:eastAsia=".萍方-简" w:hAnsi=".萍方-简"/>
            <w:lang w:eastAsia="zh-CN"/>
          </w:rPr>
          <w:t xml:space="preserve">smart </w:t>
        </w:r>
      </w:ins>
      <w:ins w:id="478" w:author="Jie Lan" w:date="2017-08-19T21:15:00Z">
        <w:r w:rsidRPr="000E51E1">
          <w:rPr>
            <w:rFonts w:ascii=".萍方-简" w:eastAsia=".萍方-简" w:hAnsi=".萍方-简"/>
            <w:lang w:eastAsia="zh-CN"/>
          </w:rPr>
          <w:t xml:space="preserve">contracts and </w:t>
        </w:r>
      </w:ins>
      <w:ins w:id="479" w:author="Jie Lan" w:date="2017-08-19T21:24:00Z">
        <w:r w:rsidR="006A5F27">
          <w:rPr>
            <w:rFonts w:ascii=".萍方-简" w:eastAsia=".萍方-简" w:hAnsi=".萍方-简"/>
            <w:lang w:eastAsia="zh-CN"/>
          </w:rPr>
          <w:t xml:space="preserve">are </w:t>
        </w:r>
      </w:ins>
      <w:ins w:id="480" w:author="Jie Lan" w:date="2017-08-19T21:15:00Z">
        <w:r w:rsidR="006A5F27">
          <w:rPr>
            <w:rFonts w:ascii=".萍方-简" w:eastAsia=".萍方-简" w:hAnsi=".萍方-简"/>
            <w:lang w:eastAsia="zh-CN"/>
          </w:rPr>
          <w:t>verified</w:t>
        </w:r>
      </w:ins>
      <w:ins w:id="481" w:author="Jie Lan" w:date="2017-08-19T21:25:00Z">
        <w:r w:rsidR="006A5F27">
          <w:rPr>
            <w:rFonts w:ascii=".萍方-简" w:eastAsia=".萍方-简" w:hAnsi=".萍方-简"/>
            <w:lang w:eastAsia="zh-CN"/>
          </w:rPr>
          <w:t xml:space="preserve"> by participants. </w:t>
        </w:r>
      </w:ins>
      <w:ins w:id="482" w:author="Jie Lan" w:date="2017-08-19T21:15:00Z">
        <w:r w:rsidRPr="000E51E1">
          <w:rPr>
            <w:rFonts w:ascii=".萍方-简" w:eastAsia=".萍方-简" w:hAnsi=".萍方-简"/>
            <w:lang w:eastAsia="zh-CN"/>
          </w:rPr>
          <w:t xml:space="preserve"> </w:t>
        </w:r>
      </w:ins>
      <w:ins w:id="483" w:author="Jie Lan" w:date="2017-08-19T21:25:00Z">
        <w:r w:rsidR="006A5F27">
          <w:rPr>
            <w:rFonts w:ascii=".萍方-简" w:eastAsia=".萍方-简" w:hAnsi=".萍方-简"/>
            <w:lang w:eastAsia="zh-CN"/>
          </w:rPr>
          <w:t>Mutual C</w:t>
        </w:r>
      </w:ins>
      <w:ins w:id="484" w:author="Jie Lan" w:date="2017-08-19T21:15:00Z">
        <w:r w:rsidRPr="000E51E1">
          <w:rPr>
            <w:rFonts w:ascii=".萍方-简" w:eastAsia=".萍方-简" w:hAnsi=".萍方-简"/>
            <w:lang w:eastAsia="zh-CN"/>
          </w:rPr>
          <w:t xml:space="preserve">hain </w:t>
        </w:r>
      </w:ins>
      <w:ins w:id="485" w:author="Jie Lan" w:date="2017-08-19T21:25:00Z">
        <w:r w:rsidR="006A5F27">
          <w:rPr>
            <w:rFonts w:ascii=".萍方-简" w:eastAsia=".萍方-简" w:hAnsi=".萍方-简"/>
            <w:lang w:eastAsia="zh-CN"/>
          </w:rPr>
          <w:t>act as a tool to</w:t>
        </w:r>
      </w:ins>
      <w:ins w:id="486" w:author="Jie Lan" w:date="2017-08-19T21:15:00Z">
        <w:r w:rsidR="006A5F27">
          <w:rPr>
            <w:rFonts w:ascii=".萍方-简" w:eastAsia=".萍方-简" w:hAnsi=".萍方-简"/>
            <w:lang w:eastAsia="zh-CN"/>
          </w:rPr>
          <w:t xml:space="preserve"> establish and execute</w:t>
        </w:r>
        <w:r w:rsidRPr="000E51E1">
          <w:rPr>
            <w:rFonts w:ascii=".萍方-简" w:eastAsia=".萍方-简" w:hAnsi=".萍方-简"/>
            <w:lang w:eastAsia="zh-CN"/>
          </w:rPr>
          <w:t xml:space="preserve"> these </w:t>
        </w:r>
      </w:ins>
      <w:ins w:id="487" w:author="Jie Lan" w:date="2017-08-19T21:26:00Z">
        <w:r w:rsidR="006A5F27">
          <w:rPr>
            <w:rFonts w:ascii=".萍方-简" w:eastAsia=".萍方-简" w:hAnsi=".萍方-简"/>
            <w:lang w:eastAsia="zh-CN"/>
          </w:rPr>
          <w:t>c</w:t>
        </w:r>
      </w:ins>
      <w:ins w:id="488" w:author="Jie Lan" w:date="2017-08-19T21:15:00Z">
        <w:r w:rsidRPr="000E51E1">
          <w:rPr>
            <w:rFonts w:ascii=".萍方-简" w:eastAsia=".萍方-简" w:hAnsi=".萍方-简"/>
            <w:lang w:eastAsia="zh-CN"/>
          </w:rPr>
          <w:t xml:space="preserve">ontent </w:t>
        </w:r>
      </w:ins>
      <w:ins w:id="489" w:author="Jie Lan" w:date="2017-08-19T21:26:00Z">
        <w:r w:rsidR="006A5F27">
          <w:rPr>
            <w:rFonts w:ascii=".萍方-简" w:eastAsia=".萍方-简" w:hAnsi=".萍方-简"/>
            <w:lang w:eastAsia="zh-CN"/>
          </w:rPr>
          <w:t>on the client side</w:t>
        </w:r>
      </w:ins>
      <w:ins w:id="490" w:author="Jie Lan" w:date="2017-08-19T21:15:00Z">
        <w:r w:rsidRPr="000E51E1">
          <w:rPr>
            <w:rFonts w:ascii=".萍方-简" w:eastAsia=".萍方-简" w:hAnsi=".萍方-简"/>
            <w:lang w:eastAsia="zh-CN"/>
          </w:rPr>
          <w:t>. For detailed process, architecture, and application scenario descriptions, please refer to Appendix 15.1.1</w:t>
        </w:r>
      </w:ins>
    </w:p>
    <w:p w14:paraId="48A662B4" w14:textId="3B732404" w:rsidR="00071ED7" w:rsidRDefault="00071ED7" w:rsidP="00B73DC6">
      <w:pPr>
        <w:jc w:val="both"/>
        <w:rPr>
          <w:ins w:id="491" w:author="Jie Lan" w:date="2017-08-19T21:26:00Z"/>
          <w:rFonts w:ascii=".萍方-简" w:eastAsia=".萍方-简" w:hAnsi=".萍方-简"/>
          <w:lang w:eastAsia="zh-CN"/>
        </w:rPr>
        <w:pPrChange w:id="492" w:author="Jie Lan" w:date="2017-08-19T20:30:00Z">
          <w:pPr/>
        </w:pPrChange>
      </w:pPr>
      <w:r w:rsidRPr="00A440ED">
        <w:rPr>
          <w:rFonts w:ascii=".萍方-简" w:eastAsia=".萍方-简" w:hAnsi=".萍方-简" w:hint="eastAsia"/>
          <w:lang w:eastAsia="zh-CN"/>
        </w:rPr>
        <w:t>互助链还有其他若干应用场景，比如说商业和个人房地产贷款审批以及投资方案，详情可以参阅附录15.1.2</w:t>
      </w:r>
    </w:p>
    <w:p w14:paraId="4B398C3D" w14:textId="32B5F97C" w:rsidR="006A5F27" w:rsidRDefault="006A5F27" w:rsidP="00B73DC6">
      <w:pPr>
        <w:jc w:val="both"/>
        <w:rPr>
          <w:rFonts w:ascii=".萍方-简" w:eastAsia=".萍方-简" w:hAnsi=".萍方-简"/>
          <w:lang w:eastAsia="zh-CN"/>
        </w:rPr>
        <w:pPrChange w:id="493" w:author="Jie Lan" w:date="2017-08-19T20:30:00Z">
          <w:pPr/>
        </w:pPrChange>
      </w:pPr>
      <w:ins w:id="494" w:author="Jie Lan" w:date="2017-08-19T21:26:00Z">
        <w:r w:rsidRPr="006A5F27">
          <w:rPr>
            <w:rFonts w:ascii=".萍方-简" w:eastAsia=".萍方-简" w:hAnsi=".萍方-简"/>
            <w:lang w:eastAsia="zh-CN"/>
          </w:rPr>
          <w:t>There are several other application scenarios, such as commercial and personal real estate loan approval and investment programs</w:t>
        </w:r>
      </w:ins>
      <w:ins w:id="495" w:author="Jie Lan" w:date="2017-08-19T21:27:00Z">
        <w:r>
          <w:rPr>
            <w:rFonts w:ascii=".萍方-简" w:eastAsia=".萍方-简" w:hAnsi=".萍方-简"/>
            <w:lang w:eastAsia="zh-CN"/>
          </w:rPr>
          <w:t xml:space="preserve">, </w:t>
        </w:r>
      </w:ins>
      <w:ins w:id="496" w:author="Jie Lan" w:date="2017-08-19T21:26:00Z">
        <w:r w:rsidRPr="006A5F27">
          <w:rPr>
            <w:rFonts w:ascii=".萍方-简" w:eastAsia=".萍方-简" w:hAnsi=".萍方-简"/>
            <w:lang w:eastAsia="zh-CN"/>
          </w:rPr>
          <w:t>please refer to Appendix 15.1.2</w:t>
        </w:r>
      </w:ins>
      <w:ins w:id="497" w:author="Jie Lan" w:date="2017-08-19T21:27:00Z">
        <w:r>
          <w:rPr>
            <w:rFonts w:ascii=".萍方-简" w:eastAsia=".萍方-简" w:hAnsi=".萍方-简"/>
            <w:lang w:eastAsia="zh-CN"/>
          </w:rPr>
          <w:t xml:space="preserve"> for details.</w:t>
        </w:r>
      </w:ins>
    </w:p>
    <w:p w14:paraId="27EFED99" w14:textId="77777777" w:rsidR="009C1F38" w:rsidRPr="00A440ED" w:rsidRDefault="009C1F38" w:rsidP="00B73DC6">
      <w:pPr>
        <w:jc w:val="both"/>
        <w:rPr>
          <w:rFonts w:ascii=".萍方-简" w:eastAsia=".萍方-简" w:hAnsi=".萍方-简"/>
          <w:lang w:eastAsia="zh-CN"/>
        </w:rPr>
        <w:pPrChange w:id="498" w:author="Jie Lan" w:date="2017-08-19T20:30:00Z">
          <w:pPr/>
        </w:pPrChange>
      </w:pPr>
    </w:p>
    <w:p w14:paraId="3225739A" w14:textId="0C358808" w:rsidR="00814BC0" w:rsidRPr="00814BC0" w:rsidRDefault="009C1F38" w:rsidP="00B73DC6">
      <w:pPr>
        <w:jc w:val="both"/>
        <w:rPr>
          <w:rFonts w:eastAsiaTheme="minorEastAsia"/>
          <w:lang w:eastAsia="zh-CN"/>
        </w:rPr>
        <w:pPrChange w:id="499" w:author="Jie Lan" w:date="2017-08-19T20:30:00Z">
          <w:pPr/>
        </w:pPrChange>
      </w:pPr>
      <w:r>
        <w:rPr>
          <w:rFonts w:eastAsiaTheme="minorEastAsia"/>
          <w:noProof/>
          <w:lang w:eastAsia="zh-CN"/>
        </w:rPr>
        <w:lastRenderedPageBreak/>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Default="00B86127" w:rsidP="00B73DC6">
      <w:pPr>
        <w:pStyle w:val="UsageNotes"/>
        <w:spacing w:after="120" w:line="240" w:lineRule="auto"/>
        <w:ind w:left="1440"/>
        <w:jc w:val="both"/>
        <w:rPr>
          <w:rFonts w:ascii="Arial" w:hAnsi="Arial" w:cs="Arial"/>
          <w:i w:val="0"/>
          <w:color w:val="auto"/>
          <w:sz w:val="20"/>
          <w:szCs w:val="20"/>
        </w:rPr>
        <w:pPrChange w:id="500" w:author="Jie Lan" w:date="2017-08-19T20:30:00Z">
          <w:pPr>
            <w:pStyle w:val="UsageNotes"/>
            <w:spacing w:after="120" w:line="240" w:lineRule="auto"/>
            <w:ind w:left="1440"/>
            <w:jc w:val="center"/>
          </w:pPr>
        </w:pPrChange>
      </w:pPr>
    </w:p>
    <w:p w14:paraId="1A4207E8" w14:textId="50E3C56D" w:rsidR="00BD6680" w:rsidRDefault="00BD6680" w:rsidP="00B73DC6">
      <w:pPr>
        <w:jc w:val="both"/>
        <w:rPr>
          <w:rFonts w:ascii="Arial" w:eastAsiaTheme="minorEastAsia" w:hAnsi="Arial" w:cs="Arial"/>
          <w:i/>
          <w:sz w:val="20"/>
          <w:szCs w:val="20"/>
          <w:lang w:eastAsia="zh-CN"/>
        </w:rPr>
        <w:pPrChange w:id="501" w:author="Jie Lan" w:date="2017-08-19T20:30:00Z">
          <w:pPr/>
        </w:pPrChange>
      </w:pPr>
      <w:r>
        <w:rPr>
          <w:rFonts w:ascii="Arial" w:eastAsiaTheme="minorEastAsia" w:hAnsi="Arial" w:cs="Arial"/>
          <w:i/>
          <w:sz w:val="20"/>
          <w:szCs w:val="20"/>
          <w:lang w:eastAsia="zh-CN"/>
        </w:rPr>
        <w:br w:type="page"/>
      </w:r>
    </w:p>
    <w:p w14:paraId="484C12CB" w14:textId="77777777" w:rsidR="006A5F27" w:rsidRDefault="006A6C35" w:rsidP="006A5F27">
      <w:pPr>
        <w:pStyle w:val="Heading2"/>
        <w:rPr>
          <w:ins w:id="502" w:author="Jie Lan" w:date="2017-08-19T21:27:00Z"/>
          <w:rFonts w:eastAsia=".萍方-简"/>
          <w:lang w:eastAsia="zh-CN"/>
        </w:rPr>
        <w:pPrChange w:id="503" w:author="Jie Lan" w:date="2017-08-19T21:27:00Z">
          <w:pPr>
            <w:pStyle w:val="Heading2"/>
          </w:pPr>
        </w:pPrChange>
      </w:pPr>
      <w:bookmarkStart w:id="504" w:name="_Toc489971201"/>
      <w:r>
        <w:rPr>
          <w:rFonts w:eastAsia=".萍方-简" w:hint="eastAsia"/>
          <w:lang w:eastAsia="zh-CN"/>
        </w:rPr>
        <w:lastRenderedPageBreak/>
        <w:t>互助</w:t>
      </w:r>
      <w:r w:rsidR="008427E1">
        <w:rPr>
          <w:rFonts w:eastAsia=".萍方-简" w:hint="eastAsia"/>
          <w:lang w:eastAsia="zh-CN"/>
        </w:rPr>
        <w:t>保险</w:t>
      </w:r>
      <w:r w:rsidR="008427E1" w:rsidRPr="006400C7">
        <w:rPr>
          <w:rFonts w:eastAsia=".萍方-简" w:hint="eastAsia"/>
          <w:lang w:eastAsia="zh-CN"/>
        </w:rPr>
        <w:t>应用</w:t>
      </w:r>
      <w:r w:rsidR="008427E1">
        <w:rPr>
          <w:rFonts w:eastAsia=".萍方-简" w:hint="eastAsia"/>
          <w:lang w:eastAsia="zh-CN"/>
        </w:rPr>
        <w:t>承保逻辑</w:t>
      </w:r>
      <w:bookmarkEnd w:id="504"/>
    </w:p>
    <w:p w14:paraId="07EEF528" w14:textId="0EA4E301" w:rsidR="006A5F27" w:rsidRPr="006A5F27" w:rsidRDefault="006A5F27" w:rsidP="006A5F27">
      <w:pPr>
        <w:pStyle w:val="Heading2"/>
        <w:numPr>
          <w:ilvl w:val="0"/>
          <w:numId w:val="0"/>
        </w:numPr>
        <w:ind w:left="576"/>
        <w:rPr>
          <w:rFonts w:eastAsia=".萍方-简"/>
          <w:lang w:eastAsia="zh-CN"/>
          <w:rPrChange w:id="505" w:author="Jie Lan" w:date="2017-08-19T21:27:00Z">
            <w:rPr>
              <w:rFonts w:eastAsia=".萍方-简"/>
              <w:lang w:eastAsia="zh-CN"/>
            </w:rPr>
          </w:rPrChange>
        </w:rPr>
        <w:pPrChange w:id="506" w:author="Jie Lan" w:date="2017-08-19T21:27:00Z">
          <w:pPr>
            <w:pStyle w:val="Heading2"/>
          </w:pPr>
        </w:pPrChange>
      </w:pPr>
      <w:ins w:id="507" w:author="Jie Lan" w:date="2017-08-19T21:27:00Z">
        <w:r>
          <w:rPr>
            <w:rFonts w:eastAsia=".萍方-简"/>
            <w:lang w:eastAsia="zh-CN"/>
          </w:rPr>
          <w:t>M</w:t>
        </w:r>
        <w:r w:rsidRPr="006A5F27">
          <w:rPr>
            <w:rFonts w:eastAsia=".萍方-简"/>
            <w:lang w:eastAsia="zh-CN"/>
          </w:rPr>
          <w:t xml:space="preserve">utual </w:t>
        </w:r>
        <w:r>
          <w:rPr>
            <w:rFonts w:eastAsia=".萍方-简"/>
            <w:lang w:eastAsia="zh-CN"/>
          </w:rPr>
          <w:t>I</w:t>
        </w:r>
        <w:r w:rsidRPr="006A5F27">
          <w:rPr>
            <w:rFonts w:eastAsia=".萍方-简"/>
            <w:lang w:eastAsia="zh-CN"/>
          </w:rPr>
          <w:t xml:space="preserve">nsurance </w:t>
        </w:r>
        <w:r>
          <w:rPr>
            <w:rFonts w:eastAsia=".萍方-简"/>
            <w:lang w:eastAsia="zh-CN"/>
          </w:rPr>
          <w:t>A</w:t>
        </w:r>
        <w:r w:rsidRPr="006A5F27">
          <w:rPr>
            <w:rFonts w:eastAsia=".萍方-简"/>
            <w:lang w:eastAsia="zh-CN"/>
          </w:rPr>
          <w:t xml:space="preserve">pplication </w:t>
        </w:r>
      </w:ins>
      <w:ins w:id="508" w:author="Jie Lan" w:date="2017-08-19T21:28:00Z">
        <w:r>
          <w:rPr>
            <w:rFonts w:eastAsia=".萍方-简"/>
            <w:lang w:eastAsia="zh-CN"/>
          </w:rPr>
          <w:t>U</w:t>
        </w:r>
      </w:ins>
      <w:ins w:id="509" w:author="Jie Lan" w:date="2017-08-19T21:27:00Z">
        <w:r w:rsidRPr="006A5F27">
          <w:rPr>
            <w:rFonts w:eastAsia=".萍方-简"/>
            <w:lang w:eastAsia="zh-CN"/>
          </w:rPr>
          <w:t xml:space="preserve">nderwriting </w:t>
        </w:r>
      </w:ins>
      <w:ins w:id="510" w:author="Jie Lan" w:date="2017-08-19T21:28:00Z">
        <w:r>
          <w:rPr>
            <w:rFonts w:eastAsia=".萍方-简"/>
            <w:lang w:eastAsia="zh-CN"/>
          </w:rPr>
          <w:t>L</w:t>
        </w:r>
      </w:ins>
      <w:ins w:id="511" w:author="Jie Lan" w:date="2017-08-19T21:27:00Z">
        <w:r w:rsidRPr="006A5F27">
          <w:rPr>
            <w:rFonts w:eastAsia=".萍方-简"/>
            <w:lang w:eastAsia="zh-CN"/>
          </w:rPr>
          <w:t>ogic</w:t>
        </w:r>
      </w:ins>
    </w:p>
    <w:p w14:paraId="3A359835" w14:textId="1C08FB46" w:rsidR="00931B2E" w:rsidRDefault="004E3A94" w:rsidP="00B73DC6">
      <w:pPr>
        <w:jc w:val="both"/>
        <w:pPrChange w:id="512" w:author="Jie Lan" w:date="2017-08-19T20:30:00Z">
          <w:pPr>
            <w:jc w:val="center"/>
          </w:pPr>
        </w:pPrChange>
      </w:pPr>
      <w:r>
        <w:rPr>
          <w:rFonts w:eastAsiaTheme="minorEastAsia"/>
          <w:noProof/>
          <w:lang w:eastAsia="zh-CN"/>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p>
    <w:p w14:paraId="1F9C7CE8" w14:textId="77777777" w:rsidR="00931B2E" w:rsidRDefault="00931B2E" w:rsidP="00B73DC6">
      <w:pPr>
        <w:jc w:val="both"/>
        <w:pPrChange w:id="513" w:author="Jie Lan" w:date="2017-08-19T20:30:00Z">
          <w:pPr>
            <w:jc w:val="center"/>
          </w:pPr>
        </w:pPrChange>
      </w:pPr>
    </w:p>
    <w:p w14:paraId="5184269E" w14:textId="77777777" w:rsidR="00931B2E" w:rsidRPr="00931B2E" w:rsidRDefault="00931B2E" w:rsidP="00B73DC6">
      <w:pPr>
        <w:pStyle w:val="ListParagraph"/>
        <w:numPr>
          <w:ilvl w:val="0"/>
          <w:numId w:val="32"/>
        </w:numPr>
        <w:jc w:val="both"/>
        <w:rPr>
          <w:rFonts w:eastAsiaTheme="minorEastAsia"/>
          <w:lang w:eastAsia="zh-CN"/>
        </w:rPr>
        <w:pPrChange w:id="514" w:author="Jie Lan" w:date="2017-08-19T20:30:00Z">
          <w:pPr>
            <w:pStyle w:val="ListParagraph"/>
            <w:numPr>
              <w:numId w:val="32"/>
            </w:numPr>
            <w:ind w:hanging="360"/>
          </w:pPr>
        </w:pPrChange>
      </w:pPr>
      <w:r w:rsidRPr="00931B2E">
        <w:rPr>
          <w:rFonts w:eastAsiaTheme="minorEastAsia"/>
          <w:lang w:eastAsia="zh-CN"/>
        </w:rPr>
        <w: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t>
      </w:r>
    </w:p>
    <w:p w14:paraId="55CA4EF1" w14:textId="77777777" w:rsidR="00931B2E" w:rsidRPr="00931B2E" w:rsidRDefault="00931B2E" w:rsidP="00B73DC6">
      <w:pPr>
        <w:pStyle w:val="ListParagraph"/>
        <w:numPr>
          <w:ilvl w:val="0"/>
          <w:numId w:val="32"/>
        </w:numPr>
        <w:jc w:val="both"/>
        <w:rPr>
          <w:rFonts w:eastAsiaTheme="minorEastAsia"/>
          <w:lang w:eastAsia="zh-CN"/>
        </w:rPr>
        <w:pPrChange w:id="515" w:author="Jie Lan" w:date="2017-08-19T20:30:00Z">
          <w:pPr>
            <w:pStyle w:val="ListParagraph"/>
            <w:numPr>
              <w:numId w:val="32"/>
            </w:numPr>
            <w:ind w:hanging="360"/>
          </w:pPr>
        </w:pPrChange>
      </w:pPr>
      <w:r w:rsidRPr="00931B2E">
        <w:rPr>
          <w:rFonts w:eastAsiaTheme="minorEastAsia"/>
          <w:lang w:eastAsia="zh-CN"/>
        </w:rPr>
        <w: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t>
      </w:r>
    </w:p>
    <w:p w14:paraId="4D4361B2" w14:textId="77777777" w:rsidR="00931B2E" w:rsidRPr="00931B2E" w:rsidRDefault="00931B2E" w:rsidP="00B73DC6">
      <w:pPr>
        <w:pStyle w:val="ListParagraph"/>
        <w:numPr>
          <w:ilvl w:val="0"/>
          <w:numId w:val="32"/>
        </w:numPr>
        <w:jc w:val="both"/>
        <w:rPr>
          <w:rFonts w:eastAsiaTheme="minorEastAsia"/>
          <w:lang w:eastAsia="zh-CN"/>
        </w:rPr>
        <w:pPrChange w:id="516" w:author="Jie Lan" w:date="2017-08-19T20:30:00Z">
          <w:pPr>
            <w:pStyle w:val="ListParagraph"/>
            <w:numPr>
              <w:numId w:val="32"/>
            </w:numPr>
            <w:ind w:hanging="360"/>
          </w:pPr>
        </w:pPrChange>
      </w:pPr>
      <w:r w:rsidRPr="00931B2E">
        <w:rPr>
          <w:rFonts w:eastAsiaTheme="minorEastAsia"/>
          <w:lang w:eastAsia="zh-CN"/>
        </w:rPr>
        <w:t xml:space="preserve">Underwriting calculator needs information form new account info, existing info on chain and our own database in Mchain.io. please note, we only put very limited confidential information to blockchain, and we need to build our own </w:t>
      </w:r>
      <w:r w:rsidRPr="00931B2E">
        <w:rPr>
          <w:rFonts w:eastAsiaTheme="minorEastAsia" w:hint="eastAsia"/>
          <w:lang w:eastAsia="zh-CN"/>
        </w:rPr>
        <w:t>加密系统</w:t>
      </w:r>
      <w:r w:rsidRPr="00931B2E">
        <w:rPr>
          <w:rFonts w:eastAsiaTheme="minorEastAsia"/>
          <w:lang w:eastAsia="zh-CN"/>
        </w:rPr>
        <w:t>to send this information to chain.</w:t>
      </w:r>
    </w:p>
    <w:p w14:paraId="1C49A121" w14:textId="2D07C3F4" w:rsidR="00931B2E" w:rsidRPr="00931B2E" w:rsidRDefault="00931B2E" w:rsidP="00B73DC6">
      <w:pPr>
        <w:pStyle w:val="ListParagraph"/>
        <w:numPr>
          <w:ilvl w:val="0"/>
          <w:numId w:val="32"/>
        </w:numPr>
        <w:jc w:val="both"/>
        <w:rPr>
          <w:rFonts w:eastAsiaTheme="minorEastAsia"/>
          <w:lang w:eastAsia="zh-CN"/>
        </w:rPr>
        <w:pPrChange w:id="517" w:author="Jie Lan" w:date="2017-08-19T20:30:00Z">
          <w:pPr>
            <w:pStyle w:val="ListParagraph"/>
            <w:numPr>
              <w:numId w:val="32"/>
            </w:numPr>
            <w:ind w:hanging="360"/>
          </w:pPr>
        </w:pPrChange>
      </w:pPr>
      <w:r w:rsidRPr="00931B2E">
        <w:rPr>
          <w:rFonts w:eastAsiaTheme="minorEastAsia"/>
          <w:lang w:eastAsia="zh-CN"/>
        </w:rPr>
        <w:t>Underwriting system is essentially an actuarial calculator for pricing.</w:t>
      </w:r>
    </w:p>
    <w:p w14:paraId="3DD442C7" w14:textId="77777777" w:rsidR="006A5F27" w:rsidRDefault="00931B2E" w:rsidP="006A5F27">
      <w:pPr>
        <w:pStyle w:val="Heading2"/>
        <w:rPr>
          <w:ins w:id="518" w:author="Jie Lan" w:date="2017-08-19T21:28:00Z"/>
          <w:rFonts w:eastAsia=".萍方-简"/>
          <w:lang w:eastAsia="zh-CN"/>
        </w:rPr>
        <w:pPrChange w:id="519" w:author="Jie Lan" w:date="2017-08-19T20:30:00Z">
          <w:pPr>
            <w:pStyle w:val="Heading2"/>
          </w:pPr>
        </w:pPrChange>
      </w:pPr>
      <w:r>
        <w:rPr>
          <w:rFonts w:eastAsiaTheme="minorEastAsia"/>
          <w:lang w:eastAsia="zh-CN"/>
        </w:rPr>
        <w:br w:type="page"/>
      </w:r>
      <w:bookmarkStart w:id="520" w:name="_Toc489971202"/>
      <w:r w:rsidR="00616ACC">
        <w:rPr>
          <w:rFonts w:eastAsia=".萍方-简" w:hint="eastAsia"/>
          <w:lang w:eastAsia="zh-CN"/>
        </w:rPr>
        <w:lastRenderedPageBreak/>
        <w:t>互助保险</w:t>
      </w:r>
      <w:r w:rsidR="00616ACC" w:rsidRPr="006400C7">
        <w:rPr>
          <w:rFonts w:eastAsia=".萍方-简" w:hint="eastAsia"/>
          <w:lang w:eastAsia="zh-CN"/>
        </w:rPr>
        <w:t>应用</w:t>
      </w:r>
      <w:r w:rsidR="00616ACC">
        <w:rPr>
          <w:rFonts w:eastAsia=".萍方-简" w:hint="eastAsia"/>
          <w:lang w:eastAsia="zh-CN"/>
        </w:rPr>
        <w:t>理赔逻辑</w:t>
      </w:r>
      <w:bookmarkStart w:id="521" w:name="_GoBack"/>
      <w:bookmarkEnd w:id="520"/>
      <w:bookmarkEnd w:id="521"/>
    </w:p>
    <w:p w14:paraId="6EE6FF22" w14:textId="400AF882" w:rsidR="00931B2E" w:rsidRPr="007B69E1" w:rsidRDefault="006A5F27" w:rsidP="006A5F27">
      <w:pPr>
        <w:pStyle w:val="Heading2"/>
        <w:numPr>
          <w:ilvl w:val="0"/>
          <w:numId w:val="0"/>
        </w:numPr>
        <w:ind w:left="576"/>
        <w:rPr>
          <w:rFonts w:eastAsia=".萍方-简"/>
          <w:lang w:eastAsia="zh-CN"/>
        </w:rPr>
        <w:pPrChange w:id="522" w:author="Jie Lan" w:date="2017-08-19T21:28:00Z">
          <w:pPr>
            <w:pStyle w:val="Heading2"/>
          </w:pPr>
        </w:pPrChange>
      </w:pPr>
      <w:ins w:id="523" w:author="Jie Lan" w:date="2017-08-19T21:28:00Z">
        <w:r w:rsidRPr="006A5F27">
          <w:rPr>
            <w:rFonts w:eastAsia=".萍方-简"/>
            <w:lang w:eastAsia="zh-CN"/>
          </w:rPr>
          <w:t xml:space="preserve">Mutual </w:t>
        </w:r>
        <w:r>
          <w:rPr>
            <w:rFonts w:eastAsia=".萍方-简"/>
            <w:lang w:eastAsia="zh-CN"/>
          </w:rPr>
          <w:t>I</w:t>
        </w:r>
        <w:r w:rsidRPr="006A5F27">
          <w:rPr>
            <w:rFonts w:eastAsia=".萍方-简"/>
            <w:lang w:eastAsia="zh-CN"/>
          </w:rPr>
          <w:t xml:space="preserve">nsurance </w:t>
        </w:r>
        <w:r>
          <w:rPr>
            <w:rFonts w:eastAsia=".萍方-简"/>
            <w:lang w:eastAsia="zh-CN"/>
          </w:rPr>
          <w:t>A</w:t>
        </w:r>
        <w:r w:rsidRPr="006A5F27">
          <w:rPr>
            <w:rFonts w:eastAsia=".萍方-简"/>
            <w:lang w:eastAsia="zh-CN"/>
          </w:rPr>
          <w:t xml:space="preserve">pplication </w:t>
        </w:r>
        <w:r>
          <w:rPr>
            <w:rFonts w:eastAsia=".萍方-简"/>
            <w:lang w:eastAsia="zh-CN"/>
          </w:rPr>
          <w:t>C</w:t>
        </w:r>
        <w:r w:rsidRPr="006A5F27">
          <w:rPr>
            <w:rFonts w:eastAsia=".萍方-简"/>
            <w:lang w:eastAsia="zh-CN"/>
          </w:rPr>
          <w:t xml:space="preserve">laims </w:t>
        </w:r>
        <w:r>
          <w:rPr>
            <w:rFonts w:eastAsia=".萍方-简"/>
            <w:lang w:eastAsia="zh-CN"/>
          </w:rPr>
          <w:t>L</w:t>
        </w:r>
        <w:r w:rsidRPr="006A5F27">
          <w:rPr>
            <w:rFonts w:eastAsia=".萍方-简"/>
            <w:lang w:eastAsia="zh-CN"/>
          </w:rPr>
          <w:t>ogic</w:t>
        </w:r>
      </w:ins>
    </w:p>
    <w:p w14:paraId="3D546C31" w14:textId="77777777" w:rsidR="007B69E1" w:rsidRDefault="007B69E1" w:rsidP="00B73DC6">
      <w:pPr>
        <w:pStyle w:val="ListParagraph"/>
        <w:numPr>
          <w:ilvl w:val="0"/>
          <w:numId w:val="34"/>
        </w:numPr>
        <w:jc w:val="both"/>
        <w:rPr>
          <w:rFonts w:eastAsiaTheme="minorEastAsia"/>
          <w:lang w:eastAsia="zh-CN"/>
        </w:rPr>
        <w:pPrChange w:id="524" w:author="Jie Lan" w:date="2017-08-19T20:30:00Z">
          <w:pPr>
            <w:pStyle w:val="ListParagraph"/>
            <w:numPr>
              <w:numId w:val="34"/>
            </w:numPr>
            <w:ind w:left="1080" w:hanging="720"/>
          </w:pPr>
        </w:pPrChange>
      </w:pPr>
      <w:r>
        <w:rPr>
          <w:rFonts w:eastAsiaTheme="minorEastAsia" w:hint="eastAsia"/>
          <w:lang w:eastAsia="zh-CN"/>
        </w:rPr>
        <w:t>所有的理赔信息保存在平台中心服务器而不是放在互助链上；</w:t>
      </w:r>
    </w:p>
    <w:p w14:paraId="6AC77248" w14:textId="77777777" w:rsidR="007B69E1" w:rsidRDefault="007B69E1" w:rsidP="00B73DC6">
      <w:pPr>
        <w:pStyle w:val="ListParagraph"/>
        <w:numPr>
          <w:ilvl w:val="0"/>
          <w:numId w:val="34"/>
        </w:numPr>
        <w:jc w:val="both"/>
        <w:rPr>
          <w:rFonts w:eastAsiaTheme="minorEastAsia"/>
          <w:lang w:eastAsia="zh-CN"/>
        </w:rPr>
        <w:pPrChange w:id="525" w:author="Jie Lan" w:date="2017-08-19T20:30:00Z">
          <w:pPr>
            <w:pStyle w:val="ListParagraph"/>
            <w:numPr>
              <w:numId w:val="34"/>
            </w:numPr>
            <w:ind w:left="1080" w:hanging="720"/>
          </w:pPr>
        </w:pPrChange>
      </w:pPr>
      <w:r>
        <w:rPr>
          <w:rFonts w:eastAsiaTheme="minorEastAsia" w:hint="eastAsia"/>
          <w:lang w:eastAsia="zh-CN"/>
        </w:rPr>
        <w:t>互助链保险平台</w:t>
      </w:r>
      <w:r>
        <w:rPr>
          <w:rFonts w:eastAsiaTheme="minorEastAsia" w:hint="eastAsia"/>
          <w:lang w:eastAsia="zh-CN"/>
        </w:rPr>
        <w:t>MChain.</w:t>
      </w:r>
      <w:r>
        <w:rPr>
          <w:rFonts w:eastAsiaTheme="minorEastAsia"/>
          <w:lang w:eastAsia="zh-CN"/>
        </w:rPr>
        <w:t>io</w:t>
      </w:r>
      <w:r>
        <w:rPr>
          <w:rFonts w:eastAsiaTheme="minorEastAsia" w:hint="eastAsia"/>
          <w:lang w:eastAsia="zh-CN"/>
        </w:rPr>
        <w:t>必须是唯一能决定哪些信息能上链的机构。</w:t>
      </w:r>
    </w:p>
    <w:p w14:paraId="63F4B1C3" w14:textId="77777777" w:rsidR="007B69E1" w:rsidRDefault="007B69E1" w:rsidP="00B73DC6">
      <w:pPr>
        <w:jc w:val="both"/>
        <w:rPr>
          <w:rFonts w:eastAsiaTheme="minorEastAsia"/>
          <w:lang w:eastAsia="zh-CN"/>
        </w:rPr>
        <w:pPrChange w:id="526" w:author="Jie Lan" w:date="2017-08-19T20:30:00Z">
          <w:pPr/>
        </w:pPrChange>
      </w:pPr>
    </w:p>
    <w:p w14:paraId="33B390E9" w14:textId="7A7DBC8E" w:rsidR="004E3A94" w:rsidRDefault="00AB11E7" w:rsidP="00B73DC6">
      <w:pPr>
        <w:jc w:val="both"/>
        <w:rPr>
          <w:rFonts w:eastAsiaTheme="minorEastAsia"/>
          <w:lang w:eastAsia="zh-CN"/>
        </w:rPr>
        <w:pPrChange w:id="527" w:author="Jie Lan" w:date="2017-08-19T20:30:00Z">
          <w:pPr>
            <w:jc w:val="center"/>
          </w:pPr>
        </w:pPrChange>
      </w:pPr>
      <w:r>
        <w:rPr>
          <w:rFonts w:eastAsiaTheme="minorEastAsia"/>
          <w:noProof/>
          <w:lang w:eastAsia="zh-CN"/>
        </w:rPr>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1">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Default="007B69E1" w:rsidP="00B73DC6">
      <w:pPr>
        <w:pStyle w:val="ListParagraph"/>
        <w:ind w:left="1080"/>
        <w:jc w:val="both"/>
        <w:rPr>
          <w:rFonts w:eastAsiaTheme="minorEastAsia"/>
          <w:lang w:eastAsia="zh-CN"/>
        </w:rPr>
        <w:pPrChange w:id="528" w:author="Jie Lan" w:date="2017-08-19T20:30:00Z">
          <w:pPr>
            <w:pStyle w:val="ListParagraph"/>
            <w:ind w:left="1080"/>
          </w:pPr>
        </w:pPrChange>
      </w:pPr>
    </w:p>
    <w:p w14:paraId="6ED0EC5E" w14:textId="77777777" w:rsidR="007B69E1" w:rsidRDefault="007B69E1" w:rsidP="00B73DC6">
      <w:pPr>
        <w:pStyle w:val="ListParagraph"/>
        <w:ind w:left="1080"/>
        <w:jc w:val="both"/>
        <w:rPr>
          <w:rFonts w:eastAsiaTheme="minorEastAsia"/>
          <w:lang w:eastAsia="zh-CN"/>
        </w:rPr>
        <w:pPrChange w:id="529" w:author="Jie Lan" w:date="2017-08-19T20:30:00Z">
          <w:pPr>
            <w:pStyle w:val="ListParagraph"/>
            <w:ind w:left="1080"/>
          </w:pPr>
        </w:pPrChange>
      </w:pPr>
    </w:p>
    <w:p w14:paraId="066926DF" w14:textId="2D56BACC" w:rsidR="007B69E1" w:rsidRPr="007B69E1" w:rsidRDefault="007B69E1" w:rsidP="00B73DC6">
      <w:pPr>
        <w:pStyle w:val="ListParagraph"/>
        <w:numPr>
          <w:ilvl w:val="0"/>
          <w:numId w:val="35"/>
        </w:numPr>
        <w:jc w:val="both"/>
        <w:rPr>
          <w:rFonts w:eastAsiaTheme="minorEastAsia"/>
          <w:lang w:eastAsia="zh-CN"/>
        </w:rPr>
        <w:pPrChange w:id="530" w:author="Jie Lan" w:date="2017-08-19T20:30:00Z">
          <w:pPr>
            <w:pStyle w:val="ListParagraph"/>
            <w:numPr>
              <w:numId w:val="35"/>
            </w:numPr>
            <w:ind w:left="1080" w:hanging="720"/>
          </w:pPr>
        </w:pPrChange>
      </w:pPr>
      <w:r w:rsidRPr="007B69E1">
        <w:rPr>
          <w:rFonts w:eastAsiaTheme="minorEastAsia"/>
          <w:lang w:eastAsia="zh-CN"/>
        </w:rPr>
        <w:t>All information on claims should be kept on Mchain.io, not blockchain.</w:t>
      </w:r>
    </w:p>
    <w:p w14:paraId="44B78CE5" w14:textId="213DE28E" w:rsidR="007B69E1" w:rsidRPr="007B69E1" w:rsidRDefault="007B69E1" w:rsidP="00B73DC6">
      <w:pPr>
        <w:pStyle w:val="ListParagraph"/>
        <w:numPr>
          <w:ilvl w:val="0"/>
          <w:numId w:val="35"/>
        </w:numPr>
        <w:jc w:val="both"/>
        <w:rPr>
          <w:rFonts w:eastAsiaTheme="minorEastAsia"/>
          <w:lang w:eastAsia="zh-CN"/>
        </w:rPr>
        <w:pPrChange w:id="531" w:author="Jie Lan" w:date="2017-08-19T20:30:00Z">
          <w:pPr>
            <w:pStyle w:val="ListParagraph"/>
            <w:numPr>
              <w:numId w:val="35"/>
            </w:numPr>
            <w:ind w:left="1080" w:hanging="720"/>
          </w:pPr>
        </w:pPrChange>
      </w:pPr>
      <w:r w:rsidRPr="007B69E1">
        <w:rPr>
          <w:rFonts w:eastAsiaTheme="minorEastAsia"/>
          <w:lang w:eastAsia="zh-CN"/>
        </w:rPr>
        <w:t>Mchain.io management is the only authority to decide which information will be shared on blockchain.</w:t>
      </w:r>
    </w:p>
    <w:p w14:paraId="6F850A4B" w14:textId="77777777" w:rsidR="008F6049" w:rsidRDefault="008F6049" w:rsidP="00B73DC6">
      <w:pPr>
        <w:jc w:val="both"/>
        <w:rPr>
          <w:rFonts w:ascii="Arial" w:eastAsia=".萍方-简" w:hAnsi="Arial" w:cs="Arial"/>
          <w:b/>
          <w:bCs/>
          <w:sz w:val="28"/>
          <w:szCs w:val="28"/>
          <w:lang w:eastAsia="zh-CN"/>
        </w:rPr>
        <w:pPrChange w:id="532" w:author="Jie Lan" w:date="2017-08-19T20:30:00Z">
          <w:pPr/>
        </w:pPrChange>
      </w:pPr>
      <w:r>
        <w:rPr>
          <w:rFonts w:eastAsia=".萍方-简"/>
          <w:lang w:eastAsia="zh-CN"/>
        </w:rPr>
        <w:br w:type="page"/>
      </w:r>
    </w:p>
    <w:p w14:paraId="0FE4F264" w14:textId="77777777" w:rsidR="004756A8" w:rsidRDefault="00901AEB" w:rsidP="004756A8">
      <w:pPr>
        <w:pStyle w:val="Heading2"/>
        <w:rPr>
          <w:ins w:id="533" w:author="Jie Lan" w:date="2017-08-19T21:32:00Z"/>
          <w:rFonts w:eastAsia=".萍方-简"/>
          <w:lang w:eastAsia="zh-CN"/>
        </w:rPr>
        <w:pPrChange w:id="534" w:author="Jie Lan" w:date="2017-08-19T20:30:00Z">
          <w:pPr>
            <w:pStyle w:val="Heading2"/>
          </w:pPr>
        </w:pPrChange>
      </w:pPr>
      <w:r>
        <w:rPr>
          <w:rFonts w:eastAsia=".萍方-简" w:hint="eastAsia"/>
          <w:lang w:eastAsia="zh-CN"/>
        </w:rPr>
        <w:lastRenderedPageBreak/>
        <w:t>互助保险</w:t>
      </w:r>
      <w:r w:rsidRPr="006400C7">
        <w:rPr>
          <w:rFonts w:eastAsia=".萍方-简" w:hint="eastAsia"/>
          <w:lang w:eastAsia="zh-CN"/>
        </w:rPr>
        <w:t>应用</w:t>
      </w:r>
      <w:r>
        <w:rPr>
          <w:rFonts w:eastAsia=".萍方-简" w:hint="eastAsia"/>
          <w:lang w:eastAsia="zh-CN"/>
        </w:rPr>
        <w:t>面临的问题和解决方案</w:t>
      </w:r>
    </w:p>
    <w:p w14:paraId="0D58B28F" w14:textId="389AFA5B" w:rsidR="00901AEB" w:rsidRPr="007B69E1" w:rsidRDefault="004756A8" w:rsidP="004756A8">
      <w:pPr>
        <w:pStyle w:val="Heading2"/>
        <w:numPr>
          <w:ilvl w:val="0"/>
          <w:numId w:val="0"/>
        </w:numPr>
        <w:ind w:left="576"/>
        <w:rPr>
          <w:rFonts w:eastAsia=".萍方-简"/>
          <w:lang w:eastAsia="zh-CN"/>
        </w:rPr>
        <w:pPrChange w:id="535" w:author="Jie Lan" w:date="2017-08-19T21:32:00Z">
          <w:pPr>
            <w:pStyle w:val="Heading2"/>
          </w:pPr>
        </w:pPrChange>
      </w:pPr>
      <w:ins w:id="536" w:author="Jie Lan" w:date="2017-08-19T21:32:00Z">
        <w:r w:rsidRPr="004756A8">
          <w:rPr>
            <w:rFonts w:eastAsia=".萍方-简"/>
            <w:lang w:eastAsia="zh-CN"/>
          </w:rPr>
          <w:t xml:space="preserve">Mutual </w:t>
        </w:r>
        <w:r>
          <w:rPr>
            <w:rFonts w:eastAsia=".萍方-简"/>
            <w:lang w:eastAsia="zh-CN"/>
          </w:rPr>
          <w:t>I</w:t>
        </w:r>
        <w:r w:rsidRPr="004756A8">
          <w:rPr>
            <w:rFonts w:eastAsia=".萍方-简"/>
            <w:lang w:eastAsia="zh-CN"/>
          </w:rPr>
          <w:t xml:space="preserve">nsurance </w:t>
        </w:r>
        <w:r>
          <w:rPr>
            <w:rFonts w:eastAsia=".萍方-简"/>
            <w:lang w:eastAsia="zh-CN"/>
          </w:rPr>
          <w:t>A</w:t>
        </w:r>
        <w:r w:rsidRPr="004756A8">
          <w:rPr>
            <w:rFonts w:eastAsia=".萍方-简"/>
            <w:lang w:eastAsia="zh-CN"/>
          </w:rPr>
          <w:t xml:space="preserve">pplication </w:t>
        </w:r>
        <w:r>
          <w:rPr>
            <w:rFonts w:eastAsia=".萍方-简"/>
            <w:lang w:eastAsia="zh-CN"/>
          </w:rPr>
          <w:t>P</w:t>
        </w:r>
        <w:r w:rsidRPr="004756A8">
          <w:rPr>
            <w:rFonts w:eastAsia=".萍方-简"/>
            <w:lang w:eastAsia="zh-CN"/>
          </w:rPr>
          <w:t xml:space="preserve">roblems and </w:t>
        </w:r>
        <w:r>
          <w:rPr>
            <w:rFonts w:eastAsia=".萍方-简"/>
            <w:lang w:eastAsia="zh-CN"/>
          </w:rPr>
          <w:t>S</w:t>
        </w:r>
        <w:r w:rsidRPr="004756A8">
          <w:rPr>
            <w:rFonts w:eastAsia=".萍方-简"/>
            <w:lang w:eastAsia="zh-CN"/>
          </w:rPr>
          <w:t>olutions</w:t>
        </w:r>
      </w:ins>
    </w:p>
    <w:p w14:paraId="21C66252" w14:textId="0E2BBD35" w:rsidR="008F6049" w:rsidRDefault="008F6049" w:rsidP="00B73DC6">
      <w:pPr>
        <w:tabs>
          <w:tab w:val="left" w:pos="1215"/>
        </w:tabs>
        <w:jc w:val="both"/>
        <w:rPr>
          <w:ins w:id="537" w:author="Jie Lan" w:date="2017-08-19T21:32:00Z"/>
          <w:rFonts w:ascii="Microsoft YaHei" w:eastAsia="Microsoft YaHei" w:hAnsi="Microsoft YaHei"/>
          <w:lang w:eastAsia="zh-CN"/>
        </w:rPr>
        <w:pPrChange w:id="538" w:author="Jie Lan" w:date="2017-08-19T20:30:00Z">
          <w:pPr>
            <w:tabs>
              <w:tab w:val="left" w:pos="1215"/>
            </w:tabs>
          </w:pPr>
        </w:pPrChange>
      </w:pPr>
      <w:r>
        <w:rPr>
          <w:rFonts w:ascii="Microsoft YaHei" w:eastAsia="Microsoft YaHei" w:hAnsi="Microsoft YaHei" w:hint="eastAsia"/>
          <w:lang w:eastAsia="zh-CN"/>
        </w:rPr>
        <w:t>传统</w:t>
      </w:r>
      <w:r>
        <w:rPr>
          <w:rFonts w:ascii="Microsoft YaHei" w:eastAsia="Microsoft YaHei" w:hAnsi="Microsoft YaHei"/>
          <w:lang w:eastAsia="zh-CN"/>
        </w:rPr>
        <w:t>的</w:t>
      </w:r>
      <w:r>
        <w:rPr>
          <w:rFonts w:ascii="Microsoft YaHei" w:eastAsia="Microsoft YaHei" w:hAnsi="Microsoft YaHei" w:hint="eastAsia"/>
          <w:lang w:eastAsia="zh-CN"/>
        </w:rPr>
        <w:t>保险缺乏</w:t>
      </w:r>
      <w:r>
        <w:rPr>
          <w:rFonts w:ascii="Microsoft YaHei" w:eastAsia="Microsoft YaHei" w:hAnsi="Microsoft YaHei"/>
          <w:lang w:eastAsia="zh-CN"/>
        </w:rPr>
        <w:t>有效的</w:t>
      </w:r>
      <w:r>
        <w:rPr>
          <w:rFonts w:ascii="Microsoft YaHei" w:eastAsia="Microsoft YaHei" w:hAnsi="Microsoft YaHei" w:hint="eastAsia"/>
          <w:lang w:eastAsia="zh-CN"/>
        </w:rPr>
        <w:t>低成本</w:t>
      </w:r>
      <w:r>
        <w:rPr>
          <w:rFonts w:ascii="Microsoft YaHei" w:eastAsia="Microsoft YaHei" w:hAnsi="Microsoft YaHei"/>
          <w:lang w:eastAsia="zh-CN"/>
        </w:rPr>
        <w:t>的</w:t>
      </w:r>
      <w:r>
        <w:rPr>
          <w:rFonts w:ascii="Microsoft YaHei" w:eastAsia="Microsoft YaHei" w:hAnsi="Microsoft YaHei" w:hint="eastAsia"/>
          <w:lang w:eastAsia="zh-CN"/>
        </w:rPr>
        <w:t>防欺诈机制</w:t>
      </w:r>
      <w:r>
        <w:rPr>
          <w:rFonts w:ascii="Microsoft YaHei" w:eastAsia="Microsoft YaHei" w:hAnsi="Microsoft YaHei"/>
          <w:lang w:eastAsia="zh-CN"/>
        </w:rPr>
        <w:t>。</w:t>
      </w:r>
      <w:r>
        <w:rPr>
          <w:rFonts w:ascii="Microsoft YaHei" w:eastAsia="Microsoft YaHei" w:hAnsi="Microsoft YaHei" w:hint="eastAsia"/>
          <w:lang w:eastAsia="zh-CN"/>
        </w:rPr>
        <w:t>商业保险在</w:t>
      </w:r>
      <w:r>
        <w:rPr>
          <w:rFonts w:ascii="Microsoft YaHei" w:eastAsia="Microsoft YaHei" w:hAnsi="Microsoft YaHei"/>
          <w:lang w:eastAsia="zh-CN"/>
        </w:rPr>
        <w:t>签发保险前，通过</w:t>
      </w:r>
      <w:r>
        <w:rPr>
          <w:rFonts w:ascii="Microsoft YaHei" w:eastAsia="Microsoft YaHei" w:hAnsi="Microsoft YaHei" w:hint="eastAsia"/>
          <w:lang w:eastAsia="zh-CN"/>
        </w:rPr>
        <w:t>严格</w:t>
      </w:r>
      <w:r>
        <w:rPr>
          <w:rFonts w:ascii="Microsoft YaHei" w:eastAsia="Microsoft YaHei" w:hAnsi="Microsoft YaHei"/>
          <w:lang w:eastAsia="zh-CN"/>
        </w:rPr>
        <w:t>的核保机制-派核保人员</w:t>
      </w:r>
      <w:r>
        <w:rPr>
          <w:rFonts w:ascii="Microsoft YaHei" w:eastAsia="Microsoft YaHei" w:hAnsi="Microsoft YaHei" w:hint="eastAsia"/>
          <w:lang w:eastAsia="zh-CN"/>
        </w:rPr>
        <w:t>进行家访</w:t>
      </w:r>
      <w:r>
        <w:rPr>
          <w:rFonts w:ascii="Microsoft YaHei" w:eastAsia="Microsoft YaHei" w:hAnsi="Microsoft YaHei"/>
          <w:lang w:eastAsia="zh-CN"/>
        </w:rPr>
        <w:t>和全面的体检等手段尝试将潜在的风险控制在最低范围。在</w:t>
      </w:r>
      <w:r>
        <w:rPr>
          <w:rFonts w:ascii="Microsoft YaHei" w:eastAsia="Microsoft YaHei" w:hAnsi="Microsoft YaHei" w:hint="eastAsia"/>
          <w:lang w:eastAsia="zh-CN"/>
        </w:rPr>
        <w:t>理赔</w:t>
      </w:r>
      <w:r>
        <w:rPr>
          <w:rFonts w:ascii="Microsoft YaHei" w:eastAsia="Microsoft YaHei" w:hAnsi="Microsoft YaHei"/>
          <w:lang w:eastAsia="zh-CN"/>
        </w:rPr>
        <w:t>发生时，</w:t>
      </w:r>
      <w:r>
        <w:rPr>
          <w:rFonts w:ascii="Microsoft YaHei" w:eastAsia="Microsoft YaHei" w:hAnsi="Microsoft YaHei" w:hint="eastAsia"/>
          <w:lang w:eastAsia="zh-CN"/>
        </w:rPr>
        <w:t>调查</w:t>
      </w:r>
      <w:r>
        <w:rPr>
          <w:rFonts w:ascii="Microsoft YaHei" w:eastAsia="Microsoft YaHei" w:hAnsi="Microsoft YaHei"/>
          <w:lang w:eastAsia="zh-CN"/>
        </w:rPr>
        <w:t>人员</w:t>
      </w:r>
      <w:r>
        <w:rPr>
          <w:rFonts w:ascii="Microsoft YaHei" w:eastAsia="Microsoft YaHei" w:hAnsi="Microsoft YaHei" w:hint="eastAsia"/>
          <w:lang w:eastAsia="zh-CN"/>
        </w:rPr>
        <w:t>亲自去</w:t>
      </w:r>
      <w:r>
        <w:rPr>
          <w:rFonts w:ascii="Microsoft YaHei" w:eastAsia="Microsoft YaHei" w:hAnsi="Microsoft YaHei"/>
          <w:lang w:eastAsia="zh-CN"/>
        </w:rPr>
        <w:t>到现场进行理赔调查</w:t>
      </w:r>
      <w:r>
        <w:rPr>
          <w:rFonts w:ascii="Microsoft YaHei" w:eastAsia="Microsoft YaHei" w:hAnsi="Microsoft YaHei" w:hint="eastAsia"/>
          <w:lang w:eastAsia="zh-CN"/>
        </w:rPr>
        <w:t>和</w:t>
      </w:r>
      <w:r>
        <w:rPr>
          <w:rFonts w:ascii="Microsoft YaHei" w:eastAsia="Microsoft YaHei" w:hAnsi="Microsoft YaHei"/>
          <w:lang w:eastAsia="zh-CN"/>
        </w:rPr>
        <w:t>收集证据。</w:t>
      </w:r>
      <w:r>
        <w:rPr>
          <w:rFonts w:ascii="Microsoft YaHei" w:eastAsia="Microsoft YaHei" w:hAnsi="Microsoft YaHei" w:hint="eastAsia"/>
          <w:lang w:eastAsia="zh-CN"/>
        </w:rPr>
        <w:t>这些</w:t>
      </w:r>
      <w:r>
        <w:rPr>
          <w:rFonts w:ascii="Microsoft YaHei" w:eastAsia="Microsoft YaHei" w:hAnsi="Microsoft YaHei"/>
          <w:lang w:eastAsia="zh-CN"/>
        </w:rPr>
        <w:t>都直接或间接导致</w:t>
      </w:r>
      <w:r>
        <w:rPr>
          <w:rFonts w:ascii="Microsoft YaHei" w:eastAsia="Microsoft YaHei" w:hAnsi="Microsoft YaHei" w:hint="eastAsia"/>
          <w:lang w:eastAsia="zh-CN"/>
        </w:rPr>
        <w:t>非常</w:t>
      </w:r>
      <w:r>
        <w:rPr>
          <w:rFonts w:ascii="Microsoft YaHei" w:eastAsia="Microsoft YaHei" w:hAnsi="Microsoft YaHei"/>
          <w:lang w:eastAsia="zh-CN"/>
        </w:rPr>
        <w:t>高的</w:t>
      </w:r>
      <w:r>
        <w:rPr>
          <w:rFonts w:ascii="Microsoft YaHei" w:eastAsia="Microsoft YaHei" w:hAnsi="Microsoft YaHei" w:hint="eastAsia"/>
          <w:lang w:eastAsia="zh-CN"/>
        </w:rPr>
        <w:t>经营</w:t>
      </w:r>
      <w:r>
        <w:rPr>
          <w:rFonts w:ascii="Microsoft YaHei" w:eastAsia="Microsoft YaHei" w:hAnsi="Microsoft YaHei"/>
          <w:lang w:eastAsia="zh-CN"/>
        </w:rPr>
        <w:t>开支。Mchain</w:t>
      </w:r>
      <w:r>
        <w:rPr>
          <w:rFonts w:ascii="Microsoft YaHei" w:eastAsia="Microsoft YaHei" w:hAnsi="Microsoft YaHei" w:hint="eastAsia"/>
          <w:lang w:eastAsia="zh-CN"/>
        </w:rPr>
        <w:t>通过互助</w:t>
      </w:r>
      <w:r>
        <w:rPr>
          <w:rFonts w:ascii="Microsoft YaHei" w:eastAsia="Microsoft YaHei" w:hAnsi="Microsoft YaHei"/>
          <w:lang w:eastAsia="zh-CN"/>
        </w:rPr>
        <w:t>会的影响</w:t>
      </w:r>
      <w:r>
        <w:rPr>
          <w:rFonts w:ascii="Microsoft YaHei" w:eastAsia="Microsoft YaHei" w:hAnsi="Microsoft YaHei" w:hint="eastAsia"/>
          <w:lang w:eastAsia="zh-CN"/>
        </w:rPr>
        <w:t>力</w:t>
      </w:r>
      <w:r>
        <w:rPr>
          <w:rFonts w:ascii="Microsoft YaHei" w:eastAsia="Microsoft YaHei" w:hAnsi="Microsoft YaHei"/>
          <w:lang w:eastAsia="zh-CN"/>
        </w:rPr>
        <w:t>和激励机制解决这个问题。</w:t>
      </w:r>
    </w:p>
    <w:p w14:paraId="3F0658E5" w14:textId="486D7CD0" w:rsidR="004756A8" w:rsidRPr="00BD7390" w:rsidRDefault="004756A8" w:rsidP="00B73DC6">
      <w:pPr>
        <w:tabs>
          <w:tab w:val="left" w:pos="1215"/>
        </w:tabs>
        <w:jc w:val="both"/>
        <w:rPr>
          <w:rFonts w:ascii=".萍方-简" w:eastAsia=".萍方-简" w:hAnsi=".萍方-简" w:hint="eastAsia"/>
          <w:lang w:eastAsia="zh-CN"/>
          <w:rPrChange w:id="539" w:author="Jie Lan" w:date="2017-08-19T22:02:00Z">
            <w:rPr>
              <w:rFonts w:ascii="Microsoft YaHei" w:eastAsia="Microsoft YaHei" w:hAnsi="Microsoft YaHei" w:hint="eastAsia"/>
              <w:lang w:eastAsia="zh-CN"/>
            </w:rPr>
          </w:rPrChange>
        </w:rPr>
        <w:pPrChange w:id="540" w:author="Jie Lan" w:date="2017-08-19T20:30:00Z">
          <w:pPr>
            <w:tabs>
              <w:tab w:val="left" w:pos="1215"/>
            </w:tabs>
          </w:pPr>
        </w:pPrChange>
      </w:pPr>
      <w:ins w:id="541" w:author="Jie Lan" w:date="2017-08-19T21:32:00Z">
        <w:r w:rsidRPr="00BD7390">
          <w:rPr>
            <w:rFonts w:ascii=".萍方-简" w:eastAsia=".萍方-简" w:hAnsi=".萍方-简"/>
            <w:lang w:eastAsia="zh-CN"/>
            <w:rPrChange w:id="542" w:author="Jie Lan" w:date="2017-08-19T22:02:00Z">
              <w:rPr>
                <w:rFonts w:ascii="Microsoft YaHei" w:eastAsia="Microsoft YaHei" w:hAnsi="Microsoft YaHei"/>
                <w:lang w:eastAsia="zh-CN"/>
              </w:rPr>
            </w:rPrChange>
          </w:rPr>
          <w:t>Traditional insurance lacks effective low-cost anti-fraud mechanisms. Commercial insurance</w:t>
        </w:r>
      </w:ins>
      <w:ins w:id="543" w:author="Jie Lan" w:date="2017-08-19T21:33:00Z">
        <w:r w:rsidRPr="00BD7390">
          <w:rPr>
            <w:rFonts w:ascii=".萍方-简" w:eastAsia=".萍方-简" w:hAnsi=".萍方-简"/>
            <w:lang w:eastAsia="zh-CN"/>
            <w:rPrChange w:id="544" w:author="Jie Lan" w:date="2017-08-19T22:02:00Z">
              <w:rPr>
                <w:rFonts w:ascii="Microsoft YaHei" w:eastAsia="Microsoft YaHei" w:hAnsi="Microsoft YaHei"/>
                <w:lang w:eastAsia="zh-CN"/>
              </w:rPr>
            </w:rPrChange>
          </w:rPr>
          <w:t>,</w:t>
        </w:r>
      </w:ins>
      <w:ins w:id="545" w:author="Jie Lan" w:date="2017-08-19T21:32:00Z">
        <w:r w:rsidRPr="00BD7390">
          <w:rPr>
            <w:rFonts w:ascii=".萍方-简" w:eastAsia=".萍方-简" w:hAnsi=".萍方-简"/>
            <w:lang w:eastAsia="zh-CN"/>
            <w:rPrChange w:id="546" w:author="Jie Lan" w:date="2017-08-19T22:02:00Z">
              <w:rPr>
                <w:rFonts w:ascii="Microsoft YaHei" w:eastAsia="Microsoft YaHei" w:hAnsi="Microsoft YaHei"/>
                <w:lang w:eastAsia="zh-CN"/>
              </w:rPr>
            </w:rPrChange>
          </w:rPr>
          <w:t xml:space="preserve"> </w:t>
        </w:r>
      </w:ins>
      <w:ins w:id="547" w:author="Jie Lan" w:date="2017-08-19T21:33:00Z">
        <w:r w:rsidRPr="00BD7390">
          <w:rPr>
            <w:rFonts w:ascii=".萍方-简" w:eastAsia=".萍方-简" w:hAnsi=".萍方-简"/>
            <w:lang w:eastAsia="zh-CN"/>
            <w:rPrChange w:id="548" w:author="Jie Lan" w:date="2017-08-19T22:02:00Z">
              <w:rPr>
                <w:rFonts w:ascii="Microsoft YaHei" w:eastAsia="Microsoft YaHei" w:hAnsi="Microsoft YaHei"/>
                <w:lang w:eastAsia="zh-CN"/>
              </w:rPr>
            </w:rPrChange>
          </w:rPr>
          <w:t>b</w:t>
        </w:r>
      </w:ins>
      <w:ins w:id="549" w:author="Jie Lan" w:date="2017-08-19T21:32:00Z">
        <w:r w:rsidRPr="00BD7390">
          <w:rPr>
            <w:rFonts w:ascii=".萍方-简" w:eastAsia=".萍方-简" w:hAnsi=".萍方-简"/>
            <w:lang w:eastAsia="zh-CN"/>
            <w:rPrChange w:id="550" w:author="Jie Lan" w:date="2017-08-19T22:02:00Z">
              <w:rPr>
                <w:rFonts w:ascii="Microsoft YaHei" w:eastAsia="Microsoft YaHei" w:hAnsi="Microsoft YaHei"/>
                <w:lang w:eastAsia="zh-CN"/>
              </w:rPr>
            </w:rPrChange>
          </w:rPr>
          <w:t>efore attempting to is</w:t>
        </w:r>
      </w:ins>
      <w:ins w:id="551" w:author="Jie Lan" w:date="2017-08-19T21:33:00Z">
        <w:r w:rsidRPr="00BD7390">
          <w:rPr>
            <w:rFonts w:ascii=".萍方-简" w:eastAsia=".萍方-简" w:hAnsi=".萍方-简"/>
            <w:lang w:eastAsia="zh-CN"/>
            <w:rPrChange w:id="552" w:author="Jie Lan" w:date="2017-08-19T22:02:00Z">
              <w:rPr>
                <w:rFonts w:ascii="Microsoft YaHei" w:eastAsia="Microsoft YaHei" w:hAnsi="Microsoft YaHei"/>
                <w:lang w:eastAsia="zh-CN"/>
              </w:rPr>
            </w:rPrChange>
          </w:rPr>
          <w:t>su</w:t>
        </w:r>
      </w:ins>
      <w:ins w:id="553" w:author="Jie Lan" w:date="2017-08-19T21:32:00Z">
        <w:r w:rsidRPr="00BD7390">
          <w:rPr>
            <w:rFonts w:ascii=".萍方-简" w:eastAsia=".萍方-简" w:hAnsi=".萍方-简"/>
            <w:lang w:eastAsia="zh-CN"/>
            <w:rPrChange w:id="554" w:author="Jie Lan" w:date="2017-08-19T22:02:00Z">
              <w:rPr>
                <w:rFonts w:ascii="Microsoft YaHei" w:eastAsia="Microsoft YaHei" w:hAnsi="Microsoft YaHei"/>
                <w:lang w:eastAsia="zh-CN"/>
              </w:rPr>
            </w:rPrChange>
          </w:rPr>
          <w:t>e, try to keep the potential risks to a minimum by means of a strict underwriting mechanism - sending security personnel for home visits and comprehensive physical examinations. In the case of claims, the investigators went to the scene to conduct claims investigation and evidence collection. These are directly or indirectly led to very high operating expenses. M</w:t>
        </w:r>
      </w:ins>
      <w:ins w:id="555" w:author="Jie Lan" w:date="2017-08-19T21:35:00Z">
        <w:r w:rsidRPr="00BD7390">
          <w:rPr>
            <w:rFonts w:ascii=".萍方-简" w:eastAsia=".萍方-简" w:hAnsi=".萍方-简"/>
            <w:lang w:eastAsia="zh-CN"/>
            <w:rPrChange w:id="556" w:author="Jie Lan" w:date="2017-08-19T22:02:00Z">
              <w:rPr>
                <w:rFonts w:ascii="Microsoft YaHei" w:eastAsia="Microsoft YaHei" w:hAnsi="Microsoft YaHei"/>
                <w:lang w:eastAsia="zh-CN"/>
              </w:rPr>
            </w:rPrChange>
          </w:rPr>
          <w:t>utual C</w:t>
        </w:r>
      </w:ins>
      <w:ins w:id="557" w:author="Jie Lan" w:date="2017-08-19T21:32:00Z">
        <w:r w:rsidRPr="00BD7390">
          <w:rPr>
            <w:rFonts w:ascii=".萍方-简" w:eastAsia=".萍方-简" w:hAnsi=".萍方-简"/>
            <w:lang w:eastAsia="zh-CN"/>
            <w:rPrChange w:id="558" w:author="Jie Lan" w:date="2017-08-19T22:02:00Z">
              <w:rPr>
                <w:rFonts w:ascii="Microsoft YaHei" w:eastAsia="Microsoft YaHei" w:hAnsi="Microsoft YaHei"/>
                <w:lang w:eastAsia="zh-CN"/>
              </w:rPr>
            </w:rPrChange>
          </w:rPr>
          <w:t xml:space="preserve">hain solved the problem through the influence and incentive mechanism of the </w:t>
        </w:r>
      </w:ins>
      <w:ins w:id="559" w:author="Jie Lan" w:date="2017-08-19T21:35:00Z">
        <w:r w:rsidRPr="00BD7390">
          <w:rPr>
            <w:rFonts w:ascii=".萍方-简" w:eastAsia=".萍方-简" w:hAnsi=".萍方-简"/>
            <w:lang w:eastAsia="zh-CN"/>
            <w:rPrChange w:id="560" w:author="Jie Lan" w:date="2017-08-19T22:02:00Z">
              <w:rPr>
                <w:rFonts w:ascii="Microsoft YaHei" w:eastAsia="Microsoft YaHei" w:hAnsi="Microsoft YaHei"/>
                <w:lang w:eastAsia="zh-CN"/>
              </w:rPr>
            </w:rPrChange>
          </w:rPr>
          <w:t>M</w:t>
        </w:r>
      </w:ins>
      <w:ins w:id="561" w:author="Jie Lan" w:date="2017-08-19T21:32:00Z">
        <w:r w:rsidRPr="00BD7390">
          <w:rPr>
            <w:rFonts w:ascii=".萍方-简" w:eastAsia=".萍方-简" w:hAnsi=".萍方-简"/>
            <w:lang w:eastAsia="zh-CN"/>
            <w:rPrChange w:id="562" w:author="Jie Lan" w:date="2017-08-19T22:02:00Z">
              <w:rPr>
                <w:rFonts w:ascii="Microsoft YaHei" w:eastAsia="Microsoft YaHei" w:hAnsi="Microsoft YaHei"/>
                <w:lang w:eastAsia="zh-CN"/>
              </w:rPr>
            </w:rPrChange>
          </w:rPr>
          <w:t xml:space="preserve">utual </w:t>
        </w:r>
      </w:ins>
      <w:ins w:id="563" w:author="Jie Lan" w:date="2017-08-19T21:35:00Z">
        <w:r w:rsidRPr="00BD7390">
          <w:rPr>
            <w:rFonts w:ascii=".萍方-简" w:eastAsia=".萍方-简" w:hAnsi=".萍方-简"/>
            <w:lang w:eastAsia="zh-CN"/>
            <w:rPrChange w:id="564" w:author="Jie Lan" w:date="2017-08-19T22:02:00Z">
              <w:rPr>
                <w:rFonts w:ascii="Microsoft YaHei" w:eastAsia="Microsoft YaHei" w:hAnsi="Microsoft YaHei"/>
                <w:lang w:eastAsia="zh-CN"/>
              </w:rPr>
            </w:rPrChange>
          </w:rPr>
          <w:t>Insurance Group(MIG)</w:t>
        </w:r>
      </w:ins>
      <w:ins w:id="565" w:author="Jie Lan" w:date="2017-08-19T21:32:00Z">
        <w:r w:rsidRPr="00BD7390">
          <w:rPr>
            <w:rFonts w:ascii=".萍方-简" w:eastAsia=".萍方-简" w:hAnsi=".萍方-简"/>
            <w:lang w:eastAsia="zh-CN"/>
            <w:rPrChange w:id="566" w:author="Jie Lan" w:date="2017-08-19T22:02:00Z">
              <w:rPr>
                <w:rFonts w:ascii="Microsoft YaHei" w:eastAsia="Microsoft YaHei" w:hAnsi="Microsoft YaHei"/>
                <w:lang w:eastAsia="zh-CN"/>
              </w:rPr>
            </w:rPrChange>
          </w:rPr>
          <w:t>.</w:t>
        </w:r>
      </w:ins>
    </w:p>
    <w:p w14:paraId="52B6A846" w14:textId="13736D30" w:rsidR="008F6049" w:rsidRDefault="008F6049" w:rsidP="00B73DC6">
      <w:pPr>
        <w:pStyle w:val="ListParagraph"/>
        <w:widowControl w:val="0"/>
        <w:numPr>
          <w:ilvl w:val="0"/>
          <w:numId w:val="41"/>
        </w:numPr>
        <w:tabs>
          <w:tab w:val="left" w:pos="1215"/>
        </w:tabs>
        <w:spacing w:after="0" w:line="240" w:lineRule="auto"/>
        <w:contextualSpacing w:val="0"/>
        <w:jc w:val="both"/>
        <w:rPr>
          <w:ins w:id="567" w:author="Jie Lan" w:date="2017-08-19T21:36:00Z"/>
          <w:rFonts w:ascii="Microsoft YaHei" w:eastAsia="Microsoft YaHei" w:hAnsi="Microsoft YaHei"/>
          <w:lang w:eastAsia="zh-CN"/>
        </w:rPr>
        <w:pPrChange w:id="568" w:author="Jie Lan" w:date="2017-08-19T20:30:00Z">
          <w:pPr>
            <w:pStyle w:val="ListParagraph"/>
            <w:widowControl w:val="0"/>
            <w:numPr>
              <w:numId w:val="41"/>
            </w:numPr>
            <w:tabs>
              <w:tab w:val="left" w:pos="1215"/>
            </w:tabs>
            <w:spacing w:after="0" w:line="240" w:lineRule="auto"/>
            <w:ind w:left="420" w:hanging="420"/>
            <w:contextualSpacing w:val="0"/>
            <w:jc w:val="both"/>
          </w:pPr>
        </w:pPrChange>
      </w:pPr>
      <w:r w:rsidRPr="00377958">
        <w:rPr>
          <w:rFonts w:ascii="Microsoft YaHei" w:eastAsia="Microsoft YaHei" w:hAnsi="Microsoft YaHei" w:hint="eastAsia"/>
          <w:lang w:eastAsia="zh-CN"/>
        </w:rPr>
        <w:t>信誉互评</w:t>
      </w:r>
      <w:r w:rsidRPr="00377958">
        <w:rPr>
          <w:rFonts w:ascii="Microsoft YaHei" w:eastAsia="Microsoft YaHei" w:hAnsi="Microsoft YaHei"/>
          <w:lang w:eastAsia="zh-CN"/>
        </w:rPr>
        <w:t xml:space="preserve"> – </w:t>
      </w:r>
      <w:r w:rsidRPr="00377958">
        <w:rPr>
          <w:rFonts w:ascii="Microsoft YaHei" w:eastAsia="Microsoft YaHei" w:hAnsi="Microsoft YaHei" w:hint="eastAsia"/>
          <w:lang w:eastAsia="zh-CN"/>
        </w:rPr>
        <w:t>互助会参加</w:t>
      </w:r>
      <w:r w:rsidRPr="00377958">
        <w:rPr>
          <w:rFonts w:ascii="Microsoft YaHei" w:eastAsia="Microsoft YaHei" w:hAnsi="Microsoft YaHei"/>
          <w:lang w:eastAsia="zh-CN"/>
        </w:rPr>
        <w:t>者</w:t>
      </w:r>
      <w:r w:rsidRPr="00377958">
        <w:rPr>
          <w:rFonts w:ascii="Microsoft YaHei" w:eastAsia="Microsoft YaHei" w:hAnsi="Microsoft YaHei" w:hint="eastAsia"/>
          <w:lang w:eastAsia="zh-CN"/>
        </w:rPr>
        <w:t>将</w:t>
      </w:r>
      <w:r w:rsidRPr="00377958">
        <w:rPr>
          <w:rFonts w:ascii="Microsoft YaHei" w:eastAsia="Microsoft YaHei" w:hAnsi="Microsoft YaHei"/>
          <w:lang w:eastAsia="zh-CN"/>
        </w:rPr>
        <w:t>限制</w:t>
      </w:r>
      <w:r w:rsidRPr="00377958">
        <w:rPr>
          <w:rFonts w:ascii="Microsoft YaHei" w:eastAsia="Microsoft YaHei" w:hAnsi="Microsoft YaHei" w:hint="eastAsia"/>
          <w:lang w:eastAsia="zh-CN"/>
        </w:rPr>
        <w:t>在</w:t>
      </w:r>
      <w:r w:rsidRPr="00377958">
        <w:rPr>
          <w:rFonts w:ascii="Microsoft YaHei" w:eastAsia="Microsoft YaHei" w:hAnsi="Microsoft YaHei"/>
          <w:lang w:eastAsia="zh-CN"/>
        </w:rPr>
        <w:t>可</w:t>
      </w:r>
      <w:r w:rsidRPr="00377958">
        <w:rPr>
          <w:rFonts w:ascii="Microsoft YaHei" w:eastAsia="Microsoft YaHei" w:hAnsi="Microsoft YaHei" w:hint="eastAsia"/>
          <w:lang w:eastAsia="zh-CN"/>
        </w:rPr>
        <w:t>信赖</w:t>
      </w:r>
      <w:r w:rsidRPr="00377958">
        <w:rPr>
          <w:rFonts w:ascii="Microsoft YaHei" w:eastAsia="Microsoft YaHei" w:hAnsi="Microsoft YaHei"/>
          <w:lang w:eastAsia="zh-CN"/>
        </w:rPr>
        <w:t>会员</w:t>
      </w:r>
      <w:r w:rsidRPr="00377958">
        <w:rPr>
          <w:rFonts w:ascii="Microsoft YaHei" w:eastAsia="Microsoft YaHei" w:hAnsi="Microsoft YaHei" w:hint="eastAsia"/>
          <w:lang w:eastAsia="zh-CN"/>
        </w:rPr>
        <w:t>范围</w:t>
      </w:r>
      <w:r w:rsidRPr="00377958">
        <w:rPr>
          <w:rFonts w:ascii="Microsoft YaHei" w:eastAsia="Microsoft YaHei" w:hAnsi="Microsoft YaHei"/>
          <w:lang w:eastAsia="zh-CN"/>
        </w:rPr>
        <w:t>内-</w:t>
      </w:r>
      <w:r w:rsidRPr="00377958">
        <w:rPr>
          <w:rFonts w:ascii="Microsoft YaHei" w:eastAsia="Microsoft YaHei" w:hAnsi="Microsoft YaHei" w:hint="eastAsia"/>
          <w:lang w:eastAsia="zh-CN"/>
        </w:rPr>
        <w:t>家人</w:t>
      </w:r>
      <w:r w:rsidRPr="00377958">
        <w:rPr>
          <w:rFonts w:ascii="Microsoft YaHei" w:eastAsia="Microsoft YaHei" w:hAnsi="Microsoft YaHei"/>
          <w:lang w:eastAsia="zh-CN"/>
        </w:rPr>
        <w:t>，</w:t>
      </w:r>
      <w:r w:rsidRPr="00377958">
        <w:rPr>
          <w:rFonts w:ascii="Microsoft YaHei" w:eastAsia="Microsoft YaHei" w:hAnsi="Microsoft YaHei" w:hint="eastAsia"/>
          <w:lang w:eastAsia="zh-CN"/>
        </w:rPr>
        <w:t>朋友，</w:t>
      </w:r>
      <w:r w:rsidRPr="00377958">
        <w:rPr>
          <w:rFonts w:ascii="Microsoft YaHei" w:eastAsia="Microsoft YaHei" w:hAnsi="Microsoft YaHei"/>
          <w:lang w:eastAsia="zh-CN"/>
        </w:rPr>
        <w:t>同事和社区</w:t>
      </w:r>
      <w:r w:rsidRPr="00377958">
        <w:rPr>
          <w:rFonts w:ascii="Microsoft YaHei" w:eastAsia="Microsoft YaHei" w:hAnsi="Microsoft YaHei" w:hint="eastAsia"/>
          <w:lang w:eastAsia="zh-CN"/>
        </w:rPr>
        <w:t>组织成员</w:t>
      </w:r>
      <w:r w:rsidRPr="00377958">
        <w:rPr>
          <w:rFonts w:ascii="Microsoft YaHei" w:eastAsia="Microsoft YaHei" w:hAnsi="Microsoft YaHei"/>
          <w:lang w:eastAsia="zh-CN"/>
        </w:rPr>
        <w:t>。</w:t>
      </w:r>
      <w:r w:rsidRPr="00377958">
        <w:rPr>
          <w:rFonts w:ascii="Microsoft YaHei" w:eastAsia="Microsoft YaHei" w:hAnsi="Microsoft YaHei" w:hint="eastAsia"/>
          <w:lang w:eastAsia="zh-CN"/>
        </w:rPr>
        <w:t>会员的失信行为</w:t>
      </w:r>
      <w:r w:rsidRPr="00377958">
        <w:rPr>
          <w:rFonts w:ascii="Microsoft YaHei" w:eastAsia="Microsoft YaHei" w:hAnsi="Microsoft YaHei"/>
          <w:lang w:eastAsia="zh-CN"/>
        </w:rPr>
        <w:t>会被</w:t>
      </w:r>
      <w:r w:rsidRPr="00377958">
        <w:rPr>
          <w:rFonts w:ascii="Microsoft YaHei" w:eastAsia="Microsoft YaHei" w:hAnsi="Microsoft YaHei" w:hint="eastAsia"/>
          <w:lang w:eastAsia="zh-CN"/>
        </w:rPr>
        <w:t>记录</w:t>
      </w:r>
      <w:r w:rsidRPr="00377958">
        <w:rPr>
          <w:rFonts w:ascii="Microsoft YaHei" w:eastAsia="Microsoft YaHei" w:hAnsi="Microsoft YaHei"/>
          <w:lang w:eastAsia="zh-CN"/>
        </w:rPr>
        <w:t>，</w:t>
      </w:r>
      <w:r w:rsidRPr="00377958">
        <w:rPr>
          <w:rFonts w:ascii="Microsoft YaHei" w:eastAsia="Microsoft YaHei" w:hAnsi="Microsoft YaHei" w:hint="eastAsia"/>
          <w:lang w:eastAsia="zh-CN"/>
        </w:rPr>
        <w:t>在亲友间失去</w:t>
      </w:r>
      <w:r w:rsidRPr="00377958">
        <w:rPr>
          <w:rFonts w:ascii="Microsoft YaHei" w:eastAsia="Microsoft YaHei" w:hAnsi="Microsoft YaHei"/>
          <w:lang w:eastAsia="zh-CN"/>
        </w:rPr>
        <w:t>信誉。</w:t>
      </w:r>
      <w:r w:rsidRPr="00377958">
        <w:rPr>
          <w:rFonts w:ascii="Microsoft YaHei" w:eastAsia="Microsoft YaHei" w:hAnsi="Microsoft YaHei" w:hint="eastAsia"/>
          <w:lang w:eastAsia="zh-CN"/>
        </w:rPr>
        <w:t>这也</w:t>
      </w:r>
      <w:r w:rsidRPr="00377958">
        <w:rPr>
          <w:rFonts w:ascii="Microsoft YaHei" w:eastAsia="Microsoft YaHei" w:hAnsi="Microsoft YaHei"/>
          <w:lang w:eastAsia="zh-CN"/>
        </w:rPr>
        <w:t>符合互助会的</w:t>
      </w:r>
      <w:r w:rsidRPr="00377958">
        <w:rPr>
          <w:rFonts w:ascii="Microsoft YaHei" w:eastAsia="Microsoft YaHei" w:hAnsi="Microsoft YaHei" w:hint="eastAsia"/>
          <w:lang w:eastAsia="zh-CN"/>
        </w:rPr>
        <w:t>理念，将</w:t>
      </w:r>
      <w:r w:rsidRPr="00377958">
        <w:rPr>
          <w:rFonts w:ascii="Microsoft YaHei" w:eastAsia="Microsoft YaHei" w:hAnsi="Microsoft YaHei"/>
          <w:lang w:eastAsia="zh-CN"/>
        </w:rPr>
        <w:t>互助会</w:t>
      </w:r>
      <w:r w:rsidRPr="00377958">
        <w:rPr>
          <w:rFonts w:ascii="Microsoft YaHei" w:eastAsia="Microsoft YaHei" w:hAnsi="Microsoft YaHei" w:hint="eastAsia"/>
          <w:lang w:eastAsia="zh-CN"/>
        </w:rPr>
        <w:t>的规模</w:t>
      </w:r>
      <w:r w:rsidRPr="00377958">
        <w:rPr>
          <w:rFonts w:ascii="Microsoft YaHei" w:eastAsia="Microsoft YaHei" w:hAnsi="Microsoft YaHei"/>
          <w:lang w:eastAsia="zh-CN"/>
        </w:rPr>
        <w:t>和资金</w:t>
      </w:r>
      <w:r w:rsidRPr="00377958">
        <w:rPr>
          <w:rFonts w:ascii="Microsoft YaHei" w:eastAsia="Microsoft YaHei" w:hAnsi="Microsoft YaHei" w:hint="eastAsia"/>
          <w:lang w:eastAsia="zh-CN"/>
        </w:rPr>
        <w:t>额度限制</w:t>
      </w:r>
      <w:r w:rsidRPr="00377958">
        <w:rPr>
          <w:rFonts w:ascii="Microsoft YaHei" w:eastAsia="Microsoft YaHei" w:hAnsi="Microsoft YaHei"/>
          <w:lang w:eastAsia="zh-CN"/>
        </w:rPr>
        <w:t>在</w:t>
      </w:r>
      <w:r w:rsidRPr="00377958">
        <w:rPr>
          <w:rFonts w:ascii="Microsoft YaHei" w:eastAsia="Microsoft YaHei" w:hAnsi="Microsoft YaHei" w:hint="eastAsia"/>
          <w:lang w:eastAsia="zh-CN"/>
        </w:rPr>
        <w:t>适当</w:t>
      </w:r>
      <w:r w:rsidRPr="00377958">
        <w:rPr>
          <w:rFonts w:ascii="Microsoft YaHei" w:eastAsia="Microsoft YaHei" w:hAnsi="Microsoft YaHei"/>
          <w:lang w:eastAsia="zh-CN"/>
        </w:rPr>
        <w:t>的</w:t>
      </w:r>
      <w:r w:rsidRPr="00377958">
        <w:rPr>
          <w:rFonts w:ascii="Microsoft YaHei" w:eastAsia="Microsoft YaHei" w:hAnsi="Microsoft YaHei" w:hint="eastAsia"/>
          <w:lang w:eastAsia="zh-CN"/>
        </w:rPr>
        <w:t>范围</w:t>
      </w:r>
      <w:r w:rsidRPr="00377958">
        <w:rPr>
          <w:rFonts w:ascii="Microsoft YaHei" w:eastAsia="Microsoft YaHei" w:hAnsi="Microsoft YaHei"/>
          <w:lang w:eastAsia="zh-CN"/>
        </w:rPr>
        <w:t>内</w:t>
      </w:r>
      <w:r w:rsidRPr="00377958">
        <w:rPr>
          <w:rFonts w:ascii="Microsoft YaHei" w:eastAsia="Microsoft YaHei" w:hAnsi="Microsoft YaHei" w:hint="eastAsia"/>
          <w:lang w:eastAsia="zh-CN"/>
        </w:rPr>
        <w:t>来</w:t>
      </w:r>
      <w:r w:rsidRPr="00377958">
        <w:rPr>
          <w:rFonts w:ascii="Microsoft YaHei" w:eastAsia="Microsoft YaHei" w:hAnsi="Microsoft YaHei"/>
          <w:lang w:eastAsia="zh-CN"/>
        </w:rPr>
        <w:t>降低</w:t>
      </w:r>
      <w:r w:rsidRPr="00377958">
        <w:rPr>
          <w:rFonts w:ascii="Microsoft YaHei" w:eastAsia="Microsoft YaHei" w:hAnsi="Microsoft YaHei" w:hint="eastAsia"/>
          <w:lang w:eastAsia="zh-CN"/>
        </w:rPr>
        <w:t>信用</w:t>
      </w:r>
      <w:r w:rsidRPr="00377958">
        <w:rPr>
          <w:rFonts w:ascii="Microsoft YaHei" w:eastAsia="Microsoft YaHei" w:hAnsi="Microsoft YaHei"/>
          <w:lang w:eastAsia="zh-CN"/>
        </w:rPr>
        <w:t>风险</w:t>
      </w:r>
      <w:r w:rsidRPr="00377958">
        <w:rPr>
          <w:rFonts w:ascii="Microsoft YaHei" w:eastAsia="Microsoft YaHei" w:hAnsi="Microsoft YaHei" w:hint="eastAsia"/>
          <w:lang w:eastAsia="zh-CN"/>
        </w:rPr>
        <w:t>和</w:t>
      </w:r>
      <w:r w:rsidRPr="00377958">
        <w:rPr>
          <w:rFonts w:ascii="Microsoft YaHei" w:eastAsia="Microsoft YaHei" w:hAnsi="Microsoft YaHei"/>
          <w:lang w:eastAsia="zh-CN"/>
        </w:rPr>
        <w:t>确保</w:t>
      </w:r>
      <w:r w:rsidRPr="00377958">
        <w:rPr>
          <w:rFonts w:ascii="Microsoft YaHei" w:eastAsia="Microsoft YaHei" w:hAnsi="Microsoft YaHei" w:hint="eastAsia"/>
          <w:lang w:eastAsia="zh-CN"/>
        </w:rPr>
        <w:t>会员间</w:t>
      </w:r>
      <w:r w:rsidRPr="00377958">
        <w:rPr>
          <w:rFonts w:ascii="Microsoft YaHei" w:eastAsia="Microsoft YaHei" w:hAnsi="Microsoft YaHei"/>
          <w:lang w:eastAsia="zh-CN"/>
        </w:rPr>
        <w:t>的</w:t>
      </w:r>
      <w:r w:rsidRPr="00377958">
        <w:rPr>
          <w:rFonts w:ascii="Microsoft YaHei" w:eastAsia="Microsoft YaHei" w:hAnsi="Microsoft YaHei" w:hint="eastAsia"/>
          <w:lang w:eastAsia="zh-CN"/>
        </w:rPr>
        <w:t>诚信，</w:t>
      </w:r>
      <w:r w:rsidRPr="00377958">
        <w:rPr>
          <w:rFonts w:ascii="Microsoft YaHei" w:eastAsia="Microsoft YaHei" w:hAnsi="Microsoft YaHei"/>
          <w:lang w:eastAsia="zh-CN"/>
        </w:rPr>
        <w:t>会员互评</w:t>
      </w:r>
      <w:r w:rsidRPr="00377958">
        <w:rPr>
          <w:rFonts w:ascii="Microsoft YaHei" w:eastAsia="Microsoft YaHei" w:hAnsi="Microsoft YaHei" w:hint="eastAsia"/>
          <w:lang w:eastAsia="zh-CN"/>
        </w:rPr>
        <w:t>也</w:t>
      </w:r>
      <w:r w:rsidRPr="00377958">
        <w:rPr>
          <w:rFonts w:ascii="Microsoft YaHei" w:eastAsia="Microsoft YaHei" w:hAnsi="Microsoft YaHei"/>
          <w:lang w:eastAsia="zh-CN"/>
        </w:rPr>
        <w:t>为</w:t>
      </w:r>
      <w:r w:rsidRPr="00377958">
        <w:rPr>
          <w:rFonts w:ascii="Microsoft YaHei" w:eastAsia="Microsoft YaHei" w:hAnsi="Microsoft YaHei" w:hint="eastAsia"/>
          <w:lang w:eastAsia="zh-CN"/>
        </w:rPr>
        <w:t>之后的</w:t>
      </w:r>
      <w:r w:rsidRPr="00377958">
        <w:rPr>
          <w:rFonts w:ascii="Microsoft YaHei" w:eastAsia="Microsoft YaHei" w:hAnsi="Microsoft YaHei"/>
          <w:lang w:eastAsia="zh-CN"/>
        </w:rPr>
        <w:t>交易</w:t>
      </w:r>
      <w:r w:rsidRPr="00377958">
        <w:rPr>
          <w:rFonts w:ascii="Microsoft YaHei" w:eastAsia="Microsoft YaHei" w:hAnsi="Microsoft YaHei" w:hint="eastAsia"/>
          <w:lang w:eastAsia="zh-CN"/>
        </w:rPr>
        <w:t>提供可靠依据</w:t>
      </w:r>
      <w:r w:rsidRPr="00377958">
        <w:rPr>
          <w:rFonts w:ascii="Microsoft YaHei" w:eastAsia="Microsoft YaHei" w:hAnsi="Microsoft YaHei"/>
          <w:lang w:eastAsia="zh-CN"/>
        </w:rPr>
        <w:t>。</w:t>
      </w:r>
    </w:p>
    <w:p w14:paraId="4E30925E" w14:textId="0F3458B5" w:rsidR="004756A8" w:rsidRPr="00BD7390" w:rsidRDefault="004756A8" w:rsidP="004756A8">
      <w:pPr>
        <w:pStyle w:val="ListParagraph"/>
        <w:widowControl w:val="0"/>
        <w:tabs>
          <w:tab w:val="left" w:pos="1215"/>
        </w:tabs>
        <w:spacing w:after="0" w:line="240" w:lineRule="auto"/>
        <w:ind w:left="420"/>
        <w:contextualSpacing w:val="0"/>
        <w:jc w:val="both"/>
        <w:rPr>
          <w:rFonts w:ascii=".萍方-简" w:eastAsia=".萍方-简" w:hAnsi=".萍方-简"/>
          <w:lang w:eastAsia="zh-CN"/>
          <w:rPrChange w:id="569" w:author="Jie Lan" w:date="2017-08-19T22:02:00Z">
            <w:rPr>
              <w:rFonts w:ascii="Microsoft YaHei" w:eastAsia="Microsoft YaHei" w:hAnsi="Microsoft YaHei"/>
              <w:lang w:eastAsia="zh-CN"/>
            </w:rPr>
          </w:rPrChange>
        </w:rPr>
        <w:pPrChange w:id="570" w:author="Jie Lan" w:date="2017-08-19T21:36:00Z">
          <w:pPr>
            <w:pStyle w:val="ListParagraph"/>
            <w:widowControl w:val="0"/>
            <w:numPr>
              <w:numId w:val="41"/>
            </w:numPr>
            <w:tabs>
              <w:tab w:val="left" w:pos="1215"/>
            </w:tabs>
            <w:spacing w:after="0" w:line="240" w:lineRule="auto"/>
            <w:ind w:left="420" w:hanging="420"/>
            <w:contextualSpacing w:val="0"/>
            <w:jc w:val="both"/>
          </w:pPr>
        </w:pPrChange>
      </w:pPr>
      <w:ins w:id="571" w:author="Jie Lan" w:date="2017-08-19T21:36:00Z">
        <w:r w:rsidRPr="00BD7390">
          <w:rPr>
            <w:rFonts w:ascii=".萍方-简" w:eastAsia=".萍方-简" w:hAnsi=".萍方-简"/>
            <w:lang w:eastAsia="zh-CN"/>
            <w:rPrChange w:id="572" w:author="Jie Lan" w:date="2017-08-19T22:02:00Z">
              <w:rPr>
                <w:rFonts w:ascii="Microsoft YaHei" w:eastAsia="Microsoft YaHei" w:hAnsi="Microsoft YaHei"/>
                <w:lang w:eastAsia="zh-CN"/>
              </w:rPr>
            </w:rPrChange>
          </w:rPr>
          <w:t xml:space="preserve">Mutual Credibility: Participants will be limited to trustworthy membership - family, friends, colleagues and community members. Members of the dishonesty will be recorded, lost credibility between relatives and friends. This is also consistent with the concept of </w:t>
        </w:r>
      </w:ins>
      <w:ins w:id="573" w:author="Jie Lan" w:date="2017-08-19T21:37:00Z">
        <w:r w:rsidRPr="00BD7390">
          <w:rPr>
            <w:rFonts w:ascii=".萍方-简" w:eastAsia=".萍方-简" w:hAnsi=".萍方-简"/>
            <w:lang w:eastAsia="zh-CN"/>
            <w:rPrChange w:id="574" w:author="Jie Lan" w:date="2017-08-19T22:02:00Z">
              <w:rPr>
                <w:rFonts w:ascii="Microsoft YaHei" w:eastAsia="Microsoft YaHei" w:hAnsi="Microsoft YaHei"/>
                <w:lang w:eastAsia="zh-CN"/>
              </w:rPr>
            </w:rPrChange>
          </w:rPr>
          <w:t>MIG.</w:t>
        </w:r>
      </w:ins>
      <w:ins w:id="575" w:author="Jie Lan" w:date="2017-08-19T21:36:00Z">
        <w:r w:rsidRPr="00BD7390">
          <w:rPr>
            <w:rFonts w:ascii=".萍方-简" w:eastAsia=".萍方-简" w:hAnsi=".萍方-简"/>
            <w:lang w:eastAsia="zh-CN"/>
            <w:rPrChange w:id="576" w:author="Jie Lan" w:date="2017-08-19T22:02:00Z">
              <w:rPr>
                <w:rFonts w:ascii="Microsoft YaHei" w:eastAsia="Microsoft YaHei" w:hAnsi="Microsoft YaHei"/>
                <w:lang w:eastAsia="zh-CN"/>
              </w:rPr>
            </w:rPrChange>
          </w:rPr>
          <w:t xml:space="preserve"> the size and funding of </w:t>
        </w:r>
      </w:ins>
      <w:ins w:id="577" w:author="Jie Lan" w:date="2017-08-19T21:37:00Z">
        <w:r w:rsidRPr="00BD7390">
          <w:rPr>
            <w:rFonts w:ascii=".萍方-简" w:eastAsia=".萍方-简" w:hAnsi=".萍方-简"/>
            <w:lang w:eastAsia="zh-CN"/>
            <w:rPrChange w:id="578" w:author="Jie Lan" w:date="2017-08-19T22:02:00Z">
              <w:rPr>
                <w:rFonts w:ascii="Microsoft YaHei" w:eastAsia="Microsoft YaHei" w:hAnsi="Microsoft YaHei"/>
                <w:lang w:eastAsia="zh-CN"/>
              </w:rPr>
            </w:rPrChange>
          </w:rPr>
          <w:t xml:space="preserve">MIG </w:t>
        </w:r>
      </w:ins>
      <w:ins w:id="579" w:author="Jie Lan" w:date="2017-08-19T21:36:00Z">
        <w:r w:rsidRPr="00BD7390">
          <w:rPr>
            <w:rFonts w:ascii=".萍方-简" w:eastAsia=".萍方-简" w:hAnsi=".萍方-简"/>
            <w:lang w:eastAsia="zh-CN"/>
            <w:rPrChange w:id="580" w:author="Jie Lan" w:date="2017-08-19T22:02:00Z">
              <w:rPr>
                <w:rFonts w:ascii="Microsoft YaHei" w:eastAsia="Microsoft YaHei" w:hAnsi="Microsoft YaHei"/>
                <w:lang w:eastAsia="zh-CN"/>
              </w:rPr>
            </w:rPrChange>
          </w:rPr>
          <w:t>will be limited to the appropriate range to reduce credit risk and to ensure the integrity of the members</w:t>
        </w:r>
      </w:ins>
      <w:ins w:id="581" w:author="Jie Lan" w:date="2017-08-19T21:37:00Z">
        <w:r w:rsidRPr="00BD7390">
          <w:rPr>
            <w:rFonts w:ascii=".萍方-简" w:eastAsia=".萍方-简" w:hAnsi=".萍方-简"/>
            <w:lang w:eastAsia="zh-CN"/>
            <w:rPrChange w:id="582" w:author="Jie Lan" w:date="2017-08-19T22:02:00Z">
              <w:rPr>
                <w:rFonts w:ascii="Microsoft YaHei" w:eastAsia="Microsoft YaHei" w:hAnsi="Microsoft YaHei"/>
                <w:lang w:eastAsia="zh-CN"/>
              </w:rPr>
            </w:rPrChange>
          </w:rPr>
          <w:t>.</w:t>
        </w:r>
      </w:ins>
      <w:ins w:id="583" w:author="Jie Lan" w:date="2017-08-19T21:36:00Z">
        <w:r w:rsidRPr="00BD7390">
          <w:rPr>
            <w:rFonts w:ascii=".萍方-简" w:eastAsia=".萍方-简" w:hAnsi=".萍方-简"/>
            <w:lang w:eastAsia="zh-CN"/>
            <w:rPrChange w:id="584" w:author="Jie Lan" w:date="2017-08-19T22:02:00Z">
              <w:rPr>
                <w:rFonts w:ascii="Microsoft YaHei" w:eastAsia="Microsoft YaHei" w:hAnsi="Microsoft YaHei"/>
                <w:lang w:eastAsia="zh-CN"/>
              </w:rPr>
            </w:rPrChange>
          </w:rPr>
          <w:t xml:space="preserve"> </w:t>
        </w:r>
      </w:ins>
      <w:ins w:id="585" w:author="Jie Lan" w:date="2017-08-19T21:38:00Z">
        <w:r w:rsidRPr="00BD7390">
          <w:rPr>
            <w:rFonts w:ascii=".萍方-简" w:eastAsia=".萍方-简" w:hAnsi=".萍方-简"/>
            <w:lang w:eastAsia="zh-CN"/>
            <w:rPrChange w:id="586" w:author="Jie Lan" w:date="2017-08-19T22:02:00Z">
              <w:rPr>
                <w:rFonts w:ascii="Microsoft YaHei" w:eastAsia="Microsoft YaHei" w:hAnsi="Microsoft YaHei"/>
                <w:lang w:eastAsia="zh-CN"/>
              </w:rPr>
            </w:rPrChange>
          </w:rPr>
          <w:t>M</w:t>
        </w:r>
      </w:ins>
      <w:ins w:id="587" w:author="Jie Lan" w:date="2017-08-19T21:36:00Z">
        <w:r w:rsidRPr="00BD7390">
          <w:rPr>
            <w:rFonts w:ascii=".萍方-简" w:eastAsia=".萍方-简" w:hAnsi=".萍方-简"/>
            <w:lang w:eastAsia="zh-CN"/>
            <w:rPrChange w:id="588" w:author="Jie Lan" w:date="2017-08-19T22:02:00Z">
              <w:rPr>
                <w:rFonts w:ascii="Microsoft YaHei" w:eastAsia="Microsoft YaHei" w:hAnsi="Microsoft YaHei"/>
                <w:lang w:eastAsia="zh-CN"/>
              </w:rPr>
            </w:rPrChange>
          </w:rPr>
          <w:t xml:space="preserve">utual evaluation </w:t>
        </w:r>
      </w:ins>
      <w:ins w:id="589" w:author="Jie Lan" w:date="2017-08-19T21:38:00Z">
        <w:r w:rsidRPr="00BD7390">
          <w:rPr>
            <w:rFonts w:ascii=".萍方-简" w:eastAsia=".萍方-简" w:hAnsi=".萍方-简"/>
            <w:lang w:eastAsia="zh-CN"/>
            <w:rPrChange w:id="590" w:author="Jie Lan" w:date="2017-08-19T22:02:00Z">
              <w:rPr>
                <w:rFonts w:ascii="Microsoft YaHei" w:eastAsia="Microsoft YaHei" w:hAnsi="Microsoft YaHei"/>
                <w:lang w:eastAsia="zh-CN"/>
              </w:rPr>
            </w:rPrChange>
          </w:rPr>
          <w:t xml:space="preserve">also </w:t>
        </w:r>
      </w:ins>
      <w:ins w:id="591" w:author="Jie Lan" w:date="2017-08-19T22:02:00Z">
        <w:r w:rsidR="00BD7390" w:rsidRPr="00BD7390">
          <w:rPr>
            <w:rFonts w:ascii=".萍方-简" w:eastAsia=".萍方-简" w:hAnsi=".萍方-简"/>
            <w:lang w:eastAsia="zh-CN"/>
            <w:rPrChange w:id="592" w:author="Jie Lan" w:date="2017-08-19T22:02:00Z">
              <w:rPr>
                <w:rFonts w:ascii=".萍方-简" w:eastAsia=".萍方-简" w:hAnsi=".萍方-简"/>
                <w:lang w:eastAsia="zh-CN"/>
              </w:rPr>
            </w:rPrChange>
          </w:rPr>
          <w:t>provides</w:t>
        </w:r>
      </w:ins>
      <w:ins w:id="593" w:author="Jie Lan" w:date="2017-08-19T21:36:00Z">
        <w:r w:rsidRPr="00BD7390">
          <w:rPr>
            <w:rFonts w:ascii=".萍方-简" w:eastAsia=".萍方-简" w:hAnsi=".萍方-简"/>
            <w:lang w:eastAsia="zh-CN"/>
            <w:rPrChange w:id="594" w:author="Jie Lan" w:date="2017-08-19T22:02:00Z">
              <w:rPr>
                <w:rFonts w:ascii="Microsoft YaHei" w:eastAsia="Microsoft YaHei" w:hAnsi="Microsoft YaHei"/>
                <w:lang w:eastAsia="zh-CN"/>
              </w:rPr>
            </w:rPrChange>
          </w:rPr>
          <w:t xml:space="preserve"> a reliable basis</w:t>
        </w:r>
      </w:ins>
      <w:ins w:id="595" w:author="Jie Lan" w:date="2017-08-19T21:38:00Z">
        <w:r w:rsidRPr="00BD7390">
          <w:rPr>
            <w:rFonts w:ascii=".萍方-简" w:eastAsia=".萍方-简" w:hAnsi=".萍方-简"/>
            <w:lang w:eastAsia="zh-CN"/>
            <w:rPrChange w:id="596" w:author="Jie Lan" w:date="2017-08-19T22:02:00Z">
              <w:rPr>
                <w:rFonts w:ascii="Microsoft YaHei" w:eastAsia="Microsoft YaHei" w:hAnsi="Microsoft YaHei"/>
                <w:lang w:eastAsia="zh-CN"/>
              </w:rPr>
            </w:rPrChange>
          </w:rPr>
          <w:t xml:space="preserve"> for the subsequent transaction</w:t>
        </w:r>
      </w:ins>
      <w:ins w:id="597" w:author="Jie Lan" w:date="2017-08-19T21:36:00Z">
        <w:r w:rsidRPr="00BD7390">
          <w:rPr>
            <w:rFonts w:ascii=".萍方-简" w:eastAsia=".萍方-简" w:hAnsi=".萍方-简"/>
            <w:lang w:eastAsia="zh-CN"/>
            <w:rPrChange w:id="598" w:author="Jie Lan" w:date="2017-08-19T22:02:00Z">
              <w:rPr>
                <w:rFonts w:ascii="Microsoft YaHei" w:eastAsia="Microsoft YaHei" w:hAnsi="Microsoft YaHei"/>
                <w:lang w:eastAsia="zh-CN"/>
              </w:rPr>
            </w:rPrChange>
          </w:rPr>
          <w:t>.</w:t>
        </w:r>
      </w:ins>
    </w:p>
    <w:p w14:paraId="44626005" w14:textId="7D01D0E5" w:rsidR="008F6049" w:rsidRDefault="008F6049" w:rsidP="00B73DC6">
      <w:pPr>
        <w:pStyle w:val="ListParagraph"/>
        <w:widowControl w:val="0"/>
        <w:numPr>
          <w:ilvl w:val="0"/>
          <w:numId w:val="41"/>
        </w:numPr>
        <w:tabs>
          <w:tab w:val="left" w:pos="1215"/>
        </w:tabs>
        <w:spacing w:after="0" w:line="240" w:lineRule="auto"/>
        <w:contextualSpacing w:val="0"/>
        <w:jc w:val="both"/>
        <w:rPr>
          <w:ins w:id="599" w:author="Jie Lan" w:date="2017-08-19T21:38:00Z"/>
          <w:rFonts w:ascii="Microsoft YaHei" w:eastAsia="Microsoft YaHei" w:hAnsi="Microsoft YaHei"/>
          <w:lang w:eastAsia="zh-CN"/>
        </w:rPr>
        <w:pPrChange w:id="600" w:author="Jie Lan" w:date="2017-08-19T20:30:00Z">
          <w:pPr>
            <w:pStyle w:val="ListParagraph"/>
            <w:widowControl w:val="0"/>
            <w:numPr>
              <w:numId w:val="41"/>
            </w:numPr>
            <w:tabs>
              <w:tab w:val="left" w:pos="1215"/>
            </w:tabs>
            <w:spacing w:after="0" w:line="240" w:lineRule="auto"/>
            <w:ind w:left="420" w:hanging="420"/>
            <w:contextualSpacing w:val="0"/>
            <w:jc w:val="both"/>
          </w:pPr>
        </w:pPrChange>
      </w:pPr>
      <w:r>
        <w:rPr>
          <w:rFonts w:ascii="Microsoft YaHei" w:eastAsia="Microsoft YaHei" w:hAnsi="Microsoft YaHei" w:hint="eastAsia"/>
          <w:lang w:eastAsia="zh-CN"/>
        </w:rPr>
        <w:t>法律</w:t>
      </w:r>
      <w:r>
        <w:rPr>
          <w:rFonts w:ascii="Microsoft YaHei" w:eastAsia="Microsoft YaHei" w:hAnsi="Microsoft YaHei"/>
          <w:lang w:eastAsia="zh-CN"/>
        </w:rPr>
        <w:t>控制</w:t>
      </w:r>
      <w:r>
        <w:rPr>
          <w:rFonts w:ascii="Microsoft YaHei" w:eastAsia="Microsoft YaHei" w:hAnsi="Microsoft YaHei" w:hint="eastAsia"/>
          <w:lang w:eastAsia="zh-CN"/>
        </w:rPr>
        <w:t xml:space="preserve"> </w:t>
      </w:r>
      <w:r>
        <w:rPr>
          <w:rFonts w:ascii="Microsoft YaHei" w:eastAsia="Microsoft YaHei" w:hAnsi="Microsoft YaHei"/>
          <w:lang w:eastAsia="zh-CN"/>
        </w:rPr>
        <w:t xml:space="preserve">– </w:t>
      </w:r>
      <w:r>
        <w:rPr>
          <w:rFonts w:ascii="Microsoft YaHei" w:eastAsia="Microsoft YaHei" w:hAnsi="Microsoft YaHei" w:hint="eastAsia"/>
          <w:lang w:eastAsia="zh-CN"/>
        </w:rPr>
        <w:t>通过</w:t>
      </w:r>
      <w:r>
        <w:rPr>
          <w:rFonts w:ascii="Microsoft YaHei" w:eastAsia="Microsoft YaHei" w:hAnsi="Microsoft YaHei"/>
          <w:lang w:eastAsia="zh-CN"/>
        </w:rPr>
        <w:t>电子签名</w:t>
      </w:r>
      <w:r>
        <w:rPr>
          <w:rFonts w:ascii="Microsoft YaHei" w:eastAsia="Microsoft YaHei" w:hAnsi="Microsoft YaHei" w:hint="eastAsia"/>
          <w:lang w:eastAsia="zh-CN"/>
        </w:rPr>
        <w:t>的</w:t>
      </w:r>
      <w:r>
        <w:rPr>
          <w:rFonts w:ascii="Microsoft YaHei" w:eastAsia="Microsoft YaHei" w:hAnsi="Microsoft YaHei"/>
          <w:lang w:eastAsia="zh-CN"/>
        </w:rPr>
        <w:t>合同</w:t>
      </w:r>
      <w:r>
        <w:rPr>
          <w:rFonts w:ascii="Microsoft YaHei" w:eastAsia="Microsoft YaHei" w:hAnsi="Microsoft YaHei" w:hint="eastAsia"/>
          <w:lang w:eastAsia="zh-CN"/>
        </w:rPr>
        <w:t>具有法律</w:t>
      </w:r>
      <w:r>
        <w:rPr>
          <w:rFonts w:ascii="Microsoft YaHei" w:eastAsia="Microsoft YaHei" w:hAnsi="Microsoft YaHei"/>
          <w:lang w:eastAsia="zh-CN"/>
        </w:rPr>
        <w:t>效力</w:t>
      </w:r>
      <w:r>
        <w:rPr>
          <w:rFonts w:ascii="Microsoft YaHei" w:eastAsia="Microsoft YaHei" w:hAnsi="Microsoft YaHei" w:hint="eastAsia"/>
          <w:lang w:eastAsia="zh-CN"/>
        </w:rPr>
        <w:t>，</w:t>
      </w:r>
      <w:r>
        <w:rPr>
          <w:rFonts w:ascii="Microsoft YaHei" w:eastAsia="Microsoft YaHei" w:hAnsi="Microsoft YaHei"/>
          <w:lang w:eastAsia="zh-CN"/>
        </w:rPr>
        <w:t>会员之间</w:t>
      </w:r>
      <w:r>
        <w:rPr>
          <w:rFonts w:ascii="Microsoft YaHei" w:eastAsia="Microsoft YaHei" w:hAnsi="Microsoft YaHei" w:hint="eastAsia"/>
          <w:lang w:eastAsia="zh-CN"/>
        </w:rPr>
        <w:t>相互绑定，</w:t>
      </w:r>
      <w:r>
        <w:rPr>
          <w:rFonts w:ascii="Microsoft YaHei" w:eastAsia="Microsoft YaHei" w:hAnsi="Microsoft YaHei"/>
          <w:lang w:eastAsia="zh-CN"/>
        </w:rPr>
        <w:t>确保</w:t>
      </w:r>
      <w:r>
        <w:rPr>
          <w:rFonts w:ascii="Microsoft YaHei" w:eastAsia="Microsoft YaHei" w:hAnsi="Microsoft YaHei" w:hint="eastAsia"/>
          <w:lang w:eastAsia="zh-CN"/>
        </w:rPr>
        <w:t>彼此履行合约</w:t>
      </w:r>
      <w:r>
        <w:rPr>
          <w:rFonts w:ascii="Microsoft YaHei" w:eastAsia="Microsoft YaHei" w:hAnsi="Microsoft YaHei"/>
          <w:lang w:eastAsia="zh-CN"/>
        </w:rPr>
        <w:t>。</w:t>
      </w:r>
      <w:r>
        <w:rPr>
          <w:rFonts w:ascii="Microsoft YaHei" w:eastAsia="Microsoft YaHei" w:hAnsi="Microsoft YaHei" w:hint="eastAsia"/>
          <w:lang w:eastAsia="zh-CN"/>
        </w:rPr>
        <w:t>会员需要</w:t>
      </w:r>
      <w:r>
        <w:rPr>
          <w:rFonts w:ascii="Microsoft YaHei" w:eastAsia="Microsoft YaHei" w:hAnsi="Microsoft YaHei"/>
          <w:lang w:eastAsia="zh-CN"/>
        </w:rPr>
        <w:t>为</w:t>
      </w:r>
      <w:r>
        <w:rPr>
          <w:rFonts w:ascii="Microsoft YaHei" w:eastAsia="Microsoft YaHei" w:hAnsi="Microsoft YaHei" w:hint="eastAsia"/>
          <w:lang w:eastAsia="zh-CN"/>
        </w:rPr>
        <w:t>自己</w:t>
      </w:r>
      <w:r>
        <w:rPr>
          <w:rFonts w:ascii="Microsoft YaHei" w:eastAsia="Microsoft YaHei" w:hAnsi="Microsoft YaHei"/>
          <w:lang w:eastAsia="zh-CN"/>
        </w:rPr>
        <w:t>的</w:t>
      </w:r>
      <w:r>
        <w:rPr>
          <w:rFonts w:ascii="Microsoft YaHei" w:eastAsia="Microsoft YaHei" w:hAnsi="Microsoft YaHei" w:hint="eastAsia"/>
          <w:lang w:eastAsia="zh-CN"/>
        </w:rPr>
        <w:t>违约</w:t>
      </w:r>
      <w:r>
        <w:rPr>
          <w:rFonts w:ascii="Microsoft YaHei" w:eastAsia="Microsoft YaHei" w:hAnsi="Microsoft YaHei"/>
          <w:lang w:eastAsia="zh-CN"/>
        </w:rPr>
        <w:t>行为</w:t>
      </w:r>
      <w:r>
        <w:rPr>
          <w:rFonts w:ascii="Microsoft YaHei" w:eastAsia="Microsoft YaHei" w:hAnsi="Microsoft YaHei" w:hint="eastAsia"/>
          <w:lang w:eastAsia="zh-CN"/>
        </w:rPr>
        <w:t>承担法律责任</w:t>
      </w:r>
      <w:r>
        <w:rPr>
          <w:rFonts w:ascii="Microsoft YaHei" w:eastAsia="Microsoft YaHei" w:hAnsi="Microsoft YaHei"/>
          <w:lang w:eastAsia="zh-CN"/>
        </w:rPr>
        <w:t>。</w:t>
      </w:r>
      <w:r>
        <w:rPr>
          <w:rFonts w:ascii="Microsoft YaHei" w:eastAsia="Microsoft YaHei" w:hAnsi="Microsoft YaHei" w:hint="eastAsia"/>
          <w:lang w:eastAsia="zh-CN"/>
        </w:rPr>
        <w:t>这种</w:t>
      </w:r>
      <w:r>
        <w:rPr>
          <w:rFonts w:ascii="Microsoft YaHei" w:eastAsia="Microsoft YaHei" w:hAnsi="Microsoft YaHei"/>
          <w:lang w:eastAsia="zh-CN"/>
        </w:rPr>
        <w:t>情况只有在</w:t>
      </w:r>
      <w:r>
        <w:rPr>
          <w:rFonts w:ascii="Microsoft YaHei" w:eastAsia="Microsoft YaHei" w:hAnsi="Microsoft YaHei" w:hint="eastAsia"/>
          <w:lang w:eastAsia="zh-CN"/>
        </w:rPr>
        <w:t>会员</w:t>
      </w:r>
      <w:r>
        <w:rPr>
          <w:rFonts w:ascii="Microsoft YaHei" w:eastAsia="Microsoft YaHei" w:hAnsi="Microsoft YaHei"/>
          <w:lang w:eastAsia="zh-CN"/>
        </w:rPr>
        <w:t>个人风险</w:t>
      </w:r>
      <w:r>
        <w:rPr>
          <w:rFonts w:ascii="Microsoft YaHei" w:eastAsia="Microsoft YaHei" w:hAnsi="Microsoft YaHei" w:hint="eastAsia"/>
          <w:lang w:eastAsia="zh-CN"/>
        </w:rPr>
        <w:t>高</w:t>
      </w:r>
      <w:r>
        <w:rPr>
          <w:rFonts w:ascii="Microsoft YaHei" w:eastAsia="Microsoft YaHei" w:hAnsi="Microsoft YaHei"/>
          <w:lang w:eastAsia="zh-CN"/>
        </w:rPr>
        <w:t>的情形下</w:t>
      </w:r>
      <w:r>
        <w:rPr>
          <w:rFonts w:ascii="Microsoft YaHei" w:eastAsia="Microsoft YaHei" w:hAnsi="Microsoft YaHei" w:hint="eastAsia"/>
          <w:lang w:eastAsia="zh-CN"/>
        </w:rPr>
        <w:t>，</w:t>
      </w:r>
      <w:r>
        <w:rPr>
          <w:rFonts w:ascii="Microsoft YaHei" w:eastAsia="Microsoft YaHei" w:hAnsi="Microsoft YaHei"/>
          <w:lang w:eastAsia="zh-CN"/>
        </w:rPr>
        <w:t>司法</w:t>
      </w:r>
      <w:r>
        <w:rPr>
          <w:rFonts w:ascii="Microsoft YaHei" w:eastAsia="Microsoft YaHei" w:hAnsi="Microsoft YaHei" w:hint="eastAsia"/>
          <w:lang w:eastAsia="zh-CN"/>
        </w:rPr>
        <w:t>程序</w:t>
      </w:r>
      <w:r>
        <w:rPr>
          <w:rFonts w:ascii="Microsoft YaHei" w:eastAsia="Microsoft YaHei" w:hAnsi="Microsoft YaHei"/>
          <w:lang w:eastAsia="zh-CN"/>
        </w:rPr>
        <w:t>才</w:t>
      </w:r>
      <w:r>
        <w:rPr>
          <w:rFonts w:ascii="Microsoft YaHei" w:eastAsia="Microsoft YaHei" w:hAnsi="Microsoft YaHei" w:hint="eastAsia"/>
          <w:lang w:eastAsia="zh-CN"/>
        </w:rPr>
        <w:t>会</w:t>
      </w:r>
      <w:r>
        <w:rPr>
          <w:rFonts w:ascii="Microsoft YaHei" w:eastAsia="Microsoft YaHei" w:hAnsi="Microsoft YaHei"/>
          <w:lang w:eastAsia="zh-CN"/>
        </w:rPr>
        <w:t>具有意义。</w:t>
      </w:r>
      <w:r>
        <w:rPr>
          <w:rFonts w:ascii="Microsoft YaHei" w:eastAsia="Microsoft YaHei" w:hAnsi="Microsoft YaHei" w:hint="eastAsia"/>
          <w:lang w:eastAsia="zh-CN"/>
        </w:rPr>
        <w:t>Mchain平台为</w:t>
      </w:r>
      <w:r>
        <w:rPr>
          <w:rFonts w:ascii="Microsoft YaHei" w:eastAsia="Microsoft YaHei" w:hAnsi="Microsoft YaHei"/>
          <w:lang w:eastAsia="zh-CN"/>
        </w:rPr>
        <w:t>会员</w:t>
      </w:r>
      <w:r>
        <w:rPr>
          <w:rFonts w:ascii="Microsoft YaHei" w:eastAsia="Microsoft YaHei" w:hAnsi="Microsoft YaHei" w:hint="eastAsia"/>
          <w:lang w:eastAsia="zh-CN"/>
        </w:rPr>
        <w:t>创建自动</w:t>
      </w:r>
      <w:r>
        <w:rPr>
          <w:rFonts w:ascii="Microsoft YaHei" w:eastAsia="Microsoft YaHei" w:hAnsi="Microsoft YaHei"/>
          <w:lang w:eastAsia="zh-CN"/>
        </w:rPr>
        <w:t>填充</w:t>
      </w:r>
      <w:r>
        <w:rPr>
          <w:rFonts w:ascii="Microsoft YaHei" w:eastAsia="Microsoft YaHei" w:hAnsi="Microsoft YaHei" w:hint="eastAsia"/>
          <w:lang w:eastAsia="zh-CN"/>
        </w:rPr>
        <w:t>合同</w:t>
      </w:r>
      <w:r>
        <w:rPr>
          <w:rFonts w:ascii="Microsoft YaHei" w:eastAsia="Microsoft YaHei" w:hAnsi="Microsoft YaHei"/>
          <w:lang w:eastAsia="zh-CN"/>
        </w:rPr>
        <w:t>的功能。</w:t>
      </w:r>
    </w:p>
    <w:p w14:paraId="49B7CCF0" w14:textId="53C7A918" w:rsidR="004756A8" w:rsidRPr="00BD7390" w:rsidRDefault="004756A8" w:rsidP="004756A8">
      <w:pPr>
        <w:pStyle w:val="ListParagraph"/>
        <w:widowControl w:val="0"/>
        <w:tabs>
          <w:tab w:val="left" w:pos="1215"/>
        </w:tabs>
        <w:spacing w:after="0" w:line="240" w:lineRule="auto"/>
        <w:ind w:left="420"/>
        <w:contextualSpacing w:val="0"/>
        <w:jc w:val="both"/>
        <w:rPr>
          <w:rFonts w:ascii=".萍方-简" w:eastAsia=".萍方-简" w:hAnsi=".萍方-简" w:hint="eastAsia"/>
          <w:lang w:eastAsia="zh-CN"/>
          <w:rPrChange w:id="601" w:author="Jie Lan" w:date="2017-08-19T22:02:00Z">
            <w:rPr>
              <w:rFonts w:ascii="Microsoft YaHei" w:eastAsia="Microsoft YaHei" w:hAnsi="Microsoft YaHei" w:hint="eastAsia"/>
              <w:lang w:eastAsia="zh-CN"/>
            </w:rPr>
          </w:rPrChange>
        </w:rPr>
        <w:pPrChange w:id="602" w:author="Jie Lan" w:date="2017-08-19T21:38:00Z">
          <w:pPr>
            <w:pStyle w:val="ListParagraph"/>
            <w:widowControl w:val="0"/>
            <w:numPr>
              <w:numId w:val="41"/>
            </w:numPr>
            <w:tabs>
              <w:tab w:val="left" w:pos="1215"/>
            </w:tabs>
            <w:spacing w:after="0" w:line="240" w:lineRule="auto"/>
            <w:ind w:left="420" w:hanging="420"/>
            <w:contextualSpacing w:val="0"/>
            <w:jc w:val="both"/>
          </w:pPr>
        </w:pPrChange>
      </w:pPr>
      <w:ins w:id="603" w:author="Jie Lan" w:date="2017-08-19T21:38:00Z">
        <w:r w:rsidRPr="00BD7390">
          <w:rPr>
            <w:rFonts w:ascii=".萍方-简" w:eastAsia=".萍方-简" w:hAnsi=".萍方-简"/>
            <w:lang w:eastAsia="zh-CN"/>
            <w:rPrChange w:id="604" w:author="Jie Lan" w:date="2017-08-19T22:02:00Z">
              <w:rPr>
                <w:rFonts w:ascii="Microsoft YaHei" w:eastAsia="Microsoft YaHei" w:hAnsi="Microsoft YaHei"/>
                <w:lang w:eastAsia="zh-CN"/>
              </w:rPr>
            </w:rPrChange>
          </w:rPr>
          <w:t>Legal control</w:t>
        </w:r>
      </w:ins>
      <w:ins w:id="605" w:author="Jie Lan" w:date="2017-08-19T21:44:00Z">
        <w:r w:rsidRPr="00BD7390">
          <w:rPr>
            <w:rFonts w:ascii=".萍方-简" w:eastAsia=".萍方-简" w:hAnsi=".萍方-简"/>
            <w:lang w:eastAsia="zh-CN"/>
            <w:rPrChange w:id="606" w:author="Jie Lan" w:date="2017-08-19T22:02:00Z">
              <w:rPr>
                <w:rFonts w:ascii="Microsoft YaHei" w:eastAsia="Microsoft YaHei" w:hAnsi="Microsoft YaHei"/>
                <w:lang w:eastAsia="zh-CN"/>
              </w:rPr>
            </w:rPrChange>
          </w:rPr>
          <w:t>:</w:t>
        </w:r>
      </w:ins>
      <w:ins w:id="607" w:author="Jie Lan" w:date="2017-08-19T21:38:00Z">
        <w:r w:rsidRPr="00BD7390">
          <w:rPr>
            <w:rFonts w:ascii=".萍方-简" w:eastAsia=".萍方-简" w:hAnsi=".萍方-简"/>
            <w:lang w:eastAsia="zh-CN"/>
            <w:rPrChange w:id="608" w:author="Jie Lan" w:date="2017-08-19T22:02:00Z">
              <w:rPr>
                <w:rFonts w:ascii="Microsoft YaHei" w:eastAsia="Microsoft YaHei" w:hAnsi="Microsoft YaHei"/>
                <w:lang w:eastAsia="zh-CN"/>
              </w:rPr>
            </w:rPrChange>
          </w:rPr>
          <w:t xml:space="preserve"> contracts signed by electronic signature </w:t>
        </w:r>
      </w:ins>
      <w:ins w:id="609" w:author="Jie Lan" w:date="2017-08-19T21:41:00Z">
        <w:r w:rsidRPr="00BD7390">
          <w:rPr>
            <w:rFonts w:ascii=".萍方-简" w:eastAsia=".萍方-简" w:hAnsi=".萍方-简"/>
            <w:lang w:eastAsia="zh-CN"/>
            <w:rPrChange w:id="610" w:author="Jie Lan" w:date="2017-08-19T22:02:00Z">
              <w:rPr>
                <w:rFonts w:ascii="Microsoft YaHei" w:eastAsia="Microsoft YaHei" w:hAnsi="Microsoft YaHei"/>
                <w:lang w:eastAsia="zh-CN"/>
              </w:rPr>
            </w:rPrChange>
          </w:rPr>
          <w:t>has</w:t>
        </w:r>
      </w:ins>
      <w:ins w:id="611" w:author="Jie Lan" w:date="2017-08-19T21:38:00Z">
        <w:r w:rsidRPr="00BD7390">
          <w:rPr>
            <w:rFonts w:ascii=".萍方-简" w:eastAsia=".萍方-简" w:hAnsi=".萍方-简"/>
            <w:lang w:eastAsia="zh-CN"/>
            <w:rPrChange w:id="612" w:author="Jie Lan" w:date="2017-08-19T22:02:00Z">
              <w:rPr>
                <w:rFonts w:ascii="Microsoft YaHei" w:eastAsia="Microsoft YaHei" w:hAnsi="Microsoft YaHei"/>
                <w:lang w:eastAsia="zh-CN"/>
              </w:rPr>
            </w:rPrChange>
          </w:rPr>
          <w:t xml:space="preserve"> </w:t>
        </w:r>
      </w:ins>
      <w:ins w:id="613" w:author="Jie Lan" w:date="2017-08-19T21:41:00Z">
        <w:r w:rsidRPr="00BD7390">
          <w:rPr>
            <w:rFonts w:ascii=".萍方-简" w:eastAsia=".萍方-简" w:hAnsi=".萍方-简"/>
            <w:lang w:eastAsia="zh-CN"/>
            <w:rPrChange w:id="614" w:author="Jie Lan" w:date="2017-08-19T22:02:00Z">
              <w:rPr>
                <w:rFonts w:ascii="Microsoft YaHei" w:eastAsia="Microsoft YaHei" w:hAnsi="Microsoft YaHei"/>
                <w:lang w:eastAsia="zh-CN"/>
              </w:rPr>
            </w:rPrChange>
          </w:rPr>
          <w:t>legal effect</w:t>
        </w:r>
      </w:ins>
      <w:ins w:id="615" w:author="Jie Lan" w:date="2017-08-19T21:38:00Z">
        <w:r w:rsidRPr="00BD7390">
          <w:rPr>
            <w:rFonts w:ascii=".萍方-简" w:eastAsia=".萍方-简" w:hAnsi=".萍方-简"/>
            <w:lang w:eastAsia="zh-CN"/>
            <w:rPrChange w:id="616" w:author="Jie Lan" w:date="2017-08-19T22:02:00Z">
              <w:rPr>
                <w:rFonts w:ascii="Microsoft YaHei" w:eastAsia="Microsoft YaHei" w:hAnsi="Microsoft YaHei"/>
                <w:lang w:eastAsia="zh-CN"/>
              </w:rPr>
            </w:rPrChange>
          </w:rPr>
          <w:t>, and members are bound to each other to ensure that they</w:t>
        </w:r>
      </w:ins>
      <w:ins w:id="617" w:author="Jie Lan" w:date="2017-08-19T21:42:00Z">
        <w:r w:rsidRPr="00BD7390">
          <w:rPr>
            <w:rFonts w:ascii=".萍方-简" w:eastAsia=".萍方-简" w:hAnsi=".萍方-简"/>
            <w:lang w:eastAsia="zh-CN"/>
            <w:rPrChange w:id="618" w:author="Jie Lan" w:date="2017-08-19T22:02:00Z">
              <w:rPr>
                <w:rFonts w:ascii="Microsoft YaHei" w:eastAsia="Microsoft YaHei" w:hAnsi="Microsoft YaHei"/>
                <w:lang w:eastAsia="zh-CN"/>
              </w:rPr>
            </w:rPrChange>
          </w:rPr>
          <w:t xml:space="preserve"> will fulfill the contract</w:t>
        </w:r>
      </w:ins>
      <w:ins w:id="619" w:author="Jie Lan" w:date="2017-08-19T21:38:00Z">
        <w:r w:rsidRPr="00BD7390">
          <w:rPr>
            <w:rFonts w:ascii=".萍方-简" w:eastAsia=".萍方-简" w:hAnsi=".萍方-简"/>
            <w:lang w:eastAsia="zh-CN"/>
            <w:rPrChange w:id="620" w:author="Jie Lan" w:date="2017-08-19T22:02:00Z">
              <w:rPr>
                <w:rFonts w:ascii="Microsoft YaHei" w:eastAsia="Microsoft YaHei" w:hAnsi="Microsoft YaHei"/>
                <w:lang w:eastAsia="zh-CN"/>
              </w:rPr>
            </w:rPrChange>
          </w:rPr>
          <w:t xml:space="preserve">. Members need to be held liable for their breach of contract. In this case, the judicial process will be meaningful only if the membership is at high risk. The Mchain platform creates an auto-fill contract for </w:t>
        </w:r>
        <w:r w:rsidRPr="00BD7390">
          <w:rPr>
            <w:rFonts w:ascii=".萍方-简" w:eastAsia=".萍方-简" w:hAnsi=".萍方-简"/>
            <w:lang w:eastAsia="zh-CN"/>
            <w:rPrChange w:id="621" w:author="Jie Lan" w:date="2017-08-19T22:02:00Z">
              <w:rPr>
                <w:rFonts w:ascii="Microsoft YaHei" w:eastAsia="Microsoft YaHei" w:hAnsi="Microsoft YaHei"/>
                <w:lang w:eastAsia="zh-CN"/>
              </w:rPr>
            </w:rPrChange>
          </w:rPr>
          <w:lastRenderedPageBreak/>
          <w:t>members.</w:t>
        </w:r>
      </w:ins>
    </w:p>
    <w:p w14:paraId="0D0A6A73" w14:textId="4C21CED0" w:rsidR="008F6049" w:rsidRDefault="008F6049" w:rsidP="00B73DC6">
      <w:pPr>
        <w:pStyle w:val="ListParagraph"/>
        <w:widowControl w:val="0"/>
        <w:numPr>
          <w:ilvl w:val="0"/>
          <w:numId w:val="41"/>
        </w:numPr>
        <w:tabs>
          <w:tab w:val="left" w:pos="1215"/>
        </w:tabs>
        <w:spacing w:after="0" w:line="240" w:lineRule="auto"/>
        <w:contextualSpacing w:val="0"/>
        <w:jc w:val="both"/>
        <w:rPr>
          <w:ins w:id="622" w:author="Jie Lan" w:date="2017-08-19T21:44:00Z"/>
          <w:rFonts w:ascii="Microsoft YaHei" w:eastAsia="Microsoft YaHei" w:hAnsi="Microsoft YaHei"/>
          <w:lang w:eastAsia="zh-CN"/>
        </w:rPr>
        <w:pPrChange w:id="623" w:author="Jie Lan" w:date="2017-08-19T20:30:00Z">
          <w:pPr>
            <w:pStyle w:val="ListParagraph"/>
            <w:widowControl w:val="0"/>
            <w:numPr>
              <w:numId w:val="41"/>
            </w:numPr>
            <w:tabs>
              <w:tab w:val="left" w:pos="1215"/>
            </w:tabs>
            <w:spacing w:after="0" w:line="240" w:lineRule="auto"/>
            <w:ind w:left="420" w:hanging="420"/>
            <w:contextualSpacing w:val="0"/>
            <w:jc w:val="both"/>
          </w:pPr>
        </w:pPrChange>
      </w:pPr>
      <w:r>
        <w:rPr>
          <w:rFonts w:ascii="Microsoft YaHei" w:eastAsia="Microsoft YaHei" w:hAnsi="Microsoft YaHei" w:hint="eastAsia"/>
          <w:lang w:eastAsia="zh-CN"/>
        </w:rPr>
        <w:t>产品</w:t>
      </w:r>
      <w:r>
        <w:rPr>
          <w:rFonts w:ascii="Microsoft YaHei" w:eastAsia="Microsoft YaHei" w:hAnsi="Microsoft YaHei"/>
          <w:lang w:eastAsia="zh-CN"/>
        </w:rPr>
        <w:t>设计</w:t>
      </w:r>
      <w:r>
        <w:rPr>
          <w:rFonts w:ascii="Microsoft YaHei" w:eastAsia="Microsoft YaHei" w:hAnsi="Microsoft YaHei" w:hint="eastAsia"/>
          <w:lang w:eastAsia="zh-CN"/>
        </w:rPr>
        <w:t xml:space="preserve"> </w:t>
      </w:r>
      <w:r>
        <w:rPr>
          <w:rFonts w:ascii="Microsoft YaHei" w:eastAsia="Microsoft YaHei" w:hAnsi="Microsoft YaHei"/>
          <w:lang w:eastAsia="zh-CN"/>
        </w:rPr>
        <w:t xml:space="preserve">– </w:t>
      </w:r>
      <w:r>
        <w:rPr>
          <w:rFonts w:ascii="Microsoft YaHei" w:eastAsia="Microsoft YaHei" w:hAnsi="Microsoft YaHei" w:hint="eastAsia"/>
          <w:lang w:eastAsia="zh-CN"/>
        </w:rPr>
        <w:t>对于</w:t>
      </w:r>
      <w:r>
        <w:rPr>
          <w:rFonts w:ascii="Microsoft YaHei" w:eastAsia="Microsoft YaHei" w:hAnsi="Microsoft YaHei"/>
          <w:lang w:eastAsia="zh-CN"/>
        </w:rPr>
        <w:t>发起会员</w:t>
      </w:r>
      <w:r>
        <w:rPr>
          <w:rFonts w:ascii="Microsoft YaHei" w:eastAsia="Microsoft YaHei" w:hAnsi="Microsoft YaHei" w:hint="eastAsia"/>
          <w:lang w:eastAsia="zh-CN"/>
        </w:rPr>
        <w:t>可以</w:t>
      </w:r>
      <w:r>
        <w:rPr>
          <w:rFonts w:ascii="Microsoft YaHei" w:eastAsia="Microsoft YaHei" w:hAnsi="Microsoft YaHei"/>
          <w:lang w:eastAsia="zh-CN"/>
        </w:rPr>
        <w:t>通过</w:t>
      </w:r>
      <w:r>
        <w:rPr>
          <w:rFonts w:ascii="Microsoft YaHei" w:eastAsia="Microsoft YaHei" w:hAnsi="Microsoft YaHei" w:hint="eastAsia"/>
          <w:lang w:eastAsia="zh-CN"/>
        </w:rPr>
        <w:t>抵押来</w:t>
      </w:r>
      <w:r>
        <w:rPr>
          <w:rFonts w:ascii="Microsoft YaHei" w:eastAsia="Microsoft YaHei" w:hAnsi="Microsoft YaHei"/>
          <w:lang w:eastAsia="zh-CN"/>
        </w:rPr>
        <w:t>增加</w:t>
      </w:r>
      <w:r>
        <w:rPr>
          <w:rFonts w:ascii="Microsoft YaHei" w:eastAsia="Microsoft YaHei" w:hAnsi="Microsoft YaHei" w:hint="eastAsia"/>
          <w:lang w:eastAsia="zh-CN"/>
        </w:rPr>
        <w:t>参与</w:t>
      </w:r>
      <w:r>
        <w:rPr>
          <w:rFonts w:ascii="Microsoft YaHei" w:eastAsia="Microsoft YaHei" w:hAnsi="Microsoft YaHei"/>
          <w:lang w:eastAsia="zh-CN"/>
        </w:rPr>
        <w:t>者的信心。</w:t>
      </w:r>
      <w:r>
        <w:rPr>
          <w:rFonts w:ascii="Microsoft YaHei" w:eastAsia="Microsoft YaHei" w:hAnsi="Microsoft YaHei" w:hint="eastAsia"/>
          <w:lang w:eastAsia="zh-CN"/>
        </w:rPr>
        <w:t>抵押物</w:t>
      </w:r>
      <w:r>
        <w:rPr>
          <w:rFonts w:ascii="Microsoft YaHei" w:eastAsia="Microsoft YaHei" w:hAnsi="Microsoft YaHei"/>
          <w:lang w:eastAsia="zh-CN"/>
        </w:rPr>
        <w:t>将被</w:t>
      </w:r>
      <w:r>
        <w:rPr>
          <w:rFonts w:ascii="Microsoft YaHei" w:eastAsia="Microsoft YaHei" w:hAnsi="Microsoft YaHei" w:hint="eastAsia"/>
          <w:lang w:eastAsia="zh-CN"/>
        </w:rPr>
        <w:t>纳入</w:t>
      </w:r>
      <w:r>
        <w:rPr>
          <w:rFonts w:ascii="Microsoft YaHei" w:eastAsia="Microsoft YaHei" w:hAnsi="Microsoft YaHei"/>
          <w:lang w:eastAsia="zh-CN"/>
        </w:rPr>
        <w:t>智能合约，</w:t>
      </w:r>
      <w:r>
        <w:rPr>
          <w:rFonts w:ascii="Microsoft YaHei" w:eastAsia="Microsoft YaHei" w:hAnsi="Microsoft YaHei" w:hint="eastAsia"/>
          <w:lang w:eastAsia="zh-CN"/>
        </w:rPr>
        <w:t>如果</w:t>
      </w:r>
      <w:r>
        <w:rPr>
          <w:rFonts w:ascii="Microsoft YaHei" w:eastAsia="Microsoft YaHei" w:hAnsi="Microsoft YaHei"/>
          <w:lang w:eastAsia="zh-CN"/>
        </w:rPr>
        <w:t>违约</w:t>
      </w:r>
      <w:r>
        <w:rPr>
          <w:rFonts w:ascii="Microsoft YaHei" w:eastAsia="Microsoft YaHei" w:hAnsi="Microsoft YaHei" w:hint="eastAsia"/>
          <w:lang w:eastAsia="zh-CN"/>
        </w:rPr>
        <w:t>或欺诈</w:t>
      </w:r>
      <w:r>
        <w:rPr>
          <w:rFonts w:ascii="Microsoft YaHei" w:eastAsia="Microsoft YaHei" w:hAnsi="Microsoft YaHei"/>
          <w:lang w:eastAsia="zh-CN"/>
        </w:rPr>
        <w:t>发生</w:t>
      </w:r>
      <w:r>
        <w:rPr>
          <w:rFonts w:ascii="Microsoft YaHei" w:eastAsia="Microsoft YaHei" w:hAnsi="Microsoft YaHei" w:hint="eastAsia"/>
          <w:lang w:eastAsia="zh-CN"/>
        </w:rPr>
        <w:t>，抵押</w:t>
      </w:r>
      <w:r>
        <w:rPr>
          <w:rFonts w:ascii="Microsoft YaHei" w:eastAsia="Microsoft YaHei" w:hAnsi="Microsoft YaHei"/>
          <w:lang w:eastAsia="zh-CN"/>
        </w:rPr>
        <w:t>将会</w:t>
      </w:r>
      <w:r>
        <w:rPr>
          <w:rFonts w:ascii="Microsoft YaHei" w:eastAsia="Microsoft YaHei" w:hAnsi="Microsoft YaHei" w:hint="eastAsia"/>
          <w:lang w:eastAsia="zh-CN"/>
        </w:rPr>
        <w:t>发放</w:t>
      </w:r>
      <w:r>
        <w:rPr>
          <w:rFonts w:ascii="Microsoft YaHei" w:eastAsia="Microsoft YaHei" w:hAnsi="Microsoft YaHei"/>
          <w:lang w:eastAsia="zh-CN"/>
        </w:rPr>
        <w:t>给</w:t>
      </w:r>
      <w:r>
        <w:rPr>
          <w:rFonts w:ascii="Microsoft YaHei" w:eastAsia="Microsoft YaHei" w:hAnsi="Microsoft YaHei" w:hint="eastAsia"/>
          <w:lang w:eastAsia="zh-CN"/>
        </w:rPr>
        <w:t>遵守</w:t>
      </w:r>
      <w:r>
        <w:rPr>
          <w:rFonts w:ascii="Microsoft YaHei" w:eastAsia="Microsoft YaHei" w:hAnsi="Microsoft YaHei"/>
          <w:lang w:eastAsia="zh-CN"/>
        </w:rPr>
        <w:t>契约的会员。</w:t>
      </w:r>
      <w:r>
        <w:rPr>
          <w:rFonts w:ascii="Microsoft YaHei" w:eastAsia="Microsoft YaHei" w:hAnsi="Microsoft YaHei" w:hint="eastAsia"/>
          <w:lang w:eastAsia="zh-CN"/>
        </w:rPr>
        <w:t>抵押</w:t>
      </w:r>
      <w:r>
        <w:rPr>
          <w:rFonts w:ascii="Microsoft YaHei" w:eastAsia="Microsoft YaHei" w:hAnsi="Microsoft YaHei"/>
          <w:lang w:eastAsia="zh-CN"/>
        </w:rPr>
        <w:t>可以是流动</w:t>
      </w:r>
      <w:r>
        <w:rPr>
          <w:rFonts w:ascii="Microsoft YaHei" w:eastAsia="Microsoft YaHei" w:hAnsi="Microsoft YaHei" w:hint="eastAsia"/>
          <w:lang w:eastAsia="zh-CN"/>
        </w:rPr>
        <w:t>性</w:t>
      </w:r>
      <w:r>
        <w:rPr>
          <w:rFonts w:ascii="Microsoft YaHei" w:eastAsia="Microsoft YaHei" w:hAnsi="Microsoft YaHei"/>
          <w:lang w:eastAsia="zh-CN"/>
        </w:rPr>
        <w:t>高的数字资产如比特币等，也可以</w:t>
      </w:r>
      <w:r>
        <w:rPr>
          <w:rFonts w:ascii="Microsoft YaHei" w:eastAsia="Microsoft YaHei" w:hAnsi="Microsoft YaHei" w:hint="eastAsia"/>
          <w:lang w:eastAsia="zh-CN"/>
        </w:rPr>
        <w:t>是固定</w:t>
      </w:r>
      <w:r>
        <w:rPr>
          <w:rFonts w:ascii="Microsoft YaHei" w:eastAsia="Microsoft YaHei" w:hAnsi="Microsoft YaHei"/>
          <w:lang w:eastAsia="zh-CN"/>
        </w:rPr>
        <w:t>资产如汽车，房产。</w:t>
      </w:r>
      <w:r>
        <w:rPr>
          <w:rFonts w:ascii="Microsoft YaHei" w:eastAsia="Microsoft YaHei" w:hAnsi="Microsoft YaHei" w:hint="eastAsia"/>
          <w:lang w:eastAsia="zh-CN"/>
        </w:rPr>
        <w:t>抵押</w:t>
      </w:r>
      <w:r>
        <w:rPr>
          <w:rFonts w:ascii="Microsoft YaHei" w:eastAsia="Microsoft YaHei" w:hAnsi="Microsoft YaHei"/>
          <w:lang w:eastAsia="zh-CN"/>
        </w:rPr>
        <w:t>可以</w:t>
      </w:r>
      <w:r>
        <w:rPr>
          <w:rFonts w:ascii="Microsoft YaHei" w:eastAsia="Microsoft YaHei" w:hAnsi="Microsoft YaHei" w:hint="eastAsia"/>
          <w:lang w:eastAsia="zh-CN"/>
        </w:rPr>
        <w:t>提高资本</w:t>
      </w:r>
      <w:r>
        <w:rPr>
          <w:rFonts w:ascii="Microsoft YaHei" w:eastAsia="Microsoft YaHei" w:hAnsi="Microsoft YaHei"/>
          <w:lang w:eastAsia="zh-CN"/>
        </w:rPr>
        <w:t>的</w:t>
      </w:r>
      <w:r>
        <w:rPr>
          <w:rFonts w:ascii="Microsoft YaHei" w:eastAsia="Microsoft YaHei" w:hAnsi="Microsoft YaHei" w:hint="eastAsia"/>
          <w:lang w:eastAsia="zh-CN"/>
        </w:rPr>
        <w:t>利用</w:t>
      </w:r>
      <w:r>
        <w:rPr>
          <w:rFonts w:ascii="Microsoft YaHei" w:eastAsia="Microsoft YaHei" w:hAnsi="Microsoft YaHei"/>
          <w:lang w:eastAsia="zh-CN"/>
        </w:rPr>
        <w:t>效率。</w:t>
      </w:r>
      <w:r>
        <w:rPr>
          <w:rFonts w:ascii="Microsoft YaHei" w:eastAsia="Microsoft YaHei" w:hAnsi="Microsoft YaHei" w:hint="eastAsia"/>
          <w:lang w:eastAsia="zh-CN"/>
        </w:rPr>
        <w:t>对于</w:t>
      </w:r>
      <w:r>
        <w:rPr>
          <w:rFonts w:ascii="Microsoft YaHei" w:eastAsia="Microsoft YaHei" w:hAnsi="Microsoft YaHei"/>
          <w:lang w:eastAsia="zh-CN"/>
        </w:rPr>
        <w:t>新加入的，信誉还没有建立起来的会员，</w:t>
      </w:r>
      <w:r>
        <w:rPr>
          <w:rFonts w:ascii="Microsoft YaHei" w:eastAsia="Microsoft YaHei" w:hAnsi="Microsoft YaHei" w:hint="eastAsia"/>
          <w:lang w:eastAsia="zh-CN"/>
        </w:rPr>
        <w:t>只可以</w:t>
      </w:r>
      <w:r>
        <w:rPr>
          <w:rFonts w:ascii="Microsoft YaHei" w:eastAsia="Microsoft YaHei" w:hAnsi="Microsoft YaHei"/>
          <w:lang w:eastAsia="zh-CN"/>
        </w:rPr>
        <w:t>参与风险低的</w:t>
      </w:r>
      <w:r>
        <w:rPr>
          <w:rFonts w:ascii="Microsoft YaHei" w:eastAsia="Microsoft YaHei" w:hAnsi="Microsoft YaHei" w:hint="eastAsia"/>
          <w:lang w:eastAsia="zh-CN"/>
        </w:rPr>
        <w:t>保障</w:t>
      </w:r>
      <w:r>
        <w:rPr>
          <w:rFonts w:ascii="Microsoft YaHei" w:eastAsia="Microsoft YaHei" w:hAnsi="Microsoft YaHei"/>
          <w:lang w:eastAsia="zh-CN"/>
        </w:rPr>
        <w:t>条款</w:t>
      </w:r>
      <w:r>
        <w:rPr>
          <w:rFonts w:ascii="Microsoft YaHei" w:eastAsia="Microsoft YaHei" w:hAnsi="Microsoft YaHei" w:hint="eastAsia"/>
          <w:lang w:eastAsia="zh-CN"/>
        </w:rPr>
        <w:t>。随着</w:t>
      </w:r>
      <w:r>
        <w:rPr>
          <w:rFonts w:ascii="Microsoft YaHei" w:eastAsia="Microsoft YaHei" w:hAnsi="Microsoft YaHei"/>
          <w:lang w:eastAsia="zh-CN"/>
        </w:rPr>
        <w:t>会员的信誉提升，该会员会享受更多的保障。</w:t>
      </w:r>
    </w:p>
    <w:p w14:paraId="4807D63B" w14:textId="33337EAE" w:rsidR="004756A8" w:rsidRPr="00BD7390" w:rsidRDefault="004756A8" w:rsidP="004756A8">
      <w:pPr>
        <w:pStyle w:val="ListParagraph"/>
        <w:widowControl w:val="0"/>
        <w:tabs>
          <w:tab w:val="left" w:pos="1215"/>
        </w:tabs>
        <w:spacing w:after="0" w:line="240" w:lineRule="auto"/>
        <w:ind w:left="420"/>
        <w:contextualSpacing w:val="0"/>
        <w:jc w:val="both"/>
        <w:rPr>
          <w:rFonts w:ascii=".萍方-简" w:eastAsia=".萍方-简" w:hAnsi=".萍方-简"/>
          <w:lang w:eastAsia="zh-CN"/>
          <w:rPrChange w:id="624" w:author="Jie Lan" w:date="2017-08-19T22:02:00Z">
            <w:rPr>
              <w:rFonts w:ascii="Microsoft YaHei" w:eastAsia="Microsoft YaHei" w:hAnsi="Microsoft YaHei"/>
              <w:lang w:eastAsia="zh-CN"/>
            </w:rPr>
          </w:rPrChange>
        </w:rPr>
        <w:pPrChange w:id="625" w:author="Jie Lan" w:date="2017-08-19T21:44:00Z">
          <w:pPr>
            <w:pStyle w:val="ListParagraph"/>
            <w:widowControl w:val="0"/>
            <w:numPr>
              <w:numId w:val="41"/>
            </w:numPr>
            <w:tabs>
              <w:tab w:val="left" w:pos="1215"/>
            </w:tabs>
            <w:spacing w:after="0" w:line="240" w:lineRule="auto"/>
            <w:ind w:left="420" w:hanging="420"/>
            <w:contextualSpacing w:val="0"/>
            <w:jc w:val="both"/>
          </w:pPr>
        </w:pPrChange>
      </w:pPr>
      <w:ins w:id="626" w:author="Jie Lan" w:date="2017-08-19T21:44:00Z">
        <w:r w:rsidRPr="00BD7390">
          <w:rPr>
            <w:rFonts w:ascii=".萍方-简" w:eastAsia=".萍方-简" w:hAnsi=".萍方-简"/>
            <w:lang w:eastAsia="zh-CN"/>
            <w:rPrChange w:id="627" w:author="Jie Lan" w:date="2017-08-19T22:02:00Z">
              <w:rPr>
                <w:rFonts w:ascii="Microsoft YaHei" w:eastAsia="Microsoft YaHei" w:hAnsi="Microsoft YaHei"/>
                <w:lang w:eastAsia="zh-CN"/>
              </w:rPr>
            </w:rPrChange>
          </w:rPr>
          <w:t xml:space="preserve">Product design: the sponsor can mortgage to increase the confidence of the participants. Collateral will be included in a smart contract, in the case of default or fraud, and mortgages will be issued to members who </w:t>
        </w:r>
      </w:ins>
      <w:ins w:id="628" w:author="Jie Lan" w:date="2017-08-19T21:47:00Z">
        <w:r w:rsidRPr="00BD7390">
          <w:rPr>
            <w:rFonts w:ascii=".萍方-简" w:eastAsia=".萍方-简" w:hAnsi=".萍方-简"/>
            <w:lang w:eastAsia="zh-CN"/>
            <w:rPrChange w:id="629" w:author="Jie Lan" w:date="2017-08-19T22:02:00Z">
              <w:rPr>
                <w:rFonts w:ascii="Microsoft YaHei" w:eastAsia="Microsoft YaHei" w:hAnsi="Microsoft YaHei"/>
                <w:lang w:eastAsia="zh-CN"/>
              </w:rPr>
            </w:rPrChange>
          </w:rPr>
          <w:t>follow</w:t>
        </w:r>
      </w:ins>
      <w:ins w:id="630" w:author="Jie Lan" w:date="2017-08-19T21:44:00Z">
        <w:r w:rsidRPr="00BD7390">
          <w:rPr>
            <w:rFonts w:ascii=".萍方-简" w:eastAsia=".萍方-简" w:hAnsi=".萍方-简"/>
            <w:lang w:eastAsia="zh-CN"/>
            <w:rPrChange w:id="631" w:author="Jie Lan" w:date="2017-08-19T22:02:00Z">
              <w:rPr>
                <w:rFonts w:ascii="Microsoft YaHei" w:eastAsia="Microsoft YaHei" w:hAnsi="Microsoft YaHei"/>
                <w:lang w:eastAsia="zh-CN"/>
              </w:rPr>
            </w:rPrChange>
          </w:rPr>
          <w:t xml:space="preserve"> the contract. Mortgage can be digital assets</w:t>
        </w:r>
      </w:ins>
      <w:ins w:id="632" w:author="Jie Lan" w:date="2017-08-19T21:46:00Z">
        <w:r w:rsidRPr="00BD7390">
          <w:rPr>
            <w:rFonts w:ascii=".萍方-简" w:eastAsia=".萍方-简" w:hAnsi=".萍方-简"/>
            <w:lang w:eastAsia="zh-CN"/>
            <w:rPrChange w:id="633" w:author="Jie Lan" w:date="2017-08-19T22:02:00Z">
              <w:rPr>
                <w:rFonts w:ascii="Microsoft YaHei" w:eastAsia="Microsoft YaHei" w:hAnsi="Microsoft YaHei"/>
                <w:lang w:eastAsia="zh-CN"/>
              </w:rPr>
            </w:rPrChange>
          </w:rPr>
          <w:t xml:space="preserve"> with a high liquidity, like </w:t>
        </w:r>
      </w:ins>
      <w:ins w:id="634" w:author="Jie Lan" w:date="2017-08-19T21:44:00Z">
        <w:r w:rsidRPr="00BD7390">
          <w:rPr>
            <w:rFonts w:ascii=".萍方-简" w:eastAsia=".萍方-简" w:hAnsi=".萍方-简"/>
            <w:lang w:eastAsia="zh-CN"/>
            <w:rPrChange w:id="635" w:author="Jie Lan" w:date="2017-08-19T22:02:00Z">
              <w:rPr>
                <w:rFonts w:ascii="Microsoft YaHei" w:eastAsia="Microsoft YaHei" w:hAnsi="Microsoft YaHei"/>
                <w:lang w:eastAsia="zh-CN"/>
              </w:rPr>
            </w:rPrChange>
          </w:rPr>
          <w:t xml:space="preserve">Bitcoin, </w:t>
        </w:r>
      </w:ins>
      <w:ins w:id="636" w:author="Jie Lan" w:date="2017-08-19T21:46:00Z">
        <w:r w:rsidRPr="00BD7390">
          <w:rPr>
            <w:rFonts w:ascii=".萍方-简" w:eastAsia=".萍方-简" w:hAnsi=".萍方-简"/>
            <w:lang w:eastAsia="zh-CN"/>
            <w:rPrChange w:id="637" w:author="Jie Lan" w:date="2017-08-19T22:02:00Z">
              <w:rPr>
                <w:rFonts w:ascii="Microsoft YaHei" w:eastAsia="Microsoft YaHei" w:hAnsi="Microsoft YaHei"/>
                <w:lang w:eastAsia="zh-CN"/>
              </w:rPr>
            </w:rPrChange>
          </w:rPr>
          <w:t>or</w:t>
        </w:r>
      </w:ins>
      <w:ins w:id="638" w:author="Jie Lan" w:date="2017-08-19T21:44:00Z">
        <w:r w:rsidRPr="00BD7390">
          <w:rPr>
            <w:rFonts w:ascii=".萍方-简" w:eastAsia=".萍方-简" w:hAnsi=".萍方-简"/>
            <w:lang w:eastAsia="zh-CN"/>
            <w:rPrChange w:id="639" w:author="Jie Lan" w:date="2017-08-19T22:02:00Z">
              <w:rPr>
                <w:rFonts w:ascii="Microsoft YaHei" w:eastAsia="Microsoft YaHei" w:hAnsi="Microsoft YaHei"/>
                <w:lang w:eastAsia="zh-CN"/>
              </w:rPr>
            </w:rPrChange>
          </w:rPr>
          <w:t xml:space="preserve"> can be fixed assets such as cars, real estate. Mortgage can improve the efficiency of capital </w:t>
        </w:r>
      </w:ins>
      <w:ins w:id="640" w:author="Jie Lan" w:date="2017-08-19T21:47:00Z">
        <w:r w:rsidRPr="00BD7390">
          <w:rPr>
            <w:rFonts w:ascii=".萍方-简" w:eastAsia=".萍方-简" w:hAnsi=".萍方-简"/>
            <w:lang w:eastAsia="zh-CN"/>
            <w:rPrChange w:id="641" w:author="Jie Lan" w:date="2017-08-19T22:02:00Z">
              <w:rPr>
                <w:rFonts w:ascii="Microsoft YaHei" w:eastAsia="Microsoft YaHei" w:hAnsi="Microsoft YaHei"/>
                <w:lang w:eastAsia="zh-CN"/>
              </w:rPr>
            </w:rPrChange>
          </w:rPr>
          <w:t>usage</w:t>
        </w:r>
      </w:ins>
      <w:ins w:id="642" w:author="Jie Lan" w:date="2017-08-19T21:44:00Z">
        <w:r w:rsidRPr="00BD7390">
          <w:rPr>
            <w:rFonts w:ascii=".萍方-简" w:eastAsia=".萍方-简" w:hAnsi=".萍方-简"/>
            <w:lang w:eastAsia="zh-CN"/>
            <w:rPrChange w:id="643" w:author="Jie Lan" w:date="2017-08-19T22:02:00Z">
              <w:rPr>
                <w:rFonts w:ascii="Microsoft YaHei" w:eastAsia="Microsoft YaHei" w:hAnsi="Microsoft YaHei"/>
                <w:lang w:eastAsia="zh-CN"/>
              </w:rPr>
            </w:rPrChange>
          </w:rPr>
          <w:t xml:space="preserve">. For newly </w:t>
        </w:r>
      </w:ins>
      <w:ins w:id="644" w:author="Jie Lan" w:date="2017-08-19T21:47:00Z">
        <w:r w:rsidRPr="00BD7390">
          <w:rPr>
            <w:rFonts w:ascii=".萍方-简" w:eastAsia=".萍方-简" w:hAnsi=".萍方-简"/>
            <w:lang w:eastAsia="zh-CN"/>
            <w:rPrChange w:id="645" w:author="Jie Lan" w:date="2017-08-19T22:02:00Z">
              <w:rPr>
                <w:rFonts w:ascii="Microsoft YaHei" w:eastAsia="Microsoft YaHei" w:hAnsi="Microsoft YaHei"/>
                <w:lang w:eastAsia="zh-CN"/>
              </w:rPr>
            </w:rPrChange>
          </w:rPr>
          <w:t>members</w:t>
        </w:r>
      </w:ins>
      <w:ins w:id="646" w:author="Jie Lan" w:date="2017-08-19T21:44:00Z">
        <w:r w:rsidRPr="00BD7390">
          <w:rPr>
            <w:rFonts w:ascii=".萍方-简" w:eastAsia=".萍方-简" w:hAnsi=".萍方-简"/>
            <w:lang w:eastAsia="zh-CN"/>
            <w:rPrChange w:id="647" w:author="Jie Lan" w:date="2017-08-19T22:02:00Z">
              <w:rPr>
                <w:rFonts w:ascii="Microsoft YaHei" w:eastAsia="Microsoft YaHei" w:hAnsi="Microsoft YaHei"/>
                <w:lang w:eastAsia="zh-CN"/>
              </w:rPr>
            </w:rPrChange>
          </w:rPr>
          <w:t xml:space="preserve">, </w:t>
        </w:r>
      </w:ins>
      <w:ins w:id="648" w:author="Jie Lan" w:date="2017-08-19T21:47:00Z">
        <w:r w:rsidRPr="00BD7390">
          <w:rPr>
            <w:rFonts w:ascii=".萍方-简" w:eastAsia=".萍方-简" w:hAnsi=".萍方-简"/>
            <w:lang w:eastAsia="zh-CN"/>
            <w:rPrChange w:id="649" w:author="Jie Lan" w:date="2017-08-19T22:02:00Z">
              <w:rPr>
                <w:rFonts w:ascii="Microsoft YaHei" w:eastAsia="Microsoft YaHei" w:hAnsi="Microsoft YaHei"/>
                <w:lang w:eastAsia="zh-CN"/>
              </w:rPr>
            </w:rPrChange>
          </w:rPr>
          <w:t xml:space="preserve">whose </w:t>
        </w:r>
      </w:ins>
      <w:ins w:id="650" w:author="Jie Lan" w:date="2017-08-19T21:44:00Z">
        <w:r w:rsidRPr="00BD7390">
          <w:rPr>
            <w:rFonts w:ascii=".萍方-简" w:eastAsia=".萍方-简" w:hAnsi=".萍方-简"/>
            <w:lang w:eastAsia="zh-CN"/>
            <w:rPrChange w:id="651" w:author="Jie Lan" w:date="2017-08-19T22:02:00Z">
              <w:rPr>
                <w:rFonts w:ascii="Microsoft YaHei" w:eastAsia="Microsoft YaHei" w:hAnsi="Microsoft YaHei"/>
                <w:lang w:eastAsia="zh-CN"/>
              </w:rPr>
            </w:rPrChange>
          </w:rPr>
          <w:t xml:space="preserve">credibility has not yet established, can only participate in </w:t>
        </w:r>
      </w:ins>
      <w:ins w:id="652" w:author="Jie Lan" w:date="2017-08-19T21:48:00Z">
        <w:r w:rsidRPr="00BD7390">
          <w:rPr>
            <w:rFonts w:ascii=".萍方-简" w:eastAsia=".萍方-简" w:hAnsi=".萍方-简"/>
            <w:lang w:eastAsia="zh-CN"/>
            <w:rPrChange w:id="653" w:author="Jie Lan" w:date="2017-08-19T22:02:00Z">
              <w:rPr>
                <w:rFonts w:ascii="Microsoft YaHei" w:eastAsia="Microsoft YaHei" w:hAnsi="Microsoft YaHei"/>
                <w:lang w:eastAsia="zh-CN"/>
              </w:rPr>
            </w:rPrChange>
          </w:rPr>
          <w:t>contact with low risk</w:t>
        </w:r>
      </w:ins>
      <w:ins w:id="654" w:author="Jie Lan" w:date="2017-08-19T21:44:00Z">
        <w:r w:rsidRPr="00BD7390">
          <w:rPr>
            <w:rFonts w:ascii=".萍方-简" w:eastAsia=".萍方-简" w:hAnsi=".萍方-简"/>
            <w:lang w:eastAsia="zh-CN"/>
            <w:rPrChange w:id="655" w:author="Jie Lan" w:date="2017-08-19T22:02:00Z">
              <w:rPr>
                <w:rFonts w:ascii="Microsoft YaHei" w:eastAsia="Microsoft YaHei" w:hAnsi="Microsoft YaHei"/>
                <w:lang w:eastAsia="zh-CN"/>
              </w:rPr>
            </w:rPrChange>
          </w:rPr>
          <w:t>. As the credibility upgrade, the members will enjoy more protection.</w:t>
        </w:r>
      </w:ins>
    </w:p>
    <w:p w14:paraId="63A26DF4" w14:textId="6790195F" w:rsidR="008F6049" w:rsidRDefault="008F6049" w:rsidP="00B73DC6">
      <w:pPr>
        <w:pStyle w:val="ListParagraph"/>
        <w:widowControl w:val="0"/>
        <w:numPr>
          <w:ilvl w:val="0"/>
          <w:numId w:val="41"/>
        </w:numPr>
        <w:tabs>
          <w:tab w:val="left" w:pos="1215"/>
        </w:tabs>
        <w:spacing w:after="0" w:line="240" w:lineRule="auto"/>
        <w:contextualSpacing w:val="0"/>
        <w:jc w:val="both"/>
        <w:rPr>
          <w:ins w:id="656" w:author="Jie Lan" w:date="2017-08-19T21:49:00Z"/>
          <w:rFonts w:ascii="Microsoft YaHei" w:eastAsia="Microsoft YaHei" w:hAnsi="Microsoft YaHei"/>
          <w:lang w:eastAsia="zh-CN"/>
        </w:rPr>
        <w:pPrChange w:id="657" w:author="Jie Lan" w:date="2017-08-19T20:30:00Z">
          <w:pPr>
            <w:pStyle w:val="ListParagraph"/>
            <w:widowControl w:val="0"/>
            <w:numPr>
              <w:numId w:val="41"/>
            </w:numPr>
            <w:tabs>
              <w:tab w:val="left" w:pos="1215"/>
            </w:tabs>
            <w:spacing w:after="0" w:line="240" w:lineRule="auto"/>
            <w:ind w:left="420" w:hanging="420"/>
            <w:contextualSpacing w:val="0"/>
            <w:jc w:val="both"/>
          </w:pPr>
        </w:pPrChange>
      </w:pPr>
      <w:r>
        <w:rPr>
          <w:rFonts w:ascii="Microsoft YaHei" w:eastAsia="Microsoft YaHei" w:hAnsi="Microsoft YaHei" w:hint="eastAsia"/>
          <w:lang w:eastAsia="zh-CN"/>
        </w:rPr>
        <w:t>激励</w:t>
      </w:r>
      <w:r>
        <w:rPr>
          <w:rFonts w:ascii="Microsoft YaHei" w:eastAsia="Microsoft YaHei" w:hAnsi="Microsoft YaHei"/>
          <w:lang w:eastAsia="zh-CN"/>
        </w:rPr>
        <w:t>机制</w:t>
      </w:r>
      <w:r>
        <w:rPr>
          <w:rFonts w:ascii="Microsoft YaHei" w:eastAsia="Microsoft YaHei" w:hAnsi="Microsoft YaHei" w:hint="eastAsia"/>
          <w:lang w:eastAsia="zh-CN"/>
        </w:rPr>
        <w:t xml:space="preserve"> </w:t>
      </w:r>
      <w:r>
        <w:rPr>
          <w:rFonts w:ascii="Microsoft YaHei" w:eastAsia="Microsoft YaHei" w:hAnsi="Microsoft YaHei"/>
          <w:lang w:eastAsia="zh-CN"/>
        </w:rPr>
        <w:t xml:space="preserve">– </w:t>
      </w:r>
      <w:r>
        <w:rPr>
          <w:rFonts w:ascii="Microsoft YaHei" w:eastAsia="Microsoft YaHei" w:hAnsi="Microsoft YaHei" w:hint="eastAsia"/>
          <w:lang w:eastAsia="zh-CN"/>
        </w:rPr>
        <w:t>假如</w:t>
      </w:r>
      <w:r>
        <w:rPr>
          <w:rFonts w:ascii="Microsoft YaHei" w:eastAsia="Microsoft YaHei" w:hAnsi="Microsoft YaHei"/>
          <w:lang w:eastAsia="zh-CN"/>
        </w:rPr>
        <w:t>会员违约，</w:t>
      </w:r>
      <w:r>
        <w:rPr>
          <w:rFonts w:ascii="Microsoft YaHei" w:eastAsia="Microsoft YaHei" w:hAnsi="Microsoft YaHei" w:hint="eastAsia"/>
          <w:lang w:eastAsia="zh-CN"/>
        </w:rPr>
        <w:t>为了追回</w:t>
      </w:r>
      <w:r>
        <w:rPr>
          <w:rFonts w:ascii="Microsoft YaHei" w:eastAsia="Microsoft YaHei" w:hAnsi="Microsoft YaHei"/>
          <w:lang w:eastAsia="zh-CN"/>
        </w:rPr>
        <w:t>资产</w:t>
      </w:r>
      <w:r>
        <w:rPr>
          <w:rFonts w:ascii="Microsoft YaHei" w:eastAsia="Microsoft YaHei" w:hAnsi="Microsoft YaHei" w:hint="eastAsia"/>
          <w:lang w:eastAsia="zh-CN"/>
        </w:rPr>
        <w:t>，</w:t>
      </w:r>
      <w:r>
        <w:rPr>
          <w:rFonts w:ascii="Microsoft YaHei" w:eastAsia="Microsoft YaHei" w:hAnsi="Microsoft YaHei"/>
          <w:lang w:eastAsia="zh-CN"/>
        </w:rPr>
        <w:t>互助会</w:t>
      </w:r>
      <w:r>
        <w:rPr>
          <w:rFonts w:ascii="Microsoft YaHei" w:eastAsia="Microsoft YaHei" w:hAnsi="Microsoft YaHei" w:hint="eastAsia"/>
          <w:lang w:eastAsia="zh-CN"/>
        </w:rPr>
        <w:t>将发起奖励</w:t>
      </w:r>
      <w:r>
        <w:rPr>
          <w:rFonts w:ascii="Microsoft YaHei" w:eastAsia="Microsoft YaHei" w:hAnsi="Microsoft YaHei"/>
          <w:lang w:eastAsia="zh-CN"/>
        </w:rPr>
        <w:t>金</w:t>
      </w:r>
      <w:r>
        <w:rPr>
          <w:rFonts w:ascii="Microsoft YaHei" w:eastAsia="Microsoft YaHei" w:hAnsi="Microsoft YaHei" w:hint="eastAsia"/>
          <w:lang w:eastAsia="zh-CN"/>
        </w:rPr>
        <w:t>。</w:t>
      </w:r>
      <w:r>
        <w:rPr>
          <w:rFonts w:ascii="Microsoft YaHei" w:eastAsia="Microsoft YaHei" w:hAnsi="Microsoft YaHei"/>
          <w:lang w:eastAsia="zh-CN"/>
        </w:rPr>
        <w:t>奖励金</w:t>
      </w:r>
      <w:r>
        <w:rPr>
          <w:rFonts w:ascii="Microsoft YaHei" w:eastAsia="Microsoft YaHei" w:hAnsi="Microsoft YaHei" w:hint="eastAsia"/>
          <w:lang w:eastAsia="zh-CN"/>
        </w:rPr>
        <w:t>会在追回后</w:t>
      </w:r>
      <w:r>
        <w:rPr>
          <w:rFonts w:ascii="Microsoft YaHei" w:eastAsia="Microsoft YaHei" w:hAnsi="Microsoft YaHei"/>
          <w:lang w:eastAsia="zh-CN"/>
        </w:rPr>
        <w:t>付给</w:t>
      </w:r>
      <w:r>
        <w:rPr>
          <w:rFonts w:ascii="Microsoft YaHei" w:eastAsia="Microsoft YaHei" w:hAnsi="Microsoft YaHei" w:hint="eastAsia"/>
          <w:lang w:eastAsia="zh-CN"/>
        </w:rPr>
        <w:t>帮助</w:t>
      </w:r>
      <w:r>
        <w:rPr>
          <w:rFonts w:ascii="Microsoft YaHei" w:eastAsia="Microsoft YaHei" w:hAnsi="Microsoft YaHei"/>
          <w:lang w:eastAsia="zh-CN"/>
        </w:rPr>
        <w:t>追回的会员。</w:t>
      </w:r>
    </w:p>
    <w:p w14:paraId="1E2A34A5" w14:textId="4FD6963B" w:rsidR="004756A8" w:rsidRPr="00BD7390" w:rsidRDefault="004756A8" w:rsidP="004756A8">
      <w:pPr>
        <w:pStyle w:val="ListParagraph"/>
        <w:widowControl w:val="0"/>
        <w:tabs>
          <w:tab w:val="left" w:pos="1215"/>
        </w:tabs>
        <w:spacing w:after="0" w:line="240" w:lineRule="auto"/>
        <w:ind w:left="420"/>
        <w:contextualSpacing w:val="0"/>
        <w:jc w:val="both"/>
        <w:rPr>
          <w:rFonts w:ascii=".萍方-简" w:eastAsia=".萍方-简" w:hAnsi=".萍方-简"/>
          <w:lang w:eastAsia="zh-CN"/>
          <w:rPrChange w:id="658" w:author="Jie Lan" w:date="2017-08-19T22:02:00Z">
            <w:rPr>
              <w:rFonts w:ascii="Microsoft YaHei" w:eastAsia="Microsoft YaHei" w:hAnsi="Microsoft YaHei"/>
              <w:lang w:eastAsia="zh-CN"/>
            </w:rPr>
          </w:rPrChange>
        </w:rPr>
        <w:pPrChange w:id="659" w:author="Jie Lan" w:date="2017-08-19T21:49:00Z">
          <w:pPr>
            <w:pStyle w:val="ListParagraph"/>
            <w:widowControl w:val="0"/>
            <w:numPr>
              <w:numId w:val="41"/>
            </w:numPr>
            <w:tabs>
              <w:tab w:val="left" w:pos="1215"/>
            </w:tabs>
            <w:spacing w:after="0" w:line="240" w:lineRule="auto"/>
            <w:ind w:left="420" w:hanging="420"/>
            <w:contextualSpacing w:val="0"/>
            <w:jc w:val="both"/>
          </w:pPr>
        </w:pPrChange>
      </w:pPr>
      <w:ins w:id="660" w:author="Jie Lan" w:date="2017-08-19T21:49:00Z">
        <w:r w:rsidRPr="00BD7390">
          <w:rPr>
            <w:rFonts w:ascii=".萍方-简" w:eastAsia=".萍方-简" w:hAnsi=".萍方-简"/>
            <w:lang w:eastAsia="zh-CN"/>
            <w:rPrChange w:id="661" w:author="Jie Lan" w:date="2017-08-19T22:02:00Z">
              <w:rPr>
                <w:rFonts w:ascii="Microsoft YaHei" w:eastAsia="Microsoft YaHei" w:hAnsi="Microsoft YaHei"/>
                <w:lang w:eastAsia="zh-CN"/>
              </w:rPr>
            </w:rPrChange>
          </w:rPr>
          <w:t>Incentive Mechanism: if the members breach of contract, MIG will launch incentives</w:t>
        </w:r>
      </w:ins>
      <w:ins w:id="662" w:author="Jie Lan" w:date="2017-08-19T21:50:00Z">
        <w:r w:rsidRPr="00BD7390">
          <w:rPr>
            <w:rFonts w:ascii=".萍方-简" w:eastAsia=".萍方-简" w:hAnsi=".萍方-简"/>
            <w:lang w:eastAsia="zh-CN"/>
            <w:rPrChange w:id="663" w:author="Jie Lan" w:date="2017-08-19T22:02:00Z">
              <w:rPr>
                <w:rFonts w:ascii="Microsoft YaHei" w:eastAsia="Microsoft YaHei" w:hAnsi="Microsoft YaHei"/>
                <w:lang w:eastAsia="zh-CN"/>
              </w:rPr>
            </w:rPrChange>
          </w:rPr>
          <w:t xml:space="preserve"> to recover the assets</w:t>
        </w:r>
      </w:ins>
      <w:ins w:id="664" w:author="Jie Lan" w:date="2017-08-19T21:49:00Z">
        <w:r w:rsidRPr="00BD7390">
          <w:rPr>
            <w:rFonts w:ascii=".萍方-简" w:eastAsia=".萍方-简" w:hAnsi=".萍方-简"/>
            <w:lang w:eastAsia="zh-CN"/>
            <w:rPrChange w:id="665" w:author="Jie Lan" w:date="2017-08-19T22:02:00Z">
              <w:rPr>
                <w:rFonts w:ascii="Microsoft YaHei" w:eastAsia="Microsoft YaHei" w:hAnsi="Microsoft YaHei"/>
                <w:lang w:eastAsia="zh-CN"/>
              </w:rPr>
            </w:rPrChange>
          </w:rPr>
          <w:t>. The reward will be paid back to the members who helped</w:t>
        </w:r>
      </w:ins>
      <w:ins w:id="666" w:author="Jie Lan" w:date="2017-08-19T21:50:00Z">
        <w:r w:rsidRPr="00BD7390">
          <w:rPr>
            <w:rFonts w:ascii=".萍方-简" w:eastAsia=".萍方-简" w:hAnsi=".萍方-简"/>
            <w:lang w:eastAsia="zh-CN"/>
            <w:rPrChange w:id="667" w:author="Jie Lan" w:date="2017-08-19T22:02:00Z">
              <w:rPr>
                <w:rFonts w:ascii="Microsoft YaHei" w:eastAsia="Microsoft YaHei" w:hAnsi="Microsoft YaHei"/>
                <w:lang w:eastAsia="zh-CN"/>
              </w:rPr>
            </w:rPrChange>
          </w:rPr>
          <w:t xml:space="preserve"> this</w:t>
        </w:r>
      </w:ins>
      <w:ins w:id="668" w:author="Jie Lan" w:date="2017-08-19T21:49:00Z">
        <w:r w:rsidRPr="00BD7390">
          <w:rPr>
            <w:rFonts w:ascii=".萍方-简" w:eastAsia=".萍方-简" w:hAnsi=".萍方-简"/>
            <w:lang w:eastAsia="zh-CN"/>
            <w:rPrChange w:id="669" w:author="Jie Lan" w:date="2017-08-19T22:02:00Z">
              <w:rPr>
                <w:rFonts w:ascii="Microsoft YaHei" w:eastAsia="Microsoft YaHei" w:hAnsi="Microsoft YaHei"/>
                <w:lang w:eastAsia="zh-CN"/>
              </w:rPr>
            </w:rPrChange>
          </w:rPr>
          <w:t xml:space="preserve"> recover.</w:t>
        </w:r>
      </w:ins>
    </w:p>
    <w:p w14:paraId="4E6142B8" w14:textId="05A4C40D" w:rsidR="008F6049" w:rsidRDefault="008F6049" w:rsidP="00B73DC6">
      <w:pPr>
        <w:tabs>
          <w:tab w:val="left" w:pos="1215"/>
        </w:tabs>
        <w:jc w:val="both"/>
        <w:rPr>
          <w:ins w:id="670" w:author="Jie Lan" w:date="2017-08-19T21:50:00Z"/>
          <w:rFonts w:ascii="Microsoft YaHei" w:eastAsia="Microsoft YaHei" w:hAnsi="Microsoft YaHei"/>
          <w:lang w:eastAsia="zh-CN"/>
        </w:rPr>
        <w:pPrChange w:id="671" w:author="Jie Lan" w:date="2017-08-19T20:30:00Z">
          <w:pPr>
            <w:tabs>
              <w:tab w:val="left" w:pos="1215"/>
            </w:tabs>
          </w:pPr>
        </w:pPrChange>
      </w:pPr>
      <w:r w:rsidRPr="003D25B1">
        <w:rPr>
          <w:rFonts w:ascii="Microsoft YaHei" w:eastAsia="Microsoft YaHei" w:hAnsi="Microsoft YaHei" w:hint="eastAsia"/>
          <w:lang w:eastAsia="zh-CN"/>
        </w:rPr>
        <w:t>这些预防机制是基于自愿原则，会员可以自行设定其安全性，这些在实际运用时都比较灵活，可以根据</w:t>
      </w:r>
      <w:r>
        <w:rPr>
          <w:rFonts w:ascii="Microsoft YaHei" w:eastAsia="Microsoft YaHei" w:hAnsi="Microsoft YaHei" w:hint="eastAsia"/>
          <w:lang w:eastAsia="zh-CN"/>
        </w:rPr>
        <w:t>资助会</w:t>
      </w:r>
      <w:r w:rsidRPr="003D25B1">
        <w:rPr>
          <w:rFonts w:ascii="Microsoft YaHei" w:eastAsia="Microsoft YaHei" w:hAnsi="Microsoft YaHei" w:hint="eastAsia"/>
          <w:lang w:eastAsia="zh-CN"/>
        </w:rPr>
        <w:t>特性相应的修改。</w:t>
      </w:r>
    </w:p>
    <w:p w14:paraId="1D01D209" w14:textId="603AC560" w:rsidR="004756A8" w:rsidRPr="00BD7390" w:rsidRDefault="004756A8" w:rsidP="00B73DC6">
      <w:pPr>
        <w:tabs>
          <w:tab w:val="left" w:pos="1215"/>
        </w:tabs>
        <w:jc w:val="both"/>
        <w:rPr>
          <w:rFonts w:ascii=".萍方-简" w:eastAsia=".萍方-简" w:hAnsi=".萍方-简" w:hint="eastAsia"/>
          <w:lang w:eastAsia="zh-CN"/>
          <w:rPrChange w:id="672" w:author="Jie Lan" w:date="2017-08-19T22:02:00Z">
            <w:rPr>
              <w:rFonts w:ascii="Microsoft YaHei" w:eastAsia="Microsoft YaHei" w:hAnsi="Microsoft YaHei" w:hint="eastAsia"/>
              <w:lang w:eastAsia="zh-CN"/>
            </w:rPr>
          </w:rPrChange>
        </w:rPr>
        <w:pPrChange w:id="673" w:author="Jie Lan" w:date="2017-08-19T20:30:00Z">
          <w:pPr>
            <w:tabs>
              <w:tab w:val="left" w:pos="1215"/>
            </w:tabs>
          </w:pPr>
        </w:pPrChange>
      </w:pPr>
      <w:ins w:id="674" w:author="Jie Lan" w:date="2017-08-19T21:50:00Z">
        <w:r w:rsidRPr="00BD7390">
          <w:rPr>
            <w:rFonts w:ascii=".萍方-简" w:eastAsia=".萍方-简" w:hAnsi=".萍方-简"/>
            <w:lang w:eastAsia="zh-CN"/>
            <w:rPrChange w:id="675" w:author="Jie Lan" w:date="2017-08-19T22:02:00Z">
              <w:rPr>
                <w:rFonts w:ascii="Microsoft YaHei" w:eastAsia="Microsoft YaHei" w:hAnsi="Microsoft YaHei"/>
                <w:lang w:eastAsia="zh-CN"/>
              </w:rPr>
            </w:rPrChange>
          </w:rPr>
          <w:t xml:space="preserve">These prevention mechanisms are based on the voluntary principle that members can set their own </w:t>
        </w:r>
      </w:ins>
      <w:ins w:id="676" w:author="Jie Lan" w:date="2017-08-19T21:51:00Z">
        <w:r w:rsidRPr="00BD7390">
          <w:rPr>
            <w:rFonts w:ascii=".萍方-简" w:eastAsia=".萍方-简" w:hAnsi=".萍方-简"/>
            <w:lang w:eastAsia="zh-CN"/>
            <w:rPrChange w:id="677" w:author="Jie Lan" w:date="2017-08-19T22:02:00Z">
              <w:rPr>
                <w:rFonts w:ascii="Microsoft YaHei" w:eastAsia="Microsoft YaHei" w:hAnsi="Microsoft YaHei"/>
                <w:lang w:eastAsia="zh-CN"/>
              </w:rPr>
            </w:rPrChange>
          </w:rPr>
          <w:t>security rule</w:t>
        </w:r>
      </w:ins>
      <w:ins w:id="678" w:author="Jie Lan" w:date="2017-08-19T21:50:00Z">
        <w:r w:rsidRPr="00BD7390">
          <w:rPr>
            <w:rFonts w:ascii=".萍方-简" w:eastAsia=".萍方-简" w:hAnsi=".萍方-简"/>
            <w:lang w:eastAsia="zh-CN"/>
            <w:rPrChange w:id="679" w:author="Jie Lan" w:date="2017-08-19T22:02:00Z">
              <w:rPr>
                <w:rFonts w:ascii="Microsoft YaHei" w:eastAsia="Microsoft YaHei" w:hAnsi="Microsoft YaHei"/>
                <w:lang w:eastAsia="zh-CN"/>
              </w:rPr>
            </w:rPrChange>
          </w:rPr>
          <w:t xml:space="preserve">, which are more flexible in practical </w:t>
        </w:r>
      </w:ins>
      <w:ins w:id="680" w:author="Jie Lan" w:date="2017-08-19T21:51:00Z">
        <w:r w:rsidRPr="00BD7390">
          <w:rPr>
            <w:rFonts w:ascii=".萍方-简" w:eastAsia=".萍方-简" w:hAnsi=".萍方-简"/>
            <w:lang w:eastAsia="zh-CN"/>
            <w:rPrChange w:id="681" w:author="Jie Lan" w:date="2017-08-19T22:02:00Z">
              <w:rPr>
                <w:rFonts w:ascii="Microsoft YaHei" w:eastAsia="Microsoft YaHei" w:hAnsi="Microsoft YaHei"/>
                <w:lang w:eastAsia="zh-CN"/>
              </w:rPr>
            </w:rPrChange>
          </w:rPr>
          <w:t>usage</w:t>
        </w:r>
      </w:ins>
      <w:ins w:id="682" w:author="Jie Lan" w:date="2017-08-19T21:50:00Z">
        <w:r w:rsidRPr="00BD7390">
          <w:rPr>
            <w:rFonts w:ascii=".萍方-简" w:eastAsia=".萍方-简" w:hAnsi=".萍方-简"/>
            <w:lang w:eastAsia="zh-CN"/>
            <w:rPrChange w:id="683" w:author="Jie Lan" w:date="2017-08-19T22:02:00Z">
              <w:rPr>
                <w:rFonts w:ascii="Microsoft YaHei" w:eastAsia="Microsoft YaHei" w:hAnsi="Microsoft YaHei"/>
                <w:lang w:eastAsia="zh-CN"/>
              </w:rPr>
            </w:rPrChange>
          </w:rPr>
          <w:t xml:space="preserve"> and can be modified according to the characteristics of MIG.</w:t>
        </w:r>
      </w:ins>
    </w:p>
    <w:p w14:paraId="044970F4" w14:textId="60C41B0C" w:rsidR="008F6049" w:rsidRDefault="008F6049" w:rsidP="00B73DC6">
      <w:pPr>
        <w:tabs>
          <w:tab w:val="left" w:pos="1215"/>
        </w:tabs>
        <w:jc w:val="both"/>
        <w:rPr>
          <w:ins w:id="684" w:author="Jie Lan" w:date="2017-08-19T21:52:00Z"/>
          <w:rFonts w:ascii="Microsoft YaHei" w:eastAsia="Microsoft YaHei" w:hAnsi="Microsoft YaHei"/>
          <w:lang w:eastAsia="zh-CN"/>
        </w:rPr>
        <w:pPrChange w:id="685" w:author="Jie Lan" w:date="2017-08-19T20:30:00Z">
          <w:pPr>
            <w:tabs>
              <w:tab w:val="left" w:pos="1215"/>
            </w:tabs>
          </w:pPr>
        </w:pPrChange>
      </w:pPr>
      <w:r>
        <w:rPr>
          <w:rFonts w:ascii="Microsoft YaHei" w:eastAsia="Microsoft YaHei" w:hAnsi="Microsoft YaHei" w:hint="eastAsia"/>
          <w:lang w:eastAsia="zh-CN"/>
        </w:rPr>
        <w:t>传统</w:t>
      </w:r>
      <w:r>
        <w:rPr>
          <w:rFonts w:ascii="Microsoft YaHei" w:eastAsia="Microsoft YaHei" w:hAnsi="Microsoft YaHei"/>
          <w:lang w:eastAsia="zh-CN"/>
        </w:rPr>
        <w:t>的互助会</w:t>
      </w:r>
      <w:r>
        <w:rPr>
          <w:rFonts w:ascii="Microsoft YaHei" w:eastAsia="Microsoft YaHei" w:hAnsi="Microsoft YaHei" w:hint="eastAsia"/>
          <w:lang w:eastAsia="zh-CN"/>
        </w:rPr>
        <w:t>很难大规模</w:t>
      </w:r>
      <w:r>
        <w:rPr>
          <w:rFonts w:ascii="Microsoft YaHei" w:eastAsia="Microsoft YaHei" w:hAnsi="Microsoft YaHei"/>
          <w:lang w:eastAsia="zh-CN"/>
        </w:rPr>
        <w:t>的</w:t>
      </w:r>
      <w:r>
        <w:rPr>
          <w:rFonts w:ascii="Microsoft YaHei" w:eastAsia="Microsoft YaHei" w:hAnsi="Microsoft YaHei" w:hint="eastAsia"/>
          <w:lang w:eastAsia="zh-CN"/>
        </w:rPr>
        <w:t>扩张</w:t>
      </w:r>
      <w:r>
        <w:rPr>
          <w:rFonts w:ascii="Microsoft YaHei" w:eastAsia="Microsoft YaHei" w:hAnsi="Microsoft YaHei"/>
          <w:lang w:eastAsia="zh-CN"/>
        </w:rPr>
        <w:t>。</w:t>
      </w:r>
      <w:r>
        <w:rPr>
          <w:rFonts w:ascii="Microsoft YaHei" w:eastAsia="Microsoft YaHei" w:hAnsi="Microsoft YaHei" w:hint="eastAsia"/>
          <w:lang w:eastAsia="zh-CN"/>
        </w:rPr>
        <w:t>通常</w:t>
      </w:r>
      <w:r>
        <w:rPr>
          <w:rFonts w:ascii="Microsoft YaHei" w:eastAsia="Microsoft YaHei" w:hAnsi="Microsoft YaHei"/>
          <w:lang w:eastAsia="zh-CN"/>
        </w:rPr>
        <w:t>来讲</w:t>
      </w:r>
      <w:r>
        <w:rPr>
          <w:rFonts w:ascii="Microsoft YaHei" w:eastAsia="Microsoft YaHei" w:hAnsi="Microsoft YaHei" w:hint="eastAsia"/>
          <w:lang w:eastAsia="zh-CN"/>
        </w:rPr>
        <w:t>，会员必须处于</w:t>
      </w:r>
      <w:r>
        <w:rPr>
          <w:rFonts w:ascii="Microsoft YaHei" w:eastAsia="Microsoft YaHei" w:hAnsi="Microsoft YaHei"/>
          <w:lang w:eastAsia="zh-CN"/>
        </w:rPr>
        <w:t>共同的社区</w:t>
      </w:r>
      <w:r>
        <w:rPr>
          <w:rFonts w:ascii="Microsoft YaHei" w:eastAsia="Microsoft YaHei" w:hAnsi="Microsoft YaHei" w:hint="eastAsia"/>
          <w:lang w:eastAsia="zh-CN"/>
        </w:rPr>
        <w:t>圈子，</w:t>
      </w:r>
      <w:r>
        <w:rPr>
          <w:rFonts w:ascii="Microsoft YaHei" w:eastAsia="Microsoft YaHei" w:hAnsi="Microsoft YaHei"/>
          <w:lang w:eastAsia="zh-CN"/>
        </w:rPr>
        <w:t>以便参与</w:t>
      </w:r>
      <w:r>
        <w:rPr>
          <w:rFonts w:ascii="Microsoft YaHei" w:eastAsia="Microsoft YaHei" w:hAnsi="Microsoft YaHei" w:hint="eastAsia"/>
          <w:lang w:eastAsia="zh-CN"/>
        </w:rPr>
        <w:t>决议</w:t>
      </w:r>
      <w:r>
        <w:rPr>
          <w:rFonts w:ascii="Microsoft YaHei" w:eastAsia="Microsoft YaHei" w:hAnsi="Microsoft YaHei"/>
          <w:lang w:eastAsia="zh-CN"/>
        </w:rPr>
        <w:t>和</w:t>
      </w:r>
      <w:r>
        <w:rPr>
          <w:rFonts w:ascii="Microsoft YaHei" w:eastAsia="Microsoft YaHei" w:hAnsi="Microsoft YaHei" w:hint="eastAsia"/>
          <w:lang w:eastAsia="zh-CN"/>
        </w:rPr>
        <w:t>亲自管理</w:t>
      </w:r>
      <w:r>
        <w:rPr>
          <w:rFonts w:ascii="Microsoft YaHei" w:eastAsia="Microsoft YaHei" w:hAnsi="Microsoft YaHei"/>
          <w:lang w:eastAsia="zh-CN"/>
        </w:rPr>
        <w:t>。</w:t>
      </w:r>
      <w:r>
        <w:rPr>
          <w:rFonts w:ascii="Microsoft YaHei" w:eastAsia="Microsoft YaHei" w:hAnsi="Microsoft YaHei" w:hint="eastAsia"/>
          <w:lang w:eastAsia="zh-CN"/>
        </w:rPr>
        <w:t>因此</w:t>
      </w:r>
      <w:r>
        <w:rPr>
          <w:rFonts w:ascii="Microsoft YaHei" w:eastAsia="Microsoft YaHei" w:hAnsi="Microsoft YaHei"/>
          <w:lang w:eastAsia="zh-CN"/>
        </w:rPr>
        <w:t>大型的</w:t>
      </w:r>
      <w:r>
        <w:rPr>
          <w:rFonts w:ascii="Microsoft YaHei" w:eastAsia="Microsoft YaHei" w:hAnsi="Microsoft YaHei" w:hint="eastAsia"/>
          <w:lang w:eastAsia="zh-CN"/>
        </w:rPr>
        <w:t>互助</w:t>
      </w:r>
      <w:r>
        <w:rPr>
          <w:rFonts w:ascii="Microsoft YaHei" w:eastAsia="Microsoft YaHei" w:hAnsi="Microsoft YaHei"/>
          <w:lang w:eastAsia="zh-CN"/>
        </w:rPr>
        <w:t>会</w:t>
      </w:r>
      <w:r>
        <w:rPr>
          <w:rFonts w:ascii="Microsoft YaHei" w:eastAsia="Microsoft YaHei" w:hAnsi="Microsoft YaHei" w:hint="eastAsia"/>
          <w:lang w:eastAsia="zh-CN"/>
        </w:rPr>
        <w:t>难以</w:t>
      </w:r>
      <w:r>
        <w:rPr>
          <w:rFonts w:ascii="Microsoft YaHei" w:eastAsia="Microsoft YaHei" w:hAnsi="Microsoft YaHei"/>
          <w:lang w:eastAsia="zh-CN"/>
        </w:rPr>
        <w:t>成型</w:t>
      </w:r>
      <w:r>
        <w:rPr>
          <w:rFonts w:ascii="Microsoft YaHei" w:eastAsia="Microsoft YaHei" w:hAnsi="Microsoft YaHei" w:hint="eastAsia"/>
          <w:lang w:eastAsia="zh-CN"/>
        </w:rPr>
        <w:t>，</w:t>
      </w:r>
      <w:r>
        <w:rPr>
          <w:rFonts w:ascii="Microsoft YaHei" w:eastAsia="Microsoft YaHei" w:hAnsi="Microsoft YaHei"/>
          <w:lang w:eastAsia="zh-CN"/>
        </w:rPr>
        <w:t>同时</w:t>
      </w:r>
      <w:r>
        <w:rPr>
          <w:rFonts w:ascii="Microsoft YaHei" w:eastAsia="Microsoft YaHei" w:hAnsi="Microsoft YaHei" w:hint="eastAsia"/>
          <w:lang w:eastAsia="zh-CN"/>
        </w:rPr>
        <w:t>也</w:t>
      </w:r>
      <w:r>
        <w:rPr>
          <w:rFonts w:ascii="Microsoft YaHei" w:eastAsia="Microsoft YaHei" w:hAnsi="Microsoft YaHei"/>
          <w:lang w:eastAsia="zh-CN"/>
        </w:rPr>
        <w:t>限制</w:t>
      </w:r>
      <w:r>
        <w:rPr>
          <w:rFonts w:ascii="Microsoft YaHei" w:eastAsia="Microsoft YaHei" w:hAnsi="Microsoft YaHei" w:hint="eastAsia"/>
          <w:lang w:eastAsia="zh-CN"/>
        </w:rPr>
        <w:t>同一</w:t>
      </w:r>
      <w:r>
        <w:rPr>
          <w:rFonts w:ascii="Microsoft YaHei" w:eastAsia="Microsoft YaHei" w:hAnsi="Microsoft YaHei"/>
          <w:lang w:eastAsia="zh-CN"/>
        </w:rPr>
        <w:t>会员</w:t>
      </w:r>
      <w:r>
        <w:rPr>
          <w:rFonts w:ascii="Microsoft YaHei" w:eastAsia="Microsoft YaHei" w:hAnsi="Microsoft YaHei" w:hint="eastAsia"/>
          <w:lang w:eastAsia="zh-CN"/>
        </w:rPr>
        <w:t>同时参加多个</w:t>
      </w:r>
      <w:r>
        <w:rPr>
          <w:rFonts w:ascii="Microsoft YaHei" w:eastAsia="Microsoft YaHei" w:hAnsi="Microsoft YaHei"/>
          <w:lang w:eastAsia="zh-CN"/>
        </w:rPr>
        <w:t>互助会。</w:t>
      </w:r>
      <w:r>
        <w:rPr>
          <w:rFonts w:ascii="Microsoft YaHei" w:eastAsia="Microsoft YaHei" w:hAnsi="Microsoft YaHei" w:hint="eastAsia"/>
          <w:lang w:eastAsia="zh-CN"/>
        </w:rPr>
        <w:t>Mchain</w:t>
      </w:r>
      <w:r w:rsidRPr="003D25B1">
        <w:rPr>
          <w:rFonts w:ascii="Microsoft YaHei" w:eastAsia="Microsoft YaHei" w:hAnsi="Microsoft YaHei" w:hint="eastAsia"/>
          <w:lang w:eastAsia="zh-CN"/>
        </w:rPr>
        <w:t>致力于利用区块链和移动技术解决</w:t>
      </w:r>
      <w:r>
        <w:rPr>
          <w:rFonts w:ascii="Microsoft YaHei" w:eastAsia="Microsoft YaHei" w:hAnsi="Microsoft YaHei" w:hint="eastAsia"/>
          <w:lang w:eastAsia="zh-CN"/>
        </w:rPr>
        <w:t>互助会现有的不足，特别是针对中国</w:t>
      </w:r>
      <w:r w:rsidRPr="003D25B1">
        <w:rPr>
          <w:rFonts w:ascii="Microsoft YaHei" w:eastAsia="Microsoft YaHei" w:hAnsi="Microsoft YaHei" w:hint="eastAsia"/>
          <w:lang w:eastAsia="zh-CN"/>
        </w:rPr>
        <w:t>等发展中国家的中产阶级用户。</w:t>
      </w:r>
      <w:r w:rsidRPr="00330893">
        <w:rPr>
          <w:rFonts w:ascii="Microsoft YaHei" w:eastAsia="Microsoft YaHei" w:hAnsi="Microsoft YaHei" w:hint="eastAsia"/>
          <w:lang w:eastAsia="zh-CN"/>
        </w:rPr>
        <w:t>区块链促进</w:t>
      </w:r>
      <w:r>
        <w:rPr>
          <w:rFonts w:ascii="Microsoft YaHei" w:eastAsia="Microsoft YaHei" w:hAnsi="Microsoft YaHei" w:hint="eastAsia"/>
          <w:lang w:eastAsia="zh-CN"/>
        </w:rPr>
        <w:t>互助会</w:t>
      </w:r>
      <w:r w:rsidRPr="00330893">
        <w:rPr>
          <w:rFonts w:ascii="Microsoft YaHei" w:eastAsia="Microsoft YaHei" w:hAnsi="Microsoft YaHei" w:hint="eastAsia"/>
          <w:lang w:eastAsia="zh-CN"/>
        </w:rPr>
        <w:t>透明化。所有关于互助会的重要信息将安全准确地在区块链上自动存档。这些档案将对所有会员公开。区块链去除第三方管理的必要。区块链技术实现自动付款和归档。用户因此可以自行管理互助会，无需外界介入。</w:t>
      </w:r>
      <w:r>
        <w:rPr>
          <w:rFonts w:ascii="Microsoft YaHei" w:eastAsia="Microsoft YaHei" w:hAnsi="Microsoft YaHei" w:hint="eastAsia"/>
          <w:lang w:eastAsia="zh-CN"/>
        </w:rPr>
        <w:t>一个</w:t>
      </w:r>
      <w:r>
        <w:rPr>
          <w:rFonts w:ascii="Microsoft YaHei" w:eastAsia="Microsoft YaHei" w:hAnsi="Microsoft YaHei"/>
          <w:lang w:eastAsia="zh-CN"/>
        </w:rPr>
        <w:t>成功的互助</w:t>
      </w:r>
      <w:r>
        <w:rPr>
          <w:rFonts w:ascii="Microsoft YaHei" w:eastAsia="Microsoft YaHei" w:hAnsi="Microsoft YaHei" w:hint="eastAsia"/>
          <w:lang w:eastAsia="zh-CN"/>
        </w:rPr>
        <w:t>会建立</w:t>
      </w:r>
      <w:r>
        <w:rPr>
          <w:rFonts w:ascii="Microsoft YaHei" w:eastAsia="Microsoft YaHei" w:hAnsi="Microsoft YaHei"/>
          <w:lang w:eastAsia="zh-CN"/>
        </w:rPr>
        <w:t>了成员之间的信任。</w:t>
      </w:r>
      <w:r>
        <w:rPr>
          <w:rFonts w:ascii="Microsoft YaHei" w:eastAsia="Microsoft YaHei" w:hAnsi="Microsoft YaHei" w:hint="eastAsia"/>
          <w:lang w:eastAsia="zh-CN"/>
        </w:rPr>
        <w:t>该</w:t>
      </w:r>
      <w:r>
        <w:rPr>
          <w:rFonts w:ascii="Microsoft YaHei" w:eastAsia="Microsoft YaHei" w:hAnsi="Microsoft YaHei"/>
          <w:lang w:eastAsia="zh-CN"/>
        </w:rPr>
        <w:t>互助会的信誉</w:t>
      </w:r>
      <w:r>
        <w:rPr>
          <w:rFonts w:ascii="Microsoft YaHei" w:eastAsia="Microsoft YaHei" w:hAnsi="Microsoft YaHei" w:hint="eastAsia"/>
          <w:lang w:eastAsia="zh-CN"/>
        </w:rPr>
        <w:t>可以</w:t>
      </w:r>
      <w:r>
        <w:rPr>
          <w:rFonts w:ascii="Microsoft YaHei" w:eastAsia="Microsoft YaHei" w:hAnsi="Microsoft YaHei"/>
          <w:lang w:eastAsia="zh-CN"/>
        </w:rPr>
        <w:t>吸引其他人员加入互助会。</w:t>
      </w:r>
      <w:r>
        <w:rPr>
          <w:rFonts w:ascii="Microsoft YaHei" w:eastAsia="Microsoft YaHei" w:hAnsi="Microsoft YaHei" w:hint="eastAsia"/>
          <w:lang w:eastAsia="zh-CN"/>
        </w:rPr>
        <w:t>并且</w:t>
      </w:r>
      <w:r>
        <w:rPr>
          <w:rFonts w:ascii="Microsoft YaHei" w:eastAsia="Microsoft YaHei" w:hAnsi="Microsoft YaHei"/>
          <w:lang w:eastAsia="zh-CN"/>
        </w:rPr>
        <w:t>其他</w:t>
      </w:r>
      <w:r>
        <w:rPr>
          <w:rFonts w:ascii="Microsoft YaHei" w:eastAsia="Microsoft YaHei" w:hAnsi="Microsoft YaHei" w:hint="eastAsia"/>
          <w:lang w:eastAsia="zh-CN"/>
        </w:rPr>
        <w:t>地域</w:t>
      </w:r>
      <w:r>
        <w:rPr>
          <w:rFonts w:ascii="Microsoft YaHei" w:eastAsia="Microsoft YaHei" w:hAnsi="Microsoft YaHei"/>
          <w:lang w:eastAsia="zh-CN"/>
        </w:rPr>
        <w:t>的互助会可以参照成功模式进行</w:t>
      </w:r>
      <w:r>
        <w:rPr>
          <w:rFonts w:ascii="Microsoft YaHei" w:eastAsia="Microsoft YaHei" w:hAnsi="Microsoft YaHei" w:hint="eastAsia"/>
          <w:lang w:eastAsia="zh-CN"/>
        </w:rPr>
        <w:t>复制，</w:t>
      </w:r>
      <w:r>
        <w:rPr>
          <w:rFonts w:ascii="Microsoft YaHei" w:eastAsia="Microsoft YaHei" w:hAnsi="Microsoft YaHei"/>
          <w:lang w:eastAsia="zh-CN"/>
        </w:rPr>
        <w:t>从而</w:t>
      </w:r>
      <w:r>
        <w:rPr>
          <w:rFonts w:ascii="Microsoft YaHei" w:eastAsia="Microsoft YaHei" w:hAnsi="Microsoft YaHei" w:hint="eastAsia"/>
          <w:lang w:eastAsia="zh-CN"/>
        </w:rPr>
        <w:t>克服</w:t>
      </w:r>
      <w:r>
        <w:rPr>
          <w:rFonts w:ascii="Microsoft YaHei" w:eastAsia="Microsoft YaHei" w:hAnsi="Microsoft YaHei"/>
          <w:lang w:eastAsia="zh-CN"/>
        </w:rPr>
        <w:t>了传统互助会所面临的问题。</w:t>
      </w:r>
    </w:p>
    <w:p w14:paraId="5E4E93C5" w14:textId="296C0285" w:rsidR="004756A8" w:rsidRPr="00BD7390" w:rsidRDefault="004756A8" w:rsidP="00B73DC6">
      <w:pPr>
        <w:tabs>
          <w:tab w:val="left" w:pos="1215"/>
        </w:tabs>
        <w:jc w:val="both"/>
        <w:rPr>
          <w:rFonts w:ascii=".萍方-简" w:eastAsia=".萍方-简" w:hAnsi=".萍方-简" w:hint="eastAsia"/>
          <w:lang w:eastAsia="zh-CN"/>
          <w:rPrChange w:id="686" w:author="Jie Lan" w:date="2017-08-19T22:02:00Z">
            <w:rPr>
              <w:rFonts w:ascii="Microsoft YaHei" w:eastAsia="Microsoft YaHei" w:hAnsi="Microsoft YaHei" w:hint="eastAsia"/>
              <w:lang w:eastAsia="zh-CN"/>
            </w:rPr>
          </w:rPrChange>
        </w:rPr>
        <w:pPrChange w:id="687" w:author="Jie Lan" w:date="2017-08-19T20:30:00Z">
          <w:pPr>
            <w:tabs>
              <w:tab w:val="left" w:pos="1215"/>
            </w:tabs>
          </w:pPr>
        </w:pPrChange>
      </w:pPr>
      <w:ins w:id="688" w:author="Jie Lan" w:date="2017-08-19T21:52:00Z">
        <w:r w:rsidRPr="00BD7390">
          <w:rPr>
            <w:rFonts w:ascii=".萍方-简" w:eastAsia=".萍方-简" w:hAnsi=".萍方-简"/>
            <w:lang w:eastAsia="zh-CN"/>
            <w:rPrChange w:id="689" w:author="Jie Lan" w:date="2017-08-19T22:02:00Z">
              <w:rPr>
                <w:rFonts w:ascii="Microsoft YaHei" w:eastAsia="Microsoft YaHei" w:hAnsi="Microsoft YaHei"/>
                <w:lang w:eastAsia="zh-CN"/>
              </w:rPr>
            </w:rPrChange>
          </w:rPr>
          <w:lastRenderedPageBreak/>
          <w:t xml:space="preserve">Traditional MIG is difficult to expand on a large scale. </w:t>
        </w:r>
      </w:ins>
      <w:ins w:id="690" w:author="Jie Lan" w:date="2017-08-19T21:53:00Z">
        <w:r w:rsidR="00BD7390" w:rsidRPr="00BD7390">
          <w:rPr>
            <w:rFonts w:ascii=".萍方-简" w:eastAsia=".萍方-简" w:hAnsi=".萍方-简"/>
            <w:lang w:eastAsia="zh-CN"/>
            <w:rPrChange w:id="691" w:author="Jie Lan" w:date="2017-08-19T22:02:00Z">
              <w:rPr>
                <w:rFonts w:ascii="Microsoft YaHei" w:eastAsia="Microsoft YaHei" w:hAnsi="Microsoft YaHei"/>
                <w:lang w:eastAsia="zh-CN"/>
              </w:rPr>
            </w:rPrChange>
          </w:rPr>
          <w:t xml:space="preserve">Because, in general, </w:t>
        </w:r>
      </w:ins>
      <w:ins w:id="692" w:author="Jie Lan" w:date="2017-08-19T21:52:00Z">
        <w:r w:rsidRPr="00BD7390">
          <w:rPr>
            <w:rFonts w:ascii=".萍方-简" w:eastAsia=".萍方-简" w:hAnsi=".萍方-简"/>
            <w:lang w:eastAsia="zh-CN"/>
            <w:rPrChange w:id="693" w:author="Jie Lan" w:date="2017-08-19T22:02:00Z">
              <w:rPr>
                <w:rFonts w:ascii="Microsoft YaHei" w:eastAsia="Microsoft YaHei" w:hAnsi="Microsoft YaHei"/>
                <w:lang w:eastAsia="zh-CN"/>
              </w:rPr>
            </w:rPrChange>
          </w:rPr>
          <w:t xml:space="preserve">members must be in a common community circle to participate in the resolution and manage </w:t>
        </w:r>
        <w:r w:rsidRPr="00BD7390">
          <w:rPr>
            <w:rFonts w:ascii=".萍方-简" w:eastAsia=".萍方-简" w:hAnsi=".萍方-简" w:hint="eastAsia"/>
            <w:lang w:eastAsia="zh-CN"/>
            <w:rPrChange w:id="694" w:author="Jie Lan" w:date="2017-08-19T22:02:00Z">
              <w:rPr>
                <w:rFonts w:ascii="Microsoft YaHei" w:eastAsia="Microsoft YaHei" w:hAnsi="Microsoft YaHei" w:hint="eastAsia"/>
                <w:lang w:eastAsia="zh-CN"/>
              </w:rPr>
            </w:rPrChange>
          </w:rPr>
          <w:t>the</w:t>
        </w:r>
        <w:r w:rsidRPr="00BD7390">
          <w:rPr>
            <w:rFonts w:ascii=".萍方-简" w:eastAsia=".萍方-简" w:hAnsi=".萍方-简"/>
            <w:lang w:eastAsia="zh-CN"/>
            <w:rPrChange w:id="695" w:author="Jie Lan" w:date="2017-08-19T22:02:00Z">
              <w:rPr>
                <w:rFonts w:ascii="Microsoft YaHei" w:eastAsia="Microsoft YaHei" w:hAnsi="Microsoft YaHei"/>
                <w:lang w:eastAsia="zh-CN"/>
              </w:rPr>
            </w:rPrChange>
          </w:rPr>
          <w:t xml:space="preserve"> fund themselves. </w:t>
        </w:r>
        <w:r w:rsidR="00BD7390" w:rsidRPr="00BD7390">
          <w:rPr>
            <w:rFonts w:ascii=".萍方-简" w:eastAsia=".萍方-简" w:hAnsi=".萍方-简"/>
            <w:lang w:eastAsia="zh-CN"/>
            <w:rPrChange w:id="696" w:author="Jie Lan" w:date="2017-08-19T22:02:00Z">
              <w:rPr>
                <w:rFonts w:ascii="Microsoft YaHei" w:eastAsia="Microsoft YaHei" w:hAnsi="Microsoft YaHei"/>
                <w:lang w:eastAsia="zh-CN"/>
              </w:rPr>
            </w:rPrChange>
          </w:rPr>
          <w:t>T</w:t>
        </w:r>
      </w:ins>
      <w:ins w:id="697" w:author="Jie Lan" w:date="2017-08-19T21:53:00Z">
        <w:r w:rsidR="00BD7390" w:rsidRPr="00BD7390">
          <w:rPr>
            <w:rFonts w:ascii=".萍方-简" w:eastAsia=".萍方-简" w:hAnsi=".萍方-简"/>
            <w:lang w:eastAsia="zh-CN"/>
            <w:rPrChange w:id="698" w:author="Jie Lan" w:date="2017-08-19T22:02:00Z">
              <w:rPr>
                <w:rFonts w:ascii="Microsoft YaHei" w:eastAsia="Microsoft YaHei" w:hAnsi="Microsoft YaHei"/>
                <w:lang w:eastAsia="zh-CN"/>
              </w:rPr>
            </w:rPrChange>
          </w:rPr>
          <w:t xml:space="preserve">his reason also </w:t>
        </w:r>
      </w:ins>
      <w:ins w:id="699" w:author="Jie Lan" w:date="2017-08-19T21:52:00Z">
        <w:r w:rsidRPr="00BD7390">
          <w:rPr>
            <w:rFonts w:ascii=".萍方-简" w:eastAsia=".萍方-简" w:hAnsi=".萍方-简"/>
            <w:lang w:eastAsia="zh-CN"/>
            <w:rPrChange w:id="700" w:author="Jie Lan" w:date="2017-08-19T22:02:00Z">
              <w:rPr>
                <w:rFonts w:ascii="Microsoft YaHei" w:eastAsia="Microsoft YaHei" w:hAnsi="Microsoft YaHei"/>
                <w:lang w:eastAsia="zh-CN"/>
              </w:rPr>
            </w:rPrChange>
          </w:rPr>
          <w:t>limit the same members to pa</w:t>
        </w:r>
        <w:r w:rsidR="00BD7390" w:rsidRPr="00BD7390">
          <w:rPr>
            <w:rFonts w:ascii=".萍方-简" w:eastAsia=".萍方-简" w:hAnsi=".萍方-简"/>
            <w:lang w:eastAsia="zh-CN"/>
            <w:rPrChange w:id="701" w:author="Jie Lan" w:date="2017-08-19T22:02:00Z">
              <w:rPr>
                <w:rFonts w:ascii="Microsoft YaHei" w:eastAsia="Microsoft YaHei" w:hAnsi="Microsoft YaHei"/>
                <w:lang w:eastAsia="zh-CN"/>
              </w:rPr>
            </w:rPrChange>
          </w:rPr>
          <w:t>rticipate in multiple MIG at the same time</w:t>
        </w:r>
        <w:r w:rsidRPr="00BD7390">
          <w:rPr>
            <w:rFonts w:ascii=".萍方-简" w:eastAsia=".萍方-简" w:hAnsi=".萍方-简"/>
            <w:lang w:eastAsia="zh-CN"/>
            <w:rPrChange w:id="702" w:author="Jie Lan" w:date="2017-08-19T22:02:00Z">
              <w:rPr>
                <w:rFonts w:ascii="Microsoft YaHei" w:eastAsia="Microsoft YaHei" w:hAnsi="Microsoft YaHei"/>
                <w:lang w:eastAsia="zh-CN"/>
              </w:rPr>
            </w:rPrChange>
          </w:rPr>
          <w:t>. Mchai</w:t>
        </w:r>
        <w:r w:rsidR="00BD7390" w:rsidRPr="00BD7390">
          <w:rPr>
            <w:rFonts w:ascii=".萍方-简" w:eastAsia=".萍方-简" w:hAnsi=".萍方-简"/>
            <w:lang w:eastAsia="zh-CN"/>
            <w:rPrChange w:id="703" w:author="Jie Lan" w:date="2017-08-19T22:02:00Z">
              <w:rPr>
                <w:rFonts w:ascii="Microsoft YaHei" w:eastAsia="Microsoft YaHei" w:hAnsi="Microsoft YaHei"/>
                <w:lang w:eastAsia="zh-CN"/>
              </w:rPr>
            </w:rPrChange>
          </w:rPr>
          <w:t>n is committed to using Block Chain</w:t>
        </w:r>
        <w:r w:rsidRPr="00BD7390">
          <w:rPr>
            <w:rFonts w:ascii=".萍方-简" w:eastAsia=".萍方-简" w:hAnsi=".萍方-简"/>
            <w:lang w:eastAsia="zh-CN"/>
            <w:rPrChange w:id="704" w:author="Jie Lan" w:date="2017-08-19T22:02:00Z">
              <w:rPr>
                <w:rFonts w:ascii="Microsoft YaHei" w:eastAsia="Microsoft YaHei" w:hAnsi="Microsoft YaHei"/>
                <w:lang w:eastAsia="zh-CN"/>
              </w:rPr>
            </w:rPrChange>
          </w:rPr>
          <w:t xml:space="preserve"> and mobile technology to solve the existing shortcomings of </w:t>
        </w:r>
      </w:ins>
      <w:ins w:id="705" w:author="Jie Lan" w:date="2017-08-19T21:54:00Z">
        <w:r w:rsidR="00BD7390" w:rsidRPr="00BD7390">
          <w:rPr>
            <w:rFonts w:ascii=".萍方-简" w:eastAsia=".萍方-简" w:hAnsi=".萍方-简"/>
            <w:lang w:eastAsia="zh-CN"/>
            <w:rPrChange w:id="706" w:author="Jie Lan" w:date="2017-08-19T22:02:00Z">
              <w:rPr>
                <w:rFonts w:ascii="Microsoft YaHei" w:eastAsia="Microsoft YaHei" w:hAnsi="Microsoft YaHei"/>
                <w:lang w:eastAsia="zh-CN"/>
              </w:rPr>
            </w:rPrChange>
          </w:rPr>
          <w:t>MIG</w:t>
        </w:r>
      </w:ins>
      <w:ins w:id="707" w:author="Jie Lan" w:date="2017-08-19T21:52:00Z">
        <w:r w:rsidRPr="00BD7390">
          <w:rPr>
            <w:rFonts w:ascii=".萍方-简" w:eastAsia=".萍方-简" w:hAnsi=".萍方-简"/>
            <w:lang w:eastAsia="zh-CN"/>
            <w:rPrChange w:id="708" w:author="Jie Lan" w:date="2017-08-19T22:02:00Z">
              <w:rPr>
                <w:rFonts w:ascii="Microsoft YaHei" w:eastAsia="Microsoft YaHei" w:hAnsi="Microsoft YaHei"/>
                <w:lang w:eastAsia="zh-CN"/>
              </w:rPr>
            </w:rPrChange>
          </w:rPr>
          <w:t xml:space="preserve">, especially for </w:t>
        </w:r>
        <w:r w:rsidR="00BD7390" w:rsidRPr="00BD7390">
          <w:rPr>
            <w:rFonts w:ascii=".萍方-简" w:eastAsia=".萍方-简" w:hAnsi=".萍方-简"/>
            <w:lang w:eastAsia="zh-CN"/>
            <w:rPrChange w:id="709" w:author="Jie Lan" w:date="2017-08-19T22:02:00Z">
              <w:rPr>
                <w:rFonts w:ascii="Microsoft YaHei" w:eastAsia="Microsoft YaHei" w:hAnsi="Microsoft YaHei"/>
                <w:lang w:eastAsia="zh-CN"/>
              </w:rPr>
            </w:rPrChange>
          </w:rPr>
          <w:t xml:space="preserve">middle-class users from </w:t>
        </w:r>
      </w:ins>
      <w:ins w:id="710" w:author="Jie Lan" w:date="2017-08-19T21:54:00Z">
        <w:r w:rsidR="00BD7390" w:rsidRPr="00BD7390">
          <w:rPr>
            <w:rFonts w:ascii=".萍方-简" w:eastAsia=".萍方-简" w:hAnsi=".萍方-简"/>
            <w:lang w:eastAsia="zh-CN"/>
            <w:rPrChange w:id="711" w:author="Jie Lan" w:date="2017-08-19T22:02:00Z">
              <w:rPr>
                <w:rFonts w:ascii="Microsoft YaHei" w:eastAsia="Microsoft YaHei" w:hAnsi="Microsoft YaHei"/>
                <w:lang w:eastAsia="zh-CN"/>
              </w:rPr>
            </w:rPrChange>
          </w:rPr>
          <w:t>developing countries like China.</w:t>
        </w:r>
      </w:ins>
      <w:ins w:id="712" w:author="Jie Lan" w:date="2017-08-19T21:52:00Z">
        <w:r w:rsidR="00BD7390" w:rsidRPr="00BD7390">
          <w:rPr>
            <w:rFonts w:ascii=".萍方-简" w:eastAsia=".萍方-简" w:hAnsi=".萍方-简"/>
            <w:lang w:eastAsia="zh-CN"/>
            <w:rPrChange w:id="713" w:author="Jie Lan" w:date="2017-08-19T22:02:00Z">
              <w:rPr>
                <w:rFonts w:ascii="Microsoft YaHei" w:eastAsia="Microsoft YaHei" w:hAnsi="Microsoft YaHei"/>
                <w:lang w:eastAsia="zh-CN"/>
              </w:rPr>
            </w:rPrChange>
          </w:rPr>
          <w:t xml:space="preserve"> Block chain </w:t>
        </w:r>
      </w:ins>
      <w:ins w:id="714" w:author="Jie Lan" w:date="2017-08-19T21:55:00Z">
        <w:r w:rsidR="00BD7390" w:rsidRPr="00BD7390">
          <w:rPr>
            <w:rFonts w:ascii=".萍方-简" w:eastAsia=".萍方-简" w:hAnsi=".萍方-简"/>
            <w:lang w:eastAsia="zh-CN"/>
            <w:rPrChange w:id="715" w:author="Jie Lan" w:date="2017-08-19T22:02:00Z">
              <w:rPr>
                <w:rFonts w:ascii="Microsoft YaHei" w:eastAsia="Microsoft YaHei" w:hAnsi="Microsoft YaHei"/>
                <w:lang w:eastAsia="zh-CN"/>
              </w:rPr>
            </w:rPrChange>
          </w:rPr>
          <w:t xml:space="preserve">will </w:t>
        </w:r>
      </w:ins>
      <w:ins w:id="716" w:author="Jie Lan" w:date="2017-08-19T21:52:00Z">
        <w:r w:rsidR="00BD7390" w:rsidRPr="00BD7390">
          <w:rPr>
            <w:rFonts w:ascii=".萍方-简" w:eastAsia=".萍方-简" w:hAnsi=".萍方-简"/>
            <w:lang w:eastAsia="zh-CN"/>
            <w:rPrChange w:id="717" w:author="Jie Lan" w:date="2017-08-19T22:02:00Z">
              <w:rPr>
                <w:rFonts w:ascii="Microsoft YaHei" w:eastAsia="Microsoft YaHei" w:hAnsi="Microsoft YaHei"/>
                <w:lang w:eastAsia="zh-CN"/>
              </w:rPr>
            </w:rPrChange>
          </w:rPr>
          <w:t>promote</w:t>
        </w:r>
      </w:ins>
      <w:ins w:id="718" w:author="Jie Lan" w:date="2017-08-19T21:55:00Z">
        <w:r w:rsidR="00BD7390" w:rsidRPr="00BD7390">
          <w:rPr>
            <w:rFonts w:ascii=".萍方-简" w:eastAsia=".萍方-简" w:hAnsi=".萍方-简"/>
            <w:lang w:eastAsia="zh-CN"/>
            <w:rPrChange w:id="719" w:author="Jie Lan" w:date="2017-08-19T22:02:00Z">
              <w:rPr>
                <w:rFonts w:ascii="Microsoft YaHei" w:eastAsia="Microsoft YaHei" w:hAnsi="Microsoft YaHei"/>
                <w:lang w:eastAsia="zh-CN"/>
              </w:rPr>
            </w:rPrChange>
          </w:rPr>
          <w:t xml:space="preserve"> </w:t>
        </w:r>
      </w:ins>
      <w:ins w:id="720" w:author="Jie Lan" w:date="2017-08-19T21:52:00Z">
        <w:r w:rsidR="00BD7390" w:rsidRPr="00BD7390">
          <w:rPr>
            <w:rFonts w:ascii=".萍方-简" w:eastAsia=".萍方-简" w:hAnsi=".萍方-简"/>
            <w:lang w:eastAsia="zh-CN"/>
            <w:rPrChange w:id="721" w:author="Jie Lan" w:date="2017-08-19T22:02:00Z">
              <w:rPr>
                <w:rFonts w:ascii="Microsoft YaHei" w:eastAsia="Microsoft YaHei" w:hAnsi="Microsoft YaHei"/>
                <w:lang w:eastAsia="zh-CN"/>
              </w:rPr>
            </w:rPrChange>
          </w:rPr>
          <w:t>transparency of MIG</w:t>
        </w:r>
        <w:r w:rsidRPr="00BD7390">
          <w:rPr>
            <w:rFonts w:ascii=".萍方-简" w:eastAsia=".萍方-简" w:hAnsi=".萍方-简"/>
            <w:lang w:eastAsia="zh-CN"/>
            <w:rPrChange w:id="722" w:author="Jie Lan" w:date="2017-08-19T22:02:00Z">
              <w:rPr>
                <w:rFonts w:ascii="Microsoft YaHei" w:eastAsia="Microsoft YaHei" w:hAnsi="Microsoft YaHei"/>
                <w:lang w:eastAsia="zh-CN"/>
              </w:rPr>
            </w:rPrChange>
          </w:rPr>
          <w:t xml:space="preserve">. All important information about </w:t>
        </w:r>
        <w:r w:rsidR="00BD7390" w:rsidRPr="00BD7390">
          <w:rPr>
            <w:rFonts w:ascii=".萍方-简" w:eastAsia=".萍方-简" w:hAnsi=".萍方-简"/>
            <w:lang w:eastAsia="zh-CN"/>
            <w:rPrChange w:id="723" w:author="Jie Lan" w:date="2017-08-19T22:02:00Z">
              <w:rPr>
                <w:rFonts w:ascii="Microsoft YaHei" w:eastAsia="Microsoft YaHei" w:hAnsi="Microsoft YaHei"/>
                <w:lang w:eastAsia="zh-CN"/>
              </w:rPr>
            </w:rPrChange>
          </w:rPr>
          <w:t>the MIG</w:t>
        </w:r>
        <w:r w:rsidRPr="00BD7390">
          <w:rPr>
            <w:rFonts w:ascii=".萍方-简" w:eastAsia=".萍方-简" w:hAnsi=".萍方-简"/>
            <w:lang w:eastAsia="zh-CN"/>
            <w:rPrChange w:id="724" w:author="Jie Lan" w:date="2017-08-19T22:02:00Z">
              <w:rPr>
                <w:rFonts w:ascii="Microsoft YaHei" w:eastAsia="Microsoft YaHei" w:hAnsi="Microsoft YaHei"/>
                <w:lang w:eastAsia="zh-CN"/>
              </w:rPr>
            </w:rPrChange>
          </w:rPr>
          <w:t xml:space="preserve"> will be safely and accurately archived automatically in the block chain. These files will be open to all members. Block chain remov</w:t>
        </w:r>
      </w:ins>
      <w:ins w:id="725" w:author="Jie Lan" w:date="2017-08-19T21:56:00Z">
        <w:r w:rsidR="00BD7390" w:rsidRPr="00BD7390">
          <w:rPr>
            <w:rFonts w:ascii=".萍方-简" w:eastAsia=".萍方-简" w:hAnsi=".萍方-简"/>
            <w:lang w:eastAsia="zh-CN"/>
            <w:rPrChange w:id="726" w:author="Jie Lan" w:date="2017-08-19T22:02:00Z">
              <w:rPr>
                <w:rFonts w:ascii="Microsoft YaHei" w:eastAsia="Microsoft YaHei" w:hAnsi="Microsoft YaHei"/>
                <w:lang w:eastAsia="zh-CN"/>
              </w:rPr>
            </w:rPrChange>
          </w:rPr>
          <w:t>e</w:t>
        </w:r>
      </w:ins>
      <w:ins w:id="727" w:author="Jie Lan" w:date="2017-08-19T21:52:00Z">
        <w:r w:rsidRPr="00BD7390">
          <w:rPr>
            <w:rFonts w:ascii=".萍方-简" w:eastAsia=".萍方-简" w:hAnsi=".萍方-简"/>
            <w:lang w:eastAsia="zh-CN"/>
            <w:rPrChange w:id="728" w:author="Jie Lan" w:date="2017-08-19T22:02:00Z">
              <w:rPr>
                <w:rFonts w:ascii="Microsoft YaHei" w:eastAsia="Microsoft YaHei" w:hAnsi="Microsoft YaHei"/>
                <w:lang w:eastAsia="zh-CN"/>
              </w:rPr>
            </w:rPrChange>
          </w:rPr>
          <w:t xml:space="preserve"> </w:t>
        </w:r>
      </w:ins>
      <w:ins w:id="729" w:author="Jie Lan" w:date="2017-08-19T21:56:00Z">
        <w:r w:rsidR="00BD7390" w:rsidRPr="00BD7390">
          <w:rPr>
            <w:rFonts w:ascii=".萍方-简" w:eastAsia=".萍方-简" w:hAnsi=".萍方-简"/>
            <w:lang w:eastAsia="zh-CN"/>
            <w:rPrChange w:id="730" w:author="Jie Lan" w:date="2017-08-19T22:02:00Z">
              <w:rPr>
                <w:rFonts w:ascii="Microsoft YaHei" w:eastAsia="Microsoft YaHei" w:hAnsi="Microsoft YaHei"/>
                <w:lang w:eastAsia="zh-CN"/>
              </w:rPr>
            </w:rPrChange>
          </w:rPr>
          <w:t>necess</w:t>
        </w:r>
      </w:ins>
      <w:ins w:id="731" w:author="Jie Lan" w:date="2017-08-19T21:57:00Z">
        <w:r w:rsidR="00BD7390" w:rsidRPr="00BD7390">
          <w:rPr>
            <w:rFonts w:ascii=".萍方-简" w:eastAsia=".萍方-简" w:hAnsi=".萍方-简"/>
            <w:lang w:eastAsia="zh-CN"/>
            <w:rPrChange w:id="732" w:author="Jie Lan" w:date="2017-08-19T22:02:00Z">
              <w:rPr>
                <w:rFonts w:ascii="Microsoft YaHei" w:eastAsia="Microsoft YaHei" w:hAnsi="Microsoft YaHei"/>
                <w:lang w:eastAsia="zh-CN"/>
              </w:rPr>
            </w:rPrChange>
          </w:rPr>
          <w:t>ity</w:t>
        </w:r>
      </w:ins>
      <w:ins w:id="733" w:author="Jie Lan" w:date="2017-08-19T21:52:00Z">
        <w:r w:rsidRPr="00BD7390">
          <w:rPr>
            <w:rFonts w:ascii=".萍方-简" w:eastAsia=".萍方-简" w:hAnsi=".萍方-简"/>
            <w:lang w:eastAsia="zh-CN"/>
            <w:rPrChange w:id="734" w:author="Jie Lan" w:date="2017-08-19T22:02:00Z">
              <w:rPr>
                <w:rFonts w:ascii="Microsoft YaHei" w:eastAsia="Microsoft YaHei" w:hAnsi="Microsoft YaHei"/>
                <w:lang w:eastAsia="zh-CN"/>
              </w:rPr>
            </w:rPrChange>
          </w:rPr>
          <w:t xml:space="preserve"> </w:t>
        </w:r>
      </w:ins>
      <w:ins w:id="735" w:author="Jie Lan" w:date="2017-08-19T21:57:00Z">
        <w:r w:rsidR="00BD7390" w:rsidRPr="00BD7390">
          <w:rPr>
            <w:rFonts w:ascii=".萍方-简" w:eastAsia=".萍方-简" w:hAnsi=".萍方-简"/>
            <w:lang w:eastAsia="zh-CN"/>
            <w:rPrChange w:id="736" w:author="Jie Lan" w:date="2017-08-19T22:02:00Z">
              <w:rPr>
                <w:rFonts w:ascii="Microsoft YaHei" w:eastAsia="Microsoft YaHei" w:hAnsi="Microsoft YaHei"/>
                <w:lang w:eastAsia="zh-CN"/>
              </w:rPr>
            </w:rPrChange>
          </w:rPr>
          <w:t>of</w:t>
        </w:r>
      </w:ins>
      <w:ins w:id="737" w:author="Jie Lan" w:date="2017-08-19T21:52:00Z">
        <w:r w:rsidRPr="00BD7390">
          <w:rPr>
            <w:rFonts w:ascii=".萍方-简" w:eastAsia=".萍方-简" w:hAnsi=".萍方-简"/>
            <w:lang w:eastAsia="zh-CN"/>
            <w:rPrChange w:id="738" w:author="Jie Lan" w:date="2017-08-19T22:02:00Z">
              <w:rPr>
                <w:rFonts w:ascii="Microsoft YaHei" w:eastAsia="Microsoft YaHei" w:hAnsi="Microsoft YaHei"/>
                <w:lang w:eastAsia="zh-CN"/>
              </w:rPr>
            </w:rPrChange>
          </w:rPr>
          <w:t xml:space="preserve"> third party management. Block chain technology </w:t>
        </w:r>
      </w:ins>
      <w:ins w:id="739" w:author="Jie Lan" w:date="2017-08-19T21:57:00Z">
        <w:r w:rsidR="00BD7390" w:rsidRPr="00BD7390">
          <w:rPr>
            <w:rFonts w:ascii=".萍方-简" w:eastAsia=".萍方-简" w:hAnsi=".萍方-简"/>
            <w:lang w:eastAsia="zh-CN"/>
            <w:rPrChange w:id="740" w:author="Jie Lan" w:date="2017-08-19T22:02:00Z">
              <w:rPr>
                <w:rFonts w:ascii="Microsoft YaHei" w:eastAsia="Microsoft YaHei" w:hAnsi="Microsoft YaHei"/>
                <w:lang w:eastAsia="zh-CN"/>
              </w:rPr>
            </w:rPrChange>
          </w:rPr>
          <w:t>provide functionality of</w:t>
        </w:r>
      </w:ins>
      <w:ins w:id="741" w:author="Jie Lan" w:date="2017-08-19T21:52:00Z">
        <w:r w:rsidRPr="00BD7390">
          <w:rPr>
            <w:rFonts w:ascii=".萍方-简" w:eastAsia=".萍方-简" w:hAnsi=".萍方-简"/>
            <w:lang w:eastAsia="zh-CN"/>
            <w:rPrChange w:id="742" w:author="Jie Lan" w:date="2017-08-19T22:02:00Z">
              <w:rPr>
                <w:rFonts w:ascii="Microsoft YaHei" w:eastAsia="Microsoft YaHei" w:hAnsi="Microsoft YaHei"/>
                <w:lang w:eastAsia="zh-CN"/>
              </w:rPr>
            </w:rPrChange>
          </w:rPr>
          <w:t xml:space="preserve"> automatic payment and archiving. Users can manage their own </w:t>
        </w:r>
      </w:ins>
      <w:ins w:id="743" w:author="Jie Lan" w:date="2017-08-19T21:58:00Z">
        <w:r w:rsidR="00BD7390" w:rsidRPr="00BD7390">
          <w:rPr>
            <w:rFonts w:ascii=".萍方-简" w:eastAsia=".萍方-简" w:hAnsi=".萍方-简"/>
            <w:lang w:eastAsia="zh-CN"/>
            <w:rPrChange w:id="744" w:author="Jie Lan" w:date="2017-08-19T22:02:00Z">
              <w:rPr>
                <w:rFonts w:ascii="Microsoft YaHei" w:eastAsia="Microsoft YaHei" w:hAnsi="Microsoft YaHei"/>
                <w:lang w:eastAsia="zh-CN"/>
              </w:rPr>
            </w:rPrChange>
          </w:rPr>
          <w:t>MIG</w:t>
        </w:r>
      </w:ins>
      <w:ins w:id="745" w:author="Jie Lan" w:date="2017-08-19T21:52:00Z">
        <w:r w:rsidRPr="00BD7390">
          <w:rPr>
            <w:rFonts w:ascii=".萍方-简" w:eastAsia=".萍方-简" w:hAnsi=".萍方-简"/>
            <w:lang w:eastAsia="zh-CN"/>
            <w:rPrChange w:id="746" w:author="Jie Lan" w:date="2017-08-19T22:02:00Z">
              <w:rPr>
                <w:rFonts w:ascii="Microsoft YaHei" w:eastAsia="Microsoft YaHei" w:hAnsi="Microsoft YaHei"/>
                <w:lang w:eastAsia="zh-CN"/>
              </w:rPr>
            </w:rPrChange>
          </w:rPr>
          <w:t xml:space="preserve">, without external intervention. A successful </w:t>
        </w:r>
      </w:ins>
      <w:ins w:id="747" w:author="Jie Lan" w:date="2017-08-19T21:58:00Z">
        <w:r w:rsidR="00BD7390" w:rsidRPr="00BD7390">
          <w:rPr>
            <w:rFonts w:ascii=".萍方-简" w:eastAsia=".萍方-简" w:hAnsi=".萍方-简"/>
            <w:lang w:eastAsia="zh-CN"/>
            <w:rPrChange w:id="748" w:author="Jie Lan" w:date="2017-08-19T22:02:00Z">
              <w:rPr>
                <w:rFonts w:ascii="Microsoft YaHei" w:eastAsia="Microsoft YaHei" w:hAnsi="Microsoft YaHei"/>
                <w:lang w:eastAsia="zh-CN"/>
              </w:rPr>
            </w:rPrChange>
          </w:rPr>
          <w:t>MIG</w:t>
        </w:r>
      </w:ins>
      <w:ins w:id="749" w:author="Jie Lan" w:date="2017-08-19T21:52:00Z">
        <w:r w:rsidRPr="00BD7390">
          <w:rPr>
            <w:rFonts w:ascii=".萍方-简" w:eastAsia=".萍方-简" w:hAnsi=".萍方-简"/>
            <w:lang w:eastAsia="zh-CN"/>
            <w:rPrChange w:id="750" w:author="Jie Lan" w:date="2017-08-19T22:02:00Z">
              <w:rPr>
                <w:rFonts w:ascii="Microsoft YaHei" w:eastAsia="Microsoft YaHei" w:hAnsi="Microsoft YaHei"/>
                <w:lang w:eastAsia="zh-CN"/>
              </w:rPr>
            </w:rPrChange>
          </w:rPr>
          <w:t xml:space="preserve"> creates trust between members. </w:t>
        </w:r>
      </w:ins>
      <w:ins w:id="751" w:author="Jie Lan" w:date="2017-08-19T21:58:00Z">
        <w:r w:rsidR="00BD7390" w:rsidRPr="00BD7390">
          <w:rPr>
            <w:rFonts w:ascii=".萍方-简" w:eastAsia=".萍方-简" w:hAnsi=".萍方-简"/>
            <w:lang w:eastAsia="zh-CN"/>
            <w:rPrChange w:id="752" w:author="Jie Lan" w:date="2017-08-19T22:02:00Z">
              <w:rPr>
                <w:rFonts w:ascii="Microsoft YaHei" w:eastAsia="Microsoft YaHei" w:hAnsi="Microsoft YaHei"/>
                <w:lang w:eastAsia="zh-CN"/>
              </w:rPr>
            </w:rPrChange>
          </w:rPr>
          <w:t>And t</w:t>
        </w:r>
      </w:ins>
      <w:ins w:id="753" w:author="Jie Lan" w:date="2017-08-19T21:52:00Z">
        <w:r w:rsidRPr="00BD7390">
          <w:rPr>
            <w:rFonts w:ascii=".萍方-简" w:eastAsia=".萍方-简" w:hAnsi=".萍方-简"/>
            <w:lang w:eastAsia="zh-CN"/>
            <w:rPrChange w:id="754" w:author="Jie Lan" w:date="2017-08-19T22:02:00Z">
              <w:rPr>
                <w:rFonts w:ascii="Microsoft YaHei" w:eastAsia="Microsoft YaHei" w:hAnsi="Microsoft YaHei"/>
                <w:lang w:eastAsia="zh-CN"/>
              </w:rPr>
            </w:rPrChange>
          </w:rPr>
          <w:t xml:space="preserve">he credibility of the </w:t>
        </w:r>
      </w:ins>
      <w:ins w:id="755" w:author="Jie Lan" w:date="2017-08-19T21:58:00Z">
        <w:r w:rsidR="00BD7390" w:rsidRPr="00BD7390">
          <w:rPr>
            <w:rFonts w:ascii=".萍方-简" w:eastAsia=".萍方-简" w:hAnsi=".萍方-简"/>
            <w:lang w:eastAsia="zh-CN"/>
            <w:rPrChange w:id="756" w:author="Jie Lan" w:date="2017-08-19T22:02:00Z">
              <w:rPr>
                <w:rFonts w:ascii="Microsoft YaHei" w:eastAsia="Microsoft YaHei" w:hAnsi="Microsoft YaHei"/>
                <w:lang w:eastAsia="zh-CN"/>
              </w:rPr>
            </w:rPrChange>
          </w:rPr>
          <w:t>MIG</w:t>
        </w:r>
      </w:ins>
      <w:ins w:id="757" w:author="Jie Lan" w:date="2017-08-19T21:52:00Z">
        <w:r w:rsidRPr="00BD7390">
          <w:rPr>
            <w:rFonts w:ascii=".萍方-简" w:eastAsia=".萍方-简" w:hAnsi=".萍方-简"/>
            <w:lang w:eastAsia="zh-CN"/>
            <w:rPrChange w:id="758" w:author="Jie Lan" w:date="2017-08-19T22:02:00Z">
              <w:rPr>
                <w:rFonts w:ascii="Microsoft YaHei" w:eastAsia="Microsoft YaHei" w:hAnsi="Microsoft YaHei"/>
                <w:lang w:eastAsia="zh-CN"/>
              </w:rPr>
            </w:rPrChange>
          </w:rPr>
          <w:t xml:space="preserve"> can </w:t>
        </w:r>
        <w:r w:rsidR="00BD7390" w:rsidRPr="00BD7390">
          <w:rPr>
            <w:rFonts w:ascii=".萍方-简" w:eastAsia=".萍方-简" w:hAnsi=".萍方-简"/>
            <w:lang w:eastAsia="zh-CN"/>
            <w:rPrChange w:id="759" w:author="Jie Lan" w:date="2017-08-19T22:02:00Z">
              <w:rPr>
                <w:rFonts w:ascii="Microsoft YaHei" w:eastAsia="Microsoft YaHei" w:hAnsi="Microsoft YaHei"/>
                <w:lang w:eastAsia="zh-CN"/>
              </w:rPr>
            </w:rPrChange>
          </w:rPr>
          <w:t>attract other people to join</w:t>
        </w:r>
        <w:r w:rsidRPr="00BD7390">
          <w:rPr>
            <w:rFonts w:ascii=".萍方-简" w:eastAsia=".萍方-简" w:hAnsi=".萍方-简"/>
            <w:lang w:eastAsia="zh-CN"/>
            <w:rPrChange w:id="760" w:author="Jie Lan" w:date="2017-08-19T22:02:00Z">
              <w:rPr>
                <w:rFonts w:ascii="Microsoft YaHei" w:eastAsia="Microsoft YaHei" w:hAnsi="Microsoft YaHei"/>
                <w:lang w:eastAsia="zh-CN"/>
              </w:rPr>
            </w:rPrChange>
          </w:rPr>
          <w:t xml:space="preserve">. </w:t>
        </w:r>
      </w:ins>
      <w:ins w:id="761" w:author="Jie Lan" w:date="2017-08-19T21:58:00Z">
        <w:r w:rsidR="00BD7390" w:rsidRPr="00BD7390">
          <w:rPr>
            <w:rFonts w:ascii=".萍方-简" w:eastAsia=".萍方-简" w:hAnsi=".萍方-简"/>
            <w:lang w:eastAsia="zh-CN"/>
            <w:rPrChange w:id="762" w:author="Jie Lan" w:date="2017-08-19T22:02:00Z">
              <w:rPr>
                <w:rFonts w:ascii="Microsoft YaHei" w:eastAsia="Microsoft YaHei" w:hAnsi="Microsoft YaHei"/>
                <w:lang w:eastAsia="zh-CN"/>
              </w:rPr>
            </w:rPrChange>
          </w:rPr>
          <w:t xml:space="preserve">Other MIG </w:t>
        </w:r>
      </w:ins>
      <w:ins w:id="763" w:author="Jie Lan" w:date="2017-08-19T21:59:00Z">
        <w:r w:rsidR="00BD7390" w:rsidRPr="00BD7390">
          <w:rPr>
            <w:rFonts w:ascii=".萍方-简" w:eastAsia=".萍方-简" w:hAnsi=".萍方-简"/>
            <w:lang w:eastAsia="zh-CN"/>
            <w:rPrChange w:id="764" w:author="Jie Lan" w:date="2017-08-19T22:02:00Z">
              <w:rPr>
                <w:rFonts w:ascii="Microsoft YaHei" w:eastAsia="Microsoft YaHei" w:hAnsi="Microsoft YaHei"/>
                <w:lang w:eastAsia="zh-CN"/>
              </w:rPr>
            </w:rPrChange>
          </w:rPr>
          <w:t>from different geographic</w:t>
        </w:r>
      </w:ins>
      <w:ins w:id="765" w:author="Jie Lan" w:date="2017-08-19T21:52:00Z">
        <w:r w:rsidR="00BD7390" w:rsidRPr="00BD7390">
          <w:rPr>
            <w:rFonts w:ascii=".萍方-简" w:eastAsia=".萍方-简" w:hAnsi=".萍方-简"/>
            <w:lang w:eastAsia="zh-CN"/>
            <w:rPrChange w:id="766" w:author="Jie Lan" w:date="2017-08-19T22:02:00Z">
              <w:rPr>
                <w:rFonts w:ascii="Microsoft YaHei" w:eastAsia="Microsoft YaHei" w:hAnsi="Microsoft YaHei"/>
                <w:lang w:eastAsia="zh-CN"/>
              </w:rPr>
            </w:rPrChange>
          </w:rPr>
          <w:t xml:space="preserve"> areas can follow this success pattern</w:t>
        </w:r>
        <w:r w:rsidRPr="00BD7390">
          <w:rPr>
            <w:rFonts w:ascii=".萍方-简" w:eastAsia=".萍方-简" w:hAnsi=".萍方-简"/>
            <w:lang w:eastAsia="zh-CN"/>
            <w:rPrChange w:id="767" w:author="Jie Lan" w:date="2017-08-19T22:02:00Z">
              <w:rPr>
                <w:rFonts w:ascii="Microsoft YaHei" w:eastAsia="Microsoft YaHei" w:hAnsi="Microsoft YaHei"/>
                <w:lang w:eastAsia="zh-CN"/>
              </w:rPr>
            </w:rPrChange>
          </w:rPr>
          <w:t xml:space="preserve">, </w:t>
        </w:r>
      </w:ins>
      <w:ins w:id="768" w:author="Jie Lan" w:date="2017-08-19T22:00:00Z">
        <w:r w:rsidR="00BD7390" w:rsidRPr="00BD7390">
          <w:rPr>
            <w:rFonts w:ascii=".萍方-简" w:eastAsia=".萍方-简" w:hAnsi=".萍方-简"/>
            <w:lang w:eastAsia="zh-CN"/>
            <w:rPrChange w:id="769" w:author="Jie Lan" w:date="2017-08-19T22:02:00Z">
              <w:rPr>
                <w:rFonts w:ascii="Microsoft YaHei" w:eastAsia="Microsoft YaHei" w:hAnsi="Microsoft YaHei"/>
                <w:lang w:eastAsia="zh-CN"/>
              </w:rPr>
            </w:rPrChange>
          </w:rPr>
          <w:t>to</w:t>
        </w:r>
      </w:ins>
      <w:ins w:id="770" w:author="Jie Lan" w:date="2017-08-19T21:52:00Z">
        <w:r w:rsidRPr="00BD7390">
          <w:rPr>
            <w:rFonts w:ascii=".萍方-简" w:eastAsia=".萍方-简" w:hAnsi=".萍方-简"/>
            <w:lang w:eastAsia="zh-CN"/>
            <w:rPrChange w:id="771" w:author="Jie Lan" w:date="2017-08-19T22:02:00Z">
              <w:rPr>
                <w:rFonts w:ascii="Microsoft YaHei" w:eastAsia="Microsoft YaHei" w:hAnsi="Microsoft YaHei"/>
                <w:lang w:eastAsia="zh-CN"/>
              </w:rPr>
            </w:rPrChange>
          </w:rPr>
          <w:t xml:space="preserve"> overcom</w:t>
        </w:r>
      </w:ins>
      <w:ins w:id="772" w:author="Jie Lan" w:date="2017-08-19T22:00:00Z">
        <w:r w:rsidR="00BD7390" w:rsidRPr="00BD7390">
          <w:rPr>
            <w:rFonts w:ascii=".萍方-简" w:eastAsia=".萍方-简" w:hAnsi=".萍方-简"/>
            <w:lang w:eastAsia="zh-CN"/>
            <w:rPrChange w:id="773" w:author="Jie Lan" w:date="2017-08-19T22:02:00Z">
              <w:rPr>
                <w:rFonts w:ascii="Microsoft YaHei" w:eastAsia="Microsoft YaHei" w:hAnsi="Microsoft YaHei"/>
                <w:lang w:eastAsia="zh-CN"/>
              </w:rPr>
            </w:rPrChange>
          </w:rPr>
          <w:t>e</w:t>
        </w:r>
      </w:ins>
      <w:ins w:id="774" w:author="Jie Lan" w:date="2017-08-19T21:52:00Z">
        <w:r w:rsidRPr="00BD7390">
          <w:rPr>
            <w:rFonts w:ascii=".萍方-简" w:eastAsia=".萍方-简" w:hAnsi=".萍方-简"/>
            <w:lang w:eastAsia="zh-CN"/>
            <w:rPrChange w:id="775" w:author="Jie Lan" w:date="2017-08-19T22:02:00Z">
              <w:rPr>
                <w:rFonts w:ascii="Microsoft YaHei" w:eastAsia="Microsoft YaHei" w:hAnsi="Microsoft YaHei"/>
                <w:lang w:eastAsia="zh-CN"/>
              </w:rPr>
            </w:rPrChange>
          </w:rPr>
          <w:t xml:space="preserve"> the traditional </w:t>
        </w:r>
      </w:ins>
      <w:ins w:id="776" w:author="Jie Lan" w:date="2017-08-19T22:00:00Z">
        <w:r w:rsidR="00BD7390" w:rsidRPr="00BD7390">
          <w:rPr>
            <w:rFonts w:ascii=".萍方-简" w:eastAsia=".萍方-简" w:hAnsi=".萍方-简"/>
            <w:lang w:eastAsia="zh-CN"/>
            <w:rPrChange w:id="777" w:author="Jie Lan" w:date="2017-08-19T22:02:00Z">
              <w:rPr>
                <w:rFonts w:ascii="Microsoft YaHei" w:eastAsia="Microsoft YaHei" w:hAnsi="Microsoft YaHei"/>
                <w:lang w:eastAsia="zh-CN"/>
              </w:rPr>
            </w:rPrChange>
          </w:rPr>
          <w:t>MIG</w:t>
        </w:r>
      </w:ins>
      <w:ins w:id="778" w:author="Jie Lan" w:date="2017-08-19T21:52:00Z">
        <w:r w:rsidRPr="00BD7390">
          <w:rPr>
            <w:rFonts w:ascii=".萍方-简" w:eastAsia=".萍方-简" w:hAnsi=".萍方-简"/>
            <w:lang w:eastAsia="zh-CN"/>
            <w:rPrChange w:id="779" w:author="Jie Lan" w:date="2017-08-19T22:02:00Z">
              <w:rPr>
                <w:rFonts w:ascii="Microsoft YaHei" w:eastAsia="Microsoft YaHei" w:hAnsi="Microsoft YaHei"/>
                <w:lang w:eastAsia="zh-CN"/>
              </w:rPr>
            </w:rPrChange>
          </w:rPr>
          <w:t xml:space="preserve"> problems.</w:t>
        </w:r>
      </w:ins>
    </w:p>
    <w:p w14:paraId="723616FC" w14:textId="5F62FA3F" w:rsidR="005201E1" w:rsidRDefault="005201E1" w:rsidP="00B73DC6">
      <w:pPr>
        <w:pStyle w:val="Heading1"/>
        <w:jc w:val="both"/>
        <w:rPr>
          <w:rFonts w:ascii=".萍方-简" w:eastAsia=".萍方-简" w:hAnsi=".萍方-简"/>
          <w:lang w:eastAsia="zh-CN"/>
        </w:rPr>
        <w:pPrChange w:id="780" w:author="Jie Lan" w:date="2017-08-19T20:30:00Z">
          <w:pPr>
            <w:pStyle w:val="Heading1"/>
          </w:pPr>
        </w:pPrChange>
      </w:pPr>
      <w:bookmarkStart w:id="781" w:name="_Toc489971203"/>
      <w:r w:rsidRPr="006400C7">
        <w:rPr>
          <w:rFonts w:ascii=".萍方-简" w:eastAsia=".萍方-简" w:hAnsi=".萍方-简" w:hint="eastAsia"/>
          <w:lang w:eastAsia="zh-CN"/>
        </w:rPr>
        <w:t>互助链区块链浏览器与钱包</w:t>
      </w:r>
      <w:bookmarkEnd w:id="781"/>
    </w:p>
    <w:p w14:paraId="5F94F2EE" w14:textId="65C11442" w:rsidR="000C23B6" w:rsidRDefault="003444FA" w:rsidP="00B73DC6">
      <w:pPr>
        <w:jc w:val="both"/>
        <w:rPr>
          <w:rFonts w:eastAsia=".萍方-简"/>
          <w:lang w:eastAsia="zh-CN"/>
        </w:rPr>
        <w:pPrChange w:id="782" w:author="Jie Lan" w:date="2017-08-19T20:30:00Z">
          <w:pPr/>
        </w:pPrChange>
      </w:pPr>
      <w:r>
        <w:rPr>
          <w:rFonts w:eastAsia=".萍方-简"/>
          <w:noProof/>
          <w:lang w:eastAsia="zh-CN"/>
        </w:rPr>
        <w:lastRenderedPageBreak/>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2">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Pr>
          <w:rFonts w:eastAsia=".萍方-简"/>
          <w:noProof/>
          <w:lang w:eastAsia="zh-CN"/>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p>
    <w:p w14:paraId="41F1BA5E" w14:textId="2F97F387" w:rsidR="00BD6680" w:rsidRDefault="00BD6680" w:rsidP="00B73DC6">
      <w:pPr>
        <w:jc w:val="both"/>
        <w:rPr>
          <w:rFonts w:eastAsia=".萍方-简"/>
          <w:lang w:eastAsia="zh-CN"/>
        </w:rPr>
        <w:pPrChange w:id="783" w:author="Jie Lan" w:date="2017-08-19T20:30:00Z">
          <w:pPr/>
        </w:pPrChange>
      </w:pPr>
      <w:r>
        <w:rPr>
          <w:rFonts w:eastAsia=".萍方-简"/>
          <w:lang w:eastAsia="zh-CN"/>
        </w:rPr>
        <w:br w:type="page"/>
      </w:r>
    </w:p>
    <w:p w14:paraId="73665CA1" w14:textId="77777777" w:rsidR="000C23B6" w:rsidRPr="00970708" w:rsidRDefault="000C23B6" w:rsidP="00B73DC6">
      <w:pPr>
        <w:jc w:val="both"/>
        <w:rPr>
          <w:rFonts w:eastAsia=".萍方-简"/>
          <w:lang w:eastAsia="zh-CN"/>
        </w:rPr>
        <w:pPrChange w:id="784" w:author="Jie Lan" w:date="2017-08-19T20:30:00Z">
          <w:pPr/>
        </w:pPrChange>
      </w:pPr>
    </w:p>
    <w:p w14:paraId="201CBB3C" w14:textId="77777777" w:rsidR="00DC6072" w:rsidRPr="006400C7" w:rsidRDefault="005201E1" w:rsidP="00B73DC6">
      <w:pPr>
        <w:pStyle w:val="Heading1"/>
        <w:jc w:val="both"/>
        <w:rPr>
          <w:rFonts w:ascii=".萍方-简" w:eastAsia=".萍方-简" w:hAnsi=".萍方-简"/>
          <w:lang w:eastAsia="zh-CN"/>
        </w:rPr>
        <w:pPrChange w:id="785" w:author="Jie Lan" w:date="2017-08-19T20:30:00Z">
          <w:pPr>
            <w:pStyle w:val="Heading1"/>
          </w:pPr>
        </w:pPrChange>
      </w:pPr>
      <w:bookmarkStart w:id="786" w:name="_Toc489971204"/>
      <w:r w:rsidRPr="006400C7">
        <w:rPr>
          <w:rFonts w:ascii=".萍方-简" w:eastAsia=".萍方-简" w:hAnsi=".萍方-简" w:hint="eastAsia"/>
          <w:lang w:eastAsia="zh-CN"/>
        </w:rPr>
        <w:t>互助链区块链中间件构架</w:t>
      </w:r>
      <w:bookmarkEnd w:id="786"/>
    </w:p>
    <w:p w14:paraId="09479FAD" w14:textId="37B9102A" w:rsidR="000F136E" w:rsidRPr="000F136E" w:rsidRDefault="008F6049" w:rsidP="00B73DC6">
      <w:pPr>
        <w:jc w:val="both"/>
        <w:rPr>
          <w:rFonts w:eastAsiaTheme="minorEastAsia"/>
          <w:lang w:eastAsia="zh-CN"/>
        </w:rPr>
        <w:pPrChange w:id="787" w:author="Jie Lan" w:date="2017-08-19T20:30:00Z">
          <w:pPr/>
        </w:pPrChange>
      </w:pPr>
      <w:r>
        <w:rPr>
          <w:rFonts w:eastAsiaTheme="minorEastAsia"/>
          <w:noProof/>
          <w:lang w:eastAsia="zh-CN"/>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p>
    <w:p w14:paraId="1BC57023" w14:textId="77777777" w:rsidR="0076723B" w:rsidRDefault="0076723B" w:rsidP="00B73DC6">
      <w:pPr>
        <w:jc w:val="both"/>
        <w:rPr>
          <w:rFonts w:asciiTheme="minorEastAsia" w:eastAsiaTheme="minorEastAsia" w:hAnsiTheme="minorEastAsia"/>
          <w:b/>
          <w:bCs/>
          <w:lang w:eastAsia="zh-CN"/>
        </w:rPr>
        <w:pPrChange w:id="788" w:author="Jie Lan" w:date="2017-08-19T20:30:00Z">
          <w:pPr/>
        </w:pPrChange>
      </w:pPr>
    </w:p>
    <w:p w14:paraId="006BC2B7" w14:textId="77777777" w:rsidR="000F136E" w:rsidRDefault="000F136E" w:rsidP="00B73DC6">
      <w:pPr>
        <w:jc w:val="both"/>
        <w:rPr>
          <w:rFonts w:asciiTheme="minorEastAsia" w:eastAsiaTheme="minorEastAsia" w:hAnsiTheme="minorEastAsia" w:cs="Arial"/>
          <w:b/>
          <w:bCs/>
          <w:sz w:val="32"/>
          <w:szCs w:val="32"/>
          <w:lang w:eastAsia="zh-CN"/>
        </w:rPr>
        <w:pPrChange w:id="789" w:author="Jie Lan" w:date="2017-08-19T20:30:00Z">
          <w:pPr/>
        </w:pPrChange>
      </w:pPr>
      <w:r>
        <w:rPr>
          <w:rFonts w:asciiTheme="minorEastAsia" w:eastAsiaTheme="minorEastAsia" w:hAnsiTheme="minorEastAsia"/>
          <w:lang w:eastAsia="zh-CN"/>
        </w:rPr>
        <w:br w:type="page"/>
      </w:r>
    </w:p>
    <w:p w14:paraId="41198B58" w14:textId="77777777" w:rsidR="0076723B" w:rsidRPr="006400C7" w:rsidRDefault="0076723B" w:rsidP="00B73DC6">
      <w:pPr>
        <w:pStyle w:val="Heading2"/>
        <w:jc w:val="both"/>
        <w:rPr>
          <w:rFonts w:eastAsia=".萍方-简"/>
          <w:lang w:eastAsia="zh-CN"/>
        </w:rPr>
        <w:pPrChange w:id="790" w:author="Jie Lan" w:date="2017-08-19T20:30:00Z">
          <w:pPr>
            <w:pStyle w:val="Heading2"/>
          </w:pPr>
        </w:pPrChange>
      </w:pPr>
      <w:bookmarkStart w:id="791" w:name="_Toc489971205"/>
      <w:r w:rsidRPr="006400C7">
        <w:rPr>
          <w:rFonts w:eastAsia=".萍方-简" w:hint="eastAsia"/>
          <w:lang w:eastAsia="zh-CN"/>
        </w:rPr>
        <w:lastRenderedPageBreak/>
        <w:t>互助链跨链价值网关</w:t>
      </w:r>
      <w:bookmarkEnd w:id="791"/>
    </w:p>
    <w:p w14:paraId="00C0B207" w14:textId="71EA40DF" w:rsidR="0076723B" w:rsidRPr="00BD6680" w:rsidRDefault="0076723B" w:rsidP="00B73DC6">
      <w:pPr>
        <w:jc w:val="both"/>
        <w:rPr>
          <w:rFonts w:asciiTheme="minorEastAsia" w:eastAsiaTheme="minorEastAsia" w:hAnsiTheme="minorEastAsia"/>
          <w:bCs/>
          <w:lang w:eastAsia="zh-CN"/>
        </w:rPr>
        <w:pPrChange w:id="792" w:author="Jie Lan" w:date="2017-08-19T20:30:00Z">
          <w:pPr/>
        </w:pPrChange>
      </w:pPr>
      <w:r w:rsidRPr="006400C7">
        <w:rPr>
          <w:rFonts w:ascii=".萍方-简" w:eastAsia=".萍方-简" w:hAnsi=".萍方-简" w:hint="eastAsia"/>
          <w:b/>
          <w:lang w:eastAsia="zh-CN"/>
        </w:rPr>
        <w:t xml:space="preserve">互助链跨链价值网关 </w:t>
      </w:r>
      <w:r w:rsidRPr="0076723B">
        <w:rPr>
          <w:rFonts w:asciiTheme="minorEastAsia" w:eastAsiaTheme="minorEastAsia" w:hAnsiTheme="minorEastAsia"/>
          <w:bCs/>
          <w:lang w:eastAsia="zh-CN"/>
        </w:rPr>
        <w:t xml:space="preserve">- </w:t>
      </w:r>
      <w:r w:rsidRPr="006400C7">
        <w:rPr>
          <w:rFonts w:ascii=".萍方-简" w:eastAsia=".萍方-简" w:hAnsi=".萍方-简" w:hint="eastAsia"/>
          <w:lang w:eastAsia="zh-CN"/>
        </w:rPr>
        <w:t>是一个可以跟多个不同技术架构的异构价值网络进行通讯并能将资产数据进行自由转换的，可扩展，开放的软件接口。</w:t>
      </w:r>
    </w:p>
    <w:p w14:paraId="7B7A5A0E" w14:textId="77777777" w:rsidR="0076723B" w:rsidRPr="006400C7" w:rsidRDefault="0076723B" w:rsidP="00B73DC6">
      <w:pPr>
        <w:pStyle w:val="Heading2"/>
        <w:jc w:val="both"/>
        <w:rPr>
          <w:rFonts w:eastAsia=".萍方-简"/>
          <w:lang w:eastAsia="zh-CN"/>
        </w:rPr>
        <w:pPrChange w:id="793" w:author="Jie Lan" w:date="2017-08-19T20:30:00Z">
          <w:pPr>
            <w:pStyle w:val="Heading2"/>
          </w:pPr>
        </w:pPrChange>
      </w:pPr>
      <w:bookmarkStart w:id="794" w:name="_Toc489971206"/>
      <w:r w:rsidRPr="006400C7">
        <w:rPr>
          <w:rFonts w:eastAsia=".萍方-简" w:hint="eastAsia"/>
          <w:lang w:eastAsia="zh-CN"/>
        </w:rPr>
        <w:t>互助链</w:t>
      </w:r>
      <w:r w:rsidRPr="006400C7">
        <w:rPr>
          <w:rFonts w:eastAsia=".萍方-简" w:hint="eastAsia"/>
          <w:lang w:eastAsia="zh-CN"/>
        </w:rPr>
        <w:t>F</w:t>
      </w:r>
      <w:r w:rsidRPr="006400C7">
        <w:rPr>
          <w:rFonts w:eastAsia=".萍方-简"/>
          <w:lang w:eastAsia="zh-CN"/>
        </w:rPr>
        <w:t>intech</w:t>
      </w:r>
      <w:r w:rsidRPr="006400C7">
        <w:rPr>
          <w:rFonts w:eastAsia=".萍方-简" w:hint="eastAsia"/>
          <w:lang w:eastAsia="zh-CN"/>
        </w:rPr>
        <w:t>引擎</w:t>
      </w:r>
      <w:bookmarkEnd w:id="794"/>
    </w:p>
    <w:p w14:paraId="1FDDCF0A" w14:textId="42C7AA77" w:rsidR="0076723B" w:rsidRDefault="0076723B" w:rsidP="00B73DC6">
      <w:pPr>
        <w:jc w:val="both"/>
        <w:rPr>
          <w:rFonts w:ascii=".萍方-简" w:eastAsia=".萍方-简" w:hAnsi=".萍方-简"/>
          <w:lang w:eastAsia="zh-CN"/>
        </w:rPr>
        <w:pPrChange w:id="795" w:author="Jie Lan" w:date="2017-08-19T20:30:00Z">
          <w:pPr/>
        </w:pPrChange>
      </w:pPr>
      <w:r w:rsidRPr="006400C7">
        <w:rPr>
          <w:rFonts w:ascii=".萍方-简" w:eastAsia=".萍方-简" w:hAnsi=".萍方-简" w:hint="eastAsia"/>
          <w:b/>
          <w:lang w:eastAsia="zh-CN"/>
        </w:rPr>
        <w:t>互助链金融科技引擎</w:t>
      </w:r>
      <w:r w:rsidRPr="0076723B">
        <w:rPr>
          <w:rFonts w:asciiTheme="minorEastAsia" w:eastAsiaTheme="minorEastAsia" w:hAnsiTheme="minorEastAsia"/>
          <w:lang w:eastAsia="zh-CN"/>
        </w:rPr>
        <w:t xml:space="preserve">- </w:t>
      </w:r>
      <w:r w:rsidRPr="006400C7">
        <w:rPr>
          <w:rFonts w:ascii=".萍方-简" w:eastAsia=".萍方-简" w:hAnsi=".萍方-简" w:hint="eastAsia"/>
          <w:lang w:eastAsia="zh-CN"/>
        </w:rPr>
        <w:t>包括未来可能的区块链数据读写交换引擎，资产交易，供应链金融逻辑，资产结算和清算引擎等。</w:t>
      </w:r>
    </w:p>
    <w:p w14:paraId="00E37006" w14:textId="77777777" w:rsidR="00BD6680" w:rsidRPr="00255521" w:rsidRDefault="00BD6680" w:rsidP="00B73DC6">
      <w:pPr>
        <w:jc w:val="both"/>
        <w:rPr>
          <w:rFonts w:asciiTheme="minorEastAsia" w:eastAsiaTheme="minorEastAsia" w:hAnsiTheme="minorEastAsia"/>
          <w:lang w:eastAsia="zh-CN"/>
        </w:rPr>
        <w:pPrChange w:id="796" w:author="Jie Lan" w:date="2017-08-19T20:30:00Z">
          <w:pPr/>
        </w:pPrChange>
      </w:pPr>
    </w:p>
    <w:p w14:paraId="1B5C6CB4" w14:textId="77777777" w:rsidR="00F25B16" w:rsidRPr="006400C7" w:rsidRDefault="00DC6072" w:rsidP="00B73DC6">
      <w:pPr>
        <w:pStyle w:val="Heading1"/>
        <w:jc w:val="both"/>
        <w:rPr>
          <w:rFonts w:ascii=".萍方-简" w:eastAsia=".萍方-简" w:hAnsi=".萍方-简"/>
          <w:lang w:eastAsia="zh-CN"/>
        </w:rPr>
        <w:pPrChange w:id="797" w:author="Jie Lan" w:date="2017-08-19T20:30:00Z">
          <w:pPr>
            <w:pStyle w:val="Heading1"/>
          </w:pPr>
        </w:pPrChange>
      </w:pPr>
      <w:bookmarkStart w:id="798" w:name="_Toc489971207"/>
      <w:r w:rsidRPr="006400C7">
        <w:rPr>
          <w:rFonts w:ascii=".萍方-简" w:eastAsia=".萍方-简" w:hAnsi=".萍方-简" w:hint="eastAsia"/>
          <w:lang w:eastAsia="zh-CN"/>
        </w:rPr>
        <w:t>互助链智能合约</w:t>
      </w:r>
      <w:r w:rsidR="00BB6926" w:rsidRPr="006400C7">
        <w:rPr>
          <w:rFonts w:ascii=".萍方-简" w:eastAsia=".萍方-简" w:hAnsi=".萍方-简" w:hint="eastAsia"/>
          <w:lang w:eastAsia="zh-CN"/>
        </w:rPr>
        <w:t>逻辑</w:t>
      </w:r>
      <w:bookmarkEnd w:id="798"/>
    </w:p>
    <w:p w14:paraId="43C30677" w14:textId="77777777" w:rsidR="007255EC" w:rsidRPr="00255521" w:rsidRDefault="00BB6926" w:rsidP="00B73DC6">
      <w:pPr>
        <w:jc w:val="both"/>
        <w:rPr>
          <w:rFonts w:eastAsiaTheme="minorEastAsia"/>
          <w:lang w:eastAsia="zh-CN"/>
        </w:rPr>
        <w:pPrChange w:id="799" w:author="Jie Lan" w:date="2017-08-19T20:30:00Z">
          <w:pPr/>
        </w:pPrChange>
      </w:pPr>
      <w:r>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77777777" w:rsidR="00F61D73" w:rsidRPr="006400C7" w:rsidRDefault="00F61D73" w:rsidP="00B73DC6">
      <w:pPr>
        <w:pStyle w:val="Heading1"/>
        <w:jc w:val="both"/>
        <w:rPr>
          <w:rFonts w:ascii=".萍方-简" w:eastAsia=".萍方-简" w:hAnsi=".萍方-简"/>
          <w:lang w:eastAsia="zh-CN"/>
        </w:rPr>
        <w:pPrChange w:id="800" w:author="Jie Lan" w:date="2017-08-19T20:30:00Z">
          <w:pPr>
            <w:pStyle w:val="Heading1"/>
          </w:pPr>
        </w:pPrChange>
      </w:pPr>
      <w:bookmarkStart w:id="801" w:name="_Toc489971208"/>
      <w:r w:rsidRPr="006400C7">
        <w:rPr>
          <w:rFonts w:ascii=".萍方-简" w:eastAsia=".萍方-简" w:hAnsi=".萍方-简" w:hint="eastAsia"/>
          <w:lang w:eastAsia="zh-CN"/>
        </w:rPr>
        <w:t>互助链数字资产</w:t>
      </w:r>
      <w:r w:rsidR="00C60813" w:rsidRPr="006400C7">
        <w:rPr>
          <w:rFonts w:ascii=".萍方-简" w:eastAsia=".萍方-简" w:hAnsi=".萍方-简" w:hint="eastAsia"/>
          <w:lang w:eastAsia="zh-CN"/>
        </w:rPr>
        <w:t>与交易</w:t>
      </w:r>
      <w:bookmarkEnd w:id="801"/>
    </w:p>
    <w:p w14:paraId="2A10ABFE" w14:textId="2A2845DF" w:rsidR="00A668F5" w:rsidRDefault="00747E49" w:rsidP="00B73DC6">
      <w:pPr>
        <w:jc w:val="both"/>
        <w:rPr>
          <w:rFonts w:eastAsiaTheme="minorEastAsia"/>
          <w:lang w:eastAsia="zh-CN"/>
        </w:rPr>
        <w:pPrChange w:id="802" w:author="Jie Lan" w:date="2017-08-19T20:30:00Z">
          <w:pPr/>
        </w:pPrChange>
      </w:pPr>
      <w:r>
        <w:rPr>
          <w:rFonts w:eastAsiaTheme="minorEastAsia"/>
          <w:noProof/>
          <w:lang w:eastAsia="zh-CN"/>
        </w:rPr>
        <w:lastRenderedPageBreak/>
        <w:drawing>
          <wp:inline distT="0" distB="0" distL="0" distR="0" wp14:anchorId="660D49DC" wp14:editId="2A7E186B">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p>
    <w:p w14:paraId="5CA2F807" w14:textId="77777777" w:rsidR="00730B8F" w:rsidRPr="003615CD" w:rsidRDefault="00517FED" w:rsidP="00B73DC6">
      <w:pPr>
        <w:numPr>
          <w:ilvl w:val="0"/>
          <w:numId w:val="22"/>
        </w:numPr>
        <w:jc w:val="both"/>
        <w:rPr>
          <w:rFonts w:ascii=".萍方-简" w:eastAsia=".萍方-简" w:hAnsi=".萍方-简"/>
          <w:lang w:eastAsia="zh-CN"/>
        </w:rPr>
        <w:pPrChange w:id="803" w:author="Jie Lan" w:date="2017-08-19T20:30:00Z">
          <w:pPr>
            <w:numPr>
              <w:numId w:val="22"/>
            </w:numPr>
            <w:tabs>
              <w:tab w:val="num" w:pos="720"/>
            </w:tabs>
            <w:ind w:left="720" w:hanging="360"/>
          </w:pPr>
        </w:pPrChange>
      </w:pPr>
      <w:r w:rsidRPr="003615CD">
        <w:rPr>
          <w:rFonts w:ascii=".萍方-简" w:eastAsia=".萍方-简" w:hAnsi=".萍方-简" w:hint="eastAsia"/>
          <w:lang w:eastAsia="zh-CN"/>
        </w:rPr>
        <w:t>分布式交易账本</w:t>
      </w:r>
    </w:p>
    <w:p w14:paraId="73120CB1" w14:textId="77777777" w:rsidR="00730B8F" w:rsidRPr="003615CD" w:rsidRDefault="00517FED" w:rsidP="00B73DC6">
      <w:pPr>
        <w:numPr>
          <w:ilvl w:val="1"/>
          <w:numId w:val="22"/>
        </w:numPr>
        <w:jc w:val="both"/>
        <w:rPr>
          <w:rFonts w:ascii=".萍方-简" w:eastAsia=".萍方-简" w:hAnsi=".萍方-简"/>
          <w:lang w:eastAsia="zh-CN"/>
        </w:rPr>
        <w:pPrChange w:id="804" w:author="Jie Lan" w:date="2017-08-19T20:30:00Z">
          <w:pPr>
            <w:numPr>
              <w:ilvl w:val="1"/>
              <w:numId w:val="22"/>
            </w:numPr>
            <w:tabs>
              <w:tab w:val="num" w:pos="1440"/>
            </w:tabs>
            <w:ind w:left="1440" w:hanging="360"/>
          </w:pPr>
        </w:pPrChange>
      </w:pPr>
      <w:r w:rsidRPr="003615CD">
        <w:rPr>
          <w:rFonts w:ascii=".萍方-简" w:eastAsia=".萍方-简" w:hAnsi=".萍方-简" w:hint="eastAsia"/>
          <w:lang w:eastAsia="zh-CN"/>
        </w:rPr>
        <w:t>第一次将资产完全数字化</w:t>
      </w:r>
    </w:p>
    <w:p w14:paraId="167DCE93" w14:textId="77777777" w:rsidR="00730B8F" w:rsidRPr="003615CD" w:rsidRDefault="00517FED" w:rsidP="00B73DC6">
      <w:pPr>
        <w:numPr>
          <w:ilvl w:val="0"/>
          <w:numId w:val="22"/>
        </w:numPr>
        <w:jc w:val="both"/>
        <w:rPr>
          <w:rFonts w:ascii=".萍方-简" w:eastAsia=".萍方-简" w:hAnsi=".萍方-简"/>
          <w:lang w:eastAsia="zh-CN"/>
        </w:rPr>
        <w:pPrChange w:id="805" w:author="Jie Lan" w:date="2017-08-19T20:30:00Z">
          <w:pPr>
            <w:numPr>
              <w:numId w:val="22"/>
            </w:numPr>
            <w:tabs>
              <w:tab w:val="num" w:pos="720"/>
            </w:tabs>
            <w:ind w:left="720" w:hanging="360"/>
          </w:pPr>
        </w:pPrChange>
      </w:pPr>
      <w:r w:rsidRPr="003615CD">
        <w:rPr>
          <w:rFonts w:ascii=".萍方-简" w:eastAsia=".萍方-简" w:hAnsi=".萍方-简" w:hint="eastAsia"/>
          <w:lang w:eastAsia="zh-CN"/>
        </w:rPr>
        <w:t>数据更安全更具公信力</w:t>
      </w:r>
    </w:p>
    <w:p w14:paraId="736AA302" w14:textId="77777777" w:rsidR="00730B8F" w:rsidRPr="003615CD" w:rsidRDefault="00517FED" w:rsidP="00B73DC6">
      <w:pPr>
        <w:numPr>
          <w:ilvl w:val="1"/>
          <w:numId w:val="22"/>
        </w:numPr>
        <w:jc w:val="both"/>
        <w:rPr>
          <w:rFonts w:ascii=".萍方-简" w:eastAsia=".萍方-简" w:hAnsi=".萍方-简"/>
          <w:lang w:eastAsia="zh-CN"/>
        </w:rPr>
        <w:pPrChange w:id="806" w:author="Jie Lan" w:date="2017-08-19T20:30:00Z">
          <w:pPr>
            <w:numPr>
              <w:ilvl w:val="1"/>
              <w:numId w:val="22"/>
            </w:numPr>
            <w:tabs>
              <w:tab w:val="num" w:pos="1440"/>
            </w:tabs>
            <w:ind w:left="1440" w:hanging="360"/>
          </w:pPr>
        </w:pPrChange>
      </w:pPr>
      <w:r w:rsidRPr="003615CD">
        <w:rPr>
          <w:rFonts w:ascii=".萍方-简" w:eastAsia=".萍方-简" w:hAnsi=".萍方-简" w:hint="eastAsia"/>
          <w:lang w:eastAsia="zh-CN"/>
        </w:rPr>
        <w:t>完全透明公开的交易数据和交易历史，不可篡改，任何人（包括交易所平台的监管和运营）都不可以挑战数据的</w:t>
      </w:r>
    </w:p>
    <w:p w14:paraId="5CFC7A1D" w14:textId="77777777" w:rsidR="00730B8F" w:rsidRPr="003615CD" w:rsidRDefault="00517FED" w:rsidP="00B73DC6">
      <w:pPr>
        <w:numPr>
          <w:ilvl w:val="0"/>
          <w:numId w:val="22"/>
        </w:numPr>
        <w:jc w:val="both"/>
        <w:rPr>
          <w:rFonts w:ascii=".萍方-简" w:eastAsia=".萍方-简" w:hAnsi=".萍方-简"/>
          <w:lang w:eastAsia="zh-CN"/>
        </w:rPr>
        <w:pPrChange w:id="807" w:author="Jie Lan" w:date="2017-08-19T20:30:00Z">
          <w:pPr>
            <w:numPr>
              <w:numId w:val="22"/>
            </w:numPr>
            <w:tabs>
              <w:tab w:val="num" w:pos="720"/>
            </w:tabs>
            <w:ind w:left="720" w:hanging="360"/>
          </w:pPr>
        </w:pPrChange>
      </w:pPr>
      <w:r w:rsidRPr="003615CD">
        <w:rPr>
          <w:rFonts w:ascii=".萍方-简" w:eastAsia=".萍方-简" w:hAnsi=".萍方-简" w:hint="eastAsia"/>
          <w:lang w:eastAsia="zh-CN"/>
        </w:rPr>
        <w:t>交易根据智能合约自动匹配，更公平公正高效</w:t>
      </w:r>
    </w:p>
    <w:p w14:paraId="5CE58413" w14:textId="77777777" w:rsidR="00730B8F" w:rsidRPr="003615CD" w:rsidRDefault="00517FED" w:rsidP="00B73DC6">
      <w:pPr>
        <w:numPr>
          <w:ilvl w:val="0"/>
          <w:numId w:val="22"/>
        </w:numPr>
        <w:jc w:val="both"/>
        <w:rPr>
          <w:rFonts w:ascii=".萍方-简" w:eastAsia=".萍方-简" w:hAnsi=".萍方-简"/>
          <w:lang w:eastAsia="zh-CN"/>
        </w:rPr>
        <w:pPrChange w:id="808" w:author="Jie Lan" w:date="2017-08-19T20:30:00Z">
          <w:pPr>
            <w:numPr>
              <w:numId w:val="22"/>
            </w:numPr>
            <w:tabs>
              <w:tab w:val="num" w:pos="720"/>
            </w:tabs>
            <w:ind w:left="720" w:hanging="360"/>
          </w:pPr>
        </w:pPrChange>
      </w:pPr>
      <w:r w:rsidRPr="003615CD">
        <w:rPr>
          <w:rFonts w:ascii=".萍方-简" w:eastAsia=".萍方-简" w:hAnsi=".萍方-简" w:hint="eastAsia"/>
          <w:lang w:eastAsia="zh-CN"/>
        </w:rPr>
        <w:t>交易资产上链存证，产权和所有权管理更方便</w:t>
      </w:r>
    </w:p>
    <w:p w14:paraId="6C08A910" w14:textId="77777777" w:rsidR="00730B8F" w:rsidRPr="003615CD" w:rsidRDefault="00517FED" w:rsidP="00B73DC6">
      <w:pPr>
        <w:numPr>
          <w:ilvl w:val="0"/>
          <w:numId w:val="22"/>
        </w:numPr>
        <w:jc w:val="both"/>
        <w:rPr>
          <w:rFonts w:ascii=".萍方-简" w:eastAsia=".萍方-简" w:hAnsi=".萍方-简"/>
          <w:lang w:eastAsia="zh-CN"/>
        </w:rPr>
        <w:pPrChange w:id="809" w:author="Jie Lan" w:date="2017-08-19T20:30:00Z">
          <w:pPr>
            <w:numPr>
              <w:numId w:val="22"/>
            </w:numPr>
            <w:tabs>
              <w:tab w:val="num" w:pos="720"/>
            </w:tabs>
            <w:ind w:left="720" w:hanging="360"/>
          </w:pPr>
        </w:pPrChange>
      </w:pPr>
      <w:r w:rsidRPr="003615CD">
        <w:rPr>
          <w:rFonts w:ascii=".萍方-简" w:eastAsia=".萍方-简" w:hAnsi=".萍方-简" w:hint="eastAsia"/>
          <w:lang w:eastAsia="zh-CN"/>
        </w:rPr>
        <w:t>结算清算交割自动化与智能合约化，降低交付成本甚至消除大量繁琐的交易前中后台工作</w:t>
      </w:r>
    </w:p>
    <w:p w14:paraId="234AB4B0" w14:textId="77777777" w:rsidR="00730B8F" w:rsidRPr="003615CD" w:rsidRDefault="00517FED" w:rsidP="00B73DC6">
      <w:pPr>
        <w:numPr>
          <w:ilvl w:val="0"/>
          <w:numId w:val="22"/>
        </w:numPr>
        <w:jc w:val="both"/>
        <w:rPr>
          <w:rFonts w:ascii=".萍方-简" w:eastAsia=".萍方-简" w:hAnsi=".萍方-简"/>
          <w:lang w:eastAsia="zh-CN"/>
        </w:rPr>
        <w:pPrChange w:id="810" w:author="Jie Lan" w:date="2017-08-19T20:30:00Z">
          <w:pPr>
            <w:numPr>
              <w:numId w:val="22"/>
            </w:numPr>
            <w:tabs>
              <w:tab w:val="num" w:pos="720"/>
            </w:tabs>
            <w:ind w:left="720" w:hanging="360"/>
          </w:pPr>
        </w:pPrChange>
      </w:pPr>
      <w:r w:rsidRPr="003615CD">
        <w:rPr>
          <w:rFonts w:ascii=".萍方-简" w:eastAsia=".萍方-简" w:hAnsi=".萍方-简" w:hint="eastAsia"/>
          <w:lang w:eastAsia="zh-CN"/>
        </w:rPr>
        <w:lastRenderedPageBreak/>
        <w:t>消除交易双方对手风控</w:t>
      </w:r>
    </w:p>
    <w:p w14:paraId="040290BE" w14:textId="77777777" w:rsidR="00C16D35" w:rsidRPr="003615CD" w:rsidRDefault="00517FED" w:rsidP="00B73DC6">
      <w:pPr>
        <w:numPr>
          <w:ilvl w:val="0"/>
          <w:numId w:val="22"/>
        </w:numPr>
        <w:jc w:val="both"/>
        <w:rPr>
          <w:rFonts w:eastAsiaTheme="minorEastAsia"/>
          <w:lang w:eastAsia="zh-CN"/>
        </w:rPr>
        <w:pPrChange w:id="811" w:author="Jie Lan" w:date="2017-08-19T20:30:00Z">
          <w:pPr>
            <w:numPr>
              <w:numId w:val="22"/>
            </w:numPr>
            <w:tabs>
              <w:tab w:val="num" w:pos="720"/>
            </w:tabs>
            <w:ind w:left="720" w:hanging="360"/>
          </w:pPr>
        </w:pPrChange>
      </w:pPr>
      <w:r w:rsidRPr="003615CD">
        <w:rPr>
          <w:rFonts w:ascii=".萍方-简" w:eastAsia=".萍方-简" w:hAnsi=".萍方-简" w:hint="eastAsia"/>
          <w:lang w:eastAsia="zh-CN"/>
        </w:rPr>
        <w:t>担保保险融资和政府监管更透明高效</w:t>
      </w:r>
      <w:r w:rsidR="00C16D35" w:rsidRPr="003615CD">
        <w:rPr>
          <w:rFonts w:eastAsiaTheme="minorEastAsia"/>
          <w:lang w:eastAsia="zh-CN"/>
        </w:rPr>
        <w:br w:type="page"/>
      </w:r>
    </w:p>
    <w:p w14:paraId="36B30CFC" w14:textId="77777777" w:rsidR="00BD7390" w:rsidRDefault="00752F80" w:rsidP="00BD7390">
      <w:pPr>
        <w:pStyle w:val="Heading1"/>
        <w:rPr>
          <w:ins w:id="812" w:author="Jie Lan" w:date="2017-08-19T22:00:00Z"/>
          <w:rFonts w:ascii=".萍方-简" w:eastAsia=".萍方-简" w:hAnsi=".萍方-简"/>
          <w:lang w:eastAsia="zh-CN"/>
        </w:rPr>
        <w:pPrChange w:id="813" w:author="Jie Lan" w:date="2017-08-19T20:30:00Z">
          <w:pPr>
            <w:pStyle w:val="Heading1"/>
          </w:pPr>
        </w:pPrChange>
      </w:pPr>
      <w:bookmarkStart w:id="814" w:name="_Toc489971209"/>
      <w:r>
        <w:rPr>
          <w:rFonts w:ascii=".萍方-简" w:eastAsia=".萍方-简" w:hAnsi=".萍方-简" w:hint="eastAsia"/>
          <w:lang w:eastAsia="zh-CN"/>
        </w:rPr>
        <w:lastRenderedPageBreak/>
        <w:t>互助</w:t>
      </w:r>
      <w:r w:rsidR="00F8790E" w:rsidRPr="006D119D">
        <w:rPr>
          <w:rFonts w:ascii=".萍方-简" w:eastAsia=".萍方-简" w:hAnsi=".萍方-简" w:hint="eastAsia"/>
          <w:lang w:eastAsia="zh-CN"/>
        </w:rPr>
        <w:t>保险系统</w:t>
      </w:r>
      <w:bookmarkEnd w:id="814"/>
    </w:p>
    <w:p w14:paraId="71778377" w14:textId="72467D49" w:rsidR="00F8790E" w:rsidRPr="006D119D" w:rsidRDefault="00BD7390" w:rsidP="00BD7390">
      <w:pPr>
        <w:pStyle w:val="Heading1"/>
        <w:numPr>
          <w:ilvl w:val="0"/>
          <w:numId w:val="0"/>
        </w:numPr>
        <w:ind w:left="432"/>
        <w:rPr>
          <w:rFonts w:ascii=".萍方-简" w:eastAsia=".萍方-简" w:hAnsi=".萍方-简"/>
          <w:lang w:eastAsia="zh-CN"/>
        </w:rPr>
        <w:pPrChange w:id="815" w:author="Jie Lan" w:date="2017-08-19T22:00:00Z">
          <w:pPr>
            <w:pStyle w:val="Heading1"/>
          </w:pPr>
        </w:pPrChange>
      </w:pPr>
      <w:ins w:id="816" w:author="Jie Lan" w:date="2017-08-19T22:00:00Z">
        <w:r>
          <w:rPr>
            <w:rFonts w:ascii=".萍方-简" w:eastAsia=".萍方-简" w:hAnsi=".萍方-简"/>
            <w:lang w:eastAsia="zh-CN"/>
          </w:rPr>
          <w:t>M</w:t>
        </w:r>
        <w:r w:rsidRPr="00BD7390">
          <w:rPr>
            <w:rFonts w:ascii=".萍方-简" w:eastAsia=".萍方-简" w:hAnsi=".萍方-简"/>
            <w:lang w:eastAsia="zh-CN"/>
          </w:rPr>
          <w:t xml:space="preserve">utual </w:t>
        </w:r>
        <w:r>
          <w:rPr>
            <w:rFonts w:ascii=".萍方-简" w:eastAsia=".萍方-简" w:hAnsi=".萍方-简"/>
            <w:lang w:eastAsia="zh-CN"/>
          </w:rPr>
          <w:t>I</w:t>
        </w:r>
        <w:r w:rsidRPr="00BD7390">
          <w:rPr>
            <w:rFonts w:ascii=".萍方-简" w:eastAsia=".萍方-简" w:hAnsi=".萍方-简"/>
            <w:lang w:eastAsia="zh-CN"/>
          </w:rPr>
          <w:t xml:space="preserve">nsurance </w:t>
        </w:r>
        <w:r>
          <w:rPr>
            <w:rFonts w:ascii=".萍方-简" w:eastAsia=".萍方-简" w:hAnsi=".萍方-简"/>
            <w:lang w:eastAsia="zh-CN"/>
          </w:rPr>
          <w:t>S</w:t>
        </w:r>
        <w:r w:rsidRPr="00BD7390">
          <w:rPr>
            <w:rFonts w:ascii=".萍方-简" w:eastAsia=".萍方-简" w:hAnsi=".萍方-简"/>
            <w:lang w:eastAsia="zh-CN"/>
          </w:rPr>
          <w:t>ystem</w:t>
        </w:r>
      </w:ins>
    </w:p>
    <w:p w14:paraId="4A43623B" w14:textId="77777777" w:rsidR="00BD7390" w:rsidRPr="00BD7390" w:rsidRDefault="00F8790E" w:rsidP="00B73DC6">
      <w:pPr>
        <w:pStyle w:val="Heading2"/>
        <w:jc w:val="both"/>
        <w:rPr>
          <w:ins w:id="817" w:author="Jie Lan" w:date="2017-08-19T22:01:00Z"/>
          <w:rFonts w:eastAsiaTheme="minorEastAsia"/>
          <w:lang w:eastAsia="zh-CN"/>
          <w:rPrChange w:id="818" w:author="Jie Lan" w:date="2017-08-19T22:01:00Z">
            <w:rPr>
              <w:ins w:id="819" w:author="Jie Lan" w:date="2017-08-19T22:01:00Z"/>
              <w:rFonts w:eastAsia=".萍方-简"/>
              <w:lang w:eastAsia="zh-CN"/>
            </w:rPr>
          </w:rPrChange>
        </w:rPr>
        <w:pPrChange w:id="820" w:author="Jie Lan" w:date="2017-08-19T20:30:00Z">
          <w:pPr>
            <w:pStyle w:val="Heading2"/>
          </w:pPr>
        </w:pPrChange>
      </w:pPr>
      <w:bookmarkStart w:id="821" w:name="_Toc489971210"/>
      <w:r w:rsidRPr="00B232D7">
        <w:rPr>
          <w:rFonts w:eastAsia=".萍方-简" w:hint="eastAsia"/>
          <w:lang w:eastAsia="zh-CN"/>
        </w:rPr>
        <w:t>为什么选择以太坊</w:t>
      </w:r>
      <w:bookmarkEnd w:id="821"/>
      <w:ins w:id="822" w:author="Jie Lan" w:date="2017-08-19T22:01:00Z">
        <w:r w:rsidR="00BD7390">
          <w:rPr>
            <w:rFonts w:eastAsia=".萍方-简" w:hint="eastAsia"/>
            <w:lang w:eastAsia="zh-CN"/>
          </w:rPr>
          <w:t xml:space="preserve"> </w:t>
        </w:r>
      </w:ins>
    </w:p>
    <w:p w14:paraId="10FB6026" w14:textId="79659CF5" w:rsidR="00F8790E" w:rsidRDefault="00BD7390" w:rsidP="00BD7390">
      <w:pPr>
        <w:pStyle w:val="Heading2"/>
        <w:numPr>
          <w:ilvl w:val="0"/>
          <w:numId w:val="0"/>
        </w:numPr>
        <w:ind w:left="576"/>
        <w:jc w:val="both"/>
        <w:rPr>
          <w:rFonts w:eastAsiaTheme="minorEastAsia"/>
          <w:lang w:eastAsia="zh-CN"/>
        </w:rPr>
        <w:pPrChange w:id="823" w:author="Jie Lan" w:date="2017-08-19T22:01:00Z">
          <w:pPr>
            <w:pStyle w:val="Heading2"/>
          </w:pPr>
        </w:pPrChange>
      </w:pPr>
      <w:ins w:id="824" w:author="Jie Lan" w:date="2017-08-19T22:01:00Z">
        <w:r>
          <w:rPr>
            <w:rFonts w:eastAsia=".萍方-简"/>
            <w:lang w:eastAsia="zh-CN"/>
          </w:rPr>
          <w:t>Why Ethereum</w:t>
        </w:r>
      </w:ins>
    </w:p>
    <w:p w14:paraId="16A44549" w14:textId="615B54C7" w:rsidR="00F8790E" w:rsidRDefault="00F8790E" w:rsidP="00B73DC6">
      <w:pPr>
        <w:jc w:val="both"/>
        <w:rPr>
          <w:ins w:id="825" w:author="Jie Lan" w:date="2017-08-19T22:01:00Z"/>
          <w:rFonts w:ascii=".萍方-简" w:eastAsia=".萍方-简" w:hAnsi=".萍方-简"/>
          <w:lang w:eastAsia="zh-CN"/>
        </w:rPr>
        <w:pPrChange w:id="826" w:author="Jie Lan" w:date="2017-08-19T20:30:00Z">
          <w:pPr/>
        </w:pPrChange>
      </w:pPr>
      <w:r w:rsidRPr="00BC7E70">
        <w:rPr>
          <w:rFonts w:ascii=".萍方-简" w:eastAsia=".萍方-简" w:hAnsi=".萍方-简" w:hint="eastAsia"/>
          <w:lang w:eastAsia="zh-CN"/>
        </w:rPr>
        <w:t>也许出于安全性的考虑，比特币所提供的脚本语言并不是图灵完备的，能力有限</w:t>
      </w:r>
      <w:r>
        <w:rPr>
          <w:rFonts w:ascii=".萍方-简" w:eastAsia=".萍方-简" w:hAnsi=".萍方-简" w:hint="eastAsia"/>
          <w:lang w:eastAsia="zh-CN"/>
        </w:rPr>
        <w:t>，并不能完成现实世界里的大多数计算问题</w:t>
      </w:r>
      <w:r w:rsidRPr="00BC7E70">
        <w:rPr>
          <w:rFonts w:ascii=".萍方-简" w:eastAsia=".萍方-简" w:hAnsi=".萍方-简" w:hint="eastAsia"/>
          <w:lang w:eastAsia="zh-CN"/>
        </w:rPr>
        <w:t>。</w:t>
      </w:r>
      <w:r>
        <w:rPr>
          <w:rFonts w:ascii=".萍方-简" w:eastAsia=".萍方-简" w:hAnsi=".萍方-简" w:hint="eastAsia"/>
          <w:lang w:eastAsia="zh-CN"/>
        </w:rPr>
        <w:t>同时比特币网络本质上是一个状态的转移系统，在比特币系统里，</w:t>
      </w:r>
      <w:r w:rsidRPr="00FA78C0">
        <w:rPr>
          <w:rFonts w:ascii=".萍方-简" w:eastAsia=".萍方-简" w:hAnsi=".萍方-简" w:hint="eastAsia"/>
          <w:lang w:eastAsia="zh-CN"/>
        </w:rPr>
        <w:t>有一个包含现在所有已存在的比特币的持有者的状态，并且有一个</w:t>
      </w:r>
      <w:r w:rsidRPr="00FA78C0">
        <w:rPr>
          <w:rFonts w:ascii=".萍方-简" w:eastAsia=".萍方-简" w:hAnsi=".萍方-简"/>
          <w:lang w:eastAsia="zh-CN"/>
        </w:rPr>
        <w:t>“</w:t>
      </w:r>
      <w:r w:rsidRPr="00FA78C0">
        <w:rPr>
          <w:rFonts w:ascii=".萍方-简" w:eastAsia=".萍方-简" w:hAnsi=".萍方-简" w:hint="eastAsia"/>
          <w:lang w:eastAsia="zh-CN"/>
        </w:rPr>
        <w:t>状态转移函数</w:t>
      </w:r>
      <w:r w:rsidRPr="00FA78C0">
        <w:rPr>
          <w:rFonts w:ascii=".萍方-简" w:eastAsia=".萍方-简" w:hAnsi=".萍方-简"/>
          <w:lang w:eastAsia="zh-CN"/>
        </w:rPr>
        <w:t>”</w:t>
      </w:r>
      <w:r w:rsidRPr="00FA78C0">
        <w:rPr>
          <w:rFonts w:ascii=".萍方-简" w:eastAsia=".萍方-简" w:hAnsi=".萍方-简" w:hint="eastAsia"/>
          <w:lang w:eastAsia="zh-CN"/>
        </w:rPr>
        <w:t>可以使用一个状态和一个交易来产生一</w:t>
      </w:r>
      <w:r>
        <w:rPr>
          <w:rFonts w:ascii=".萍方-简" w:eastAsia=".萍方-简" w:hAnsi=".萍方-简" w:hint="eastAsia"/>
          <w:lang w:eastAsia="zh-CN"/>
        </w:rPr>
        <w:t>个新的状态。且比特币系统只有UTXO概念，对某个地址的查询效率低下。</w:t>
      </w:r>
      <w:r w:rsidRPr="003F7589">
        <w:rPr>
          <w:rFonts w:ascii=".萍方-简" w:eastAsia=".萍方-简" w:hAnsi=".萍方-简"/>
          <w:lang w:eastAsia="zh-CN"/>
        </w:rPr>
        <w:t>以太坊的概念是在2013至2014年间由Vitalik</w:t>
      </w:r>
      <w:r w:rsidR="003615CD">
        <w:rPr>
          <w:rFonts w:ascii=".萍方-简" w:eastAsia=".萍方-简" w:hAnsi=".萍方-简" w:hint="eastAsia"/>
          <w:lang w:eastAsia="zh-CN"/>
        </w:rPr>
        <w:t xml:space="preserve"> </w:t>
      </w:r>
      <w:r w:rsidRPr="003F7589">
        <w:rPr>
          <w:rFonts w:ascii=".萍方-简" w:eastAsia=".萍方-简" w:hAnsi=".萍方-简"/>
          <w:lang w:eastAsia="zh-CN"/>
        </w:rPr>
        <w:t>Buterin提出，其目的是研发出 “下一代加密货币与去中心化应用平台”，并在2014年通过ICO而得以开始发展。实现整个以太坊系统的是开源代码，其核心是基于专有加密货币的以太币（Ether）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w:t>
      </w:r>
      <w:r>
        <w:rPr>
          <w:rFonts w:ascii=".萍方-简" w:eastAsia=".萍方-简" w:hAnsi=".萍方-简"/>
          <w:lang w:eastAsia="zh-CN"/>
        </w:rPr>
        <w:t>用上。</w:t>
      </w:r>
    </w:p>
    <w:p w14:paraId="07D05094" w14:textId="3DF2621E" w:rsidR="00BD7390" w:rsidRPr="00BD7390" w:rsidRDefault="006C70A0" w:rsidP="00B73DC6">
      <w:pPr>
        <w:jc w:val="both"/>
        <w:rPr>
          <w:rFonts w:ascii=".萍方-简" w:eastAsia=".萍方-简" w:hAnsi=".萍方-简" w:hint="eastAsia"/>
          <w:lang w:eastAsia="zh-CN"/>
          <w:rPrChange w:id="827" w:author="Jie Lan" w:date="2017-08-19T22:02:00Z">
            <w:rPr>
              <w:rFonts w:eastAsiaTheme="minorEastAsia" w:hint="eastAsia"/>
              <w:lang w:eastAsia="zh-CN"/>
            </w:rPr>
          </w:rPrChange>
        </w:rPr>
        <w:pPrChange w:id="828" w:author="Jie Lan" w:date="2017-08-19T20:30:00Z">
          <w:pPr/>
        </w:pPrChange>
      </w:pPr>
      <w:ins w:id="829" w:author="Jie Lan" w:date="2017-08-19T22:03:00Z">
        <w:r>
          <w:rPr>
            <w:rFonts w:ascii=".萍方-简" w:eastAsia=".萍方-简" w:hAnsi=".萍方-简"/>
            <w:lang w:eastAsia="zh-CN"/>
          </w:rPr>
          <w:t>T</w:t>
        </w:r>
      </w:ins>
      <w:ins w:id="830" w:author="Jie Lan" w:date="2017-08-19T22:01:00Z">
        <w:r w:rsidR="00BD7390" w:rsidRPr="00BD7390">
          <w:rPr>
            <w:rFonts w:ascii=".萍方-简" w:eastAsia=".萍方-简" w:hAnsi=".萍方-简"/>
            <w:lang w:eastAsia="zh-CN"/>
            <w:rPrChange w:id="831" w:author="Jie Lan" w:date="2017-08-19T22:02:00Z">
              <w:rPr>
                <w:rFonts w:eastAsiaTheme="minorEastAsia"/>
                <w:lang w:eastAsia="zh-CN"/>
              </w:rPr>
            </w:rPrChange>
          </w:rPr>
          <w:t>he scripting language provided by Bit</w:t>
        </w:r>
      </w:ins>
      <w:ins w:id="832" w:author="Jie Lan" w:date="2017-08-19T22:02:00Z">
        <w:r>
          <w:rPr>
            <w:rFonts w:ascii=".萍方-简" w:eastAsia=".萍方-简" w:hAnsi=".萍方-简"/>
            <w:lang w:eastAsia="zh-CN"/>
          </w:rPr>
          <w:t>C</w:t>
        </w:r>
      </w:ins>
      <w:ins w:id="833" w:author="Jie Lan" w:date="2017-08-19T22:01:00Z">
        <w:r w:rsidR="00BD7390" w:rsidRPr="00BD7390">
          <w:rPr>
            <w:rFonts w:ascii=".萍方-简" w:eastAsia=".萍方-简" w:hAnsi=".萍方-简"/>
            <w:lang w:eastAsia="zh-CN"/>
            <w:rPrChange w:id="834" w:author="Jie Lan" w:date="2017-08-19T22:02:00Z">
              <w:rPr>
                <w:rFonts w:eastAsiaTheme="minorEastAsia"/>
                <w:lang w:eastAsia="zh-CN"/>
              </w:rPr>
            </w:rPrChange>
          </w:rPr>
          <w:t>oin is not Turing</w:t>
        </w:r>
      </w:ins>
      <w:ins w:id="835" w:author="Jie Lan" w:date="2017-08-19T22:02:00Z">
        <w:r>
          <w:rPr>
            <w:rFonts w:ascii=".萍方-简" w:eastAsia=".萍方-简" w:hAnsi=".萍方-简"/>
            <w:lang w:eastAsia="zh-CN"/>
          </w:rPr>
          <w:t xml:space="preserve"> Complete</w:t>
        </w:r>
      </w:ins>
      <w:ins w:id="836" w:author="Jie Lan" w:date="2017-08-19T22:03:00Z">
        <w:r>
          <w:rPr>
            <w:rFonts w:ascii=".萍方-简" w:eastAsia=".萍方-简" w:hAnsi=".萍方-简"/>
            <w:lang w:eastAsia="zh-CN"/>
          </w:rPr>
          <w:t xml:space="preserve">, probably for </w:t>
        </w:r>
        <w:r w:rsidRPr="00F40CBF">
          <w:rPr>
            <w:rFonts w:ascii=".萍方-简" w:eastAsia=".萍方-简" w:hAnsi=".萍方-简"/>
            <w:lang w:eastAsia="zh-CN"/>
          </w:rPr>
          <w:t>security reasons</w:t>
        </w:r>
        <w:r>
          <w:rPr>
            <w:rFonts w:ascii=".萍方-简" w:eastAsia=".萍方-简" w:hAnsi=".萍方-简"/>
            <w:lang w:eastAsia="zh-CN"/>
          </w:rPr>
          <w:t>.</w:t>
        </w:r>
      </w:ins>
      <w:ins w:id="837" w:author="Jie Lan" w:date="2017-08-19T22:01:00Z">
        <w:r w:rsidR="00BD7390" w:rsidRPr="00BD7390">
          <w:rPr>
            <w:rFonts w:ascii=".萍方-简" w:eastAsia=".萍方-简" w:hAnsi=".萍方-简"/>
            <w:lang w:eastAsia="zh-CN"/>
            <w:rPrChange w:id="838" w:author="Jie Lan" w:date="2017-08-19T22:02:00Z">
              <w:rPr>
                <w:rFonts w:eastAsiaTheme="minorEastAsia"/>
                <w:lang w:eastAsia="zh-CN"/>
              </w:rPr>
            </w:rPrChange>
          </w:rPr>
          <w:t xml:space="preserve"> </w:t>
        </w:r>
      </w:ins>
      <w:ins w:id="839" w:author="Jie Lan" w:date="2017-08-19T22:03:00Z">
        <w:r>
          <w:rPr>
            <w:rFonts w:ascii=".萍方-简" w:eastAsia=".萍方-简" w:hAnsi=".萍方-简"/>
            <w:lang w:eastAsia="zh-CN"/>
          </w:rPr>
          <w:t xml:space="preserve">It has </w:t>
        </w:r>
      </w:ins>
      <w:ins w:id="840" w:author="Jie Lan" w:date="2017-08-19T22:01:00Z">
        <w:r w:rsidR="00BD7390" w:rsidRPr="00BD7390">
          <w:rPr>
            <w:rFonts w:ascii=".萍方-简" w:eastAsia=".萍方-简" w:hAnsi=".萍方-简"/>
            <w:lang w:eastAsia="zh-CN"/>
            <w:rPrChange w:id="841" w:author="Jie Lan" w:date="2017-08-19T22:02:00Z">
              <w:rPr>
                <w:rFonts w:eastAsiaTheme="minorEastAsia"/>
                <w:lang w:eastAsia="zh-CN"/>
              </w:rPr>
            </w:rPrChange>
          </w:rPr>
          <w:t xml:space="preserve">limited </w:t>
        </w:r>
      </w:ins>
      <w:ins w:id="842" w:author="Jie Lan" w:date="2017-08-19T22:04:00Z">
        <w:r>
          <w:rPr>
            <w:rFonts w:ascii=".萍方-简" w:eastAsia=".萍方-简" w:hAnsi=".萍方-简"/>
            <w:lang w:eastAsia="zh-CN"/>
          </w:rPr>
          <w:t>competence</w:t>
        </w:r>
      </w:ins>
      <w:ins w:id="843" w:author="Jie Lan" w:date="2017-08-19T22:01:00Z">
        <w:r w:rsidR="00BD7390" w:rsidRPr="00BD7390">
          <w:rPr>
            <w:rFonts w:ascii=".萍方-简" w:eastAsia=".萍方-简" w:hAnsi=".萍方-简"/>
            <w:lang w:eastAsia="zh-CN"/>
            <w:rPrChange w:id="844" w:author="Jie Lan" w:date="2017-08-19T22:02:00Z">
              <w:rPr>
                <w:rFonts w:eastAsiaTheme="minorEastAsia"/>
                <w:lang w:eastAsia="zh-CN"/>
              </w:rPr>
            </w:rPrChange>
          </w:rPr>
          <w:t xml:space="preserve">, and </w:t>
        </w:r>
      </w:ins>
      <w:ins w:id="845" w:author="Jie Lan" w:date="2017-08-19T22:04:00Z">
        <w:r w:rsidRPr="00BD7390">
          <w:rPr>
            <w:rFonts w:ascii=".萍方-简" w:eastAsia=".萍方-简" w:hAnsi=".萍方-简"/>
            <w:lang w:eastAsia="zh-CN"/>
            <w:rPrChange w:id="846" w:author="Jie Lan" w:date="2017-08-19T22:02:00Z">
              <w:rPr>
                <w:rFonts w:ascii=".萍方-简" w:eastAsia=".萍方-简" w:hAnsi=".萍方-简"/>
                <w:lang w:eastAsia="zh-CN"/>
              </w:rPr>
            </w:rPrChange>
          </w:rPr>
          <w:t>cannot</w:t>
        </w:r>
      </w:ins>
      <w:ins w:id="847" w:author="Jie Lan" w:date="2017-08-19T22:01:00Z">
        <w:r w:rsidR="00BD7390" w:rsidRPr="00BD7390">
          <w:rPr>
            <w:rFonts w:ascii=".萍方-简" w:eastAsia=".萍方-简" w:hAnsi=".萍方-简"/>
            <w:lang w:eastAsia="zh-CN"/>
            <w:rPrChange w:id="848" w:author="Jie Lan" w:date="2017-08-19T22:02:00Z">
              <w:rPr>
                <w:rFonts w:eastAsiaTheme="minorEastAsia"/>
                <w:lang w:eastAsia="zh-CN"/>
              </w:rPr>
            </w:rPrChange>
          </w:rPr>
          <w:t xml:space="preserve"> complete most of the computational problems in the real world. At the same time, the Bit</w:t>
        </w:r>
      </w:ins>
      <w:ins w:id="849" w:author="Jie Lan" w:date="2017-08-19T22:04:00Z">
        <w:r>
          <w:rPr>
            <w:rFonts w:ascii=".萍方-简" w:eastAsia=".萍方-简" w:hAnsi=".萍方-简"/>
            <w:lang w:eastAsia="zh-CN"/>
          </w:rPr>
          <w:t>C</w:t>
        </w:r>
      </w:ins>
      <w:ins w:id="850" w:author="Jie Lan" w:date="2017-08-19T22:01:00Z">
        <w:r w:rsidR="00BD7390" w:rsidRPr="00BD7390">
          <w:rPr>
            <w:rFonts w:ascii=".萍方-简" w:eastAsia=".萍方-简" w:hAnsi=".萍方-简"/>
            <w:lang w:eastAsia="zh-CN"/>
            <w:rPrChange w:id="851" w:author="Jie Lan" w:date="2017-08-19T22:02:00Z">
              <w:rPr>
                <w:rFonts w:eastAsiaTheme="minorEastAsia"/>
                <w:lang w:eastAsia="zh-CN"/>
              </w:rPr>
            </w:rPrChange>
          </w:rPr>
          <w:t xml:space="preserve">oin network is essentially a state transfer system in which there is a state containing </w:t>
        </w:r>
      </w:ins>
      <w:ins w:id="852" w:author="Jie Lan" w:date="2017-08-19T22:09:00Z">
        <w:r>
          <w:rPr>
            <w:rFonts w:ascii=".萍方-简" w:eastAsia=".萍方-简" w:hAnsi=".萍方-简"/>
            <w:lang w:eastAsia="zh-CN"/>
          </w:rPr>
          <w:t xml:space="preserve">all information </w:t>
        </w:r>
      </w:ins>
      <w:ins w:id="853" w:author="Jie Lan" w:date="2017-08-19T22:10:00Z">
        <w:r>
          <w:rPr>
            <w:rFonts w:ascii=".萍方-简" w:eastAsia=".萍方-简" w:hAnsi=".萍方-简"/>
            <w:lang w:eastAsia="zh-CN"/>
          </w:rPr>
          <w:t>of h</w:t>
        </w:r>
      </w:ins>
      <w:ins w:id="854" w:author="Jie Lan" w:date="2017-08-19T22:09:00Z">
        <w:r>
          <w:rPr>
            <w:rFonts w:ascii=".萍方-简" w:eastAsia=".萍方-简" w:hAnsi=".萍方-简"/>
            <w:lang w:eastAsia="zh-CN"/>
          </w:rPr>
          <w:t>olders</w:t>
        </w:r>
      </w:ins>
      <w:ins w:id="855" w:author="Jie Lan" w:date="2017-08-19T22:10:00Z">
        <w:r>
          <w:rPr>
            <w:rFonts w:ascii=".萍方-简" w:eastAsia=".萍方-简" w:hAnsi=".萍方-简"/>
            <w:lang w:eastAsia="zh-CN"/>
          </w:rPr>
          <w:t xml:space="preserve"> of all existing BitCoin</w:t>
        </w:r>
      </w:ins>
      <w:ins w:id="856" w:author="Jie Lan" w:date="2017-08-19T22:01:00Z">
        <w:r w:rsidR="00BD7390" w:rsidRPr="00BD7390">
          <w:rPr>
            <w:rFonts w:ascii=".萍方-简" w:eastAsia=".萍方-简" w:hAnsi=".萍方-简"/>
            <w:lang w:eastAsia="zh-CN"/>
            <w:rPrChange w:id="857" w:author="Jie Lan" w:date="2017-08-19T22:02:00Z">
              <w:rPr>
                <w:rFonts w:eastAsiaTheme="minorEastAsia"/>
                <w:lang w:eastAsia="zh-CN"/>
              </w:rPr>
            </w:rPrChange>
          </w:rPr>
          <w:t xml:space="preserve"> and a "state transition function" can use a state and a </w:t>
        </w:r>
      </w:ins>
      <w:ins w:id="858" w:author="Jie Lan" w:date="2017-08-19T22:11:00Z">
        <w:r>
          <w:rPr>
            <w:rFonts w:ascii=".萍方-简" w:eastAsia=".萍方-简" w:hAnsi=".萍方-简"/>
            <w:lang w:eastAsia="zh-CN"/>
          </w:rPr>
          <w:t>transaction</w:t>
        </w:r>
      </w:ins>
      <w:ins w:id="859" w:author="Jie Lan" w:date="2017-08-19T22:01:00Z">
        <w:r w:rsidR="00BD7390" w:rsidRPr="00BD7390">
          <w:rPr>
            <w:rFonts w:ascii=".萍方-简" w:eastAsia=".萍方-简" w:hAnsi=".萍方-简"/>
            <w:lang w:eastAsia="zh-CN"/>
            <w:rPrChange w:id="860" w:author="Jie Lan" w:date="2017-08-19T22:02:00Z">
              <w:rPr>
                <w:rFonts w:eastAsiaTheme="minorEastAsia"/>
                <w:lang w:eastAsia="zh-CN"/>
              </w:rPr>
            </w:rPrChange>
          </w:rPr>
          <w:t xml:space="preserve"> to produce a new state. Bitcoin system only</w:t>
        </w:r>
      </w:ins>
      <w:ins w:id="861" w:author="Jie Lan" w:date="2017-08-19T22:11:00Z">
        <w:r>
          <w:rPr>
            <w:rFonts w:ascii=".萍方-简" w:eastAsia=".萍方-简" w:hAnsi=".萍方-简"/>
            <w:lang w:eastAsia="zh-CN"/>
          </w:rPr>
          <w:t xml:space="preserve"> support</w:t>
        </w:r>
      </w:ins>
      <w:ins w:id="862" w:author="Jie Lan" w:date="2017-08-19T22:01:00Z">
        <w:r w:rsidR="00BD7390" w:rsidRPr="00BD7390">
          <w:rPr>
            <w:rFonts w:ascii=".萍方-简" w:eastAsia=".萍方-简" w:hAnsi=".萍方-简"/>
            <w:lang w:eastAsia="zh-CN"/>
            <w:rPrChange w:id="863" w:author="Jie Lan" w:date="2017-08-19T22:02:00Z">
              <w:rPr>
                <w:rFonts w:eastAsiaTheme="minorEastAsia"/>
                <w:lang w:eastAsia="zh-CN"/>
              </w:rPr>
            </w:rPrChange>
          </w:rPr>
          <w:t xml:space="preserve"> UTXO concept, the efficiency </w:t>
        </w:r>
      </w:ins>
      <w:ins w:id="864" w:author="Jie Lan" w:date="2017-08-19T22:11:00Z">
        <w:r>
          <w:rPr>
            <w:rFonts w:ascii=".萍方-简" w:eastAsia=".萍方-简" w:hAnsi=".萍方-简"/>
            <w:lang w:eastAsia="zh-CN"/>
          </w:rPr>
          <w:t>to query an address</w:t>
        </w:r>
      </w:ins>
      <w:ins w:id="865" w:author="Jie Lan" w:date="2017-08-19T22:01:00Z">
        <w:r w:rsidR="00BD7390" w:rsidRPr="00BD7390">
          <w:rPr>
            <w:rFonts w:ascii=".萍方-简" w:eastAsia=".萍方-简" w:hAnsi=".萍方-简"/>
            <w:lang w:eastAsia="zh-CN"/>
            <w:rPrChange w:id="866" w:author="Jie Lan" w:date="2017-08-19T22:02:00Z">
              <w:rPr>
                <w:rFonts w:eastAsiaTheme="minorEastAsia"/>
                <w:lang w:eastAsia="zh-CN"/>
              </w:rPr>
            </w:rPrChange>
          </w:rPr>
          <w:t xml:space="preserve"> is low. The concept of the </w:t>
        </w:r>
      </w:ins>
      <w:ins w:id="867" w:author="Jie Lan" w:date="2017-08-19T22:11:00Z">
        <w:r>
          <w:rPr>
            <w:rFonts w:ascii=".萍方-简" w:eastAsia=".萍方-简" w:hAnsi=".萍方-简"/>
            <w:lang w:eastAsia="zh-CN"/>
          </w:rPr>
          <w:t>Ethereum</w:t>
        </w:r>
      </w:ins>
      <w:ins w:id="868" w:author="Jie Lan" w:date="2017-08-19T22:01:00Z">
        <w:r w:rsidR="00BD7390" w:rsidRPr="00BD7390">
          <w:rPr>
            <w:rFonts w:ascii=".萍方-简" w:eastAsia=".萍方-简" w:hAnsi=".萍方-简"/>
            <w:lang w:eastAsia="zh-CN"/>
            <w:rPrChange w:id="869" w:author="Jie Lan" w:date="2017-08-19T22:02:00Z">
              <w:rPr>
                <w:rFonts w:eastAsiaTheme="minorEastAsia"/>
                <w:lang w:eastAsia="zh-CN"/>
              </w:rPr>
            </w:rPrChange>
          </w:rPr>
          <w:t xml:space="preserve"> was proposed by Vitalik Buterin between 2013 and 2014 with the aim of developing the next generation of encrypted and de-centric applications </w:t>
        </w:r>
      </w:ins>
      <w:ins w:id="870" w:author="Jie Lan" w:date="2017-08-19T22:12:00Z">
        <w:r w:rsidR="00485352">
          <w:rPr>
            <w:rFonts w:ascii=".萍方-简" w:eastAsia=".萍方-简" w:hAnsi=".萍方-简"/>
            <w:lang w:eastAsia="zh-CN"/>
          </w:rPr>
          <w:t>platform</w:t>
        </w:r>
      </w:ins>
      <w:ins w:id="871" w:author="Jie Lan" w:date="2017-08-19T22:13:00Z">
        <w:r w:rsidR="00485352">
          <w:rPr>
            <w:rFonts w:ascii=".萍方-简" w:eastAsia=".萍方-简" w:hAnsi=".萍方-简"/>
            <w:lang w:eastAsia="zh-CN"/>
          </w:rPr>
          <w:t>. It</w:t>
        </w:r>
      </w:ins>
      <w:ins w:id="872" w:author="Jie Lan" w:date="2017-08-19T22:01:00Z">
        <w:r w:rsidR="00BD7390" w:rsidRPr="00BD7390">
          <w:rPr>
            <w:rFonts w:ascii=".萍方-简" w:eastAsia=".萍方-简" w:hAnsi=".萍方-简"/>
            <w:lang w:eastAsia="zh-CN"/>
            <w:rPrChange w:id="873" w:author="Jie Lan" w:date="2017-08-19T22:02:00Z">
              <w:rPr>
                <w:rFonts w:eastAsiaTheme="minorEastAsia"/>
                <w:lang w:eastAsia="zh-CN"/>
              </w:rPr>
            </w:rPrChange>
          </w:rPr>
          <w:t xml:space="preserve"> </w:t>
        </w:r>
      </w:ins>
      <w:ins w:id="874" w:author="Jie Lan" w:date="2017-08-19T22:13:00Z">
        <w:r w:rsidR="00485352" w:rsidRPr="00BD7390">
          <w:rPr>
            <w:rFonts w:ascii=".萍方-简" w:eastAsia=".萍方-简" w:hAnsi=".萍方-简"/>
            <w:lang w:eastAsia="zh-CN"/>
            <w:rPrChange w:id="875" w:author="Jie Lan" w:date="2017-08-19T22:02:00Z">
              <w:rPr>
                <w:rFonts w:ascii=".萍方-简" w:eastAsia=".萍方-简" w:hAnsi=".萍方-简"/>
                <w:lang w:eastAsia="zh-CN"/>
              </w:rPr>
            </w:rPrChange>
          </w:rPr>
          <w:t>could</w:t>
        </w:r>
      </w:ins>
      <w:ins w:id="876" w:author="Jie Lan" w:date="2017-08-19T22:01:00Z">
        <w:r w:rsidR="00BD7390" w:rsidRPr="00BD7390">
          <w:rPr>
            <w:rFonts w:ascii=".萍方-简" w:eastAsia=".萍方-简" w:hAnsi=".萍方-简"/>
            <w:lang w:eastAsia="zh-CN"/>
            <w:rPrChange w:id="877" w:author="Jie Lan" w:date="2017-08-19T22:02:00Z">
              <w:rPr>
                <w:rFonts w:eastAsiaTheme="minorEastAsia"/>
                <w:lang w:eastAsia="zh-CN"/>
              </w:rPr>
            </w:rPrChange>
          </w:rPr>
          <w:t xml:space="preserve"> begin development in 2014 through ICO. The </w:t>
        </w:r>
      </w:ins>
      <w:ins w:id="878" w:author="Jie Lan" w:date="2017-08-19T22:13:00Z">
        <w:r w:rsidR="00485352">
          <w:rPr>
            <w:rFonts w:ascii=".萍方-简" w:eastAsia=".萍方-简" w:hAnsi=".萍方-简"/>
            <w:lang w:eastAsia="zh-CN"/>
          </w:rPr>
          <w:t>Ethereum</w:t>
        </w:r>
      </w:ins>
      <w:ins w:id="879" w:author="Jie Lan" w:date="2017-08-19T22:01:00Z">
        <w:r w:rsidR="00BD7390" w:rsidRPr="00BD7390">
          <w:rPr>
            <w:rFonts w:ascii=".萍方-简" w:eastAsia=".萍方-简" w:hAnsi=".萍方-简"/>
            <w:lang w:eastAsia="zh-CN"/>
            <w:rPrChange w:id="880" w:author="Jie Lan" w:date="2017-08-19T22:02:00Z">
              <w:rPr>
                <w:rFonts w:eastAsiaTheme="minorEastAsia"/>
                <w:lang w:eastAsia="zh-CN"/>
              </w:rPr>
            </w:rPrChange>
          </w:rPr>
          <w:t xml:space="preserve"> is open source</w:t>
        </w:r>
      </w:ins>
      <w:ins w:id="881" w:author="Jie Lan" w:date="2017-08-19T22:13:00Z">
        <w:r w:rsidR="00485352">
          <w:rPr>
            <w:rFonts w:ascii=".萍方-简" w:eastAsia=".萍方-简" w:hAnsi=".萍方-简"/>
            <w:lang w:eastAsia="zh-CN"/>
          </w:rPr>
          <w:t>d</w:t>
        </w:r>
      </w:ins>
      <w:ins w:id="882" w:author="Jie Lan" w:date="2017-08-19T22:16:00Z">
        <w:r w:rsidR="00485352">
          <w:rPr>
            <w:rFonts w:ascii=".萍方-简" w:eastAsia=".萍方-简" w:hAnsi=".萍方-简"/>
            <w:lang w:eastAsia="zh-CN"/>
          </w:rPr>
          <w:t xml:space="preserve">. It is a </w:t>
        </w:r>
        <w:r w:rsidR="00485352" w:rsidRPr="00F40CBF">
          <w:rPr>
            <w:rFonts w:ascii=".萍方-简" w:eastAsia=".萍方-简" w:hAnsi=".萍方-简"/>
            <w:lang w:eastAsia="zh-CN"/>
          </w:rPr>
          <w:t xml:space="preserve">public </w:t>
        </w:r>
        <w:r w:rsidR="00485352">
          <w:rPr>
            <w:rFonts w:ascii=".萍方-简" w:eastAsia=".萍方-简" w:hAnsi=".萍方-简"/>
            <w:lang w:eastAsia="zh-CN"/>
          </w:rPr>
          <w:t>B</w:t>
        </w:r>
        <w:r w:rsidR="00485352" w:rsidRPr="00F40CBF">
          <w:rPr>
            <w:rFonts w:ascii=".萍方-简" w:eastAsia=".萍方-简" w:hAnsi=".萍方-简"/>
            <w:lang w:eastAsia="zh-CN"/>
          </w:rPr>
          <w:t xml:space="preserve">lock </w:t>
        </w:r>
        <w:r w:rsidR="00485352">
          <w:rPr>
            <w:rFonts w:ascii=".萍方-简" w:eastAsia=".萍方-简" w:hAnsi=".萍方-简"/>
            <w:lang w:eastAsia="zh-CN"/>
          </w:rPr>
          <w:t>C</w:t>
        </w:r>
        <w:r w:rsidR="00485352" w:rsidRPr="00F40CBF">
          <w:rPr>
            <w:rFonts w:ascii=".萍方-简" w:eastAsia=".萍方-简" w:hAnsi=".萍方-简"/>
            <w:lang w:eastAsia="zh-CN"/>
          </w:rPr>
          <w:t>hain platform</w:t>
        </w:r>
      </w:ins>
      <w:ins w:id="883" w:author="Jie Lan" w:date="2017-08-19T22:14:00Z">
        <w:r w:rsidR="00485352">
          <w:rPr>
            <w:rFonts w:ascii=".萍方-简" w:eastAsia=".萍方-简" w:hAnsi=".萍方-简"/>
            <w:lang w:eastAsia="zh-CN"/>
          </w:rPr>
          <w:t xml:space="preserve"> </w:t>
        </w:r>
      </w:ins>
      <w:ins w:id="884" w:author="Jie Lan" w:date="2017-08-19T22:17:00Z">
        <w:r w:rsidR="00485352">
          <w:rPr>
            <w:rFonts w:ascii=".萍方-简" w:eastAsia=".萍方-简" w:hAnsi=".萍方-简"/>
            <w:lang w:eastAsia="zh-CN"/>
          </w:rPr>
          <w:t>for its</w:t>
        </w:r>
      </w:ins>
      <w:ins w:id="885" w:author="Jie Lan" w:date="2017-08-19T22:14:00Z">
        <w:r w:rsidR="00485352">
          <w:rPr>
            <w:rFonts w:ascii=".萍方-简" w:eastAsia=".萍方-简" w:hAnsi=".萍方-简"/>
            <w:lang w:eastAsia="zh-CN"/>
          </w:rPr>
          <w:t xml:space="preserve"> </w:t>
        </w:r>
      </w:ins>
      <w:ins w:id="886" w:author="Jie Lan" w:date="2017-08-19T22:01:00Z">
        <w:r w:rsidR="00BD7390" w:rsidRPr="00BD7390">
          <w:rPr>
            <w:rFonts w:ascii=".萍方-简" w:eastAsia=".萍方-简" w:hAnsi=".萍方-简"/>
            <w:lang w:eastAsia="zh-CN"/>
            <w:rPrChange w:id="887" w:author="Jie Lan" w:date="2017-08-19T22:02:00Z">
              <w:rPr>
                <w:rFonts w:eastAsiaTheme="minorEastAsia"/>
                <w:lang w:eastAsia="zh-CN"/>
              </w:rPr>
            </w:rPrChange>
          </w:rPr>
          <w:t>pr</w:t>
        </w:r>
        <w:r w:rsidR="00485352">
          <w:rPr>
            <w:rFonts w:ascii=".萍方-简" w:eastAsia=".萍方-简" w:hAnsi=".萍方-简"/>
            <w:lang w:eastAsia="zh-CN"/>
            <w:rPrChange w:id="888" w:author="Jie Lan" w:date="2017-08-19T22:02:00Z">
              <w:rPr>
                <w:rFonts w:ascii=".萍方-简" w:eastAsia=".萍方-简" w:hAnsi=".萍方-简"/>
                <w:lang w:eastAsia="zh-CN"/>
              </w:rPr>
            </w:rPrChange>
          </w:rPr>
          <w:t xml:space="preserve">oprietary encrypted </w:t>
        </w:r>
      </w:ins>
      <w:ins w:id="889" w:author="Jie Lan" w:date="2017-08-19T22:15:00Z">
        <w:r w:rsidR="00485352">
          <w:rPr>
            <w:rFonts w:ascii=".萍方-简" w:eastAsia=".萍方-简" w:hAnsi=".萍方-简"/>
            <w:lang w:eastAsia="zh-CN"/>
          </w:rPr>
          <w:t xml:space="preserve">digital </w:t>
        </w:r>
      </w:ins>
      <w:ins w:id="890" w:author="Jie Lan" w:date="2017-08-19T22:01:00Z">
        <w:r w:rsidR="00485352">
          <w:rPr>
            <w:rFonts w:ascii=".萍方-简" w:eastAsia=".萍方-简" w:hAnsi=".萍方-简"/>
            <w:lang w:eastAsia="zh-CN"/>
            <w:rPrChange w:id="891" w:author="Jie Lan" w:date="2017-08-19T22:02:00Z">
              <w:rPr>
                <w:rFonts w:ascii=".萍方-简" w:eastAsia=".萍方-简" w:hAnsi=".萍方-简"/>
                <w:lang w:eastAsia="zh-CN"/>
              </w:rPr>
            </w:rPrChange>
          </w:rPr>
          <w:t>currency</w:t>
        </w:r>
      </w:ins>
      <w:ins w:id="892" w:author="Jie Lan" w:date="2017-08-19T22:17:00Z">
        <w:r w:rsidR="00485352">
          <w:rPr>
            <w:rFonts w:ascii=".萍方-简" w:eastAsia=".萍方-简" w:hAnsi=".萍方-简"/>
            <w:lang w:eastAsia="zh-CN"/>
          </w:rPr>
          <w:t xml:space="preserve"> Ether</w:t>
        </w:r>
      </w:ins>
      <w:ins w:id="893" w:author="Jie Lan" w:date="2017-08-19T22:01:00Z">
        <w:r w:rsidR="00BD7390" w:rsidRPr="00BD7390">
          <w:rPr>
            <w:rFonts w:ascii=".萍方-简" w:eastAsia=".萍方-简" w:hAnsi=".萍方-简"/>
            <w:lang w:eastAsia="zh-CN"/>
            <w:rPrChange w:id="894" w:author="Jie Lan" w:date="2017-08-19T22:02:00Z">
              <w:rPr>
                <w:rFonts w:eastAsiaTheme="minorEastAsia"/>
                <w:lang w:eastAsia="zh-CN"/>
              </w:rPr>
            </w:rPrChange>
          </w:rPr>
          <w:t xml:space="preserve">. </w:t>
        </w:r>
        <w:r w:rsidR="00485352">
          <w:rPr>
            <w:rFonts w:ascii=".萍方-简" w:eastAsia=".萍方-简" w:hAnsi=".萍方-简"/>
            <w:lang w:eastAsia="zh-CN"/>
            <w:rPrChange w:id="895" w:author="Jie Lan" w:date="2017-08-19T22:02:00Z">
              <w:rPr>
                <w:rFonts w:ascii=".萍方-简" w:eastAsia=".萍方-简" w:hAnsi=".萍方-简"/>
                <w:lang w:eastAsia="zh-CN"/>
              </w:rPr>
            </w:rPrChange>
          </w:rPr>
          <w:t>On top of this platform, Ethereum</w:t>
        </w:r>
        <w:r w:rsidR="00BD7390" w:rsidRPr="00BD7390">
          <w:rPr>
            <w:rFonts w:ascii=".萍方-简" w:eastAsia=".萍方-简" w:hAnsi=".萍方-简"/>
            <w:lang w:eastAsia="zh-CN"/>
            <w:rPrChange w:id="896" w:author="Jie Lan" w:date="2017-08-19T22:02:00Z">
              <w:rPr>
                <w:rFonts w:eastAsiaTheme="minorEastAsia"/>
                <w:lang w:eastAsia="zh-CN"/>
              </w:rPr>
            </w:rPrChange>
          </w:rPr>
          <w:t xml:space="preserve"> provides a decentralized </w:t>
        </w:r>
      </w:ins>
      <w:ins w:id="897" w:author="Jie Lan" w:date="2017-08-19T22:17:00Z">
        <w:r w:rsidR="00485352">
          <w:rPr>
            <w:rFonts w:ascii=".萍方-简" w:eastAsia=".萍方-简" w:hAnsi=".萍方-简"/>
            <w:lang w:eastAsia="zh-CN"/>
          </w:rPr>
          <w:t>Ethereum</w:t>
        </w:r>
      </w:ins>
      <w:ins w:id="898" w:author="Jie Lan" w:date="2017-08-19T22:01:00Z">
        <w:r w:rsidR="00BD7390" w:rsidRPr="00BD7390">
          <w:rPr>
            <w:rFonts w:ascii=".萍方-简" w:eastAsia=".萍方-简" w:hAnsi=".萍方-简"/>
            <w:lang w:eastAsia="zh-CN"/>
            <w:rPrChange w:id="899" w:author="Jie Lan" w:date="2017-08-19T22:02:00Z">
              <w:rPr>
                <w:rFonts w:eastAsiaTheme="minorEastAsia"/>
                <w:lang w:eastAsia="zh-CN"/>
              </w:rPr>
            </w:rPrChange>
          </w:rPr>
          <w:t xml:space="preserve"> virtual machine that facilitates other third-party developers to implement </w:t>
        </w:r>
      </w:ins>
      <w:ins w:id="900" w:author="Jie Lan" w:date="2017-08-19T22:18:00Z">
        <w:r w:rsidR="00485352">
          <w:rPr>
            <w:rFonts w:ascii=".萍方-简" w:eastAsia=".萍方-简" w:hAnsi=".萍方-简"/>
            <w:lang w:eastAsia="zh-CN"/>
          </w:rPr>
          <w:t>smart</w:t>
        </w:r>
      </w:ins>
      <w:ins w:id="901" w:author="Jie Lan" w:date="2017-08-19T22:01:00Z">
        <w:r w:rsidR="00485352">
          <w:rPr>
            <w:rFonts w:ascii=".萍方-简" w:eastAsia=".萍方-简" w:hAnsi=".萍方-简"/>
            <w:lang w:eastAsia="zh-CN"/>
            <w:rPrChange w:id="902" w:author="Jie Lan" w:date="2017-08-19T22:02:00Z">
              <w:rPr>
                <w:rFonts w:ascii=".萍方-简" w:eastAsia=".萍方-简" w:hAnsi=".萍方-简"/>
                <w:lang w:eastAsia="zh-CN"/>
              </w:rPr>
            </w:rPrChange>
          </w:rPr>
          <w:t xml:space="preserve"> contracts based on Ethereum</w:t>
        </w:r>
        <w:r w:rsidR="00BD7390" w:rsidRPr="00BD7390">
          <w:rPr>
            <w:rFonts w:ascii=".萍方-简" w:eastAsia=".萍方-简" w:hAnsi=".萍方-简"/>
            <w:lang w:eastAsia="zh-CN"/>
            <w:rPrChange w:id="903" w:author="Jie Lan" w:date="2017-08-19T22:02:00Z">
              <w:rPr>
                <w:rFonts w:eastAsiaTheme="minorEastAsia"/>
                <w:lang w:eastAsia="zh-CN"/>
              </w:rPr>
            </w:rPrChange>
          </w:rPr>
          <w:t xml:space="preserve">. The </w:t>
        </w:r>
      </w:ins>
      <w:ins w:id="904" w:author="Jie Lan" w:date="2017-08-19T22:18:00Z">
        <w:r w:rsidR="00485352" w:rsidRPr="00F40CBF">
          <w:rPr>
            <w:rFonts w:ascii=".萍方-简" w:eastAsia=".萍方-简" w:hAnsi=".萍方-简"/>
            <w:lang w:eastAsia="zh-CN"/>
          </w:rPr>
          <w:t>Ethereum</w:t>
        </w:r>
        <w:r w:rsidR="00485352" w:rsidRPr="00BD7390">
          <w:rPr>
            <w:rFonts w:ascii=".萍方-简" w:eastAsia=".萍方-简" w:hAnsi=".萍方-简"/>
            <w:lang w:eastAsia="zh-CN"/>
            <w:rPrChange w:id="905" w:author="Jie Lan" w:date="2017-08-19T22:02:00Z">
              <w:rPr>
                <w:rFonts w:ascii=".萍方-简" w:eastAsia=".萍方-简" w:hAnsi=".萍方-简"/>
                <w:lang w:eastAsia="zh-CN"/>
              </w:rPr>
            </w:rPrChange>
          </w:rPr>
          <w:t xml:space="preserve"> </w:t>
        </w:r>
      </w:ins>
      <w:ins w:id="906" w:author="Jie Lan" w:date="2017-08-19T22:01:00Z">
        <w:r w:rsidR="00BD7390" w:rsidRPr="00BD7390">
          <w:rPr>
            <w:rFonts w:ascii=".萍方-简" w:eastAsia=".萍方-简" w:hAnsi=".萍方-简"/>
            <w:lang w:eastAsia="zh-CN"/>
            <w:rPrChange w:id="907" w:author="Jie Lan" w:date="2017-08-19T22:02:00Z">
              <w:rPr>
                <w:rFonts w:eastAsiaTheme="minorEastAsia"/>
                <w:lang w:eastAsia="zh-CN"/>
              </w:rPr>
            </w:rPrChange>
          </w:rPr>
          <w:t xml:space="preserve">virtual machine enables third-party developers to easily and quickly re-use </w:t>
        </w:r>
      </w:ins>
      <w:ins w:id="908" w:author="Jie Lan" w:date="2017-08-19T22:19:00Z">
        <w:r w:rsidR="00485352">
          <w:rPr>
            <w:rFonts w:ascii=".萍方-简" w:eastAsia=".萍方-简" w:hAnsi=".萍方-简"/>
            <w:lang w:eastAsia="zh-CN"/>
          </w:rPr>
          <w:t>Bloack</w:t>
        </w:r>
      </w:ins>
      <w:ins w:id="909" w:author="Jie Lan" w:date="2017-08-19T22:01:00Z">
        <w:r w:rsidR="00485352">
          <w:rPr>
            <w:rFonts w:ascii=".萍方-简" w:eastAsia=".萍方-简" w:hAnsi=".萍方-简"/>
            <w:lang w:eastAsia="zh-CN"/>
            <w:rPrChange w:id="910" w:author="Jie Lan" w:date="2017-08-19T22:02:00Z">
              <w:rPr>
                <w:rFonts w:ascii=".萍方-简" w:eastAsia=".萍方-简" w:hAnsi=".萍方-简"/>
                <w:lang w:eastAsia="zh-CN"/>
              </w:rPr>
            </w:rPrChange>
          </w:rPr>
          <w:t xml:space="preserve"> Chain core system defined </w:t>
        </w:r>
        <w:r w:rsidR="00485352">
          <w:rPr>
            <w:rFonts w:ascii=".萍方-简" w:eastAsia=".萍方-简" w:hAnsi=".萍方-简"/>
            <w:lang w:eastAsia="zh-CN"/>
            <w:rPrChange w:id="911" w:author="Jie Lan" w:date="2017-08-19T22:02:00Z">
              <w:rPr>
                <w:rFonts w:ascii=".萍方-简" w:eastAsia=".萍方-简" w:hAnsi=".萍方-简"/>
                <w:lang w:eastAsia="zh-CN"/>
              </w:rPr>
            </w:rPrChange>
          </w:rPr>
          <w:lastRenderedPageBreak/>
          <w:t xml:space="preserve">by </w:t>
        </w:r>
      </w:ins>
      <w:ins w:id="912" w:author="Jie Lan" w:date="2017-08-19T22:19:00Z">
        <w:r w:rsidR="00485352" w:rsidRPr="00485352">
          <w:rPr>
            <w:rFonts w:ascii=".萍方-简" w:eastAsia=".萍方-简" w:hAnsi=".萍方-简"/>
            <w:lang w:eastAsia="zh-CN"/>
          </w:rPr>
          <w:t>Ethereum</w:t>
        </w:r>
      </w:ins>
      <w:ins w:id="913" w:author="Jie Lan" w:date="2017-08-19T22:01:00Z">
        <w:r w:rsidR="00BD7390" w:rsidRPr="00BD7390">
          <w:rPr>
            <w:rFonts w:ascii=".萍方-简" w:eastAsia=".萍方-简" w:hAnsi=".萍方-简"/>
            <w:lang w:eastAsia="zh-CN"/>
            <w:rPrChange w:id="914" w:author="Jie Lan" w:date="2017-08-19T22:02:00Z">
              <w:rPr>
                <w:rFonts w:eastAsiaTheme="minorEastAsia"/>
                <w:lang w:eastAsia="zh-CN"/>
              </w:rPr>
            </w:rPrChange>
          </w:rPr>
          <w:t xml:space="preserve">, while being able to focus on the </w:t>
        </w:r>
      </w:ins>
      <w:ins w:id="915" w:author="Jie Lan" w:date="2017-08-19T22:20:00Z">
        <w:r w:rsidR="00485352">
          <w:rPr>
            <w:rFonts w:ascii=".萍方-简" w:eastAsia=".萍方-简" w:hAnsi=".萍方-简"/>
            <w:lang w:eastAsia="zh-CN"/>
          </w:rPr>
          <w:t xml:space="preserve">Block Chain </w:t>
        </w:r>
      </w:ins>
      <w:ins w:id="916" w:author="Jie Lan" w:date="2017-08-19T22:01:00Z">
        <w:r w:rsidR="00BD7390" w:rsidRPr="00BD7390">
          <w:rPr>
            <w:rFonts w:ascii=".萍方-简" w:eastAsia=".萍方-简" w:hAnsi=".萍方-简"/>
            <w:lang w:eastAsia="zh-CN"/>
            <w:rPrChange w:id="917" w:author="Jie Lan" w:date="2017-08-19T22:02:00Z">
              <w:rPr>
                <w:rFonts w:eastAsiaTheme="minorEastAsia"/>
                <w:lang w:eastAsia="zh-CN"/>
              </w:rPr>
            </w:rPrChange>
          </w:rPr>
          <w:t xml:space="preserve">application </w:t>
        </w:r>
      </w:ins>
      <w:ins w:id="918" w:author="Jie Lan" w:date="2017-08-19T22:19:00Z">
        <w:r w:rsidR="00485352">
          <w:rPr>
            <w:rFonts w:ascii=".萍方-简" w:eastAsia=".萍方-简" w:hAnsi=".萍方-简"/>
            <w:lang w:eastAsia="zh-CN"/>
          </w:rPr>
          <w:t>research and development</w:t>
        </w:r>
      </w:ins>
      <w:ins w:id="919" w:author="Jie Lan" w:date="2017-08-19T22:20:00Z">
        <w:r w:rsidR="00485352">
          <w:rPr>
            <w:rFonts w:ascii=".萍方-简" w:eastAsia=".萍方-简" w:hAnsi=".萍方-简"/>
            <w:lang w:eastAsia="zh-CN"/>
          </w:rPr>
          <w:t>.</w:t>
        </w:r>
      </w:ins>
    </w:p>
    <w:p w14:paraId="3702ACD4" w14:textId="1F39A9EE" w:rsidR="00F8790E" w:rsidRDefault="00F8790E" w:rsidP="00B73DC6">
      <w:pPr>
        <w:jc w:val="both"/>
        <w:rPr>
          <w:ins w:id="920" w:author="Jie Lan" w:date="2017-08-19T22:20:00Z"/>
          <w:rFonts w:eastAsiaTheme="minorEastAsia"/>
          <w:lang w:eastAsia="zh-CN"/>
        </w:rPr>
        <w:pPrChange w:id="921" w:author="Jie Lan" w:date="2017-08-19T20:30:00Z">
          <w:pPr/>
        </w:pPrChange>
      </w:pPr>
      <w:r>
        <w:rPr>
          <w:rFonts w:ascii=".萍方-简" w:eastAsia=".萍方-简" w:hAnsi=".萍方-简"/>
          <w:lang w:eastAsia="zh-CN"/>
        </w:rPr>
        <w:t>相较于</w:t>
      </w:r>
      <w:r w:rsidRPr="003F7589">
        <w:rPr>
          <w:rFonts w:ascii=".萍方-简" w:eastAsia=".萍方-简" w:hAnsi=".萍方-简"/>
          <w:lang w:eastAsia="zh-CN"/>
        </w:rPr>
        <w:t>大多数其他区块链技术，以太坊平台</w:t>
      </w:r>
      <w:r>
        <w:rPr>
          <w:rFonts w:ascii=".萍方-简" w:eastAsia=".萍方-简" w:hAnsi=".萍方-简" w:hint="eastAsia"/>
          <w:lang w:eastAsia="zh-CN"/>
        </w:rPr>
        <w:t>提供能账户</w:t>
      </w:r>
      <w:r>
        <w:rPr>
          <w:rFonts w:eastAsiaTheme="minorEastAsia" w:hint="eastAsia"/>
          <w:lang w:eastAsia="zh-CN"/>
        </w:rPr>
        <w:t>，</w:t>
      </w:r>
      <w:r w:rsidRPr="002A2968">
        <w:rPr>
          <w:rFonts w:ascii=".萍方-简" w:eastAsia=".萍方-简" w:hAnsi=".萍方-简" w:hint="eastAsia"/>
          <w:lang w:eastAsia="zh-CN"/>
        </w:rPr>
        <w:t>虚拟机和智能合约。</w:t>
      </w:r>
      <w:r>
        <w:rPr>
          <w:rFonts w:eastAsiaTheme="minorEastAsia" w:hint="eastAsia"/>
          <w:lang w:eastAsia="zh-CN"/>
        </w:rPr>
        <w:t>大大提高了开发</w:t>
      </w:r>
      <w:r>
        <w:rPr>
          <w:rFonts w:eastAsiaTheme="minorEastAsia" w:hint="eastAsia"/>
          <w:lang w:eastAsia="zh-CN"/>
        </w:rPr>
        <w:t>DApp</w:t>
      </w:r>
      <w:r>
        <w:rPr>
          <w:rFonts w:eastAsiaTheme="minorEastAsia" w:hint="eastAsia"/>
          <w:lang w:eastAsia="zh-CN"/>
        </w:rPr>
        <w:t>的效率。</w:t>
      </w:r>
    </w:p>
    <w:p w14:paraId="0238CD0E" w14:textId="12DBF40D" w:rsidR="00485352" w:rsidRPr="00485352" w:rsidRDefault="00485352" w:rsidP="00B73DC6">
      <w:pPr>
        <w:jc w:val="both"/>
        <w:rPr>
          <w:rFonts w:ascii=".萍方-简" w:eastAsia=".萍方-简" w:hAnsi=".萍方-简" w:hint="eastAsia"/>
          <w:lang w:eastAsia="zh-CN"/>
          <w:rPrChange w:id="922" w:author="Jie Lan" w:date="2017-08-19T22:20:00Z">
            <w:rPr>
              <w:rFonts w:eastAsiaTheme="minorEastAsia" w:hint="eastAsia"/>
              <w:lang w:eastAsia="zh-CN"/>
            </w:rPr>
          </w:rPrChange>
        </w:rPr>
        <w:pPrChange w:id="923" w:author="Jie Lan" w:date="2017-08-19T20:30:00Z">
          <w:pPr/>
        </w:pPrChange>
      </w:pPr>
      <w:ins w:id="924" w:author="Jie Lan" w:date="2017-08-19T22:20:00Z">
        <w:r w:rsidRPr="00485352">
          <w:rPr>
            <w:rFonts w:ascii=".萍方-简" w:eastAsia=".萍方-简" w:hAnsi=".萍方-简"/>
            <w:lang w:eastAsia="zh-CN"/>
            <w:rPrChange w:id="925" w:author="Jie Lan" w:date="2017-08-19T22:20:00Z">
              <w:rPr>
                <w:rFonts w:eastAsiaTheme="minorEastAsia"/>
                <w:lang w:eastAsia="zh-CN"/>
              </w:rPr>
            </w:rPrChange>
          </w:rPr>
          <w:t xml:space="preserve">Compared to most other </w:t>
        </w:r>
        <w:r>
          <w:rPr>
            <w:rFonts w:ascii=".萍方-简" w:eastAsia=".萍方-简" w:hAnsi=".萍方-简"/>
            <w:lang w:eastAsia="zh-CN"/>
          </w:rPr>
          <w:t>Block Chain</w:t>
        </w:r>
        <w:r w:rsidRPr="00485352">
          <w:rPr>
            <w:rFonts w:ascii=".萍方-简" w:eastAsia=".萍方-简" w:hAnsi=".萍方-简"/>
            <w:lang w:eastAsia="zh-CN"/>
            <w:rPrChange w:id="926" w:author="Jie Lan" w:date="2017-08-19T22:20:00Z">
              <w:rPr>
                <w:rFonts w:eastAsiaTheme="minorEastAsia"/>
                <w:lang w:eastAsia="zh-CN"/>
              </w:rPr>
            </w:rPrChange>
          </w:rPr>
          <w:t xml:space="preserve"> technologies, the </w:t>
        </w:r>
      </w:ins>
      <w:ins w:id="927" w:author="Jie Lan" w:date="2017-08-19T22:22:00Z">
        <w:r>
          <w:rPr>
            <w:rFonts w:ascii=".萍方-简" w:eastAsia=".萍方-简" w:hAnsi=".萍方-简"/>
            <w:lang w:eastAsia="zh-CN"/>
          </w:rPr>
          <w:t>Ethereum</w:t>
        </w:r>
      </w:ins>
      <w:ins w:id="928" w:author="Jie Lan" w:date="2017-08-19T22:20:00Z">
        <w:r w:rsidRPr="00485352">
          <w:rPr>
            <w:rFonts w:ascii=".萍方-简" w:eastAsia=".萍方-简" w:hAnsi=".萍方-简"/>
            <w:lang w:eastAsia="zh-CN"/>
            <w:rPrChange w:id="929" w:author="Jie Lan" w:date="2017-08-19T22:20:00Z">
              <w:rPr>
                <w:rFonts w:eastAsiaTheme="minorEastAsia"/>
                <w:lang w:eastAsia="zh-CN"/>
              </w:rPr>
            </w:rPrChange>
          </w:rPr>
          <w:t xml:space="preserve"> platform provides accounts, virtual machines and smart contracts. Greatly improving the efficiency of DApp</w:t>
        </w:r>
      </w:ins>
      <w:ins w:id="930" w:author="Jie Lan" w:date="2017-08-19T22:22:00Z">
        <w:r>
          <w:rPr>
            <w:rFonts w:ascii=".萍方-简" w:eastAsia=".萍方-简" w:hAnsi=".萍方-简"/>
            <w:lang w:eastAsia="zh-CN"/>
          </w:rPr>
          <w:t xml:space="preserve"> </w:t>
        </w:r>
        <w:r w:rsidRPr="00F40CBF">
          <w:rPr>
            <w:rFonts w:ascii=".萍方-简" w:eastAsia=".萍方-简" w:hAnsi=".萍方-简"/>
            <w:lang w:eastAsia="zh-CN"/>
          </w:rPr>
          <w:t>development</w:t>
        </w:r>
      </w:ins>
      <w:ins w:id="931" w:author="Jie Lan" w:date="2017-08-19T22:20:00Z">
        <w:r w:rsidRPr="00485352">
          <w:rPr>
            <w:rFonts w:ascii=".萍方-简" w:eastAsia=".萍方-简" w:hAnsi=".萍方-简"/>
            <w:lang w:eastAsia="zh-CN"/>
            <w:rPrChange w:id="932" w:author="Jie Lan" w:date="2017-08-19T22:20:00Z">
              <w:rPr>
                <w:rFonts w:eastAsiaTheme="minorEastAsia"/>
                <w:lang w:eastAsia="zh-CN"/>
              </w:rPr>
            </w:rPrChange>
          </w:rPr>
          <w:t>.</w:t>
        </w:r>
      </w:ins>
    </w:p>
    <w:p w14:paraId="7CAD1A67" w14:textId="77777777" w:rsidR="00F8790E" w:rsidRPr="00A62990" w:rsidRDefault="00F8790E" w:rsidP="00B73DC6">
      <w:pPr>
        <w:jc w:val="both"/>
        <w:rPr>
          <w:rFonts w:eastAsiaTheme="minorEastAsia"/>
          <w:lang w:eastAsia="zh-CN"/>
        </w:rPr>
        <w:pPrChange w:id="933" w:author="Jie Lan" w:date="2017-08-19T20:30:00Z">
          <w:pPr/>
        </w:pPrChange>
      </w:pPr>
    </w:p>
    <w:p w14:paraId="4F5B22C6" w14:textId="77777777" w:rsidR="00485352" w:rsidRPr="00485352" w:rsidRDefault="00F8790E" w:rsidP="00485352">
      <w:pPr>
        <w:pStyle w:val="Heading2"/>
        <w:rPr>
          <w:ins w:id="934" w:author="Jie Lan" w:date="2017-08-19T22:23:00Z"/>
          <w:rFonts w:eastAsiaTheme="minorEastAsia"/>
          <w:lang w:eastAsia="zh-CN"/>
          <w:rPrChange w:id="935" w:author="Jie Lan" w:date="2017-08-19T22:23:00Z">
            <w:rPr>
              <w:ins w:id="936" w:author="Jie Lan" w:date="2017-08-19T22:23:00Z"/>
              <w:rFonts w:ascii=".萍方-简" w:eastAsia=".萍方-简" w:hAnsi=".萍方-简"/>
              <w:lang w:eastAsia="zh-CN"/>
            </w:rPr>
          </w:rPrChange>
        </w:rPr>
        <w:pPrChange w:id="937" w:author="Jie Lan" w:date="2017-08-19T20:30:00Z">
          <w:pPr>
            <w:pStyle w:val="Heading2"/>
          </w:pPr>
        </w:pPrChange>
      </w:pPr>
      <w:bookmarkStart w:id="938" w:name="_Toc489971211"/>
      <w:r w:rsidRPr="00B232D7">
        <w:rPr>
          <w:rFonts w:ascii=".萍方-简" w:eastAsia=".萍方-简" w:hAnsi=".萍方-简" w:hint="eastAsia"/>
          <w:lang w:eastAsia="zh-CN"/>
        </w:rPr>
        <w:t>智能合约平台</w:t>
      </w:r>
      <w:bookmarkEnd w:id="938"/>
    </w:p>
    <w:p w14:paraId="17DAD602" w14:textId="37C65943" w:rsidR="00F8790E" w:rsidRDefault="00485352" w:rsidP="00485352">
      <w:pPr>
        <w:pStyle w:val="Heading2"/>
        <w:numPr>
          <w:ilvl w:val="0"/>
          <w:numId w:val="0"/>
        </w:numPr>
        <w:ind w:left="576"/>
        <w:rPr>
          <w:rFonts w:eastAsiaTheme="minorEastAsia"/>
          <w:lang w:eastAsia="zh-CN"/>
        </w:rPr>
        <w:pPrChange w:id="939" w:author="Jie Lan" w:date="2017-08-19T22:23:00Z">
          <w:pPr>
            <w:pStyle w:val="Heading2"/>
          </w:pPr>
        </w:pPrChange>
      </w:pPr>
      <w:ins w:id="940" w:author="Jie Lan" w:date="2017-08-19T22:23:00Z">
        <w:r w:rsidRPr="00485352">
          <w:rPr>
            <w:rFonts w:ascii=".萍方-简" w:eastAsia=".萍方-简" w:hAnsi=".萍方-简"/>
            <w:lang w:eastAsia="zh-CN"/>
          </w:rPr>
          <w:t xml:space="preserve">Smart </w:t>
        </w:r>
        <w:r>
          <w:rPr>
            <w:rFonts w:ascii=".萍方-简" w:eastAsia=".萍方-简" w:hAnsi=".萍方-简"/>
            <w:lang w:eastAsia="zh-CN"/>
          </w:rPr>
          <w:t>C</w:t>
        </w:r>
        <w:r w:rsidRPr="00485352">
          <w:rPr>
            <w:rFonts w:ascii=".萍方-简" w:eastAsia=".萍方-简" w:hAnsi=".萍方-简"/>
            <w:lang w:eastAsia="zh-CN"/>
          </w:rPr>
          <w:t xml:space="preserve">ontract </w:t>
        </w:r>
        <w:r>
          <w:rPr>
            <w:rFonts w:ascii=".萍方-简" w:eastAsia=".萍方-简" w:hAnsi=".萍方-简"/>
            <w:lang w:eastAsia="zh-CN"/>
          </w:rPr>
          <w:t>P</w:t>
        </w:r>
        <w:r w:rsidRPr="00485352">
          <w:rPr>
            <w:rFonts w:ascii=".萍方-简" w:eastAsia=".萍方-简" w:hAnsi=".萍方-简"/>
            <w:lang w:eastAsia="zh-CN"/>
          </w:rPr>
          <w:t>latform</w:t>
        </w:r>
      </w:ins>
    </w:p>
    <w:p w14:paraId="4150D67B" w14:textId="48257BAA" w:rsidR="00F8790E" w:rsidRDefault="00F8790E" w:rsidP="00B73DC6">
      <w:pPr>
        <w:jc w:val="both"/>
        <w:rPr>
          <w:ins w:id="941" w:author="Jie Lan" w:date="2017-08-19T22:22:00Z"/>
          <w:rFonts w:ascii=".萍方-简" w:eastAsia=".萍方-简" w:hAnsi=".萍方-简"/>
          <w:lang w:eastAsia="zh-CN"/>
        </w:rPr>
        <w:pPrChange w:id="942" w:author="Jie Lan" w:date="2017-08-19T20:30:00Z">
          <w:pPr/>
        </w:pPrChange>
      </w:pPr>
      <w:r w:rsidRPr="003F7589">
        <w:rPr>
          <w:rFonts w:ascii=".萍方-简" w:eastAsia=".萍方-简" w:hAnsi=".萍方-简"/>
          <w:lang w:eastAsia="zh-CN"/>
        </w:rPr>
        <w:t>支持智能合约体系的关键部分是以太坊虚拟机（Ethereum Virtual Machine ），它提供了一套类似汇编语言的图灵完备语言，可以执行任意复杂算法的编码，用来桥接数据处理和应用处理。</w:t>
      </w:r>
      <w:r w:rsidRPr="00BC7E70">
        <w:rPr>
          <w:rFonts w:ascii=".萍方-简" w:eastAsia=".萍方-简" w:hAnsi=".萍方-简" w:hint="eastAsia"/>
          <w:lang w:eastAsia="zh-CN"/>
        </w:rPr>
        <w:t>互助链是类似于以太坊的区块链结构，用户的担保，承保，赔付，收益都以智能合约的形式写入底层区块链中。这样做的好处在于：</w:t>
      </w:r>
    </w:p>
    <w:p w14:paraId="6105F269" w14:textId="43C3CAD7" w:rsidR="00485352" w:rsidRPr="00BC7E70" w:rsidRDefault="007D61E9" w:rsidP="00B73DC6">
      <w:pPr>
        <w:jc w:val="both"/>
        <w:rPr>
          <w:rFonts w:ascii=".萍方-简" w:eastAsia=".萍方-简" w:hAnsi=".萍方-简" w:hint="eastAsia"/>
          <w:lang w:eastAsia="zh-CN"/>
        </w:rPr>
        <w:pPrChange w:id="943" w:author="Jie Lan" w:date="2017-08-19T20:30:00Z">
          <w:pPr/>
        </w:pPrChange>
      </w:pPr>
      <w:ins w:id="944" w:author="Jie Lan" w:date="2017-08-19T22:22:00Z">
        <w:r>
          <w:rPr>
            <w:rFonts w:ascii=".萍方-简" w:eastAsia=".萍方-简" w:hAnsi=".萍方-简"/>
            <w:lang w:eastAsia="zh-CN"/>
          </w:rPr>
          <w:t>A key part supporting</w:t>
        </w:r>
        <w:r w:rsidR="00485352" w:rsidRPr="00485352">
          <w:rPr>
            <w:rFonts w:ascii=".萍方-简" w:eastAsia=".萍方-简" w:hAnsi=".萍方-简"/>
            <w:lang w:eastAsia="zh-CN"/>
          </w:rPr>
          <w:t xml:space="preserve"> for the </w:t>
        </w:r>
      </w:ins>
      <w:ins w:id="945" w:author="Jie Lan" w:date="2017-08-19T22:52:00Z">
        <w:r>
          <w:rPr>
            <w:rFonts w:ascii=".萍方-简" w:eastAsia=".萍方-简" w:hAnsi=".萍方-简"/>
            <w:lang w:eastAsia="zh-CN"/>
          </w:rPr>
          <w:t>smart</w:t>
        </w:r>
      </w:ins>
      <w:ins w:id="946" w:author="Jie Lan" w:date="2017-08-19T22:22:00Z">
        <w:r w:rsidR="00485352" w:rsidRPr="00485352">
          <w:rPr>
            <w:rFonts w:ascii=".萍方-简" w:eastAsia=".萍方-简" w:hAnsi=".萍方-简"/>
            <w:lang w:eastAsia="zh-CN"/>
          </w:rPr>
          <w:t xml:space="preserve"> contract system is the Ethereum Virtual Machine, which provides a Turing</w:t>
        </w:r>
      </w:ins>
      <w:ins w:id="947" w:author="Jie Lan" w:date="2017-08-19T22:53:00Z">
        <w:r>
          <w:rPr>
            <w:rFonts w:ascii=".萍方-简" w:eastAsia=".萍方-简" w:hAnsi=".萍方-简"/>
            <w:lang w:eastAsia="zh-CN"/>
          </w:rPr>
          <w:t xml:space="preserve"> </w:t>
        </w:r>
        <w:r w:rsidRPr="00485352">
          <w:rPr>
            <w:rFonts w:ascii=".萍方-简" w:eastAsia=".萍方-简" w:hAnsi=".萍方-简"/>
            <w:lang w:eastAsia="zh-CN"/>
          </w:rPr>
          <w:t>complete</w:t>
        </w:r>
        <w:r>
          <w:rPr>
            <w:rFonts w:ascii=".萍方-简" w:eastAsia=".萍方-简" w:hAnsi=".萍方-简"/>
            <w:lang w:eastAsia="zh-CN"/>
          </w:rPr>
          <w:t xml:space="preserve"> </w:t>
        </w:r>
        <w:r w:rsidRPr="00485352">
          <w:rPr>
            <w:rFonts w:ascii=".萍方-简" w:eastAsia=".萍方-简" w:hAnsi=".萍方-简"/>
            <w:lang w:eastAsia="zh-CN"/>
          </w:rPr>
          <w:t xml:space="preserve">language </w:t>
        </w:r>
        <w:r>
          <w:rPr>
            <w:rFonts w:ascii=".萍方-简" w:eastAsia=".萍方-简" w:hAnsi=".萍方-简"/>
            <w:lang w:eastAsia="zh-CN"/>
          </w:rPr>
          <w:t xml:space="preserve">similar to </w:t>
        </w:r>
      </w:ins>
      <w:ins w:id="948" w:author="Jie Lan" w:date="2017-08-19T22:22:00Z">
        <w:r w:rsidR="00485352" w:rsidRPr="00485352">
          <w:rPr>
            <w:rFonts w:ascii=".萍方-简" w:eastAsia=".萍方-简" w:hAnsi=".萍方-简"/>
            <w:lang w:eastAsia="zh-CN"/>
          </w:rPr>
          <w:t xml:space="preserve">assembly language that can encode arbitrary complex algorithms to bridge data processing and application processing. </w:t>
        </w:r>
      </w:ins>
      <w:ins w:id="949" w:author="Jie Lan" w:date="2017-08-19T22:54:00Z">
        <w:r>
          <w:rPr>
            <w:rFonts w:ascii=".萍方-简" w:eastAsia=".萍方-简" w:hAnsi=".萍方-简"/>
            <w:lang w:eastAsia="zh-CN"/>
          </w:rPr>
          <w:t>Mutual Chain has a similar Block Chain Structure of Ethereum</w:t>
        </w:r>
      </w:ins>
      <w:ins w:id="950" w:author="Jie Lan" w:date="2017-08-19T22:22:00Z">
        <w:r w:rsidR="00485352" w:rsidRPr="00485352">
          <w:rPr>
            <w:rFonts w:ascii=".萍方-简" w:eastAsia=".萍方-简" w:hAnsi=".萍方-简"/>
            <w:lang w:eastAsia="zh-CN"/>
          </w:rPr>
          <w:t xml:space="preserve">, the user's guarantee, underwriting, pay, the proceeds are written in the form of </w:t>
        </w:r>
      </w:ins>
      <w:ins w:id="951" w:author="Jie Lan" w:date="2017-08-19T22:55:00Z">
        <w:r>
          <w:rPr>
            <w:rFonts w:ascii=".萍方-简" w:eastAsia=".萍方-简" w:hAnsi=".萍方-简"/>
            <w:lang w:eastAsia="zh-CN"/>
          </w:rPr>
          <w:t>smart</w:t>
        </w:r>
      </w:ins>
      <w:ins w:id="952" w:author="Jie Lan" w:date="2017-08-19T22:22:00Z">
        <w:r w:rsidR="00485352" w:rsidRPr="00485352">
          <w:rPr>
            <w:rFonts w:ascii=".萍方-简" w:eastAsia=".萍方-简" w:hAnsi=".萍方-简"/>
            <w:lang w:eastAsia="zh-CN"/>
          </w:rPr>
          <w:t xml:space="preserve"> contracts in the </w:t>
        </w:r>
      </w:ins>
      <w:ins w:id="953" w:author="Jie Lan" w:date="2017-08-19T22:55:00Z">
        <w:r>
          <w:rPr>
            <w:rFonts w:ascii=".萍方-简" w:eastAsia=".萍方-简" w:hAnsi=".萍方-简"/>
            <w:lang w:eastAsia="zh-CN"/>
          </w:rPr>
          <w:t>infrastructure</w:t>
        </w:r>
      </w:ins>
      <w:ins w:id="954" w:author="Jie Lan" w:date="2017-08-19T22:22:00Z">
        <w:r w:rsidR="00485352" w:rsidRPr="00485352">
          <w:rPr>
            <w:rFonts w:ascii=".萍方-简" w:eastAsia=".萍方-简" w:hAnsi=".萍方-简"/>
            <w:lang w:eastAsia="zh-CN"/>
          </w:rPr>
          <w:t xml:space="preserve"> of </w:t>
        </w:r>
      </w:ins>
      <w:ins w:id="955" w:author="Jie Lan" w:date="2017-08-19T22:55:00Z">
        <w:r>
          <w:rPr>
            <w:rFonts w:ascii=".萍方-简" w:eastAsia=".萍方-简" w:hAnsi=".萍方-简"/>
            <w:lang w:eastAsia="zh-CN"/>
          </w:rPr>
          <w:t>B</w:t>
        </w:r>
      </w:ins>
      <w:ins w:id="956" w:author="Jie Lan" w:date="2017-08-19T22:22:00Z">
        <w:r w:rsidR="00485352" w:rsidRPr="00485352">
          <w:rPr>
            <w:rFonts w:ascii=".萍方-简" w:eastAsia=".萍方-简" w:hAnsi=".萍方-简"/>
            <w:lang w:eastAsia="zh-CN"/>
          </w:rPr>
          <w:t xml:space="preserve">lock </w:t>
        </w:r>
      </w:ins>
      <w:ins w:id="957" w:author="Jie Lan" w:date="2017-08-19T22:55:00Z">
        <w:r>
          <w:rPr>
            <w:rFonts w:ascii=".萍方-简" w:eastAsia=".萍方-简" w:hAnsi=".萍方-简"/>
            <w:lang w:eastAsia="zh-CN"/>
          </w:rPr>
          <w:t>C</w:t>
        </w:r>
      </w:ins>
      <w:ins w:id="958" w:author="Jie Lan" w:date="2017-08-19T22:22:00Z">
        <w:r w:rsidR="00485352" w:rsidRPr="00485352">
          <w:rPr>
            <w:rFonts w:ascii=".萍方-简" w:eastAsia=".萍方-简" w:hAnsi=".萍方-简"/>
            <w:lang w:eastAsia="zh-CN"/>
          </w:rPr>
          <w:t>hain. The advantage</w:t>
        </w:r>
      </w:ins>
      <w:ins w:id="959" w:author="Jie Lan" w:date="2017-08-19T22:56:00Z">
        <w:r>
          <w:rPr>
            <w:rFonts w:ascii=".萍方-简" w:eastAsia=".萍方-简" w:hAnsi=".萍方-简"/>
            <w:lang w:eastAsia="zh-CN"/>
          </w:rPr>
          <w:t>s</w:t>
        </w:r>
      </w:ins>
      <w:ins w:id="960" w:author="Jie Lan" w:date="2017-08-19T22:22:00Z">
        <w:r w:rsidR="00485352" w:rsidRPr="00485352">
          <w:rPr>
            <w:rFonts w:ascii=".萍方-简" w:eastAsia=".萍方-简" w:hAnsi=".萍方-简"/>
            <w:lang w:eastAsia="zh-CN"/>
          </w:rPr>
          <w:t xml:space="preserve"> of doing so </w:t>
        </w:r>
      </w:ins>
      <w:ins w:id="961" w:author="Jie Lan" w:date="2017-08-19T22:56:00Z">
        <w:r>
          <w:rPr>
            <w:rFonts w:ascii=".萍方-简" w:eastAsia=".萍方-简" w:hAnsi=".萍方-简"/>
            <w:lang w:eastAsia="zh-CN"/>
          </w:rPr>
          <w:t>are</w:t>
        </w:r>
      </w:ins>
      <w:ins w:id="962" w:author="Jie Lan" w:date="2017-08-19T22:22:00Z">
        <w:r w:rsidR="00485352" w:rsidRPr="00485352">
          <w:rPr>
            <w:rFonts w:ascii=".萍方-简" w:eastAsia=".萍方-简" w:hAnsi=".萍方-简"/>
            <w:lang w:eastAsia="zh-CN"/>
          </w:rPr>
          <w:t>:</w:t>
        </w:r>
      </w:ins>
    </w:p>
    <w:p w14:paraId="5540F8A9" w14:textId="77777777" w:rsidR="00F8790E" w:rsidRPr="00BC7E70" w:rsidRDefault="00F8790E" w:rsidP="00B73DC6">
      <w:pPr>
        <w:pStyle w:val="ListParagraph"/>
        <w:numPr>
          <w:ilvl w:val="0"/>
          <w:numId w:val="16"/>
        </w:numPr>
        <w:jc w:val="both"/>
        <w:rPr>
          <w:rFonts w:ascii=".萍方-简" w:eastAsia=".萍方-简" w:hAnsi=".萍方-简"/>
          <w:lang w:eastAsia="zh-CN"/>
        </w:rPr>
        <w:pPrChange w:id="963" w:author="Jie Lan" w:date="2017-08-19T20:30:00Z">
          <w:pPr>
            <w:pStyle w:val="ListParagraph"/>
            <w:numPr>
              <w:numId w:val="16"/>
            </w:numPr>
            <w:ind w:hanging="360"/>
          </w:pPr>
        </w:pPrChange>
      </w:pPr>
      <w:r w:rsidRPr="00BC7E70">
        <w:rPr>
          <w:rFonts w:ascii=".萍方-简" w:eastAsia=".萍方-简" w:hAnsi=".萍方-简" w:hint="eastAsia"/>
          <w:lang w:eastAsia="zh-CN"/>
        </w:rPr>
        <w:t>去除中间环节，降低成本</w:t>
      </w:r>
    </w:p>
    <w:p w14:paraId="38904C47" w14:textId="77777777" w:rsidR="00F8790E" w:rsidRPr="00BC7E70" w:rsidRDefault="00F8790E" w:rsidP="00B73DC6">
      <w:pPr>
        <w:pStyle w:val="ListParagraph"/>
        <w:numPr>
          <w:ilvl w:val="0"/>
          <w:numId w:val="16"/>
        </w:numPr>
        <w:jc w:val="both"/>
        <w:rPr>
          <w:rFonts w:ascii=".萍方-简" w:eastAsia=".萍方-简" w:hAnsi=".萍方-简"/>
          <w:lang w:eastAsia="zh-CN"/>
        </w:rPr>
        <w:pPrChange w:id="964" w:author="Jie Lan" w:date="2017-08-19T20:30:00Z">
          <w:pPr>
            <w:pStyle w:val="ListParagraph"/>
            <w:numPr>
              <w:numId w:val="16"/>
            </w:numPr>
            <w:ind w:hanging="360"/>
          </w:pPr>
        </w:pPrChange>
      </w:pPr>
      <w:r w:rsidRPr="00BC7E70">
        <w:rPr>
          <w:rFonts w:ascii=".萍方-简" w:eastAsia=".萍方-简" w:hAnsi=".萍方-简" w:hint="eastAsia"/>
          <w:lang w:eastAsia="zh-CN"/>
        </w:rPr>
        <w:t>合约强制执行，不需要人工干预</w:t>
      </w:r>
    </w:p>
    <w:p w14:paraId="12CB1451" w14:textId="7F9C438D" w:rsidR="00F8790E" w:rsidRDefault="00F8790E" w:rsidP="00B73DC6">
      <w:pPr>
        <w:pStyle w:val="ListParagraph"/>
        <w:numPr>
          <w:ilvl w:val="0"/>
          <w:numId w:val="16"/>
        </w:numPr>
        <w:jc w:val="both"/>
        <w:rPr>
          <w:ins w:id="965" w:author="Jie Lan" w:date="2017-08-19T22:56:00Z"/>
          <w:rFonts w:ascii=".萍方-简" w:eastAsia=".萍方-简" w:hAnsi=".萍方-简"/>
          <w:lang w:eastAsia="zh-CN"/>
        </w:rPr>
        <w:pPrChange w:id="966" w:author="Jie Lan" w:date="2017-08-19T20:30:00Z">
          <w:pPr>
            <w:pStyle w:val="ListParagraph"/>
            <w:numPr>
              <w:numId w:val="16"/>
            </w:numPr>
            <w:ind w:hanging="360"/>
          </w:pPr>
        </w:pPrChange>
      </w:pPr>
      <w:r w:rsidRPr="00BC7E70">
        <w:rPr>
          <w:rFonts w:ascii=".萍方-简" w:eastAsia=".萍方-简" w:hAnsi=".萍方-简" w:hint="eastAsia"/>
          <w:lang w:eastAsia="zh-CN"/>
        </w:rPr>
        <w:t>资金的使用，流向公开，透明</w:t>
      </w:r>
    </w:p>
    <w:p w14:paraId="0CD73609" w14:textId="02D7F1AD" w:rsidR="007D61E9" w:rsidRPr="007D61E9" w:rsidRDefault="007D61E9" w:rsidP="007D61E9">
      <w:pPr>
        <w:pStyle w:val="ListParagraph"/>
        <w:numPr>
          <w:ilvl w:val="0"/>
          <w:numId w:val="16"/>
        </w:numPr>
        <w:jc w:val="both"/>
        <w:rPr>
          <w:ins w:id="967" w:author="Jie Lan" w:date="2017-08-19T22:56:00Z"/>
          <w:rFonts w:ascii=".萍方-简" w:eastAsia=".萍方-简" w:hAnsi=".萍方-简"/>
          <w:lang w:eastAsia="zh-CN"/>
        </w:rPr>
      </w:pPr>
      <w:ins w:id="968" w:author="Jie Lan" w:date="2017-08-19T22:56:00Z">
        <w:r>
          <w:rPr>
            <w:rFonts w:ascii=".萍方-简" w:eastAsia=".萍方-简" w:hAnsi=".萍方-简"/>
            <w:lang w:eastAsia="zh-CN"/>
          </w:rPr>
          <w:t>Remove the intermedia</w:t>
        </w:r>
        <w:r w:rsidRPr="007D61E9">
          <w:rPr>
            <w:rFonts w:ascii=".萍方-简" w:eastAsia=".萍方-简" w:hAnsi=".萍方-简"/>
            <w:lang w:eastAsia="zh-CN"/>
          </w:rPr>
          <w:t>, reduce costs</w:t>
        </w:r>
      </w:ins>
    </w:p>
    <w:p w14:paraId="3740AA12" w14:textId="77777777" w:rsidR="007D61E9" w:rsidRPr="007D61E9" w:rsidRDefault="007D61E9" w:rsidP="007D61E9">
      <w:pPr>
        <w:pStyle w:val="ListParagraph"/>
        <w:numPr>
          <w:ilvl w:val="0"/>
          <w:numId w:val="16"/>
        </w:numPr>
        <w:jc w:val="both"/>
        <w:rPr>
          <w:ins w:id="969" w:author="Jie Lan" w:date="2017-08-19T22:56:00Z"/>
          <w:rFonts w:ascii=".萍方-简" w:eastAsia=".萍方-简" w:hAnsi=".萍方-简"/>
          <w:lang w:eastAsia="zh-CN"/>
        </w:rPr>
      </w:pPr>
      <w:ins w:id="970" w:author="Jie Lan" w:date="2017-08-19T22:56:00Z">
        <w:r w:rsidRPr="007D61E9">
          <w:rPr>
            <w:rFonts w:ascii=".萍方-简" w:eastAsia=".萍方-简" w:hAnsi=".萍方-简"/>
            <w:lang w:eastAsia="zh-CN"/>
          </w:rPr>
          <w:t>Contract enforcement, no human intervention</w:t>
        </w:r>
      </w:ins>
    </w:p>
    <w:p w14:paraId="28D861B9" w14:textId="4D3A0D75" w:rsidR="007D61E9" w:rsidRDefault="007D61E9" w:rsidP="007D61E9">
      <w:pPr>
        <w:pStyle w:val="ListParagraph"/>
        <w:numPr>
          <w:ilvl w:val="0"/>
          <w:numId w:val="16"/>
        </w:numPr>
        <w:jc w:val="both"/>
        <w:rPr>
          <w:ins w:id="971" w:author="Jie Lan" w:date="2017-08-19T22:56:00Z"/>
          <w:rFonts w:ascii=".萍方-简" w:eastAsia=".萍方-简" w:hAnsi=".萍方-简"/>
          <w:lang w:eastAsia="zh-CN"/>
        </w:rPr>
        <w:pPrChange w:id="972" w:author="Jie Lan" w:date="2017-08-19T20:30:00Z">
          <w:pPr>
            <w:pStyle w:val="ListParagraph"/>
            <w:numPr>
              <w:numId w:val="16"/>
            </w:numPr>
            <w:ind w:hanging="360"/>
          </w:pPr>
        </w:pPrChange>
      </w:pPr>
      <w:ins w:id="973" w:author="Jie Lan" w:date="2017-08-19T22:57:00Z">
        <w:r>
          <w:rPr>
            <w:rFonts w:ascii=".萍方-简" w:eastAsia=".萍方-简" w:hAnsi=".萍方-简"/>
            <w:lang w:eastAsia="zh-CN"/>
          </w:rPr>
          <w:t>Make the</w:t>
        </w:r>
      </w:ins>
      <w:ins w:id="974" w:author="Jie Lan" w:date="2017-08-19T22:56:00Z">
        <w:r w:rsidRPr="007D61E9">
          <w:rPr>
            <w:rFonts w:ascii=".萍方-简" w:eastAsia=".萍方-简" w:hAnsi=".萍方-简"/>
            <w:lang w:eastAsia="zh-CN"/>
          </w:rPr>
          <w:t xml:space="preserve"> use</w:t>
        </w:r>
      </w:ins>
      <w:ins w:id="975" w:author="Jie Lan" w:date="2017-08-19T22:57:00Z">
        <w:r>
          <w:rPr>
            <w:rFonts w:ascii=".萍方-简" w:eastAsia=".萍方-简" w:hAnsi=".萍方-简"/>
            <w:lang w:eastAsia="zh-CN"/>
          </w:rPr>
          <w:t xml:space="preserve"> and flow</w:t>
        </w:r>
      </w:ins>
      <w:ins w:id="976" w:author="Jie Lan" w:date="2017-08-19T22:56:00Z">
        <w:r w:rsidRPr="007D61E9">
          <w:rPr>
            <w:rFonts w:ascii=".萍方-简" w:eastAsia=".萍方-简" w:hAnsi=".萍方-简"/>
            <w:lang w:eastAsia="zh-CN"/>
          </w:rPr>
          <w:t xml:space="preserve"> of funds open, transparent</w:t>
        </w:r>
      </w:ins>
    </w:p>
    <w:p w14:paraId="5769CCF3" w14:textId="77777777" w:rsidR="007D61E9" w:rsidRPr="00BC7E70" w:rsidRDefault="007D61E9" w:rsidP="007D61E9">
      <w:pPr>
        <w:pStyle w:val="ListParagraph"/>
        <w:jc w:val="both"/>
        <w:rPr>
          <w:rFonts w:ascii=".萍方-简" w:eastAsia=".萍方-简" w:hAnsi=".萍方-简"/>
          <w:lang w:eastAsia="zh-CN"/>
        </w:rPr>
        <w:pPrChange w:id="977" w:author="Jie Lan" w:date="2017-08-19T22:56:00Z">
          <w:pPr>
            <w:pStyle w:val="ListParagraph"/>
            <w:numPr>
              <w:numId w:val="16"/>
            </w:numPr>
            <w:ind w:hanging="360"/>
          </w:pPr>
        </w:pPrChange>
      </w:pPr>
    </w:p>
    <w:p w14:paraId="4A82BD25" w14:textId="49FC3A8B" w:rsidR="007D61E9" w:rsidRDefault="00F8790E" w:rsidP="00B73DC6">
      <w:pPr>
        <w:jc w:val="both"/>
        <w:rPr>
          <w:ins w:id="978" w:author="Jie Lan" w:date="2017-08-19T22:58:00Z"/>
          <w:rFonts w:ascii=".萍方-简" w:eastAsia=".萍方-简" w:hAnsi=".萍方-简"/>
          <w:lang w:eastAsia="zh-CN"/>
        </w:rPr>
        <w:pPrChange w:id="979" w:author="Jie Lan" w:date="2017-08-19T20:30:00Z">
          <w:pPr/>
        </w:pPrChange>
      </w:pPr>
      <w:r w:rsidRPr="00BC7E70">
        <w:rPr>
          <w:rFonts w:ascii=".萍方-简" w:eastAsia=".萍方-简" w:hAnsi=".萍方-简" w:hint="eastAsia"/>
          <w:lang w:eastAsia="zh-CN"/>
        </w:rPr>
        <w:lastRenderedPageBreak/>
        <w:t>以太坊上要写智能合约有好几种语言可选：有点类似Javascript的Solidity, 文件扩展名是</w:t>
      </w:r>
      <w:r w:rsidRPr="00BC7E70">
        <w:rPr>
          <w:rFonts w:ascii=".萍方-简" w:eastAsia=".萍方-简" w:hAnsi=".萍方-简"/>
          <w:lang w:eastAsia="zh-CN"/>
        </w:rPr>
        <w:t>.sol</w:t>
      </w:r>
      <w:r w:rsidRPr="00BC7E70">
        <w:rPr>
          <w:rFonts w:ascii=".萍方-简" w:eastAsia=".萍方-简" w:hAnsi=".萍方-简" w:hint="eastAsia"/>
          <w:lang w:eastAsia="zh-CN"/>
        </w:rPr>
        <w:t>. 和Python接近的Serpent, 文件名以</w:t>
      </w:r>
      <w:r w:rsidRPr="00BC7E70">
        <w:rPr>
          <w:rFonts w:ascii=".萍方-简" w:eastAsia=".萍方-简" w:hAnsi=".萍方-简"/>
          <w:lang w:eastAsia="zh-CN"/>
        </w:rPr>
        <w:t>.se</w:t>
      </w:r>
      <w:r w:rsidRPr="00BC7E70">
        <w:rPr>
          <w:rFonts w:ascii=".萍方-简" w:eastAsia=".萍方-简" w:hAnsi=".萍方-简" w:hint="eastAsia"/>
          <w:lang w:eastAsia="zh-CN"/>
        </w:rPr>
        <w:t>结尾。还有类似Lisp的LLL。我们为互助链选择了Solidity。DApps的打包工具我们选择Truffle。</w:t>
      </w:r>
      <w:r>
        <w:rPr>
          <w:rFonts w:ascii=".萍方-简" w:eastAsia=".萍方-简" w:hAnsi=".萍方-简" w:hint="eastAsia"/>
          <w:lang w:eastAsia="zh-CN"/>
        </w:rPr>
        <w:t>基于</w:t>
      </w:r>
      <w:r w:rsidRPr="003F7589">
        <w:rPr>
          <w:rFonts w:ascii=".萍方-简" w:eastAsia=".萍方-简" w:hAnsi=".萍方-简"/>
          <w:lang w:eastAsia="zh-CN"/>
        </w:rPr>
        <w:t>以太坊虚拟机以及Solidity编程语言，</w:t>
      </w:r>
      <w:r w:rsidRPr="00BC7E70">
        <w:rPr>
          <w:rFonts w:ascii=".萍方-简" w:eastAsia=".萍方-简" w:hAnsi=".萍方-简" w:hint="eastAsia"/>
          <w:lang w:eastAsia="zh-CN"/>
        </w:rPr>
        <w:t>我们</w:t>
      </w:r>
      <w:r w:rsidRPr="003F7589">
        <w:rPr>
          <w:rFonts w:ascii=".萍方-简" w:eastAsia=".萍方-简" w:hAnsi=".萍方-简"/>
          <w:lang w:eastAsia="zh-CN"/>
        </w:rPr>
        <w:t>就可以开发出以太坊智能合约。简单来说，每一个合约都是一个基于以太坊区块链系统的分布式应用程序。当研发人员将一个开发出的合约在以太坊平台上</w:t>
      </w:r>
      <w:r>
        <w:rPr>
          <w:rFonts w:ascii=".萍方-简" w:eastAsia=".萍方-简" w:hAnsi=".萍方-简" w:hint="eastAsia"/>
          <w:lang w:eastAsia="zh-CN"/>
        </w:rPr>
        <w:t>上</w:t>
      </w:r>
      <w:r w:rsidRPr="003F7589">
        <w:rPr>
          <w:rFonts w:ascii=".萍方-简" w:eastAsia=".萍方-简" w:hAnsi=".萍方-简"/>
          <w:lang w:eastAsia="zh-CN"/>
        </w:rPr>
        <w:t>线后，这个合约就类似于一个活在以太坊平台里的应用代理人</w:t>
      </w:r>
      <w:r>
        <w:rPr>
          <w:rFonts w:ascii=".萍方-简" w:eastAsia=".萍方-简" w:hAnsi=".萍方-简"/>
          <w:lang w:eastAsia="zh-CN"/>
        </w:rPr>
        <w:t>，它拥有自己的以太币地址，可以用来进行以太币交易、可以和创建者</w:t>
      </w:r>
      <w:r>
        <w:rPr>
          <w:rFonts w:ascii=".萍方-简" w:eastAsia=".萍方-简" w:hAnsi=".萍方-简" w:hint="eastAsia"/>
          <w:lang w:eastAsia="zh-CN"/>
        </w:rPr>
        <w:t>以及</w:t>
      </w:r>
      <w:r>
        <w:rPr>
          <w:rFonts w:ascii=".萍方-简" w:eastAsia=".萍方-简" w:hAnsi=".萍方-简"/>
          <w:lang w:eastAsia="zh-CN"/>
        </w:rPr>
        <w:t>其他使用者交互信息、也可以用来执行具有复杂逻辑性的应用，</w:t>
      </w:r>
      <w:r>
        <w:rPr>
          <w:rFonts w:ascii=".萍方-简" w:eastAsia=".萍方-简" w:hAnsi=".萍方-简" w:hint="eastAsia"/>
          <w:lang w:eastAsia="zh-CN"/>
        </w:rPr>
        <w:t>譬如</w:t>
      </w:r>
      <w:r w:rsidRPr="003F7589">
        <w:rPr>
          <w:rFonts w:ascii=".萍方-简" w:eastAsia=".萍方-简" w:hAnsi=".萍方-简"/>
          <w:lang w:eastAsia="zh-CN"/>
        </w:rPr>
        <w:t>建立一套基于以太坊的代币系统、发起一次ICO活动以及建立一个去中心化自治组等等</w:t>
      </w:r>
      <w:ins w:id="980" w:author="Jie Lan" w:date="2017-08-19T22:58:00Z">
        <w:r w:rsidR="007D61E9">
          <w:rPr>
            <w:rFonts w:ascii=".萍方-简" w:eastAsia=".萍方-简" w:hAnsi=".萍方-简" w:hint="eastAsia"/>
            <w:lang w:eastAsia="zh-CN"/>
          </w:rPr>
          <w:t>。</w:t>
        </w:r>
      </w:ins>
    </w:p>
    <w:p w14:paraId="6C5ED28A" w14:textId="627A433B" w:rsidR="007D61E9" w:rsidRDefault="007D61E9" w:rsidP="00B73DC6">
      <w:pPr>
        <w:jc w:val="both"/>
        <w:rPr>
          <w:rFonts w:ascii=".萍方-简" w:eastAsia=".萍方-简" w:hAnsi=".萍方-简" w:hint="eastAsia"/>
          <w:lang w:eastAsia="zh-CN"/>
        </w:rPr>
        <w:pPrChange w:id="981" w:author="Jie Lan" w:date="2017-08-19T20:30:00Z">
          <w:pPr/>
        </w:pPrChange>
      </w:pPr>
      <w:ins w:id="982" w:author="Jie Lan" w:date="2017-08-19T22:58:00Z">
        <w:r w:rsidRPr="007D61E9">
          <w:rPr>
            <w:rFonts w:ascii=".萍方-简" w:eastAsia=".萍方-简" w:hAnsi=".萍方-简"/>
            <w:lang w:eastAsia="zh-CN"/>
          </w:rPr>
          <w:t xml:space="preserve">There are several languages available </w:t>
        </w:r>
      </w:ins>
      <w:ins w:id="983" w:author="Jie Lan" w:date="2017-08-19T22:59:00Z">
        <w:r>
          <w:rPr>
            <w:rFonts w:ascii=".萍方-简" w:eastAsia=".萍方-简" w:hAnsi=".萍方-简"/>
            <w:lang w:eastAsia="zh-CN"/>
          </w:rPr>
          <w:t>to implement</w:t>
        </w:r>
      </w:ins>
      <w:ins w:id="984" w:author="Jie Lan" w:date="2017-08-19T22:58:00Z">
        <w:r w:rsidRPr="007D61E9">
          <w:rPr>
            <w:rFonts w:ascii=".萍方-简" w:eastAsia=".萍方-简" w:hAnsi=".萍方-简"/>
            <w:lang w:eastAsia="zh-CN"/>
          </w:rPr>
          <w:t xml:space="preserve"> </w:t>
        </w:r>
      </w:ins>
      <w:ins w:id="985" w:author="Jie Lan" w:date="2017-08-19T22:59:00Z">
        <w:r>
          <w:rPr>
            <w:rFonts w:ascii=".萍方-简" w:eastAsia=".萍方-简" w:hAnsi=".萍方-简"/>
            <w:lang w:eastAsia="zh-CN"/>
          </w:rPr>
          <w:t>S</w:t>
        </w:r>
        <w:r>
          <w:rPr>
            <w:rFonts w:ascii=".萍方-简" w:eastAsia=".萍方-简" w:hAnsi=".萍方-简" w:hint="eastAsia"/>
            <w:lang w:eastAsia="zh-CN"/>
          </w:rPr>
          <w:t>mar</w:t>
        </w:r>
        <w:r>
          <w:rPr>
            <w:rFonts w:ascii=".萍方-简" w:eastAsia=".萍方-简" w:hAnsi=".萍方-简"/>
            <w:lang w:eastAsia="zh-CN"/>
          </w:rPr>
          <w:t>t</w:t>
        </w:r>
      </w:ins>
      <w:ins w:id="986" w:author="Jie Lan" w:date="2017-08-19T22:58:00Z">
        <w:r w:rsidRPr="007D61E9">
          <w:rPr>
            <w:rFonts w:ascii=".萍方-简" w:eastAsia=".萍方-简" w:hAnsi=".萍方-简"/>
            <w:lang w:eastAsia="zh-CN"/>
          </w:rPr>
          <w:t xml:space="preserve"> contract</w:t>
        </w:r>
      </w:ins>
      <w:ins w:id="987" w:author="Jie Lan" w:date="2017-08-19T22:59:00Z">
        <w:r>
          <w:rPr>
            <w:rFonts w:ascii=".萍方-简" w:eastAsia=".萍方-简" w:hAnsi=".萍方-简"/>
            <w:lang w:eastAsia="zh-CN"/>
          </w:rPr>
          <w:t xml:space="preserve"> on Ethereum</w:t>
        </w:r>
      </w:ins>
      <w:ins w:id="988" w:author="Jie Lan" w:date="2017-08-19T22:58:00Z">
        <w:r w:rsidRPr="007D61E9">
          <w:rPr>
            <w:rFonts w:ascii=".萍方-简" w:eastAsia=".萍方-简" w:hAnsi=".萍方-简"/>
            <w:lang w:eastAsia="zh-CN"/>
          </w:rPr>
          <w:t xml:space="preserve">: </w:t>
        </w:r>
      </w:ins>
      <w:ins w:id="989" w:author="Jie Lan" w:date="2017-08-19T23:02:00Z">
        <w:r w:rsidR="00B20443">
          <w:rPr>
            <w:rFonts w:ascii=".萍方-简" w:eastAsia=".萍方-简" w:hAnsi=".萍方-简"/>
            <w:lang w:eastAsia="zh-CN"/>
          </w:rPr>
          <w:t>1</w:t>
        </w:r>
        <w:r w:rsidR="00B20443">
          <w:rPr>
            <w:rFonts w:ascii=".萍方-简" w:eastAsia=".萍方-简" w:hAnsi=".萍方-简" w:hint="eastAsia"/>
            <w:lang w:eastAsia="zh-CN"/>
          </w:rPr>
          <w:t>）</w:t>
        </w:r>
      </w:ins>
      <w:ins w:id="990" w:author="Jie Lan" w:date="2017-08-19T22:59:00Z">
        <w:r>
          <w:rPr>
            <w:rFonts w:ascii=".萍方-简" w:eastAsia=".萍方-简" w:hAnsi=".萍方-简"/>
            <w:lang w:eastAsia="zh-CN"/>
          </w:rPr>
          <w:t>Solidity</w:t>
        </w:r>
      </w:ins>
      <w:ins w:id="991" w:author="Jie Lan" w:date="2017-08-19T23:02:00Z">
        <w:r w:rsidR="00B20443">
          <w:rPr>
            <w:rFonts w:ascii=".萍方-简" w:eastAsia=".萍方-简" w:hAnsi=".萍方-简" w:hint="eastAsia"/>
            <w:lang w:eastAsia="zh-CN"/>
          </w:rPr>
          <w:t>，</w:t>
        </w:r>
      </w:ins>
      <w:ins w:id="992" w:author="Jie Lan" w:date="2017-08-19T22:59:00Z">
        <w:r>
          <w:rPr>
            <w:rFonts w:ascii=".萍方-简" w:eastAsia=".萍方-简" w:hAnsi=".萍方-简"/>
            <w:lang w:eastAsia="zh-CN"/>
          </w:rPr>
          <w:t>similar to</w:t>
        </w:r>
      </w:ins>
      <w:ins w:id="993" w:author="Jie Lan" w:date="2017-08-19T22:58:00Z">
        <w:r>
          <w:rPr>
            <w:rFonts w:ascii=".萍方-简" w:eastAsia=".萍方-简" w:hAnsi=".萍方-简"/>
            <w:lang w:eastAsia="zh-CN"/>
          </w:rPr>
          <w:t xml:space="preserve"> Java</w:t>
        </w:r>
      </w:ins>
      <w:ins w:id="994" w:author="Jie Lan" w:date="2017-08-19T23:00:00Z">
        <w:r>
          <w:rPr>
            <w:rFonts w:ascii=".萍方-简" w:eastAsia=".萍方-简" w:hAnsi=".萍方-简"/>
            <w:lang w:eastAsia="zh-CN"/>
          </w:rPr>
          <w:t>S</w:t>
        </w:r>
      </w:ins>
      <w:ins w:id="995" w:author="Jie Lan" w:date="2017-08-19T22:58:00Z">
        <w:r>
          <w:rPr>
            <w:rFonts w:ascii=".萍方-简" w:eastAsia=".萍方-简" w:hAnsi=".萍方-简"/>
            <w:lang w:eastAsia="zh-CN"/>
          </w:rPr>
          <w:t>cript</w:t>
        </w:r>
        <w:r w:rsidRPr="007D61E9">
          <w:rPr>
            <w:rFonts w:ascii=".萍方-简" w:eastAsia=".萍方-简" w:hAnsi=".萍方-简"/>
            <w:lang w:eastAsia="zh-CN"/>
          </w:rPr>
          <w:t xml:space="preserve">, </w:t>
        </w:r>
      </w:ins>
      <w:ins w:id="996" w:author="Jie Lan" w:date="2017-08-19T23:00:00Z">
        <w:r>
          <w:rPr>
            <w:rFonts w:ascii=".萍方-简" w:eastAsia=".萍方-简" w:hAnsi=".萍方-简"/>
            <w:lang w:eastAsia="zh-CN"/>
          </w:rPr>
          <w:t xml:space="preserve">with </w:t>
        </w:r>
      </w:ins>
      <w:ins w:id="997" w:author="Jie Lan" w:date="2017-08-19T22:58:00Z">
        <w:r w:rsidRPr="007D61E9">
          <w:rPr>
            <w:rFonts w:ascii=".萍方-简" w:eastAsia=".萍方-简" w:hAnsi=".萍方-简"/>
            <w:lang w:eastAsia="zh-CN"/>
          </w:rPr>
          <w:t>the file extension</w:t>
        </w:r>
      </w:ins>
      <w:ins w:id="998" w:author="Jie Lan" w:date="2017-08-19T23:00:00Z">
        <w:r>
          <w:rPr>
            <w:rFonts w:ascii=".萍方-简" w:eastAsia=".萍方-简" w:hAnsi=".萍方-简"/>
            <w:lang w:eastAsia="zh-CN"/>
          </w:rPr>
          <w:t xml:space="preserve"> as “</w:t>
        </w:r>
      </w:ins>
      <w:ins w:id="999" w:author="Jie Lan" w:date="2017-08-19T22:58:00Z">
        <w:r>
          <w:rPr>
            <w:rFonts w:ascii=".萍方-简" w:eastAsia=".萍方-简" w:hAnsi=".萍方-简"/>
            <w:lang w:eastAsia="zh-CN"/>
          </w:rPr>
          <w:t>.sol</w:t>
        </w:r>
      </w:ins>
      <w:ins w:id="1000" w:author="Jie Lan" w:date="2017-08-19T23:00:00Z">
        <w:r>
          <w:rPr>
            <w:rFonts w:ascii=".萍方-简" w:eastAsia=".萍方-简" w:hAnsi=".萍方-简"/>
            <w:lang w:eastAsia="zh-CN"/>
          </w:rPr>
          <w:t>”</w:t>
        </w:r>
      </w:ins>
      <w:ins w:id="1001" w:author="Jie Lan" w:date="2017-08-19T22:58:00Z">
        <w:r>
          <w:rPr>
            <w:rFonts w:ascii=".萍方-简" w:eastAsia=".萍方-简" w:hAnsi=".萍方-简"/>
            <w:lang w:eastAsia="zh-CN"/>
          </w:rPr>
          <w:t>;</w:t>
        </w:r>
        <w:r w:rsidRPr="007D61E9">
          <w:rPr>
            <w:rFonts w:ascii=".萍方-简" w:eastAsia=".萍方-简" w:hAnsi=".萍方-简"/>
            <w:lang w:eastAsia="zh-CN"/>
          </w:rPr>
          <w:t xml:space="preserve"> </w:t>
        </w:r>
      </w:ins>
      <w:ins w:id="1002" w:author="Jie Lan" w:date="2017-08-19T23:02:00Z">
        <w:r w:rsidR="00B20443">
          <w:rPr>
            <w:rFonts w:ascii=".萍方-简" w:eastAsia=".萍方-简" w:hAnsi=".萍方-简"/>
            <w:lang w:eastAsia="zh-CN"/>
          </w:rPr>
          <w:t>2</w:t>
        </w:r>
        <w:r w:rsidR="00B20443">
          <w:rPr>
            <w:rFonts w:ascii=".萍方-简" w:eastAsia=".萍方-简" w:hAnsi=".萍方-简" w:hint="eastAsia"/>
            <w:lang w:eastAsia="zh-CN"/>
          </w:rPr>
          <w:t>）</w:t>
        </w:r>
      </w:ins>
      <w:ins w:id="1003" w:author="Jie Lan" w:date="2017-08-19T22:58:00Z">
        <w:r w:rsidRPr="007D61E9">
          <w:rPr>
            <w:rFonts w:ascii=".萍方-简" w:eastAsia=".萍方-简" w:hAnsi=".萍方-简"/>
            <w:lang w:eastAsia="zh-CN"/>
          </w:rPr>
          <w:t>Serpent</w:t>
        </w:r>
      </w:ins>
      <w:ins w:id="1004" w:author="Jie Lan" w:date="2017-08-19T23:02:00Z">
        <w:r w:rsidR="00B20443">
          <w:rPr>
            <w:rFonts w:ascii=".萍方-简" w:eastAsia=".萍方-简" w:hAnsi=".萍方-简" w:hint="eastAsia"/>
            <w:lang w:eastAsia="zh-CN"/>
          </w:rPr>
          <w:t>，</w:t>
        </w:r>
      </w:ins>
      <w:ins w:id="1005" w:author="Jie Lan" w:date="2017-08-19T23:01:00Z">
        <w:r>
          <w:rPr>
            <w:rFonts w:ascii=".萍方-简" w:eastAsia=".萍方-简" w:hAnsi=".萍方-简"/>
            <w:lang w:eastAsia="zh-CN"/>
          </w:rPr>
          <w:t>more close to Python</w:t>
        </w:r>
      </w:ins>
      <w:ins w:id="1006" w:author="Jie Lan" w:date="2017-08-19T22:58:00Z">
        <w:r w:rsidRPr="007D61E9">
          <w:rPr>
            <w:rFonts w:ascii=".萍方-简" w:eastAsia=".萍方-简" w:hAnsi=".萍方-简"/>
            <w:lang w:eastAsia="zh-CN"/>
          </w:rPr>
          <w:t>,</w:t>
        </w:r>
      </w:ins>
      <w:ins w:id="1007" w:author="Jie Lan" w:date="2017-08-19T23:02:00Z">
        <w:r w:rsidR="00B20443">
          <w:rPr>
            <w:rFonts w:ascii=".萍方-简" w:eastAsia=".萍方-简" w:hAnsi=".萍方-简"/>
            <w:lang w:eastAsia="zh-CN"/>
          </w:rPr>
          <w:t xml:space="preserve"> </w:t>
        </w:r>
        <w:r w:rsidR="00B20443">
          <w:rPr>
            <w:rFonts w:ascii=".萍方-简" w:eastAsia=".萍方-简" w:hAnsi=".萍方-简" w:hint="eastAsia"/>
            <w:lang w:eastAsia="zh-CN"/>
          </w:rPr>
          <w:t>with</w:t>
        </w:r>
      </w:ins>
      <w:ins w:id="1008" w:author="Jie Lan" w:date="2017-08-19T22:58:00Z">
        <w:r w:rsidRPr="007D61E9">
          <w:rPr>
            <w:rFonts w:ascii=".萍方-简" w:eastAsia=".萍方-简" w:hAnsi=".萍方-简"/>
            <w:lang w:eastAsia="zh-CN"/>
          </w:rPr>
          <w:t xml:space="preserve"> the file </w:t>
        </w:r>
      </w:ins>
      <w:ins w:id="1009" w:author="Jie Lan" w:date="2017-08-19T23:01:00Z">
        <w:r>
          <w:rPr>
            <w:rFonts w:ascii=".萍方-简" w:eastAsia=".萍方-简" w:hAnsi=".萍方-简"/>
            <w:lang w:eastAsia="zh-CN"/>
          </w:rPr>
          <w:t xml:space="preserve">extension as </w:t>
        </w:r>
        <w:r>
          <w:rPr>
            <w:rFonts w:ascii=".萍方-简" w:eastAsia=".萍方-简" w:hAnsi=".萍方-简" w:hint="eastAsia"/>
            <w:lang w:eastAsia="zh-CN"/>
          </w:rPr>
          <w:t>“</w:t>
        </w:r>
      </w:ins>
      <w:ins w:id="1010" w:author="Jie Lan" w:date="2017-08-19T22:58:00Z">
        <w:r w:rsidRPr="007D61E9">
          <w:rPr>
            <w:rFonts w:ascii=".萍方-简" w:eastAsia=".萍方-简" w:hAnsi=".萍方-简"/>
            <w:lang w:eastAsia="zh-CN"/>
          </w:rPr>
          <w:t>.se</w:t>
        </w:r>
      </w:ins>
      <w:ins w:id="1011" w:author="Jie Lan" w:date="2017-08-19T23:01:00Z">
        <w:r>
          <w:rPr>
            <w:rFonts w:ascii=".萍方-简" w:eastAsia=".萍方-简" w:hAnsi=".萍方-简" w:hint="eastAsia"/>
            <w:lang w:eastAsia="zh-CN"/>
          </w:rPr>
          <w:t>”</w:t>
        </w:r>
      </w:ins>
      <w:ins w:id="1012" w:author="Jie Lan" w:date="2017-08-19T23:02:00Z">
        <w:r w:rsidR="00B20443">
          <w:rPr>
            <w:rFonts w:ascii=".萍方-简" w:eastAsia=".萍方-简" w:hAnsi=".萍方-简" w:hint="eastAsia"/>
            <w:lang w:eastAsia="zh-CN"/>
          </w:rPr>
          <w:t xml:space="preserve">3) </w:t>
        </w:r>
      </w:ins>
      <w:ins w:id="1013" w:author="Jie Lan" w:date="2017-08-19T23:01:00Z">
        <w:r>
          <w:rPr>
            <w:rFonts w:ascii=".萍方-简" w:eastAsia=".萍方-简" w:hAnsi=".萍方-简"/>
            <w:lang w:eastAsia="zh-CN"/>
          </w:rPr>
          <w:t>LLL</w:t>
        </w:r>
      </w:ins>
      <w:ins w:id="1014" w:author="Jie Lan" w:date="2017-08-19T23:02:00Z">
        <w:r w:rsidR="00B20443">
          <w:rPr>
            <w:rFonts w:ascii=".萍方-简" w:eastAsia=".萍方-简" w:hAnsi=".萍方-简"/>
            <w:lang w:eastAsia="zh-CN"/>
          </w:rPr>
          <w:t xml:space="preserve">, a bit </w:t>
        </w:r>
      </w:ins>
      <w:ins w:id="1015" w:author="Jie Lan" w:date="2017-08-19T23:01:00Z">
        <w:r>
          <w:rPr>
            <w:rFonts w:ascii=".萍方-简" w:eastAsia=".萍方-简" w:hAnsi=".萍方-简"/>
            <w:lang w:eastAsia="zh-CN"/>
          </w:rPr>
          <w:t>like</w:t>
        </w:r>
      </w:ins>
      <w:ins w:id="1016" w:author="Jie Lan" w:date="2017-08-19T22:58:00Z">
        <w:r w:rsidRPr="007D61E9">
          <w:rPr>
            <w:rFonts w:ascii=".萍方-简" w:eastAsia=".萍方-简" w:hAnsi=".萍方-简"/>
            <w:lang w:eastAsia="zh-CN"/>
          </w:rPr>
          <w:t xml:space="preserve"> Lisp</w:t>
        </w:r>
        <w:r w:rsidR="00B20443">
          <w:rPr>
            <w:rFonts w:ascii=".萍方-简" w:eastAsia=".萍方-简" w:hAnsi=".萍方-简"/>
            <w:lang w:eastAsia="zh-CN"/>
          </w:rPr>
          <w:t>.</w:t>
        </w:r>
      </w:ins>
      <w:ins w:id="1017" w:author="Jie Lan" w:date="2017-08-19T23:03:00Z">
        <w:r w:rsidR="00B20443">
          <w:rPr>
            <w:rFonts w:ascii=".萍方-简" w:eastAsia=".萍方-简" w:hAnsi=".萍方-简"/>
            <w:lang w:eastAsia="zh-CN"/>
          </w:rPr>
          <w:t xml:space="preserve"> Mutual Chain</w:t>
        </w:r>
      </w:ins>
      <w:ins w:id="1018" w:author="Jie Lan" w:date="2017-08-19T22:58:00Z">
        <w:r w:rsidRPr="007D61E9">
          <w:rPr>
            <w:rFonts w:ascii=".萍方-简" w:eastAsia=".萍方-简" w:hAnsi=".萍方-简"/>
            <w:lang w:eastAsia="zh-CN"/>
          </w:rPr>
          <w:t xml:space="preserve"> chose Solidity.</w:t>
        </w:r>
      </w:ins>
      <w:ins w:id="1019" w:author="Jie Lan" w:date="2017-08-19T23:03:00Z">
        <w:r w:rsidR="00B20443">
          <w:rPr>
            <w:rFonts w:ascii=".萍方-简" w:eastAsia=".萍方-简" w:hAnsi=".萍方-简"/>
            <w:lang w:eastAsia="zh-CN"/>
          </w:rPr>
          <w:t xml:space="preserve"> W</w:t>
        </w:r>
        <w:r w:rsidR="00B20443" w:rsidRPr="007D61E9">
          <w:rPr>
            <w:rFonts w:ascii=".萍方-简" w:eastAsia=".萍方-简" w:hAnsi=".萍方-简"/>
            <w:lang w:eastAsia="zh-CN"/>
          </w:rPr>
          <w:t>e chose Truffle</w:t>
        </w:r>
      </w:ins>
      <w:ins w:id="1020" w:author="Jie Lan" w:date="2017-08-19T22:58:00Z">
        <w:r w:rsidRPr="007D61E9">
          <w:rPr>
            <w:rFonts w:ascii=".萍方-简" w:eastAsia=".萍方-简" w:hAnsi=".萍方-简"/>
            <w:lang w:eastAsia="zh-CN"/>
          </w:rPr>
          <w:t xml:space="preserve"> </w:t>
        </w:r>
      </w:ins>
      <w:ins w:id="1021" w:author="Jie Lan" w:date="2017-08-19T23:03:00Z">
        <w:r w:rsidR="00B20443">
          <w:rPr>
            <w:rFonts w:ascii=".萍方-简" w:eastAsia=".萍方-简" w:hAnsi=".萍方-简"/>
            <w:lang w:eastAsia="zh-CN"/>
          </w:rPr>
          <w:t xml:space="preserve">as </w:t>
        </w:r>
      </w:ins>
      <w:ins w:id="1022" w:author="Jie Lan" w:date="2017-08-19T22:58:00Z">
        <w:r w:rsidRPr="007D61E9">
          <w:rPr>
            <w:rFonts w:ascii=".萍方-简" w:eastAsia=".萍方-简" w:hAnsi=".萍方-简"/>
            <w:lang w:eastAsia="zh-CN"/>
          </w:rPr>
          <w:t>the packing tool</w:t>
        </w:r>
      </w:ins>
      <w:ins w:id="1023" w:author="Jie Lan" w:date="2017-08-19T23:03:00Z">
        <w:r w:rsidR="00B20443">
          <w:rPr>
            <w:rFonts w:ascii=".萍方-简" w:eastAsia=".萍方-简" w:hAnsi=".萍方-简"/>
            <w:lang w:eastAsia="zh-CN"/>
          </w:rPr>
          <w:t xml:space="preserve"> for </w:t>
        </w:r>
        <w:r w:rsidR="00B20443" w:rsidRPr="007D61E9">
          <w:rPr>
            <w:rFonts w:ascii=".萍方-简" w:eastAsia=".萍方-简" w:hAnsi=".萍方-简"/>
            <w:lang w:eastAsia="zh-CN"/>
          </w:rPr>
          <w:t>DApps</w:t>
        </w:r>
      </w:ins>
      <w:ins w:id="1024" w:author="Jie Lan" w:date="2017-08-19T22:58:00Z">
        <w:r w:rsidRPr="007D61E9">
          <w:rPr>
            <w:rFonts w:ascii=".萍方-简" w:eastAsia=".萍方-简" w:hAnsi=".萍方-简"/>
            <w:lang w:eastAsia="zh-CN"/>
          </w:rPr>
          <w:t xml:space="preserve">. </w:t>
        </w:r>
      </w:ins>
      <w:ins w:id="1025" w:author="Jie Lan" w:date="2017-08-19T23:04:00Z">
        <w:r w:rsidR="00B20443">
          <w:rPr>
            <w:rFonts w:ascii=".萍方-简" w:eastAsia=".萍方-简" w:hAnsi=".萍方-简"/>
            <w:lang w:eastAsia="zh-CN"/>
          </w:rPr>
          <w:t>W</w:t>
        </w:r>
        <w:r w:rsidR="00B20443" w:rsidRPr="007D61E9">
          <w:rPr>
            <w:rFonts w:ascii=".萍方-简" w:eastAsia=".萍方-简" w:hAnsi=".萍方-简"/>
            <w:lang w:eastAsia="zh-CN"/>
          </w:rPr>
          <w:t xml:space="preserve">e can develop an </w:t>
        </w:r>
        <w:r w:rsidR="00B20443">
          <w:rPr>
            <w:rFonts w:ascii=".萍方-简" w:eastAsia=".萍方-简" w:hAnsi=".萍方-简"/>
            <w:lang w:eastAsia="zh-CN"/>
          </w:rPr>
          <w:t>Ethereum</w:t>
        </w:r>
        <w:r w:rsidR="00B20443" w:rsidRPr="007D61E9">
          <w:rPr>
            <w:rFonts w:ascii=".萍方-简" w:eastAsia=".萍方-简" w:hAnsi=".萍方-简"/>
            <w:lang w:eastAsia="zh-CN"/>
          </w:rPr>
          <w:t xml:space="preserve"> smart contract </w:t>
        </w:r>
        <w:r w:rsidR="00B20443">
          <w:rPr>
            <w:rFonts w:ascii=".萍方-简" w:eastAsia=".萍方-简" w:hAnsi=".萍方-简"/>
            <w:lang w:eastAsia="zh-CN"/>
          </w:rPr>
          <w:t>b</w:t>
        </w:r>
      </w:ins>
      <w:ins w:id="1026" w:author="Jie Lan" w:date="2017-08-19T22:58:00Z">
        <w:r w:rsidRPr="007D61E9">
          <w:rPr>
            <w:rFonts w:ascii=".萍方-简" w:eastAsia=".萍方-简" w:hAnsi=".萍方-简"/>
            <w:lang w:eastAsia="zh-CN"/>
          </w:rPr>
          <w:t xml:space="preserve">ased on the </w:t>
        </w:r>
      </w:ins>
      <w:ins w:id="1027" w:author="Jie Lan" w:date="2017-08-19T23:04:00Z">
        <w:r w:rsidR="00B20443">
          <w:rPr>
            <w:rFonts w:ascii=".萍方-简" w:eastAsia=".萍方-简" w:hAnsi=".萍方-简"/>
            <w:lang w:eastAsia="zh-CN"/>
          </w:rPr>
          <w:t>Ethereum</w:t>
        </w:r>
      </w:ins>
      <w:ins w:id="1028" w:author="Jie Lan" w:date="2017-08-19T22:58:00Z">
        <w:r w:rsidRPr="007D61E9">
          <w:rPr>
            <w:rFonts w:ascii=".萍方-简" w:eastAsia=".萍方-简" w:hAnsi=".萍方-简"/>
            <w:lang w:eastAsia="zh-CN"/>
          </w:rPr>
          <w:t xml:space="preserve"> virtual machine and th</w:t>
        </w:r>
        <w:r w:rsidR="00B20443">
          <w:rPr>
            <w:rFonts w:ascii=".萍方-简" w:eastAsia=".萍方-简" w:hAnsi=".萍方-简"/>
            <w:lang w:eastAsia="zh-CN"/>
          </w:rPr>
          <w:t>e Solidity programming language</w:t>
        </w:r>
        <w:r w:rsidRPr="007D61E9">
          <w:rPr>
            <w:rFonts w:ascii=".萍方-简" w:eastAsia=".萍方-简" w:hAnsi=".萍方-简"/>
            <w:lang w:eastAsia="zh-CN"/>
          </w:rPr>
          <w:t xml:space="preserve">. In simple terms, each contract is a distributed application based on the </w:t>
        </w:r>
      </w:ins>
      <w:ins w:id="1029" w:author="Jie Lan" w:date="2017-08-19T23:04:00Z">
        <w:r w:rsidR="00B20443">
          <w:rPr>
            <w:rFonts w:ascii=".萍方-简" w:eastAsia=".萍方-简" w:hAnsi=".萍方-简"/>
            <w:lang w:eastAsia="zh-CN"/>
          </w:rPr>
          <w:t>E</w:t>
        </w:r>
      </w:ins>
      <w:ins w:id="1030" w:author="Jie Lan" w:date="2017-08-19T23:05:00Z">
        <w:r w:rsidR="00B20443">
          <w:rPr>
            <w:rFonts w:ascii=".萍方-简" w:eastAsia=".萍方-简" w:hAnsi=".萍方-简"/>
            <w:lang w:eastAsia="zh-CN"/>
          </w:rPr>
          <w:t>thereum</w:t>
        </w:r>
      </w:ins>
      <w:ins w:id="1031" w:author="Jie Lan" w:date="2017-08-19T22:58:00Z">
        <w:r w:rsidR="00B20443">
          <w:rPr>
            <w:rFonts w:ascii=".萍方-简" w:eastAsia=".萍方-简" w:hAnsi=".萍方-简"/>
            <w:lang w:eastAsia="zh-CN"/>
          </w:rPr>
          <w:t xml:space="preserve"> Bloack Chain system. A</w:t>
        </w:r>
      </w:ins>
      <w:ins w:id="1032" w:author="Jie Lan" w:date="2017-08-19T23:05:00Z">
        <w:r w:rsidR="00B20443">
          <w:rPr>
            <w:rFonts w:ascii=".萍方-简" w:eastAsia=".萍方-简" w:hAnsi=".萍方-简"/>
            <w:lang w:eastAsia="zh-CN"/>
          </w:rPr>
          <w:t xml:space="preserve">fter launched on the Ethereum platform, a contract </w:t>
        </w:r>
      </w:ins>
      <w:ins w:id="1033" w:author="Jie Lan" w:date="2017-08-19T22:58:00Z">
        <w:r w:rsidR="00B20443">
          <w:rPr>
            <w:rFonts w:ascii=".萍方-简" w:eastAsia=".萍方-简" w:hAnsi=".萍方-简"/>
            <w:lang w:eastAsia="zh-CN"/>
          </w:rPr>
          <w:t xml:space="preserve">will act </w:t>
        </w:r>
      </w:ins>
      <w:ins w:id="1034" w:author="Jie Lan" w:date="2017-08-19T23:07:00Z">
        <w:r w:rsidR="00B20443">
          <w:rPr>
            <w:rFonts w:ascii=".萍方-简" w:eastAsia=".萍方-简" w:hAnsi=".萍方-简"/>
            <w:lang w:eastAsia="zh-CN"/>
          </w:rPr>
          <w:t>like an application agent living in the Ethereum platform</w:t>
        </w:r>
      </w:ins>
      <w:ins w:id="1035" w:author="Jie Lan" w:date="2017-08-19T23:08:00Z">
        <w:r w:rsidR="00B20443">
          <w:rPr>
            <w:rFonts w:ascii=".萍方-简" w:eastAsia=".萍方-简" w:hAnsi=".萍方-简"/>
            <w:lang w:eastAsia="zh-CN"/>
          </w:rPr>
          <w:t>.</w:t>
        </w:r>
      </w:ins>
      <w:ins w:id="1036" w:author="Jie Lan" w:date="2017-08-19T22:58:00Z">
        <w:r w:rsidRPr="007D61E9">
          <w:rPr>
            <w:rFonts w:ascii=".萍方-简" w:eastAsia=".萍方-简" w:hAnsi=".萍方-简"/>
            <w:lang w:eastAsia="zh-CN"/>
          </w:rPr>
          <w:t xml:space="preserve"> </w:t>
        </w:r>
      </w:ins>
      <w:ins w:id="1037" w:author="Jie Lan" w:date="2017-08-19T23:08:00Z">
        <w:r w:rsidR="00B20443">
          <w:rPr>
            <w:rFonts w:ascii=".萍方-简" w:eastAsia=".萍方-简" w:hAnsi=".萍方-简"/>
            <w:lang w:eastAsia="zh-CN"/>
          </w:rPr>
          <w:t>I</w:t>
        </w:r>
      </w:ins>
      <w:ins w:id="1038" w:author="Jie Lan" w:date="2017-08-19T22:58:00Z">
        <w:r w:rsidRPr="007D61E9">
          <w:rPr>
            <w:rFonts w:ascii=".萍方-简" w:eastAsia=".萍方-简" w:hAnsi=".萍方-简"/>
            <w:lang w:eastAsia="zh-CN"/>
          </w:rPr>
          <w:t xml:space="preserve">t has its own </w:t>
        </w:r>
      </w:ins>
      <w:ins w:id="1039" w:author="Jie Lan" w:date="2017-08-19T23:07:00Z">
        <w:r w:rsidR="00B20443">
          <w:rPr>
            <w:rFonts w:ascii=".萍方-简" w:eastAsia=".萍方-简" w:hAnsi=".萍方-简"/>
            <w:lang w:eastAsia="zh-CN"/>
          </w:rPr>
          <w:t xml:space="preserve">Ether </w:t>
        </w:r>
      </w:ins>
      <w:ins w:id="1040" w:author="Jie Lan" w:date="2017-08-19T22:58:00Z">
        <w:r w:rsidRPr="007D61E9">
          <w:rPr>
            <w:rFonts w:ascii=".萍方-简" w:eastAsia=".萍方-简" w:hAnsi=".萍方-简"/>
            <w:lang w:eastAsia="zh-CN"/>
          </w:rPr>
          <w:t xml:space="preserve">currency address, can </w:t>
        </w:r>
      </w:ins>
      <w:ins w:id="1041" w:author="Jie Lan" w:date="2017-08-19T23:08:00Z">
        <w:r w:rsidR="00B20443">
          <w:rPr>
            <w:rFonts w:ascii=".萍方-简" w:eastAsia=".萍方-简" w:hAnsi=".萍方-简"/>
            <w:lang w:eastAsia="zh-CN"/>
          </w:rPr>
          <w:t xml:space="preserve">conduct </w:t>
        </w:r>
      </w:ins>
      <w:ins w:id="1042" w:author="Jie Lan" w:date="2017-08-19T22:58:00Z">
        <w:r w:rsidRPr="007D61E9">
          <w:rPr>
            <w:rFonts w:ascii=".萍方-简" w:eastAsia=".萍方-简" w:hAnsi=".萍方-简"/>
            <w:lang w:eastAsia="zh-CN"/>
          </w:rPr>
          <w:t xml:space="preserve">currency transactions, </w:t>
        </w:r>
      </w:ins>
      <w:ins w:id="1043" w:author="Jie Lan" w:date="2017-08-19T23:08:00Z">
        <w:r w:rsidR="00B20443">
          <w:rPr>
            <w:rFonts w:ascii=".萍方-简" w:eastAsia=".萍方-简" w:hAnsi=".萍方-简"/>
            <w:lang w:eastAsia="zh-CN"/>
          </w:rPr>
          <w:t>c</w:t>
        </w:r>
      </w:ins>
      <w:ins w:id="1044" w:author="Jie Lan" w:date="2017-08-19T22:58:00Z">
        <w:r w:rsidRPr="007D61E9">
          <w:rPr>
            <w:rFonts w:ascii=".萍方-简" w:eastAsia=".萍方-简" w:hAnsi=".萍方-简"/>
            <w:lang w:eastAsia="zh-CN"/>
          </w:rPr>
          <w:t xml:space="preserve">an interact with </w:t>
        </w:r>
      </w:ins>
      <w:ins w:id="1045" w:author="Jie Lan" w:date="2017-08-19T23:08:00Z">
        <w:r w:rsidR="00B20443">
          <w:rPr>
            <w:rFonts w:ascii=".萍方-简" w:eastAsia=".萍方-简" w:hAnsi=".萍方-简"/>
            <w:lang w:eastAsia="zh-CN"/>
          </w:rPr>
          <w:t>sponsor</w:t>
        </w:r>
      </w:ins>
      <w:ins w:id="1046" w:author="Jie Lan" w:date="2017-08-19T22:58:00Z">
        <w:r w:rsidRPr="007D61E9">
          <w:rPr>
            <w:rFonts w:ascii=".萍方-简" w:eastAsia=".萍方-简" w:hAnsi=".萍方-简"/>
            <w:lang w:eastAsia="zh-CN"/>
          </w:rPr>
          <w:t xml:space="preserve"> and other </w:t>
        </w:r>
      </w:ins>
      <w:ins w:id="1047" w:author="Jie Lan" w:date="2017-08-19T23:08:00Z">
        <w:r w:rsidR="00B20443">
          <w:rPr>
            <w:rFonts w:ascii=".萍方-简" w:eastAsia=".萍方-简" w:hAnsi=".萍方-简"/>
            <w:lang w:eastAsia="zh-CN"/>
          </w:rPr>
          <w:t>participants</w:t>
        </w:r>
      </w:ins>
      <w:ins w:id="1048" w:author="Jie Lan" w:date="2017-08-19T22:58:00Z">
        <w:r w:rsidRPr="007D61E9">
          <w:rPr>
            <w:rFonts w:ascii=".萍方-简" w:eastAsia=".萍方-简" w:hAnsi=".萍方-简"/>
            <w:lang w:eastAsia="zh-CN"/>
          </w:rPr>
          <w:t xml:space="preserve">, and can be used to </w:t>
        </w:r>
      </w:ins>
      <w:ins w:id="1049" w:author="Jie Lan" w:date="2017-08-19T23:09:00Z">
        <w:r w:rsidR="00B20443">
          <w:rPr>
            <w:rFonts w:ascii=".萍方-简" w:eastAsia=".萍方-简" w:hAnsi=".萍方-简"/>
            <w:lang w:eastAsia="zh-CN"/>
          </w:rPr>
          <w:t>execute</w:t>
        </w:r>
      </w:ins>
      <w:ins w:id="1050" w:author="Jie Lan" w:date="2017-08-19T22:58:00Z">
        <w:r w:rsidRPr="007D61E9">
          <w:rPr>
            <w:rFonts w:ascii=".萍方-简" w:eastAsia=".萍方-简" w:hAnsi=".萍方-简"/>
            <w:lang w:eastAsia="zh-CN"/>
          </w:rPr>
          <w:t xml:space="preserve"> complex logical applications, such as building a set of </w:t>
        </w:r>
      </w:ins>
      <w:ins w:id="1051" w:author="Jie Lan" w:date="2017-08-19T23:09:00Z">
        <w:r w:rsidR="00B20443">
          <w:rPr>
            <w:rFonts w:ascii=".萍方-简" w:eastAsia=".萍方-简" w:hAnsi=".萍方-简"/>
            <w:lang w:eastAsia="zh-CN"/>
          </w:rPr>
          <w:t>Ethereum</w:t>
        </w:r>
      </w:ins>
      <w:ins w:id="1052" w:author="Jie Lan" w:date="2017-08-19T22:58:00Z">
        <w:r w:rsidRPr="007D61E9">
          <w:rPr>
            <w:rFonts w:ascii=".萍方-简" w:eastAsia=".萍方-简" w:hAnsi=".萍方-简"/>
            <w:lang w:eastAsia="zh-CN"/>
          </w:rPr>
          <w:t>-based tokens, launching an ICO activi</w:t>
        </w:r>
        <w:r w:rsidR="00B20443">
          <w:rPr>
            <w:rFonts w:ascii=".萍方-简" w:eastAsia=".萍方-简" w:hAnsi=".萍方-简"/>
            <w:lang w:eastAsia="zh-CN"/>
          </w:rPr>
          <w:t>ty, and establishing a de-centralized</w:t>
        </w:r>
        <w:r w:rsidRPr="007D61E9">
          <w:rPr>
            <w:rFonts w:ascii=".萍方-简" w:eastAsia=".萍方-简" w:hAnsi=".萍方-简"/>
            <w:lang w:eastAsia="zh-CN"/>
          </w:rPr>
          <w:t xml:space="preserve"> autonomous group, etc.</w:t>
        </w:r>
      </w:ins>
    </w:p>
    <w:p w14:paraId="61FA4165" w14:textId="77777777" w:rsidR="00B20443" w:rsidRDefault="00F8790E" w:rsidP="00B73DC6">
      <w:pPr>
        <w:pStyle w:val="Heading2"/>
        <w:jc w:val="both"/>
        <w:rPr>
          <w:ins w:id="1053" w:author="Jie Lan" w:date="2017-08-19T23:10:00Z"/>
          <w:rFonts w:ascii=".萍方-简" w:eastAsia=".萍方-简" w:hAnsi=".萍方-简"/>
          <w:lang w:eastAsia="zh-CN"/>
        </w:rPr>
        <w:pPrChange w:id="1054" w:author="Jie Lan" w:date="2017-08-19T20:30:00Z">
          <w:pPr>
            <w:pStyle w:val="Heading2"/>
          </w:pPr>
        </w:pPrChange>
      </w:pPr>
      <w:bookmarkStart w:id="1055" w:name="_Toc489971212"/>
      <w:r w:rsidRPr="00B232D7">
        <w:rPr>
          <w:rFonts w:ascii=".萍方-简" w:eastAsia=".萍方-简" w:hAnsi=".萍方-简" w:hint="eastAsia"/>
          <w:lang w:eastAsia="zh-CN"/>
        </w:rPr>
        <w:t>系统框架</w:t>
      </w:r>
      <w:bookmarkEnd w:id="1055"/>
    </w:p>
    <w:p w14:paraId="3D8EE8D5" w14:textId="7D27266E" w:rsidR="00F8790E" w:rsidRPr="009776F9" w:rsidRDefault="00B20443" w:rsidP="00B20443">
      <w:pPr>
        <w:pStyle w:val="Heading2"/>
        <w:numPr>
          <w:ilvl w:val="0"/>
          <w:numId w:val="0"/>
        </w:numPr>
        <w:ind w:left="576"/>
        <w:jc w:val="both"/>
        <w:rPr>
          <w:rFonts w:ascii=".萍方-简" w:eastAsia=".萍方-简" w:hAnsi=".萍方-简"/>
          <w:lang w:eastAsia="zh-CN"/>
        </w:rPr>
        <w:pPrChange w:id="1056" w:author="Jie Lan" w:date="2017-08-19T23:10:00Z">
          <w:pPr>
            <w:pStyle w:val="Heading2"/>
          </w:pPr>
        </w:pPrChange>
      </w:pPr>
      <w:ins w:id="1057" w:author="Jie Lan" w:date="2017-08-19T23:10:00Z">
        <w:r>
          <w:rPr>
            <w:rFonts w:ascii=".萍方-简" w:eastAsia=".萍方-简" w:hAnsi=".萍方-简" w:hint="eastAsia"/>
            <w:lang w:eastAsia="zh-CN"/>
          </w:rPr>
          <w:t>System Architecture</w:t>
        </w:r>
      </w:ins>
    </w:p>
    <w:p w14:paraId="2E870D5F" w14:textId="62854792" w:rsidR="00F8790E" w:rsidRDefault="00F8790E" w:rsidP="00B73DC6">
      <w:pPr>
        <w:jc w:val="both"/>
        <w:rPr>
          <w:ins w:id="1058" w:author="Jie Lan" w:date="2017-08-19T23:10:00Z"/>
          <w:rFonts w:ascii=".萍方-简" w:eastAsia=".萍方-简" w:hAnsi=".萍方-简"/>
          <w:lang w:eastAsia="zh-CN"/>
        </w:rPr>
        <w:pPrChange w:id="1059" w:author="Jie Lan" w:date="2017-08-19T20:30:00Z">
          <w:pPr/>
        </w:pPrChange>
      </w:pPr>
      <w:r>
        <w:rPr>
          <w:rFonts w:ascii=".萍方-简" w:eastAsia=".萍方-简" w:hAnsi=".萍方-简" w:hint="eastAsia"/>
          <w:lang w:eastAsia="zh-CN"/>
        </w:rPr>
        <w:t>由于区块链</w:t>
      </w:r>
      <w:r w:rsidRPr="00F21063">
        <w:rPr>
          <w:rFonts w:ascii=".萍方-简" w:eastAsia=".萍方-简" w:hAnsi=".萍方-简" w:hint="eastAsia"/>
          <w:lang w:eastAsia="zh-CN"/>
        </w:rPr>
        <w:t>具有完全公开、高可靠性、即时交割、去信任等诸多优点</w:t>
      </w:r>
      <w:r>
        <w:rPr>
          <w:rFonts w:ascii=".萍方-简" w:eastAsia=".萍方-简" w:hAnsi=".萍方-简" w:hint="eastAsia"/>
          <w:lang w:eastAsia="zh-CN"/>
        </w:rPr>
        <w:t>，我们设计了一个基于区块链的互助保险系统。它主要由4层架构：网页/移动客户端，基于区块链的业务逻辑管理模块以及数据存储模块。</w:t>
      </w:r>
    </w:p>
    <w:p w14:paraId="2E17A041" w14:textId="392F0E50" w:rsidR="00B20443" w:rsidRDefault="00B20443" w:rsidP="00B73DC6">
      <w:pPr>
        <w:jc w:val="both"/>
        <w:rPr>
          <w:rFonts w:ascii=".萍方-简" w:eastAsia=".萍方-简" w:hAnsi=".萍方-简" w:hint="eastAsia"/>
          <w:lang w:eastAsia="zh-CN"/>
        </w:rPr>
        <w:pPrChange w:id="1060" w:author="Jie Lan" w:date="2017-08-19T20:30:00Z">
          <w:pPr/>
        </w:pPrChange>
      </w:pPr>
      <w:ins w:id="1061" w:author="Jie Lan" w:date="2017-08-19T23:11:00Z">
        <w:r>
          <w:rPr>
            <w:rFonts w:ascii=".萍方-简" w:eastAsia=".萍方-简" w:hAnsi=".萍方-简"/>
            <w:lang w:eastAsia="zh-CN"/>
          </w:rPr>
          <w:t>Since the advantage of</w:t>
        </w:r>
      </w:ins>
      <w:ins w:id="1062" w:author="Jie Lan" w:date="2017-08-19T23:10:00Z">
        <w:r>
          <w:rPr>
            <w:rFonts w:ascii=".萍方-简" w:eastAsia=".萍方-简" w:hAnsi=".萍方-简"/>
            <w:lang w:eastAsia="zh-CN"/>
          </w:rPr>
          <w:t xml:space="preserve"> the </w:t>
        </w:r>
      </w:ins>
      <w:ins w:id="1063" w:author="Jie Lan" w:date="2017-08-19T23:12:00Z">
        <w:r>
          <w:rPr>
            <w:rFonts w:ascii=".萍方-简" w:eastAsia=".萍方-简" w:hAnsi=".萍方-简"/>
            <w:lang w:eastAsia="zh-CN"/>
          </w:rPr>
          <w:t>B</w:t>
        </w:r>
      </w:ins>
      <w:ins w:id="1064" w:author="Jie Lan" w:date="2017-08-19T23:10:00Z">
        <w:r>
          <w:rPr>
            <w:rFonts w:ascii=".萍方-简" w:eastAsia=".萍方-简" w:hAnsi=".萍方-简"/>
            <w:lang w:eastAsia="zh-CN"/>
          </w:rPr>
          <w:t xml:space="preserve">lock </w:t>
        </w:r>
      </w:ins>
      <w:ins w:id="1065" w:author="Jie Lan" w:date="2017-08-19T23:12:00Z">
        <w:r>
          <w:rPr>
            <w:rFonts w:ascii=".萍方-简" w:eastAsia=".萍方-简" w:hAnsi=".萍方-简"/>
            <w:lang w:eastAsia="zh-CN"/>
          </w:rPr>
          <w:t>C</w:t>
        </w:r>
      </w:ins>
      <w:ins w:id="1066" w:author="Jie Lan" w:date="2017-08-19T23:10:00Z">
        <w:r>
          <w:rPr>
            <w:rFonts w:ascii=".萍方-简" w:eastAsia=".萍方-简" w:hAnsi=".萍方-简"/>
            <w:lang w:eastAsia="zh-CN"/>
          </w:rPr>
          <w:t>hain in feature</w:t>
        </w:r>
      </w:ins>
      <w:ins w:id="1067" w:author="Jie Lan" w:date="2017-08-19T23:11:00Z">
        <w:r>
          <w:rPr>
            <w:rFonts w:ascii=".萍方-简" w:eastAsia=".萍方-简" w:hAnsi=".萍方-简"/>
            <w:lang w:eastAsia="zh-CN"/>
          </w:rPr>
          <w:t>s such</w:t>
        </w:r>
      </w:ins>
      <w:ins w:id="1068" w:author="Jie Lan" w:date="2017-08-19T23:10:00Z">
        <w:r>
          <w:rPr>
            <w:rFonts w:ascii=".萍方-简" w:eastAsia=".萍方-简" w:hAnsi=".萍方-简"/>
            <w:lang w:eastAsia="zh-CN"/>
          </w:rPr>
          <w:t xml:space="preserve"> as </w:t>
        </w:r>
        <w:r w:rsidRPr="00B20443">
          <w:rPr>
            <w:rFonts w:ascii=".萍方-简" w:eastAsia=".萍方-简" w:hAnsi=".萍方-简"/>
            <w:lang w:eastAsia="zh-CN"/>
          </w:rPr>
          <w:t xml:space="preserve">full disclosure, high reliability, instant delivery, </w:t>
        </w:r>
      </w:ins>
      <w:ins w:id="1069" w:author="Jie Lan" w:date="2017-08-19T23:11:00Z">
        <w:r>
          <w:rPr>
            <w:rFonts w:ascii=".萍方-简" w:eastAsia=".萍方-简" w:hAnsi=".萍方-简"/>
            <w:lang w:eastAsia="zh-CN"/>
          </w:rPr>
          <w:t xml:space="preserve">fully </w:t>
        </w:r>
      </w:ins>
      <w:ins w:id="1070" w:author="Jie Lan" w:date="2017-08-19T23:12:00Z">
        <w:r>
          <w:rPr>
            <w:rFonts w:ascii=".萍方-简" w:eastAsia=".萍方-简" w:hAnsi=".萍方-简"/>
            <w:lang w:eastAsia="zh-CN"/>
          </w:rPr>
          <w:t>trusted etc</w:t>
        </w:r>
        <w:r w:rsidR="00B92B77">
          <w:rPr>
            <w:rFonts w:ascii=".萍方-简" w:eastAsia=".萍方-简" w:hAnsi=".萍方-简"/>
            <w:lang w:eastAsia="zh-CN"/>
          </w:rPr>
          <w:t>.,</w:t>
        </w:r>
        <w:r>
          <w:rPr>
            <w:rFonts w:ascii=".萍方-简" w:eastAsia=".萍方-简" w:hAnsi=".萍方-简"/>
            <w:lang w:eastAsia="zh-CN"/>
          </w:rPr>
          <w:t xml:space="preserve"> </w:t>
        </w:r>
      </w:ins>
      <w:ins w:id="1071" w:author="Jie Lan" w:date="2017-08-19T23:10:00Z">
        <w:r w:rsidRPr="00B20443">
          <w:rPr>
            <w:rFonts w:ascii=".萍方-简" w:eastAsia=".萍方-简" w:hAnsi=".萍方-简"/>
            <w:lang w:eastAsia="zh-CN"/>
          </w:rPr>
          <w:t xml:space="preserve">we designed </w:t>
        </w:r>
      </w:ins>
      <w:ins w:id="1072" w:author="Jie Lan" w:date="2017-08-19T23:12:00Z">
        <w:r w:rsidR="00B92B77">
          <w:rPr>
            <w:rFonts w:ascii=".萍方-简" w:eastAsia=".萍方-简" w:hAnsi=".萍方-简"/>
            <w:lang w:eastAsia="zh-CN"/>
          </w:rPr>
          <w:t xml:space="preserve">our </w:t>
        </w:r>
      </w:ins>
      <w:ins w:id="1073" w:author="Jie Lan" w:date="2017-08-19T23:10:00Z">
        <w:r w:rsidRPr="00B20443">
          <w:rPr>
            <w:rFonts w:ascii=".萍方-简" w:eastAsia=".萍方-简" w:hAnsi=".萍方-简"/>
            <w:lang w:eastAsia="zh-CN"/>
          </w:rPr>
          <w:t>mutual insurance system</w:t>
        </w:r>
      </w:ins>
      <w:ins w:id="1074" w:author="Jie Lan" w:date="2017-08-19T23:12:00Z">
        <w:r w:rsidR="00B92B77">
          <w:rPr>
            <w:rFonts w:ascii=".萍方-简" w:eastAsia=".萍方-简" w:hAnsi=".萍方-简"/>
            <w:lang w:eastAsia="zh-CN"/>
          </w:rPr>
          <w:t xml:space="preserve"> base on it</w:t>
        </w:r>
      </w:ins>
      <w:ins w:id="1075" w:author="Jie Lan" w:date="2017-08-19T23:10:00Z">
        <w:r w:rsidRPr="00B20443">
          <w:rPr>
            <w:rFonts w:ascii=".萍方-简" w:eastAsia=".萍方-简" w:hAnsi=".萍方-简"/>
            <w:lang w:eastAsia="zh-CN"/>
          </w:rPr>
          <w:t xml:space="preserve">. It is </w:t>
        </w:r>
        <w:r w:rsidRPr="00B20443">
          <w:rPr>
            <w:rFonts w:ascii=".萍方-简" w:eastAsia=".萍方-简" w:hAnsi=".萍方-简"/>
            <w:lang w:eastAsia="zh-CN"/>
          </w:rPr>
          <w:lastRenderedPageBreak/>
          <w:t xml:space="preserve">mainly composed of four-tier architecture: </w:t>
        </w:r>
      </w:ins>
      <w:ins w:id="1076" w:author="Jie Lan" w:date="2017-08-19T23:13:00Z">
        <w:r w:rsidR="00B92B77">
          <w:rPr>
            <w:rFonts w:ascii=".萍方-简" w:eastAsia=".萍方-简" w:hAnsi=".萍方-简"/>
            <w:lang w:eastAsia="zh-CN"/>
          </w:rPr>
          <w:t>W</w:t>
        </w:r>
      </w:ins>
      <w:ins w:id="1077" w:author="Jie Lan" w:date="2017-08-19T23:10:00Z">
        <w:r w:rsidRPr="00B20443">
          <w:rPr>
            <w:rFonts w:ascii=".萍方-简" w:eastAsia=".萍方-简" w:hAnsi=".萍方-简"/>
            <w:lang w:eastAsia="zh-CN"/>
          </w:rPr>
          <w:t>eb</w:t>
        </w:r>
      </w:ins>
      <w:ins w:id="1078" w:author="Jie Lan" w:date="2017-08-19T23:13:00Z">
        <w:r w:rsidR="00B92B77">
          <w:rPr>
            <w:rFonts w:ascii=".萍方-简" w:eastAsia=".萍方-简" w:hAnsi=".萍方-简"/>
            <w:lang w:eastAsia="zh-CN"/>
          </w:rPr>
          <w:t xml:space="preserve"> Client, M</w:t>
        </w:r>
      </w:ins>
      <w:ins w:id="1079" w:author="Jie Lan" w:date="2017-08-19T23:10:00Z">
        <w:r w:rsidRPr="00B20443">
          <w:rPr>
            <w:rFonts w:ascii=".萍方-简" w:eastAsia=".萍方-简" w:hAnsi=".萍方-简"/>
            <w:lang w:eastAsia="zh-CN"/>
          </w:rPr>
          <w:t xml:space="preserve">obile </w:t>
        </w:r>
      </w:ins>
      <w:ins w:id="1080" w:author="Jie Lan" w:date="2017-08-19T23:13:00Z">
        <w:r w:rsidR="00B92B77">
          <w:rPr>
            <w:rFonts w:ascii=".萍方-简" w:eastAsia=".萍方-简" w:hAnsi=".萍方-简"/>
            <w:lang w:eastAsia="zh-CN"/>
          </w:rPr>
          <w:t>C</w:t>
        </w:r>
      </w:ins>
      <w:ins w:id="1081" w:author="Jie Lan" w:date="2017-08-19T23:10:00Z">
        <w:r w:rsidRPr="00B20443">
          <w:rPr>
            <w:rFonts w:ascii=".萍方-简" w:eastAsia=".萍方-简" w:hAnsi=".萍方-简"/>
            <w:lang w:eastAsia="zh-CN"/>
          </w:rPr>
          <w:t xml:space="preserve">lient, </w:t>
        </w:r>
      </w:ins>
      <w:ins w:id="1082" w:author="Jie Lan" w:date="2017-08-19T23:13:00Z">
        <w:r w:rsidR="00B92B77">
          <w:rPr>
            <w:rFonts w:ascii=".萍方-简" w:eastAsia=".萍方-简" w:hAnsi=".萍方-简"/>
            <w:lang w:eastAsia="zh-CN"/>
          </w:rPr>
          <w:t>Block Chain</w:t>
        </w:r>
      </w:ins>
      <w:ins w:id="1083" w:author="Jie Lan" w:date="2017-08-19T23:10:00Z">
        <w:r w:rsidRPr="00B20443">
          <w:rPr>
            <w:rFonts w:ascii=".萍方-简" w:eastAsia=".萍方-简" w:hAnsi=".萍方-简"/>
            <w:lang w:eastAsia="zh-CN"/>
          </w:rPr>
          <w:t xml:space="preserve"> </w:t>
        </w:r>
      </w:ins>
      <w:ins w:id="1084" w:author="Jie Lan" w:date="2017-08-19T23:13:00Z">
        <w:r w:rsidR="00B92B77">
          <w:rPr>
            <w:rFonts w:ascii=".萍方-简" w:eastAsia=".萍方-简" w:hAnsi=".萍方-简"/>
            <w:lang w:eastAsia="zh-CN"/>
          </w:rPr>
          <w:t>L</w:t>
        </w:r>
      </w:ins>
      <w:ins w:id="1085" w:author="Jie Lan" w:date="2017-08-19T23:10:00Z">
        <w:r w:rsidRPr="00B20443">
          <w:rPr>
            <w:rFonts w:ascii=".萍方-简" w:eastAsia=".萍方-简" w:hAnsi=".萍方-简"/>
            <w:lang w:eastAsia="zh-CN"/>
          </w:rPr>
          <w:t xml:space="preserve">ogic </w:t>
        </w:r>
      </w:ins>
      <w:ins w:id="1086" w:author="Jie Lan" w:date="2017-08-19T23:13:00Z">
        <w:r w:rsidR="00B92B77">
          <w:rPr>
            <w:rFonts w:ascii=".萍方-简" w:eastAsia=".萍方-简" w:hAnsi=".萍方-简"/>
            <w:lang w:eastAsia="zh-CN"/>
          </w:rPr>
          <w:t>M</w:t>
        </w:r>
      </w:ins>
      <w:ins w:id="1087" w:author="Jie Lan" w:date="2017-08-19T23:10:00Z">
        <w:r w:rsidRPr="00B20443">
          <w:rPr>
            <w:rFonts w:ascii=".萍方-简" w:eastAsia=".萍方-简" w:hAnsi=".萍方-简"/>
            <w:lang w:eastAsia="zh-CN"/>
          </w:rPr>
          <w:t xml:space="preserve">anagement </w:t>
        </w:r>
      </w:ins>
      <w:ins w:id="1088" w:author="Jie Lan" w:date="2017-08-19T23:13:00Z">
        <w:r w:rsidR="00B92B77">
          <w:rPr>
            <w:rFonts w:ascii=".萍方-简" w:eastAsia=".萍方-简" w:hAnsi=".萍方-简"/>
            <w:lang w:eastAsia="zh-CN"/>
          </w:rPr>
          <w:t>M</w:t>
        </w:r>
      </w:ins>
      <w:ins w:id="1089" w:author="Jie Lan" w:date="2017-08-19T23:10:00Z">
        <w:r w:rsidRPr="00B20443">
          <w:rPr>
            <w:rFonts w:ascii=".萍方-简" w:eastAsia=".萍方-简" w:hAnsi=".萍方-简"/>
            <w:lang w:eastAsia="zh-CN"/>
          </w:rPr>
          <w:t xml:space="preserve">odule and </w:t>
        </w:r>
      </w:ins>
      <w:ins w:id="1090" w:author="Jie Lan" w:date="2017-08-19T23:14:00Z">
        <w:r w:rsidR="00B92B77">
          <w:rPr>
            <w:rFonts w:ascii=".萍方-简" w:eastAsia=".萍方-简" w:hAnsi=".萍方-简"/>
            <w:lang w:eastAsia="zh-CN"/>
          </w:rPr>
          <w:t>D</w:t>
        </w:r>
      </w:ins>
      <w:ins w:id="1091" w:author="Jie Lan" w:date="2017-08-19T23:10:00Z">
        <w:r w:rsidRPr="00B20443">
          <w:rPr>
            <w:rFonts w:ascii=".萍方-简" w:eastAsia=".萍方-简" w:hAnsi=".萍方-简"/>
            <w:lang w:eastAsia="zh-CN"/>
          </w:rPr>
          <w:t xml:space="preserve">ata </w:t>
        </w:r>
      </w:ins>
      <w:ins w:id="1092" w:author="Jie Lan" w:date="2017-08-19T23:14:00Z">
        <w:r w:rsidR="00B92B77">
          <w:rPr>
            <w:rFonts w:ascii=".萍方-简" w:eastAsia=".萍方-简" w:hAnsi=".萍方-简"/>
            <w:lang w:eastAsia="zh-CN"/>
          </w:rPr>
          <w:t>S</w:t>
        </w:r>
      </w:ins>
      <w:ins w:id="1093" w:author="Jie Lan" w:date="2017-08-19T23:10:00Z">
        <w:r w:rsidRPr="00B20443">
          <w:rPr>
            <w:rFonts w:ascii=".萍方-简" w:eastAsia=".萍方-简" w:hAnsi=".萍方-简"/>
            <w:lang w:eastAsia="zh-CN"/>
          </w:rPr>
          <w:t xml:space="preserve">torage </w:t>
        </w:r>
      </w:ins>
      <w:ins w:id="1094" w:author="Jie Lan" w:date="2017-08-19T23:14:00Z">
        <w:r w:rsidR="00B92B77">
          <w:rPr>
            <w:rFonts w:ascii=".萍方-简" w:eastAsia=".萍方-简" w:hAnsi=".萍方-简"/>
            <w:lang w:eastAsia="zh-CN"/>
          </w:rPr>
          <w:t>M</w:t>
        </w:r>
      </w:ins>
      <w:ins w:id="1095" w:author="Jie Lan" w:date="2017-08-19T23:10:00Z">
        <w:r w:rsidRPr="00B20443">
          <w:rPr>
            <w:rFonts w:ascii=".萍方-简" w:eastAsia=".萍方-简" w:hAnsi=".萍方-简"/>
            <w:lang w:eastAsia="zh-CN"/>
          </w:rPr>
          <w:t>odule.</w:t>
        </w:r>
      </w:ins>
    </w:p>
    <w:p w14:paraId="0E18AEC3" w14:textId="77777777" w:rsidR="00F8790E" w:rsidRDefault="00147EF6" w:rsidP="00B73DC6">
      <w:pPr>
        <w:jc w:val="both"/>
        <w:rPr>
          <w:rFonts w:ascii=".萍方-简" w:eastAsia=".萍方-简" w:hAnsi=".萍方-简"/>
          <w:lang w:eastAsia="zh-CN"/>
        </w:rPr>
        <w:pPrChange w:id="1096" w:author="Jie Lan" w:date="2017-08-19T20:30:00Z">
          <w:pPr/>
        </w:pPrChange>
      </w:pPr>
      <w:r>
        <w:rPr>
          <w:rFonts w:ascii=".萍方-简" w:eastAsia=".萍方-简" w:hAnsi=".萍方-简"/>
          <w:noProof/>
          <w:lang w:eastAsia="zh-CN"/>
        </w:rPr>
        <w:pict w14:anchorId="70344B48">
          <v:group id="组合 8" o:spid="_x0000_s1042" style="position:absolute;left:0;text-align:left;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Fe5k56cDAABMCgAADgAAAAAAAAAAAAAAAAAuAgAAZHJzL2Uyb0RvYy54bWxQSwECLQAU&#10;AAYACAAAACEAbfBOCuAAAAAJAQAADwAAAAAAAAAAAAAAAAABBgAAZHJzL2Rvd25yZXYueG1sUEsF&#10;BgAAAAAEAAQA8wAAAA4HAAAAAA==&#10;">
            <v:roundrect id="矩形: 圆角 19" o:spid="_x0000_s104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yLcAA&#10;AADaAAAADwAAAGRycy9kb3ducmV2LnhtbERPTWsCMRC9C/0PYQq9abYeRLdGaQW11IO4tvU63Uw3&#10;i5vJkqS6/nsjCD0+3vd03tlGnMiH2rGC50EGgrh0uuZKwed+2R+DCBFZY+OYFFwowHz20Jtirt2Z&#10;d3QqYiVSCIccFZgY21zKUBqyGAauJU7cr/MWY4K+ktrjOYXbRg6zbCQt1pwaDLa0MFQeiz+bZnxX&#10;bvnTrFeTzeHrY2veDn6zZ6WeHrvXFxCRuvgvvrvftYIJ3K4kP8jZ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WyLcAAAADaAAAADwAAAAAAAAAAAAAAAACYAgAAZHJzL2Rvd25y&#10;ZXYueG1sUEsFBgAAAAAEAAQA9QAAAIUDAAAAAA==&#10;" fillcolor="#548dd4 [1951]" strokecolor="#548dd4 [1951]" strokeweight="2pt"/>
            <v:shapetype id="_x0000_t202" coordsize="21600,21600" o:spt="202" path="m,l,21600r21600,l21600,xe">
              <v:stroke joinstyle="miter"/>
              <v:path gradientshapeok="t" o:connecttype="rect"/>
            </v:shapetype>
            <v:shape id="文本框 11" o:spid="_x0000_s104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2606F82D" w14:textId="77777777" w:rsidR="0081572A" w:rsidRPr="00D12429" w:rsidRDefault="0081572A"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81572A" w:rsidRDefault="0081572A" w:rsidP="00F8790E"/>
                </w:txbxContent>
              </v:textbox>
            </v:shape>
          </v:group>
        </w:pict>
      </w:r>
      <w:r>
        <w:rPr>
          <w:rFonts w:ascii=".萍方-简" w:eastAsia=".萍方-简" w:hAnsi=".萍方-简"/>
          <w:noProof/>
          <w:lang w:eastAsia="zh-CN"/>
        </w:rPr>
        <w:pict w14:anchorId="2138EB17">
          <v:group id="组合 12" o:spid="_x0000_s1045" style="position:absolute;left:0;text-align:left;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rGCbFKADAABPCgAADgAAAAAAAAAAAAAAAAAuAgAAZHJzL2Uyb0RvYy54bWxQSwECLQAUAAYACAAA&#10;ACEAe84mvuEAAAAJAQAADwAAAAAAAAAAAAAAAAD6BQAAZHJzL2Rvd25yZXYueG1sUEsFBgAAAAAE&#10;AAQA8wAAAAgHAAAAAA==&#10;">
            <v:roundrect id="矩形: 圆角 11" o:spid="_x0000_s104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FQcUA&#10;AADbAAAADwAAAGRycy9kb3ducmV2LnhtbESPT2sCMRDF74V+hzAFbzXbCqKrUapgFT1I/VOv0810&#10;s3QzWZKo67dvCkJvM7z3e/NmPG1tLS7kQ+VYwUs3A0FcOF1xqeCwXzwPQISIrLF2TApuFGA6eXwY&#10;Y67dlT/osoulSCEcclRgYmxyKUNhyGLouoY4ad/OW4xp9aXUHq8p3NbyNcv60mLF6YLBhuaGip/d&#10;2aYan6VbfNXL9+HmdFxvzezkN3tWqvPUvo1ARGrjv/lOr3TievD3SxpAT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oVBxQAAANsAAAAPAAAAAAAAAAAAAAAAAJgCAABkcnMv&#10;ZG93bnJldi54bWxQSwUGAAAAAAQABAD1AAAAigMAAAAA&#10;" fillcolor="#548dd4 [1951]" strokecolor="#548dd4 [1951]" strokeweight="2pt"/>
            <v:shape id="文本框 16" o:spid="_x0000_s104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0E78A30B" w14:textId="77777777" w:rsidR="0081572A" w:rsidRPr="00A06DCF" w:rsidRDefault="0081572A"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81572A" w:rsidRDefault="0081572A" w:rsidP="00F8790E"/>
                </w:txbxContent>
              </v:textbox>
            </v:shape>
          </v:group>
        </w:pict>
      </w:r>
      <w:r>
        <w:rPr>
          <w:rFonts w:ascii=".萍方-简" w:eastAsia=".萍方-简" w:hAnsi=".萍方-简"/>
          <w:noProof/>
          <w:lang w:eastAsia="zh-CN"/>
        </w:rPr>
        <w:pict w14:anchorId="1F9F946B">
          <v:roundrect id="矩形: 圆角 5" o:spid="_x0000_s1088" style="position:absolute;left:0;text-align:left;margin-left:30.8pt;margin-top:12.85pt;width:408pt;height:39.75pt;z-index:25168691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" filled="f" strokecolor="#8db3e2 [1311]" strokeweight="2pt">
            <v:path arrowok="t"/>
          </v:roundrect>
        </w:pict>
      </w:r>
      <w:r>
        <w:rPr>
          <w:rFonts w:ascii=".萍方-简" w:eastAsia=".萍方-简" w:hAnsi=".萍方-简"/>
          <w:noProof/>
          <w:lang w:eastAsia="zh-CN"/>
        </w:rPr>
        <w:pict w14:anchorId="480D9627">
          <v:shape id="文本框 19" o:spid="_x0000_s1048" type="#_x0000_t202" style="position:absolute;left:0;text-align:left;margin-left:47.2pt;margin-top:21.75pt;width:48.35pt;height:21.85pt;z-index:251689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" fillcolor="white [3201]" stroked="f" strokeweight=".5pt">
            <v:path arrowok="t"/>
            <v:textbox>
              <w:txbxContent>
                <w:p w14:paraId="4E3725C6" w14:textId="77777777" w:rsidR="0081572A" w:rsidRPr="00580722" w:rsidRDefault="0081572A"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w:r>
    </w:p>
    <w:p w14:paraId="63F5199F" w14:textId="77777777" w:rsidR="00F8790E" w:rsidRDefault="00F8790E" w:rsidP="00B73DC6">
      <w:pPr>
        <w:jc w:val="both"/>
        <w:rPr>
          <w:rFonts w:ascii=".萍方-简" w:eastAsia=".萍方-简" w:hAnsi=".萍方-简"/>
          <w:lang w:eastAsia="zh-CN"/>
        </w:rPr>
        <w:pPrChange w:id="1097" w:author="Jie Lan" w:date="2017-08-19T20:30:00Z">
          <w:pPr/>
        </w:pPrChange>
      </w:pPr>
    </w:p>
    <w:p w14:paraId="4CE4DE19" w14:textId="77777777" w:rsidR="00F8790E" w:rsidRDefault="00147EF6" w:rsidP="00B73DC6">
      <w:pPr>
        <w:jc w:val="both"/>
        <w:rPr>
          <w:rFonts w:ascii=".萍方-简" w:eastAsia=".萍方-简" w:hAnsi=".萍方-简"/>
          <w:lang w:eastAsia="zh-CN"/>
        </w:rPr>
        <w:pPrChange w:id="1098" w:author="Jie Lan" w:date="2017-08-19T20:30:00Z">
          <w:pPr/>
        </w:pPrChange>
      </w:pPr>
      <w:r>
        <w:rPr>
          <w:rFonts w:ascii=".萍方-简" w:eastAsia=".萍方-简" w:hAnsi=".萍方-简"/>
          <w:noProof/>
          <w:lang w:eastAsia="zh-CN"/>
        </w:rPr>
        <w:pict w14:anchorId="4C46225F">
          <v:shapetype id="_x0000_t128" coordsize="21600,21600" o:spt="128" path="m,l21600,,10800,21600xe">
            <v:stroke joinstyle="miter"/>
            <v:path gradientshapeok="t" o:connecttype="custom" o:connectlocs="10800,0;5400,10800;10800,21600;16200,10800" textboxrect="5400,0,16200,10800"/>
          </v:shapetype>
          <v:shape id="流程图: 合并 94" o:spid="_x0000_s1087" type="#_x0000_t128" style="position:absolute;left:0;text-align:left;margin-left:256.8pt;margin-top:1.55pt;width:23.65pt;height:17.9pt;z-index:251726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" fillcolor="#c6d9f1 [671]" stroked="f" strokeweight="2pt">
            <v:path arrowok="t"/>
          </v:shape>
        </w:pict>
      </w:r>
      <w:r>
        <w:rPr>
          <w:rFonts w:ascii=".萍方-简" w:eastAsia=".萍方-简" w:hAnsi=".萍方-简"/>
          <w:noProof/>
          <w:lang w:eastAsia="zh-CN"/>
        </w:rPr>
        <w:pict w14:anchorId="39A165F0">
          <v:group id="组合 21" o:spid="_x0000_s1049" style="position:absolute;left:0;text-align:left;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">
            <v:roundrect id="矩形: 圆角 22" o:spid="_x0000_s1050"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ssMA&#10;AADbAAAADwAAAGRycy9kb3ducmV2LnhtbESPUWvCMBSF3wf+h3AHvs1UBTc6o4zBoC+Kuv6Au+ba&#10;FJubmqRa/70RhD0ezjnf4SzXg23FhXxoHCuYTjIQxJXTDdcKyt+ftw8QISJrbB2TghsFWK9GL0vM&#10;tbvyni6HWIsE4ZCjAhNjl0sZKkMWw8R1xMk7Om8xJulrqT1eE9y2cpZlC2mx4bRgsKNvQ9Xp0FsF&#10;i91ff9y0094Upd96dy5PmyJTavw6fH2CiDTE//CzXWgF83d4fE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BssMAAADbAAAADwAAAAAAAAAAAAAAAACYAgAAZHJzL2Rv&#10;d25yZXYueG1sUEsFBgAAAAAEAAQA9QAAAIgDAAAAAA==&#10;" filled="f" strokecolor="#8db3e2 [1311]" strokeweight="2pt"/>
            <v:shape id="文本框 38" o:spid="_x0000_s1051"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14:paraId="07504EB4" w14:textId="77777777" w:rsidR="0081572A" w:rsidRPr="00580722" w:rsidRDefault="0081572A"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52" style="position:absolute;left:12692;top:955;width:4273;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矩形: 圆角 26" o:spid="_x0000_s105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0K8QA&#10;AADbAAAADwAAAGRycy9kb3ducmV2LnhtbESPTUsDMRCG74L/IYzQm80qRXTbtKjQVuxB7Od1uplu&#10;FjeTJYnt+u+dg+BxeOd95pnJrPetOlNMTWADd8MCFHEVbMO1ge1mfvsIKmVki21gMvBDCWbT66sJ&#10;ljZc+JPO61wrgXAq0YDLuSu1TpUjj2kYOmLJTiF6zDLGWtuIF4H7Vt8XxYP22LBccNjRq6Pqa/3t&#10;RWNfh/mxXS6eVofd+4d7OcTVho0Z3PTPY1CZ+vy//Nd+swZGYi+/CAD0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NCvEAAAA2wAAAA8AAAAAAAAAAAAAAAAAmAIAAGRycy9k&#10;b3ducmV2LnhtbFBLBQYAAAAABAAEAPUAAACJAwAAAAA=&#10;" fillcolor="#548dd4 [1951]" strokecolor="#548dd4 [1951]" strokeweight="2pt"/>
              <v:shape id="文本框 41" o:spid="_x0000_s105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15A051E0" w14:textId="77777777" w:rsidR="0081572A" w:rsidRPr="00A06DCF" w:rsidRDefault="0081572A" w:rsidP="00F8790E">
                      <w:pPr>
                        <w:jc w:val="center"/>
                        <w:rPr>
                          <w:rFonts w:eastAsiaTheme="minorEastAsia"/>
                          <w:b/>
                          <w:color w:val="FFFFFF" w:themeColor="background1"/>
                          <w:lang w:eastAsia="zh-CN"/>
                        </w:rPr>
                      </w:pPr>
                      <w:r>
                        <w:rPr>
                          <w:b/>
                          <w:color w:val="FFFFFF" w:themeColor="background1"/>
                        </w:rPr>
                        <w:t>AI</w:t>
                      </w:r>
                    </w:p>
                    <w:p w14:paraId="4271BC7E" w14:textId="77777777" w:rsidR="0081572A" w:rsidRDefault="0081572A" w:rsidP="00F8790E"/>
                  </w:txbxContent>
                </v:textbox>
              </v:shape>
            </v:group>
            <v:group id="组合 42" o:spid="_x0000_s1055" style="position:absolute;left:39260;top:909;width:9048;height:3182"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矩形: 圆角 29" o:spid="_x0000_s105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qXMUA&#10;AADbAAAADwAAAGRycy9kb3ducmV2LnhtbESPQU8CMRCF7yb+h2ZMuElXMERXChESlMCBuKhcx+24&#10;3bCdbtoKy7+nJCQeX968780bTzvbiAP5UDtW8NDPQBCXTtdcKfjcLu6fQISIrLFxTApOFGA6ub0Z&#10;Y67dkT/oUMRKJAiHHBWYGNtcylAashj6riVO3q/zFmOSvpLa4zHBbSMHWTaSFmtODQZbmhsq98Wf&#10;TW98V27x07y/Pa93X6uNme38estK9e661xcQkbr4f3xNL7WCxy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pcxQAAANsAAAAPAAAAAAAAAAAAAAAAAJgCAABkcnMv&#10;ZG93bnJldi54bWxQSwUGAAAAAAQABAD1AAAAigMAAAAA&#10;" fillcolor="#548dd4 [1951]" strokecolor="#548dd4 [1951]" strokeweight="2pt"/>
              <v:shape id="文本框 44" o:spid="_x0000_s105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101BDF84" w14:textId="77777777" w:rsidR="0081572A" w:rsidRPr="00D12429" w:rsidRDefault="0081572A"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81572A" w:rsidRDefault="0081572A" w:rsidP="00F8790E"/>
                  </w:txbxContent>
                </v:textbox>
              </v:shape>
            </v:group>
            <v:group id="组合 45" o:spid="_x0000_s1058" style="position:absolute;left:26294;top:955;width:10776;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矩形: 圆角 36" o:spid="_x0000_s1059"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JxMUA&#10;AADbAAAADwAAAGRycy9kb3ducmV2LnhtbESPQWsCMRCF74X+hzAFbzWriNitUVRQSz1Ita3X6Wa6&#10;WdxMliTV7b83guDx8eZ9b9542tpanMiHyrGCXjcDQVw4XXGp4HO/fB6BCBFZY+2YFPxTgOnk8WGM&#10;uXZn/qDTLpYiQTjkqMDE2ORShsKQxdB1DXHyfp23GJP0pdQezwlua9nPsqG0WHFqMNjQwlBx3P3Z&#10;9MZ36ZY/9Xr1sjl8vW/N/OA3e1aq89TOXkFEauP9+JZ+0woGQ7huSQC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gnExQAAANsAAAAPAAAAAAAAAAAAAAAAAJgCAABkcnMv&#10;ZG93bnJldi54bWxQSwUGAAAAAAQABAD1AAAAigMAAAAA&#10;" fillcolor="#548dd4 [1951]" strokecolor="#548dd4 [1951]" strokeweight="2pt"/>
              <v:shape id="文本框 47" o:spid="_x0000_s1060"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441ED08A" w14:textId="77777777" w:rsidR="0081572A" w:rsidRDefault="0081572A"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61" style="position:absolute;left:18879;top:955;width:5772;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矩形: 圆角 39" o:spid="_x0000_s1062"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dtsQA&#10;AADbAAAADwAAAGRycy9kb3ducmV2LnhtbESPT2sCMRDF74LfIYzQm2ZbStHVKG3BVuqh+P86bsbN&#10;0s1kSaJuv70pFDw+3rzfmzeZtbYWF/KhcqzgcZCBIC6crrhUsN3M+0MQISJrrB2Tgl8KMJt2OxPM&#10;tbvyii7rWIoE4ZCjAhNjk0sZCkMWw8A1xMk7OW8xJulLqT1eE9zW8inLXqTFilODwYbeDRU/67NN&#10;b+xLNz/Wnx+j5WH39W3eDn65YaUeeu3rGESkNt6P/9MLreB5BH9bEgD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nbbEAAAA2wAAAA8AAAAAAAAAAAAAAAAAmAIAAGRycy9k&#10;b3ducmV2LnhtbFBLBQYAAAAABAAEAPUAAACJAwAAAAA=&#10;" fillcolor="#548dd4 [1951]" strokecolor="#548dd4 [1951]" strokeweight="2pt"/>
              <v:shape id="文本框 50" o:spid="_x0000_s1063"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5CD7F55E" w14:textId="77777777" w:rsidR="0081572A" w:rsidRDefault="0081572A" w:rsidP="00F8790E">
                      <w:r>
                        <w:rPr>
                          <w:rFonts w:eastAsiaTheme="minorEastAsia" w:hint="eastAsia"/>
                          <w:b/>
                          <w:color w:val="FFFFFF" w:themeColor="background1"/>
                          <w:lang w:eastAsia="zh-CN"/>
                        </w:rPr>
                        <w:t>精算</w:t>
                      </w:r>
                    </w:p>
                  </w:txbxContent>
                </v:textbox>
              </v:shape>
            </v:group>
          </v:group>
        </w:pict>
      </w:r>
    </w:p>
    <w:p w14:paraId="03295029" w14:textId="77777777" w:rsidR="00F8790E" w:rsidRDefault="00F8790E" w:rsidP="00B73DC6">
      <w:pPr>
        <w:jc w:val="both"/>
        <w:rPr>
          <w:rFonts w:ascii=".萍方-简" w:eastAsia=".萍方-简" w:hAnsi=".萍方-简"/>
          <w:lang w:eastAsia="zh-CN"/>
        </w:rPr>
        <w:pPrChange w:id="1099" w:author="Jie Lan" w:date="2017-08-19T20:30:00Z">
          <w:pPr/>
        </w:pPrChange>
      </w:pPr>
    </w:p>
    <w:p w14:paraId="62F4D7A9" w14:textId="77777777" w:rsidR="00F8790E" w:rsidRDefault="00147EF6" w:rsidP="00B73DC6">
      <w:pPr>
        <w:jc w:val="both"/>
        <w:rPr>
          <w:rFonts w:ascii=".萍方-简" w:eastAsia=".萍方-简" w:hAnsi=".萍方-简"/>
          <w:lang w:eastAsia="zh-CN"/>
        </w:rPr>
        <w:pPrChange w:id="1100" w:author="Jie Lan" w:date="2017-08-19T20:30:00Z">
          <w:pPr/>
        </w:pPrChange>
      </w:pPr>
      <w:r>
        <w:rPr>
          <w:rFonts w:ascii=".萍方-简" w:eastAsia=".萍方-简" w:hAnsi=".萍方-简"/>
          <w:noProof/>
          <w:lang w:eastAsia="zh-CN"/>
        </w:rPr>
        <w:pict w14:anchorId="7FD07057">
          <v:shape id="流程图: 合并 95" o:spid="_x0000_s1086" type="#_x0000_t128" style="position:absolute;left:0;text-align:left;margin-left:256.85pt;margin-top:22.6pt;width:23.65pt;height:17.9pt;z-index:2517329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" fillcolor="#c6d9f1 [671]" stroked="f" strokeweight="2pt">
            <v:path arrowok="t"/>
          </v:shape>
        </w:pict>
      </w:r>
    </w:p>
    <w:p w14:paraId="66025306" w14:textId="77777777" w:rsidR="00F8790E" w:rsidRDefault="00147EF6" w:rsidP="00B73DC6">
      <w:pPr>
        <w:jc w:val="both"/>
        <w:rPr>
          <w:rFonts w:ascii=".萍方-简" w:eastAsia=".萍方-简" w:hAnsi=".萍方-简"/>
          <w:lang w:eastAsia="zh-CN"/>
        </w:rPr>
        <w:pPrChange w:id="1101" w:author="Jie Lan" w:date="2017-08-19T20:30:00Z">
          <w:pPr/>
        </w:pPrChange>
      </w:pPr>
      <w:r>
        <w:rPr>
          <w:rFonts w:ascii=".萍方-简" w:eastAsia=".萍方-简" w:hAnsi=".萍方-简"/>
          <w:noProof/>
          <w:lang w:eastAsia="zh-CN"/>
        </w:rPr>
        <w:pict w14:anchorId="7A72B6BC">
          <v:roundrect id="矩形: 圆角 74" o:spid="_x0000_s1085" style="position:absolute;left:0;text-align:left;margin-left:330.25pt;margin-top:28.3pt;width:82pt;height:25.05pt;z-index:251711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" fillcolor="#548dd4 [1951]" strokecolor="#548dd4 [1951]" strokeweight="2pt">
            <v:path arrowok="t"/>
          </v:roundrect>
        </w:pict>
      </w:r>
      <w:r>
        <w:rPr>
          <w:rFonts w:ascii=".萍方-简" w:eastAsia=".萍方-简" w:hAnsi=".萍方-简"/>
          <w:noProof/>
          <w:lang w:eastAsia="zh-CN"/>
        </w:rPr>
        <w:pict w14:anchorId="1DD93153">
          <v:shape id="文本框 52" o:spid="_x0000_s1064" type="#_x0000_t202" style="position:absolute;left:0;text-align:left;margin-left:336.95pt;margin-top:30.1pt;width:70.4pt;height:20.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KOSwIAAHQ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" filled="f" stroked="f" strokeweight=".5pt">
            <v:path arrowok="t"/>
            <v:textbox>
              <w:txbxContent>
                <w:p w14:paraId="170AC760" w14:textId="77777777" w:rsidR="0081572A" w:rsidRDefault="0081572A"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w:r>
      <w:r>
        <w:rPr>
          <w:rFonts w:ascii=".萍方-简" w:eastAsia=".萍方-简" w:hAnsi=".萍方-简"/>
          <w:noProof/>
          <w:lang w:eastAsia="zh-CN"/>
        </w:rPr>
        <w:pict w14:anchorId="30460DB4">
          <v:group id="组合 53" o:spid="_x0000_s1065" style="position:absolute;left:0;text-align:left;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">
            <v:roundrect id="矩形: 圆角 58" o:spid="_x0000_s1066"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6ZcMA&#10;AADbAAAADwAAAGRycy9kb3ducmV2LnhtbESPUWvCMBSF3wX/Q7gD3zRVnIzOKGMw6Iuyuf6Au+ba&#10;FJubmqRa/70RhD0ezjnf4ay3g23FhXxoHCuYzzIQxJXTDdcKyt+v6RuIEJE1to5JwY0CbDfj0Rpz&#10;7a78Q5dDrEWCcMhRgYmxy6UMlSGLYeY64uQdnbcYk/S11B6vCW5buciylbTYcFow2NGnoep06K2C&#10;1fdff9y1894Upd97dy5PuyJTavIyfLyDiDTE//CzXWgFr0t4fE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L6ZcMAAADbAAAADwAAAAAAAAAAAAAAAACYAgAAZHJzL2Rv&#10;d25yZXYueG1sUEsFBgAAAAAEAAQA9QAAAIgDAAAAAA==&#10;" filled="f" strokecolor="#8db3e2 [1311]" strokeweight="2pt"/>
            <v:shape id="文本框 55" o:spid="_x0000_s1067"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14:paraId="7E125150" w14:textId="77777777" w:rsidR="0081572A" w:rsidRPr="00580722" w:rsidRDefault="0081572A"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68" style="position:absolute;left:12828;top:1046;width:10418;height:3181" coordorigin="-14378,90" coordsize="11123,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矩形: 圆角 67" o:spid="_x0000_s1069" style="position:absolute;left:-14378;top:90;width:11124;height:31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6gsUA&#10;AADbAAAADwAAAGRycy9kb3ducmV2LnhtbESPQU8CMRCF7yb+h2ZMuElXEkRXChESlMCBuKhcx+24&#10;3bCdbtoKy7+nJCQeX968780bTzvbiAP5UDtW8NDPQBCXTtdcKfjcLu6fQISIrLFxTApOFGA6ub0Z&#10;Y67dkT/oUMRKJAiHHBWYGNtcylAashj6riVO3q/zFmOSvpLa4zHBbSMHWfYoLdacGgy2NDdU7os/&#10;m974rtzip3l/e17vvlYbM9v59ZaV6t11ry8gInXx//iaXmoFwx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zqCxQAAANsAAAAPAAAAAAAAAAAAAAAAAJgCAABkcnMv&#10;ZG93bnJldi54bWxQSwUGAAAAAAQABAD1AAAAigMAAAAA&#10;" fillcolor="#548dd4 [1951]" strokecolor="#548dd4 [1951]" strokeweight="2pt"/>
              <v:shape id="文本框 58" o:spid="_x0000_s1070" type="#_x0000_t202" style="position:absolute;left:-13468;top:318;width:9550;height:26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1980091C" w14:textId="77777777" w:rsidR="0081572A" w:rsidRDefault="0081572A"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w:r>
      <w:r>
        <w:rPr>
          <w:rFonts w:ascii=".萍方-简" w:eastAsia=".萍方-简" w:hAnsi=".萍方-简"/>
          <w:noProof/>
          <w:lang w:eastAsia="zh-CN"/>
        </w:rPr>
        <w:pict w14:anchorId="0A886FFC">
          <v:roundrect id="矩形: 圆角 72" o:spid="_x0000_s1084" style="position:absolute;left:0;text-align:left;margin-left:233.65pt;margin-top:29.05pt;width:82pt;height:25.05pt;z-index:2517022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" fillcolor="#548dd4 [1951]" strokecolor="#548dd4 [1951]" strokeweight="2pt">
            <v:path arrowok="t"/>
          </v:roundrect>
        </w:pict>
      </w:r>
      <w:r>
        <w:rPr>
          <w:rFonts w:ascii=".萍方-简" w:eastAsia=".萍方-简" w:hAnsi=".萍方-简"/>
          <w:noProof/>
          <w:lang w:eastAsia="zh-CN"/>
        </w:rPr>
        <w:pict w14:anchorId="2F3CD5DD">
          <v:shape id="文本框 64" o:spid="_x0000_s1071" type="#_x0000_t202" style="position:absolute;left:0;text-align:left;margin-left:240.35pt;margin-top:30.85pt;width:70.45pt;height:20.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Kvp0Nt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81572A" w:rsidRDefault="0081572A"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w:r>
    </w:p>
    <w:p w14:paraId="0237FBDA" w14:textId="77777777" w:rsidR="00F8790E" w:rsidRDefault="00F8790E" w:rsidP="00B73DC6">
      <w:pPr>
        <w:jc w:val="both"/>
        <w:rPr>
          <w:rFonts w:ascii=".萍方-简" w:eastAsia=".萍方-简" w:hAnsi=".萍方-简"/>
          <w:lang w:eastAsia="zh-CN"/>
        </w:rPr>
        <w:pPrChange w:id="1102" w:author="Jie Lan" w:date="2017-08-19T20:30:00Z">
          <w:pPr/>
        </w:pPrChange>
      </w:pPr>
    </w:p>
    <w:p w14:paraId="38C59889" w14:textId="77777777" w:rsidR="00F8790E" w:rsidRDefault="00147EF6" w:rsidP="00B73DC6">
      <w:pPr>
        <w:jc w:val="both"/>
        <w:rPr>
          <w:rFonts w:ascii=".萍方-简" w:eastAsia=".萍方-简" w:hAnsi=".萍方-简"/>
          <w:lang w:eastAsia="zh-CN"/>
        </w:rPr>
        <w:pPrChange w:id="1103" w:author="Jie Lan" w:date="2017-08-19T20:30:00Z">
          <w:pPr/>
        </w:pPrChange>
      </w:pPr>
      <w:r>
        <w:rPr>
          <w:rFonts w:ascii=".萍方-简" w:eastAsia=".萍方-简" w:hAnsi=".萍方-简"/>
          <w:noProof/>
          <w:lang w:eastAsia="zh-CN"/>
        </w:rPr>
        <w:pict w14:anchorId="4BE5456B">
          <v:shape id="流程图: 合并 96" o:spid="_x0000_s1083" type="#_x0000_t128" style="position:absolute;left:0;text-align:left;margin-left:256.85pt;margin-top:13.8pt;width:23.65pt;height:17.9pt;z-index:2517299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" fillcolor="#c6d9f1 [671]" stroked="f" strokeweight="2pt">
            <v:path arrowok="t"/>
          </v:shape>
        </w:pict>
      </w:r>
    </w:p>
    <w:p w14:paraId="0F799E69" w14:textId="77777777" w:rsidR="00F8790E" w:rsidRDefault="00147EF6" w:rsidP="00B73DC6">
      <w:pPr>
        <w:jc w:val="both"/>
        <w:rPr>
          <w:rFonts w:ascii=".萍方-简" w:eastAsia=".萍方-简" w:hAnsi=".萍方-简"/>
          <w:lang w:eastAsia="zh-CN"/>
        </w:rPr>
        <w:pPrChange w:id="1104" w:author="Jie Lan" w:date="2017-08-19T20:30:00Z">
          <w:pPr/>
        </w:pPrChange>
      </w:pPr>
      <w:r>
        <w:rPr>
          <w:rFonts w:ascii=".萍方-简" w:eastAsia=".萍方-简" w:hAnsi=".萍方-简"/>
          <w:noProof/>
          <w:lang w:eastAsia="zh-CN"/>
        </w:rPr>
        <w:pict w14:anchorId="35A4F44F">
          <v:shape id="文本框 92" o:spid="_x0000_s1072" type="#_x0000_t202" style="position:absolute;left:0;text-align:left;margin-left:338.45pt;margin-top:18.6pt;width:70.3pt;height:21.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" filled="f" stroked="f" strokeweight=".5pt">
            <v:path arrowok="t"/>
            <v:textbox>
              <w:txbxContent>
                <w:p w14:paraId="548DB4B2" w14:textId="77777777" w:rsidR="0081572A" w:rsidRPr="00D12429" w:rsidRDefault="0081572A"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81572A" w:rsidRDefault="0081572A" w:rsidP="00F8790E"/>
              </w:txbxContent>
            </v:textbox>
          </v:shape>
        </w:pict>
      </w:r>
      <w:r>
        <w:rPr>
          <w:rFonts w:ascii=".萍方-简" w:eastAsia=".萍方-简" w:hAnsi=".萍方-简"/>
          <w:noProof/>
          <w:lang w:eastAsia="zh-CN"/>
        </w:rPr>
        <w:pict w14:anchorId="143D5DC2">
          <v:roundrect id="矩形: 圆角 91" o:spid="_x0000_s1082" style="position:absolute;left:0;text-align:left;margin-left:332.85pt;margin-top:16.8pt;width:79.15pt;height:25.05pt;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" fillcolor="#548dd4 [1951]" strokecolor="#548dd4 [1951]" strokeweight="2pt">
            <v:path arrowok="t"/>
          </v:roundrect>
        </w:pict>
      </w:r>
      <w:r>
        <w:rPr>
          <w:rFonts w:ascii=".萍方-简" w:eastAsia=".萍方-简" w:hAnsi=".萍方-简"/>
          <w:noProof/>
          <w:lang w:eastAsia="zh-CN"/>
        </w:rPr>
        <w:pict w14:anchorId="114293E7">
          <v:group id="组合 65" o:spid="_x0000_s1073" style="position:absolute;left:0;text-align:left;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">
            <v:roundrect id="矩形: 圆角 77" o:spid="_x0000_s1074" style="position:absolute;top:-136;width:51816;height:504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LNMIA&#10;AADbAAAADwAAAGRycy9kb3ducmV2LnhtbESP3YrCMBSE7xd8h3CEvVtTvShL1yjLgtAbxZ8+wNnm&#10;2BSbk5qkWt9+Iyx4Ocx8M8xyPdpO3MiH1rGC+SwDQVw73XKjoDptPj5BhIissXNMCh4UYL2avC2x&#10;0O7OB7odYyNSCYcCFZgY+0LKUBuyGGauJ07e2XmLMUnfSO3xnsptJxdZlkuLLacFgz39GKovx8Eq&#10;yPe/w3nbzQdTVn7n3bW6bMtMqffp+P0FItIYX+F/utSJy+H5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As0wgAAANsAAAAPAAAAAAAAAAAAAAAAAJgCAABkcnMvZG93&#10;bnJldi54bWxQSwUGAAAAAAQABAD1AAAAhwMAAAAA&#10;" filled="f" strokecolor="#8db3e2 [1311]" strokeweight="2pt"/>
            <v:shape id="文本框 67" o:spid="_x0000_s1075"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14:paraId="5F205564" w14:textId="77777777" w:rsidR="0081572A" w:rsidRPr="00580722" w:rsidRDefault="0081572A"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76" style="position:absolute;left:25976;top:819;width:10054;height:3181" coordorigin="-16891,-90" coordsize="12784,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矩形: 圆角 83" o:spid="_x0000_s1077" style="position:absolute;left:-16891;top:-90;width:12784;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B1sUA&#10;AADbAAAADwAAAGRycy9kb3ducmV2LnhtbESPS2/CMBCE75X4D9ZW6q047QFBwCCoxENwqMrzusRL&#10;HBGvI9uF8O/rSpV6HM3ONzujSWtrcSMfKscK3roZCOLC6YpLBfvd/LUPIkRkjbVjUvCgAJNx52mE&#10;uXZ3/qLbNpYiQTjkqMDE2ORShsKQxdB1DXHyLs5bjEn6UmqP9wS3tXzPsp60WHFqMNjQh6Hiuv22&#10;6Y1j6ebnerkYbE6H9aeZnfxmx0q9PLfTIYhIbfw//kuvtILeAH63JADI8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MHWxQAAANsAAAAPAAAAAAAAAAAAAAAAAJgCAABkcnMv&#10;ZG93bnJldi54bWxQSwUGAAAAAAQABAD1AAAAigMAAAAA&#10;" fillcolor="#548dd4 [1951]" strokecolor="#548dd4 [1951]" strokeweight="2pt"/>
              <v:shape id="文本框 79" o:spid="_x0000_s1078" type="#_x0000_t202" style="position:absolute;left:-15981;top:136;width:11354;height:2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10E6B4FC" w14:textId="77777777" w:rsidR="0081572A" w:rsidRPr="00D12429" w:rsidRDefault="0081572A"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81572A" w:rsidRDefault="0081572A" w:rsidP="00F8790E"/>
                  </w:txbxContent>
                </v:textbox>
              </v:shape>
            </v:group>
            <v:group id="组合 80" o:spid="_x0000_s1079" style="position:absolute;left:13101;top:819;width:10776;height:3182" coordorigin="-14086,-135"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oundrect id="矩形: 圆角 86" o:spid="_x0000_s1080" style="position:absolute;left:-14086;top:-135;width:11506;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rKsUA&#10;AADbAAAADwAAAGRycy9kb3ducmV2LnhtbESPQWsCMRCF74X+hzAFbzVrD6Jbo7QFa6kH6Vr1Om7G&#10;zdLNZEmirv/eCEKPjzfve/Mms8424kQ+1I4VDPoZCOLS6ZorBb/r+fMIRIjIGhvHpOBCAWbTx4cJ&#10;5tqd+YdORaxEgnDIUYGJsc2lDKUhi6HvWuLkHZy3GJP0ldQezwluG/mSZUNpsebUYLClD0PlX3G0&#10;6Y1t5eb7ZvE5Xu423yvzvvPLNSvVe+reXkFE6uL/8T39pRWMBnDbkgA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isqxQAAANsAAAAPAAAAAAAAAAAAAAAAAJgCAABkcnMv&#10;ZG93bnJldi54bWxQSwUGAAAAAAQABAD1AAAAigMAAAAA&#10;" fillcolor="#548dd4 [1951]" strokecolor="#548dd4 [1951]" strokeweight="2pt"/>
              <v:shape id="文本框 82" o:spid="_x0000_s1081" type="#_x0000_t202" style="position:absolute;left:-13177;top:91;width:9551;height:27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14:paraId="273D8C4E" w14:textId="77777777" w:rsidR="0081572A" w:rsidRPr="00580722" w:rsidRDefault="0081572A"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w:r>
    </w:p>
    <w:p w14:paraId="47BED612" w14:textId="77777777" w:rsidR="00F8790E" w:rsidRDefault="00F8790E" w:rsidP="00B73DC6">
      <w:pPr>
        <w:jc w:val="both"/>
        <w:rPr>
          <w:rFonts w:ascii=".萍方-简" w:eastAsia=".萍方-简" w:hAnsi=".萍方-简"/>
          <w:lang w:eastAsia="zh-CN"/>
        </w:rPr>
        <w:pPrChange w:id="1105" w:author="Jie Lan" w:date="2017-08-19T20:30:00Z">
          <w:pPr/>
        </w:pPrChange>
      </w:pPr>
    </w:p>
    <w:p w14:paraId="7F2745A7" w14:textId="77777777" w:rsidR="00F8790E" w:rsidRDefault="00F8790E" w:rsidP="00B73DC6">
      <w:pPr>
        <w:jc w:val="both"/>
        <w:rPr>
          <w:rFonts w:ascii=".萍方-简" w:eastAsia=".萍方-简" w:hAnsi=".萍方-简"/>
          <w:lang w:eastAsia="zh-CN"/>
        </w:rPr>
        <w:pPrChange w:id="1106" w:author="Jie Lan" w:date="2017-08-19T20:30:00Z">
          <w:pPr/>
        </w:pPrChange>
      </w:pPr>
    </w:p>
    <w:p w14:paraId="5960B7FB" w14:textId="77777777" w:rsidR="00B92B77" w:rsidRDefault="00F8790E" w:rsidP="00B92B77">
      <w:pPr>
        <w:pStyle w:val="Heading2"/>
        <w:jc w:val="both"/>
        <w:rPr>
          <w:ins w:id="1107" w:author="Jie Lan" w:date="2017-08-19T23:14:00Z"/>
          <w:rFonts w:ascii=".萍方-简" w:eastAsia=".萍方-简" w:hAnsi=".萍方-简"/>
          <w:lang w:eastAsia="zh-CN"/>
        </w:rPr>
        <w:pPrChange w:id="1108" w:author="Jie Lan" w:date="2017-08-19T23:14:00Z">
          <w:pPr>
            <w:pStyle w:val="Heading2"/>
          </w:pPr>
        </w:pPrChange>
      </w:pPr>
      <w:bookmarkStart w:id="1109" w:name="_Toc489971213"/>
      <w:r w:rsidRPr="00B232D7">
        <w:rPr>
          <w:rFonts w:ascii=".萍方-简" w:eastAsia=".萍方-简" w:hAnsi=".萍方-简" w:hint="eastAsia"/>
          <w:lang w:eastAsia="zh-CN"/>
        </w:rPr>
        <w:t>互助币</w:t>
      </w:r>
      <w:bookmarkEnd w:id="1109"/>
    </w:p>
    <w:p w14:paraId="20A8250F" w14:textId="79D13682" w:rsidR="00F8790E" w:rsidRPr="00B92B77" w:rsidRDefault="00B92B77" w:rsidP="00B92B77">
      <w:pPr>
        <w:pStyle w:val="Heading2"/>
        <w:numPr>
          <w:ilvl w:val="0"/>
          <w:numId w:val="0"/>
        </w:numPr>
        <w:ind w:left="576"/>
        <w:jc w:val="both"/>
        <w:rPr>
          <w:rFonts w:ascii=".萍方-简" w:eastAsia=".萍方-简" w:hAnsi=".萍方-简"/>
          <w:lang w:eastAsia="zh-CN"/>
          <w:rPrChange w:id="1110" w:author="Jie Lan" w:date="2017-08-19T23:14:00Z">
            <w:rPr>
              <w:rFonts w:ascii=".萍方-简" w:eastAsia=".萍方-简" w:hAnsi=".萍方-简"/>
              <w:lang w:eastAsia="zh-CN"/>
            </w:rPr>
          </w:rPrChange>
        </w:rPr>
        <w:pPrChange w:id="1111" w:author="Jie Lan" w:date="2017-08-19T23:14:00Z">
          <w:pPr>
            <w:pStyle w:val="Heading2"/>
          </w:pPr>
        </w:pPrChange>
      </w:pPr>
      <w:ins w:id="1112" w:author="Jie Lan" w:date="2017-08-19T23:14:00Z">
        <w:r w:rsidRPr="00B92B77">
          <w:rPr>
            <w:rFonts w:ascii=".萍方-简" w:eastAsia=".萍方-简" w:hAnsi=".萍方-简" w:hint="eastAsia"/>
            <w:lang w:eastAsia="zh-CN"/>
            <w:rPrChange w:id="1113" w:author="Jie Lan" w:date="2017-08-19T23:14:00Z">
              <w:rPr>
                <w:rFonts w:ascii=".萍方-简" w:eastAsia=".萍方-简" w:hAnsi=".萍方-简" w:hint="eastAsia"/>
                <w:lang w:eastAsia="zh-CN"/>
              </w:rPr>
            </w:rPrChange>
          </w:rPr>
          <w:t>Mutual Coins</w:t>
        </w:r>
      </w:ins>
    </w:p>
    <w:p w14:paraId="6DA280FF" w14:textId="05D7391A" w:rsidR="00F8790E" w:rsidRDefault="00F8790E" w:rsidP="00B73DC6">
      <w:pPr>
        <w:jc w:val="both"/>
        <w:rPr>
          <w:ins w:id="1114" w:author="Jie Lan" w:date="2017-08-19T23:15:00Z"/>
          <w:rFonts w:ascii=".萍方-简" w:eastAsia=".萍方-简" w:hAnsi=".萍方-简"/>
          <w:lang w:eastAsia="zh-CN"/>
        </w:rPr>
        <w:pPrChange w:id="1115" w:author="Jie Lan" w:date="2017-08-19T20:30:00Z">
          <w:pPr/>
        </w:pPrChange>
      </w:pPr>
      <w:r>
        <w:rPr>
          <w:rFonts w:ascii=".萍方-简" w:eastAsia=".萍方-简" w:hAnsi=".萍方-简" w:hint="eastAsia"/>
          <w:lang w:eastAsia="zh-CN"/>
        </w:rPr>
        <w:t>互助</w:t>
      </w:r>
      <w:r w:rsidRPr="003F7589">
        <w:rPr>
          <w:rFonts w:ascii=".萍方-简" w:eastAsia=".萍方-简" w:hAnsi=".萍方-简"/>
          <w:lang w:eastAsia="zh-CN"/>
        </w:rPr>
        <w:t>币是基于以太坊ERC20协议开发出的代币，这样可以使得</w:t>
      </w:r>
      <w:r>
        <w:rPr>
          <w:rFonts w:ascii=".萍方-简" w:eastAsia=".萍方-简" w:hAnsi=".萍方-简" w:hint="eastAsia"/>
          <w:lang w:eastAsia="zh-CN"/>
        </w:rPr>
        <w:t>互助</w:t>
      </w:r>
      <w:r w:rsidRPr="003F7589">
        <w:rPr>
          <w:rFonts w:ascii=".萍方-简" w:eastAsia=".萍方-简" w:hAnsi=".萍方-简"/>
          <w:lang w:eastAsia="zh-CN"/>
        </w:rPr>
        <w:t>币在ICO结束后很方便地上线</w:t>
      </w:r>
      <w:r w:rsidRPr="003F7589">
        <w:rPr>
          <w:rFonts w:ascii=".萍方-简" w:eastAsia=".萍方-简" w:hAnsi=".萍方-简" w:hint="eastAsia"/>
          <w:lang w:eastAsia="zh-CN"/>
        </w:rPr>
        <w:t>全球</w:t>
      </w:r>
      <w:r w:rsidRPr="003F7589">
        <w:rPr>
          <w:rFonts w:ascii=".萍方-简" w:eastAsia=".萍方-简" w:hAnsi=".萍方-简"/>
          <w:lang w:eastAsia="zh-CN"/>
        </w:rPr>
        <w:t>重要数字货币交易平台。</w:t>
      </w:r>
      <w:r>
        <w:rPr>
          <w:rFonts w:ascii=".萍方-简" w:eastAsia=".萍方-简" w:hAnsi=".萍方-简" w:hint="eastAsia"/>
          <w:lang w:eastAsia="zh-CN"/>
        </w:rPr>
        <w:t>同时也支持转账和查询余额</w:t>
      </w:r>
      <w:r>
        <w:rPr>
          <w:rFonts w:ascii="Arial" w:eastAsiaTheme="minorEastAsia" w:hAnsi="Arial" w:cs="Arial" w:hint="eastAsia"/>
          <w:b/>
          <w:bCs/>
          <w:sz w:val="28"/>
          <w:szCs w:val="28"/>
          <w:lang w:eastAsia="zh-CN"/>
        </w:rPr>
        <w:t>。</w:t>
      </w:r>
      <w:r w:rsidRPr="00B232D7">
        <w:rPr>
          <w:rFonts w:ascii=".萍方-简" w:eastAsia=".萍方-简" w:hAnsi=".萍方-简" w:hint="eastAsia"/>
          <w:lang w:eastAsia="zh-CN"/>
        </w:rPr>
        <w:t>互助币被用来构建保险系统的资金池</w:t>
      </w:r>
      <w:r>
        <w:rPr>
          <w:rFonts w:ascii=".萍方-简" w:eastAsia=".萍方-简" w:hAnsi=".萍方-简" w:hint="eastAsia"/>
          <w:lang w:eastAsia="zh-CN"/>
        </w:rPr>
        <w:t>，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3615CD">
        <w:rPr>
          <w:rFonts w:ascii=".萍方-简" w:eastAsia=".萍方-简" w:hAnsi=".萍方-简" w:hint="eastAsia"/>
          <w:lang w:eastAsia="zh-CN"/>
        </w:rPr>
        <w:t>互助币是信用传递到价值的转换。比特币就是从一群极客的社区信用变为目前的社会认可价值。</w:t>
      </w:r>
      <w:r>
        <w:rPr>
          <w:rFonts w:ascii=".萍方-简" w:eastAsia=".萍方-简" w:hAnsi=".萍方-简" w:hint="eastAsia"/>
          <w:lang w:eastAsia="zh-CN"/>
        </w:rPr>
        <w:t>另外，互助币也会在ICO和众筹中扮演重要角色。</w:t>
      </w:r>
    </w:p>
    <w:p w14:paraId="2CB64E39" w14:textId="79281EA0" w:rsidR="00B92B77" w:rsidRPr="00B232D7" w:rsidRDefault="00B92B77" w:rsidP="00B73DC6">
      <w:pPr>
        <w:jc w:val="both"/>
        <w:rPr>
          <w:rFonts w:ascii=".萍方-简" w:eastAsia=".萍方-简" w:hAnsi=".萍方-简" w:hint="eastAsia"/>
          <w:lang w:eastAsia="zh-CN"/>
        </w:rPr>
        <w:pPrChange w:id="1116" w:author="Jie Lan" w:date="2017-08-19T20:30:00Z">
          <w:pPr/>
        </w:pPrChange>
      </w:pPr>
      <w:ins w:id="1117" w:author="Jie Lan" w:date="2017-08-19T23:15:00Z">
        <w:r w:rsidRPr="00B92B77">
          <w:rPr>
            <w:rFonts w:ascii=".萍方-简" w:eastAsia=".萍方-简" w:hAnsi=".萍方-简"/>
            <w:lang w:eastAsia="zh-CN"/>
          </w:rPr>
          <w:lastRenderedPageBreak/>
          <w:t xml:space="preserve">Mutual </w:t>
        </w:r>
      </w:ins>
      <w:ins w:id="1118" w:author="Jie Lan" w:date="2017-08-19T23:16:00Z">
        <w:r>
          <w:rPr>
            <w:rFonts w:ascii=".萍方-简" w:eastAsia=".萍方-简" w:hAnsi=".萍方-简"/>
            <w:lang w:eastAsia="zh-CN"/>
          </w:rPr>
          <w:t>C</w:t>
        </w:r>
      </w:ins>
      <w:ins w:id="1119" w:author="Jie Lan" w:date="2017-08-19T23:15:00Z">
        <w:r w:rsidRPr="00B92B77">
          <w:rPr>
            <w:rFonts w:ascii=".萍方-简" w:eastAsia=".萍方-简" w:hAnsi=".萍方-简"/>
            <w:lang w:eastAsia="zh-CN"/>
          </w:rPr>
          <w:t>oins are</w:t>
        </w:r>
        <w:r>
          <w:rPr>
            <w:rFonts w:ascii=".萍方-简" w:eastAsia=".萍方-简" w:hAnsi=".萍方-简"/>
            <w:lang w:eastAsia="zh-CN"/>
          </w:rPr>
          <w:t xml:space="preserve"> tokens developed</w:t>
        </w:r>
        <w:r w:rsidRPr="00B92B77">
          <w:rPr>
            <w:rFonts w:ascii=".萍方-简" w:eastAsia=".萍方-简" w:hAnsi=".萍方-简"/>
            <w:lang w:eastAsia="zh-CN"/>
          </w:rPr>
          <w:t xml:space="preserve"> based on the </w:t>
        </w:r>
        <w:r>
          <w:rPr>
            <w:rFonts w:ascii=".萍方-简" w:eastAsia=".萍方-简" w:hAnsi=".萍方-简"/>
            <w:lang w:eastAsia="zh-CN"/>
          </w:rPr>
          <w:t>Ethereum</w:t>
        </w:r>
        <w:r w:rsidRPr="00B92B77">
          <w:rPr>
            <w:rFonts w:ascii=".萍方-简" w:eastAsia=".萍方-简" w:hAnsi=".萍方-简"/>
            <w:lang w:eastAsia="zh-CN"/>
          </w:rPr>
          <w:t xml:space="preserve"> ERC20 agreement</w:t>
        </w:r>
        <w:r>
          <w:rPr>
            <w:rFonts w:ascii=".萍方-简" w:eastAsia=".萍方-简" w:hAnsi=".萍方-简"/>
            <w:lang w:eastAsia="zh-CN"/>
          </w:rPr>
          <w:t>,</w:t>
        </w:r>
        <w:r w:rsidRPr="00B92B77">
          <w:rPr>
            <w:rFonts w:ascii=".萍方-简" w:eastAsia=".萍方-简" w:hAnsi=".萍方-简"/>
            <w:lang w:eastAsia="zh-CN"/>
          </w:rPr>
          <w:t xml:space="preserve"> which can make </w:t>
        </w:r>
      </w:ins>
      <w:ins w:id="1120" w:author="Jie Lan" w:date="2017-08-19T23:16:00Z">
        <w:r>
          <w:rPr>
            <w:rFonts w:ascii=".萍方-简" w:eastAsia=".萍方-简" w:hAnsi=".萍方-简"/>
            <w:lang w:eastAsia="zh-CN"/>
          </w:rPr>
          <w:t>Mutual Coins easily launched</w:t>
        </w:r>
        <w:r w:rsidRPr="00B92B77">
          <w:rPr>
            <w:rFonts w:ascii=".萍方-简" w:eastAsia=".萍方-简" w:hAnsi=".萍方-简"/>
            <w:lang w:eastAsia="zh-CN"/>
          </w:rPr>
          <w:t xml:space="preserve"> on the global important digital currency trading </w:t>
        </w:r>
      </w:ins>
      <w:ins w:id="1121" w:author="Jie Lan" w:date="2017-08-19T23:18:00Z">
        <w:r w:rsidRPr="00B92B77">
          <w:rPr>
            <w:rFonts w:ascii=".萍方-简" w:eastAsia=".萍方-简" w:hAnsi=".萍方-简"/>
            <w:lang w:eastAsia="zh-CN"/>
          </w:rPr>
          <w:t>platform</w:t>
        </w:r>
        <w:r>
          <w:rPr>
            <w:rFonts w:ascii=".萍方-简" w:eastAsia=".萍方-简" w:hAnsi=".萍方-简"/>
            <w:lang w:eastAsia="zh-CN"/>
          </w:rPr>
          <w:t xml:space="preserve"> after</w:t>
        </w:r>
      </w:ins>
      <w:ins w:id="1122" w:author="Jie Lan" w:date="2017-08-19T23:15:00Z">
        <w:r>
          <w:rPr>
            <w:rFonts w:ascii=".萍方-简" w:eastAsia=".萍方-简" w:hAnsi=".萍方-简"/>
            <w:lang w:eastAsia="zh-CN"/>
          </w:rPr>
          <w:t xml:space="preserve"> ICO</w:t>
        </w:r>
        <w:r w:rsidRPr="00B92B77">
          <w:rPr>
            <w:rFonts w:ascii=".萍方-简" w:eastAsia=".萍方-简" w:hAnsi=".萍方-简"/>
            <w:lang w:eastAsia="zh-CN"/>
          </w:rPr>
          <w:t xml:space="preserve">. </w:t>
        </w:r>
      </w:ins>
      <w:ins w:id="1123" w:author="Jie Lan" w:date="2017-08-19T23:17:00Z">
        <w:r>
          <w:rPr>
            <w:rFonts w:ascii=".萍方-简" w:eastAsia=".萍方-简" w:hAnsi=".萍方-简"/>
            <w:lang w:eastAsia="zh-CN"/>
          </w:rPr>
          <w:t xml:space="preserve">It also </w:t>
        </w:r>
      </w:ins>
      <w:ins w:id="1124" w:author="Jie Lan" w:date="2017-08-19T23:15:00Z">
        <w:r w:rsidRPr="00B92B77">
          <w:rPr>
            <w:rFonts w:ascii=".萍方-简" w:eastAsia=".萍方-简" w:hAnsi=".萍方-简"/>
            <w:lang w:eastAsia="zh-CN"/>
          </w:rPr>
          <w:t>supports transfer and balances</w:t>
        </w:r>
      </w:ins>
      <w:ins w:id="1125" w:author="Jie Lan" w:date="2017-08-19T23:17:00Z">
        <w:r>
          <w:rPr>
            <w:rFonts w:ascii=".萍方-简" w:eastAsia=".萍方-简" w:hAnsi=".萍方-简"/>
            <w:lang w:eastAsia="zh-CN"/>
          </w:rPr>
          <w:t xml:space="preserve"> </w:t>
        </w:r>
        <w:r w:rsidRPr="00B92B77">
          <w:rPr>
            <w:rFonts w:ascii=".萍方-简" w:eastAsia=".萍方-简" w:hAnsi=".萍方-简"/>
            <w:lang w:eastAsia="zh-CN"/>
          </w:rPr>
          <w:t>query</w:t>
        </w:r>
      </w:ins>
      <w:ins w:id="1126" w:author="Jie Lan" w:date="2017-08-19T23:15:00Z">
        <w:r w:rsidRPr="00B92B77">
          <w:rPr>
            <w:rFonts w:ascii=".萍方-简" w:eastAsia=".萍方-简" w:hAnsi=".萍方-简"/>
            <w:lang w:eastAsia="zh-CN"/>
          </w:rPr>
          <w:t xml:space="preserve">. Mutual </w:t>
        </w:r>
      </w:ins>
      <w:ins w:id="1127" w:author="Jie Lan" w:date="2017-08-19T23:17:00Z">
        <w:r>
          <w:rPr>
            <w:rFonts w:ascii=".萍方-简" w:eastAsia=".萍方-简" w:hAnsi=".萍方-简"/>
            <w:lang w:eastAsia="zh-CN"/>
          </w:rPr>
          <w:t>C</w:t>
        </w:r>
      </w:ins>
      <w:ins w:id="1128" w:author="Jie Lan" w:date="2017-08-19T23:15:00Z">
        <w:r w:rsidRPr="00B92B77">
          <w:rPr>
            <w:rFonts w:ascii=".萍方-简" w:eastAsia=".萍方-简" w:hAnsi=".萍方-简"/>
            <w:lang w:eastAsia="zh-CN"/>
          </w:rPr>
          <w:t xml:space="preserve">oins are used to build the </w:t>
        </w:r>
      </w:ins>
      <w:ins w:id="1129" w:author="Jie Lan" w:date="2017-08-19T23:18:00Z">
        <w:r>
          <w:rPr>
            <w:rFonts w:ascii=".萍方-简" w:eastAsia=".萍方-简" w:hAnsi=".萍方-简"/>
            <w:lang w:eastAsia="zh-CN"/>
          </w:rPr>
          <w:t xml:space="preserve">funds pool of </w:t>
        </w:r>
      </w:ins>
      <w:ins w:id="1130" w:author="Jie Lan" w:date="2017-08-19T23:15:00Z">
        <w:r w:rsidRPr="00B92B77">
          <w:rPr>
            <w:rFonts w:ascii=".萍方-简" w:eastAsia=".萍方-简" w:hAnsi=".萍方-简"/>
            <w:lang w:eastAsia="zh-CN"/>
          </w:rPr>
          <w:t>insurance system</w:t>
        </w:r>
      </w:ins>
      <w:ins w:id="1131" w:author="Jie Lan" w:date="2017-08-19T23:18:00Z">
        <w:r>
          <w:rPr>
            <w:rFonts w:ascii=".萍方-简" w:eastAsia=".萍方-简" w:hAnsi=".萍方-简"/>
            <w:lang w:eastAsia="zh-CN"/>
          </w:rPr>
          <w:t>.</w:t>
        </w:r>
      </w:ins>
      <w:ins w:id="1132" w:author="Jie Lan" w:date="2017-08-19T23:15:00Z">
        <w:r>
          <w:rPr>
            <w:rFonts w:ascii=".萍方-简" w:eastAsia=".萍方-简" w:hAnsi=".萍方-简"/>
            <w:lang w:eastAsia="zh-CN"/>
          </w:rPr>
          <w:t xml:space="preserve"> U</w:t>
        </w:r>
      </w:ins>
      <w:ins w:id="1133" w:author="Jie Lan" w:date="2017-08-19T23:19:00Z">
        <w:r>
          <w:rPr>
            <w:rFonts w:ascii=".萍方-简" w:eastAsia=".萍方-简" w:hAnsi=".萍方-简"/>
            <w:lang w:eastAsia="zh-CN"/>
          </w:rPr>
          <w:t>sers</w:t>
        </w:r>
      </w:ins>
      <w:ins w:id="1134" w:author="Jie Lan" w:date="2017-08-19T23:15:00Z">
        <w:r w:rsidRPr="00B92B77">
          <w:rPr>
            <w:rFonts w:ascii=".萍方-简" w:eastAsia=".萍方-简" w:hAnsi=".萍方-简"/>
            <w:lang w:eastAsia="zh-CN"/>
          </w:rPr>
          <w:t xml:space="preserve"> can recharge</w:t>
        </w:r>
      </w:ins>
      <w:ins w:id="1135" w:author="Jie Lan" w:date="2017-08-19T23:19:00Z">
        <w:r>
          <w:rPr>
            <w:rFonts w:ascii=".萍方-简" w:eastAsia=".萍方-简" w:hAnsi=".萍方-简"/>
            <w:lang w:eastAsia="zh-CN"/>
          </w:rPr>
          <w:t xml:space="preserve"> other asset</w:t>
        </w:r>
      </w:ins>
      <w:ins w:id="1136" w:author="Jie Lan" w:date="2017-08-19T23:15:00Z">
        <w:r w:rsidRPr="00B92B77">
          <w:rPr>
            <w:rFonts w:ascii=".萍方-简" w:eastAsia=".萍方-简" w:hAnsi=".萍方-简"/>
            <w:lang w:eastAsia="zh-CN"/>
          </w:rPr>
          <w:t xml:space="preserve"> into </w:t>
        </w:r>
      </w:ins>
      <w:ins w:id="1137" w:author="Jie Lan" w:date="2017-08-19T23:19:00Z">
        <w:r w:rsidRPr="00B92B77">
          <w:rPr>
            <w:rFonts w:ascii=".萍方-简" w:eastAsia=".萍方-简" w:hAnsi=".萍方-简"/>
            <w:lang w:eastAsia="zh-CN"/>
          </w:rPr>
          <w:t xml:space="preserve">Mutual </w:t>
        </w:r>
        <w:r>
          <w:rPr>
            <w:rFonts w:ascii=".萍方-简" w:eastAsia=".萍方-简" w:hAnsi=".萍方-简"/>
            <w:lang w:eastAsia="zh-CN"/>
          </w:rPr>
          <w:t>C</w:t>
        </w:r>
        <w:r w:rsidRPr="00B92B77">
          <w:rPr>
            <w:rFonts w:ascii=".萍方-简" w:eastAsia=".萍方-简" w:hAnsi=".萍方-简"/>
            <w:lang w:eastAsia="zh-CN"/>
          </w:rPr>
          <w:t>oins</w:t>
        </w:r>
      </w:ins>
      <w:ins w:id="1138" w:author="Jie Lan" w:date="2017-08-19T23:15:00Z">
        <w:r w:rsidRPr="00B92B77">
          <w:rPr>
            <w:rFonts w:ascii=".萍方-简" w:eastAsia=".萍方-简" w:hAnsi=".萍方-简"/>
            <w:lang w:eastAsia="zh-CN"/>
          </w:rPr>
          <w:t xml:space="preserve">, </w:t>
        </w:r>
      </w:ins>
      <w:ins w:id="1139" w:author="Jie Lan" w:date="2017-08-19T23:20:00Z">
        <w:r>
          <w:rPr>
            <w:rFonts w:ascii=".萍方-简" w:eastAsia=".萍方-简" w:hAnsi=".萍方-简"/>
            <w:lang w:eastAsia="zh-CN"/>
          </w:rPr>
          <w:t xml:space="preserve">pay </w:t>
        </w:r>
      </w:ins>
      <w:ins w:id="1140" w:author="Jie Lan" w:date="2017-08-19T23:15:00Z">
        <w:r w:rsidRPr="00B92B77">
          <w:rPr>
            <w:rFonts w:ascii=".萍方-简" w:eastAsia=".萍方-简" w:hAnsi=".萍方-简"/>
            <w:lang w:eastAsia="zh-CN"/>
          </w:rPr>
          <w:t>insurance costs</w:t>
        </w:r>
      </w:ins>
      <w:ins w:id="1141" w:author="Jie Lan" w:date="2017-08-19T23:20:00Z">
        <w:r>
          <w:rPr>
            <w:rFonts w:ascii=".萍方-简" w:eastAsia=".萍方-简" w:hAnsi=".萍方-简"/>
            <w:lang w:eastAsia="zh-CN"/>
          </w:rPr>
          <w:t xml:space="preserve"> and </w:t>
        </w:r>
        <w:r w:rsidRPr="00B92B77">
          <w:rPr>
            <w:rFonts w:ascii=".萍方-简" w:eastAsia=".萍方-简" w:hAnsi=".萍方-简"/>
            <w:lang w:eastAsia="zh-CN"/>
          </w:rPr>
          <w:t xml:space="preserve">various fees </w:t>
        </w:r>
        <w:r>
          <w:rPr>
            <w:rFonts w:ascii=".萍方-简" w:eastAsia=".萍方-简" w:hAnsi=".萍方-简"/>
            <w:lang w:eastAsia="zh-CN"/>
          </w:rPr>
          <w:t xml:space="preserve">with </w:t>
        </w:r>
        <w:r w:rsidRPr="00B92B77">
          <w:rPr>
            <w:rFonts w:ascii=".萍方-简" w:eastAsia=".萍方-简" w:hAnsi=".萍方-简"/>
            <w:lang w:eastAsia="zh-CN"/>
          </w:rPr>
          <w:t xml:space="preserve">Mutual </w:t>
        </w:r>
        <w:r>
          <w:rPr>
            <w:rFonts w:ascii=".萍方-简" w:eastAsia=".萍方-简" w:hAnsi=".萍方-简"/>
            <w:lang w:eastAsia="zh-CN"/>
          </w:rPr>
          <w:t>C</w:t>
        </w:r>
        <w:r w:rsidRPr="00B92B77">
          <w:rPr>
            <w:rFonts w:ascii=".萍方-简" w:eastAsia=".萍方-简" w:hAnsi=".萍方-简"/>
            <w:lang w:eastAsia="zh-CN"/>
          </w:rPr>
          <w:t>oins</w:t>
        </w:r>
      </w:ins>
      <w:ins w:id="1142" w:author="Jie Lan" w:date="2017-08-19T23:15:00Z">
        <w:r w:rsidRPr="00B92B77">
          <w:rPr>
            <w:rFonts w:ascii=".萍方-简" w:eastAsia=".萍方-简" w:hAnsi=".萍方-简"/>
            <w:lang w:eastAsia="zh-CN"/>
          </w:rPr>
          <w:t xml:space="preserve">, </w:t>
        </w:r>
      </w:ins>
      <w:ins w:id="1143" w:author="Jie Lan" w:date="2017-08-19T23:20:00Z">
        <w:r>
          <w:rPr>
            <w:rFonts w:ascii=".萍方-简" w:eastAsia=".萍方-简" w:hAnsi=".萍方-简"/>
            <w:lang w:eastAsia="zh-CN"/>
          </w:rPr>
          <w:t xml:space="preserve">get paid with </w:t>
        </w:r>
        <w:r w:rsidRPr="00B92B77">
          <w:rPr>
            <w:rFonts w:ascii=".萍方-简" w:eastAsia=".萍方-简" w:hAnsi=".萍方-简"/>
            <w:lang w:eastAsia="zh-CN"/>
          </w:rPr>
          <w:t xml:space="preserve">Mutual </w:t>
        </w:r>
        <w:r>
          <w:rPr>
            <w:rFonts w:ascii=".萍方-简" w:eastAsia=".萍方-简" w:hAnsi=".萍方-简"/>
            <w:lang w:eastAsia="zh-CN"/>
          </w:rPr>
          <w:t>C</w:t>
        </w:r>
        <w:r w:rsidRPr="00B92B77">
          <w:rPr>
            <w:rFonts w:ascii=".萍方-简" w:eastAsia=".萍方-简" w:hAnsi=".萍方-简"/>
            <w:lang w:eastAsia="zh-CN"/>
          </w:rPr>
          <w:t>oins</w:t>
        </w:r>
        <w:r>
          <w:rPr>
            <w:rFonts w:ascii=".萍方-简" w:eastAsia=".萍方-简" w:hAnsi=".萍方-简"/>
            <w:lang w:eastAsia="zh-CN"/>
          </w:rPr>
          <w:t xml:space="preserve">. </w:t>
        </w:r>
      </w:ins>
      <w:ins w:id="1144" w:author="Jie Lan" w:date="2017-08-19T23:15:00Z">
        <w:r w:rsidRPr="00B92B77">
          <w:rPr>
            <w:rFonts w:ascii=".萍方-简" w:eastAsia=".萍方-简" w:hAnsi=".萍方-简"/>
            <w:lang w:eastAsia="zh-CN"/>
          </w:rPr>
          <w:t xml:space="preserve">When leave the mutual insurance platform, </w:t>
        </w:r>
      </w:ins>
      <w:ins w:id="1145" w:author="Jie Lan" w:date="2017-08-19T23:21:00Z">
        <w:r>
          <w:rPr>
            <w:rFonts w:ascii=".萍方-简" w:eastAsia=".萍方-简" w:hAnsi=".萍方-简"/>
            <w:lang w:eastAsia="zh-CN"/>
          </w:rPr>
          <w:t xml:space="preserve">users </w:t>
        </w:r>
      </w:ins>
      <w:ins w:id="1146" w:author="Jie Lan" w:date="2017-08-19T23:15:00Z">
        <w:r w:rsidRPr="00B92B77">
          <w:rPr>
            <w:rFonts w:ascii=".萍方-简" w:eastAsia=".萍方-简" w:hAnsi=".萍方-简"/>
            <w:lang w:eastAsia="zh-CN"/>
          </w:rPr>
          <w:t xml:space="preserve">can extract the real currency equivalent to the value of his </w:t>
        </w:r>
      </w:ins>
      <w:ins w:id="1147" w:author="Jie Lan" w:date="2017-08-19T23:21:00Z">
        <w:r w:rsidRPr="00B92B77">
          <w:rPr>
            <w:rFonts w:ascii=".萍方-简" w:eastAsia=".萍方-简" w:hAnsi=".萍方-简"/>
            <w:lang w:eastAsia="zh-CN"/>
          </w:rPr>
          <w:t xml:space="preserve">Mutual </w:t>
        </w:r>
        <w:r>
          <w:rPr>
            <w:rFonts w:ascii=".萍方-简" w:eastAsia=".萍方-简" w:hAnsi=".萍方-简"/>
            <w:lang w:eastAsia="zh-CN"/>
          </w:rPr>
          <w:t>C</w:t>
        </w:r>
        <w:r w:rsidRPr="00B92B77">
          <w:rPr>
            <w:rFonts w:ascii=".萍方-简" w:eastAsia=".萍方-简" w:hAnsi=".萍方-简"/>
            <w:lang w:eastAsia="zh-CN"/>
          </w:rPr>
          <w:t>oins</w:t>
        </w:r>
      </w:ins>
      <w:ins w:id="1148" w:author="Jie Lan" w:date="2017-08-19T23:15:00Z">
        <w:r w:rsidRPr="00B92B77">
          <w:rPr>
            <w:rFonts w:ascii=".萍方-简" w:eastAsia=".萍方-简" w:hAnsi=".萍方-简"/>
            <w:lang w:eastAsia="zh-CN"/>
          </w:rPr>
          <w:t xml:space="preserve">. </w:t>
        </w:r>
      </w:ins>
      <w:ins w:id="1149" w:author="Jie Lan" w:date="2017-08-19T23:21:00Z">
        <w:r w:rsidRPr="00B92B77">
          <w:rPr>
            <w:rFonts w:ascii=".萍方-简" w:eastAsia=".萍方-简" w:hAnsi=".萍方-简"/>
            <w:lang w:eastAsia="zh-CN"/>
          </w:rPr>
          <w:t xml:space="preserve">Mutual </w:t>
        </w:r>
        <w:r>
          <w:rPr>
            <w:rFonts w:ascii=".萍方-简" w:eastAsia=".萍方-简" w:hAnsi=".萍方-简"/>
            <w:lang w:eastAsia="zh-CN"/>
          </w:rPr>
          <w:t>C</w:t>
        </w:r>
        <w:r w:rsidRPr="00B92B77">
          <w:rPr>
            <w:rFonts w:ascii=".萍方-简" w:eastAsia=".萍方-简" w:hAnsi=".萍方-简"/>
            <w:lang w:eastAsia="zh-CN"/>
          </w:rPr>
          <w:t xml:space="preserve">oins </w:t>
        </w:r>
      </w:ins>
      <w:ins w:id="1150" w:author="Jie Lan" w:date="2017-08-19T23:15:00Z">
        <w:r w:rsidRPr="00B92B77">
          <w:rPr>
            <w:rFonts w:ascii=".萍方-简" w:eastAsia=".萍方-简" w:hAnsi=".萍方-简"/>
            <w:lang w:eastAsia="zh-CN"/>
          </w:rPr>
          <w:t xml:space="preserve">should </w:t>
        </w:r>
      </w:ins>
      <w:ins w:id="1151" w:author="Jie Lan" w:date="2017-08-19T23:22:00Z">
        <w:r>
          <w:rPr>
            <w:rFonts w:ascii=".萍方-简" w:eastAsia=".萍方-简" w:hAnsi=".萍方-简"/>
            <w:lang w:eastAsia="zh-CN"/>
          </w:rPr>
          <w:t>play</w:t>
        </w:r>
      </w:ins>
      <w:ins w:id="1152" w:author="Jie Lan" w:date="2017-08-19T23:15:00Z">
        <w:r w:rsidRPr="00B92B77">
          <w:rPr>
            <w:rFonts w:ascii=".萍方-简" w:eastAsia=".萍方-简" w:hAnsi=".萍方-简"/>
            <w:lang w:eastAsia="zh-CN"/>
          </w:rPr>
          <w:t xml:space="preserve"> </w:t>
        </w:r>
      </w:ins>
      <w:ins w:id="1153" w:author="Jie Lan" w:date="2017-08-19T23:22:00Z">
        <w:r>
          <w:rPr>
            <w:rFonts w:ascii=".萍方-简" w:eastAsia=".萍方-简" w:hAnsi=".萍方-简"/>
            <w:lang w:eastAsia="zh-CN"/>
          </w:rPr>
          <w:t>more roles w</w:t>
        </w:r>
        <w:r w:rsidRPr="00B92B77">
          <w:rPr>
            <w:rFonts w:ascii=".萍方-简" w:eastAsia=".萍方-简" w:hAnsi=".萍方-简"/>
            <w:lang w:eastAsia="zh-CN"/>
          </w:rPr>
          <w:t xml:space="preserve">ith the </w:t>
        </w:r>
        <w:r>
          <w:rPr>
            <w:rFonts w:ascii=".萍方-简" w:eastAsia=".萍方-简" w:hAnsi=".萍方-简"/>
            <w:lang w:eastAsia="zh-CN"/>
          </w:rPr>
          <w:t>increase</w:t>
        </w:r>
        <w:r w:rsidRPr="00B92B77">
          <w:rPr>
            <w:rFonts w:ascii=".萍方-简" w:eastAsia=".萍方-简" w:hAnsi=".萍方-简"/>
            <w:lang w:eastAsia="zh-CN"/>
          </w:rPr>
          <w:t xml:space="preserve"> of mutual insurance ecology</w:t>
        </w:r>
      </w:ins>
      <w:ins w:id="1154" w:author="Jie Lan" w:date="2017-08-19T23:15:00Z">
        <w:r w:rsidRPr="00B92B77">
          <w:rPr>
            <w:rFonts w:ascii=".萍方-简" w:eastAsia=".萍方-简" w:hAnsi=".萍方-简"/>
            <w:lang w:eastAsia="zh-CN"/>
          </w:rPr>
          <w:t xml:space="preserve">: </w:t>
        </w:r>
      </w:ins>
      <w:ins w:id="1155" w:author="Jie Lan" w:date="2017-08-19T23:22:00Z">
        <w:r w:rsidR="00AF70DA" w:rsidRPr="00B92B77">
          <w:rPr>
            <w:rFonts w:ascii=".萍方-简" w:eastAsia=".萍方-简" w:hAnsi=".萍方-简"/>
            <w:lang w:eastAsia="zh-CN"/>
          </w:rPr>
          <w:t xml:space="preserve">Mutual </w:t>
        </w:r>
        <w:r w:rsidR="00AF70DA">
          <w:rPr>
            <w:rFonts w:ascii=".萍方-简" w:eastAsia=".萍方-简" w:hAnsi=".萍方-简"/>
            <w:lang w:eastAsia="zh-CN"/>
          </w:rPr>
          <w:t>C</w:t>
        </w:r>
        <w:r w:rsidR="00AF70DA" w:rsidRPr="00B92B77">
          <w:rPr>
            <w:rFonts w:ascii=".萍方-简" w:eastAsia=".萍方-简" w:hAnsi=".萍方-简"/>
            <w:lang w:eastAsia="zh-CN"/>
          </w:rPr>
          <w:t xml:space="preserve">oins </w:t>
        </w:r>
      </w:ins>
      <w:ins w:id="1156" w:author="Jie Lan" w:date="2017-08-19T23:15:00Z">
        <w:r w:rsidRPr="00B92B77">
          <w:rPr>
            <w:rFonts w:ascii=".萍方-简" w:eastAsia=".萍方-简" w:hAnsi=".萍方-简"/>
            <w:lang w:eastAsia="zh-CN"/>
          </w:rPr>
          <w:t xml:space="preserve">can not only pay, claims, and should be </w:t>
        </w:r>
      </w:ins>
      <w:ins w:id="1157" w:author="Jie Lan" w:date="2017-08-19T23:23:00Z">
        <w:r w:rsidR="00AF70DA">
          <w:rPr>
            <w:rFonts w:ascii=".萍方-简" w:eastAsia=".萍方-简" w:hAnsi=".萍方-简"/>
            <w:lang w:eastAsia="zh-CN"/>
          </w:rPr>
          <w:t xml:space="preserve">trade on </w:t>
        </w:r>
      </w:ins>
      <w:ins w:id="1158" w:author="Jie Lan" w:date="2017-08-19T23:15:00Z">
        <w:r w:rsidRPr="00B92B77">
          <w:rPr>
            <w:rFonts w:ascii=".萍方-简" w:eastAsia=".萍方-简" w:hAnsi=".萍方-简"/>
            <w:lang w:eastAsia="zh-CN"/>
          </w:rPr>
          <w:t>oth</w:t>
        </w:r>
        <w:r w:rsidR="00AF70DA">
          <w:rPr>
            <w:rFonts w:ascii=".萍方-简" w:eastAsia=".萍方-简" w:hAnsi=".萍方-简"/>
            <w:lang w:eastAsia="zh-CN"/>
          </w:rPr>
          <w:t>er digital currency trading market</w:t>
        </w:r>
        <w:r w:rsidRPr="00B92B77">
          <w:rPr>
            <w:rFonts w:ascii=".萍方-简" w:eastAsia=".萍方-简" w:hAnsi=".萍方-简"/>
            <w:lang w:eastAsia="zh-CN"/>
          </w:rPr>
          <w:t xml:space="preserve"> with </w:t>
        </w:r>
      </w:ins>
      <w:ins w:id="1159" w:author="Jie Lan" w:date="2017-08-19T23:23:00Z">
        <w:r w:rsidR="00AF70DA">
          <w:rPr>
            <w:rFonts w:ascii=".萍方-简" w:eastAsia=".萍方-简" w:hAnsi=".萍方-简"/>
            <w:lang w:eastAsia="zh-CN"/>
          </w:rPr>
          <w:t xml:space="preserve">its </w:t>
        </w:r>
      </w:ins>
      <w:ins w:id="1160" w:author="Jie Lan" w:date="2017-08-19T23:15:00Z">
        <w:r w:rsidRPr="00B92B77">
          <w:rPr>
            <w:rFonts w:ascii=".萍方-简" w:eastAsia=".萍方-简" w:hAnsi=".萍方-简"/>
            <w:lang w:eastAsia="zh-CN"/>
          </w:rPr>
          <w:t xml:space="preserve">investment attributes. </w:t>
        </w:r>
      </w:ins>
      <w:ins w:id="1161" w:author="Jie Lan" w:date="2017-08-19T23:23:00Z">
        <w:r w:rsidR="00AF70DA" w:rsidRPr="00B92B77">
          <w:rPr>
            <w:rFonts w:ascii=".萍方-简" w:eastAsia=".萍方-简" w:hAnsi=".萍方-简"/>
            <w:lang w:eastAsia="zh-CN"/>
          </w:rPr>
          <w:t xml:space="preserve">Mutual </w:t>
        </w:r>
        <w:r w:rsidR="00AF70DA">
          <w:rPr>
            <w:rFonts w:ascii=".萍方-简" w:eastAsia=".萍方-简" w:hAnsi=".萍方-简"/>
            <w:lang w:eastAsia="zh-CN"/>
          </w:rPr>
          <w:t>C</w:t>
        </w:r>
        <w:r w:rsidR="00AF70DA" w:rsidRPr="00B92B77">
          <w:rPr>
            <w:rFonts w:ascii=".萍方-简" w:eastAsia=".萍方-简" w:hAnsi=".萍方-简"/>
            <w:lang w:eastAsia="zh-CN"/>
          </w:rPr>
          <w:t xml:space="preserve">oins </w:t>
        </w:r>
      </w:ins>
      <w:ins w:id="1162" w:author="Jie Lan" w:date="2017-08-19T23:15:00Z">
        <w:r w:rsidRPr="00B92B77">
          <w:rPr>
            <w:rFonts w:ascii=".萍方-简" w:eastAsia=".萍方-简" w:hAnsi=".萍方-简"/>
            <w:lang w:eastAsia="zh-CN"/>
          </w:rPr>
          <w:t>is the</w:t>
        </w:r>
      </w:ins>
      <w:ins w:id="1163" w:author="Jie Lan" w:date="2017-08-19T23:24:00Z">
        <w:r w:rsidR="00AF70DA">
          <w:rPr>
            <w:rFonts w:ascii=".萍方-简" w:eastAsia=".萍方-简" w:hAnsi=".萍方-简"/>
            <w:lang w:eastAsia="zh-CN"/>
          </w:rPr>
          <w:t xml:space="preserve"> </w:t>
        </w:r>
      </w:ins>
      <w:ins w:id="1164" w:author="Jie Lan" w:date="2017-08-19T23:25:00Z">
        <w:r w:rsidR="00AF70DA">
          <w:rPr>
            <w:rFonts w:ascii=".萍方-简" w:eastAsia=".萍方-简" w:hAnsi=".萍方-简"/>
            <w:lang w:eastAsia="zh-CN"/>
          </w:rPr>
          <w:t>conversion</w:t>
        </w:r>
      </w:ins>
      <w:ins w:id="1165" w:author="Jie Lan" w:date="2017-08-19T23:24:00Z">
        <w:r w:rsidR="00AF70DA">
          <w:rPr>
            <w:rFonts w:ascii=".萍方-简" w:eastAsia=".萍方-简" w:hAnsi=".萍方-简"/>
            <w:lang w:eastAsia="zh-CN"/>
          </w:rPr>
          <w:t xml:space="preserve"> that</w:t>
        </w:r>
      </w:ins>
      <w:ins w:id="1166" w:author="Jie Lan" w:date="2017-08-19T23:15:00Z">
        <w:r w:rsidRPr="00B92B77">
          <w:rPr>
            <w:rFonts w:ascii=".萍方-简" w:eastAsia=".萍方-简" w:hAnsi=".萍方-简"/>
            <w:lang w:eastAsia="zh-CN"/>
          </w:rPr>
          <w:t xml:space="preserve"> credit transfer to the value. Bit</w:t>
        </w:r>
      </w:ins>
      <w:ins w:id="1167" w:author="Jie Lan" w:date="2017-08-19T23:24:00Z">
        <w:r w:rsidR="00AF70DA">
          <w:rPr>
            <w:rFonts w:ascii=".萍方-简" w:eastAsia=".萍方-简" w:hAnsi=".萍方-简"/>
            <w:lang w:eastAsia="zh-CN"/>
          </w:rPr>
          <w:t>C</w:t>
        </w:r>
      </w:ins>
      <w:ins w:id="1168" w:author="Jie Lan" w:date="2017-08-19T23:15:00Z">
        <w:r w:rsidRPr="00B92B77">
          <w:rPr>
            <w:rFonts w:ascii=".萍方-简" w:eastAsia=".萍方-简" w:hAnsi=".萍方-简"/>
            <w:lang w:eastAsia="zh-CN"/>
          </w:rPr>
          <w:t xml:space="preserve">oin is </w:t>
        </w:r>
      </w:ins>
      <w:ins w:id="1169" w:author="Jie Lan" w:date="2017-08-19T23:25:00Z">
        <w:r w:rsidR="00AF70DA">
          <w:rPr>
            <w:rFonts w:ascii=".萍方-简" w:eastAsia=".萍方-简" w:hAnsi=".萍方-简"/>
            <w:lang w:eastAsia="zh-CN"/>
          </w:rPr>
          <w:t xml:space="preserve">also a conversion </w:t>
        </w:r>
      </w:ins>
      <w:ins w:id="1170" w:author="Jie Lan" w:date="2017-08-19T23:15:00Z">
        <w:r w:rsidRPr="00B92B77">
          <w:rPr>
            <w:rFonts w:ascii=".萍方-简" w:eastAsia=".萍方-简" w:hAnsi=".萍方-简"/>
            <w:lang w:eastAsia="zh-CN"/>
          </w:rPr>
          <w:t>from a group of geek</w:t>
        </w:r>
      </w:ins>
      <w:ins w:id="1171" w:author="Jie Lan" w:date="2017-08-19T23:25:00Z">
        <w:r w:rsidR="00AF70DA">
          <w:rPr>
            <w:rFonts w:ascii=".萍方-简" w:eastAsia=".萍方-简" w:hAnsi=".萍方-简"/>
            <w:lang w:eastAsia="zh-CN"/>
          </w:rPr>
          <w:t>’s</w:t>
        </w:r>
      </w:ins>
      <w:ins w:id="1172" w:author="Jie Lan" w:date="2017-08-19T23:15:00Z">
        <w:r w:rsidRPr="00B92B77">
          <w:rPr>
            <w:rFonts w:ascii=".萍方-简" w:eastAsia=".萍方-简" w:hAnsi=".萍方-简"/>
            <w:lang w:eastAsia="zh-CN"/>
          </w:rPr>
          <w:t xml:space="preserve"> community</w:t>
        </w:r>
        <w:r w:rsidR="00AF70DA">
          <w:rPr>
            <w:rFonts w:ascii=".萍方-简" w:eastAsia=".萍方-简" w:hAnsi=".萍方-简"/>
            <w:lang w:eastAsia="zh-CN"/>
          </w:rPr>
          <w:t xml:space="preserve"> credit into </w:t>
        </w:r>
        <w:r w:rsidRPr="00B92B77">
          <w:rPr>
            <w:rFonts w:ascii=".萍方-简" w:eastAsia=".萍方-简" w:hAnsi=".萍方-简"/>
            <w:lang w:eastAsia="zh-CN"/>
          </w:rPr>
          <w:t>value</w:t>
        </w:r>
      </w:ins>
      <w:ins w:id="1173" w:author="Jie Lan" w:date="2017-08-19T23:25:00Z">
        <w:r w:rsidR="00AF70DA">
          <w:rPr>
            <w:rFonts w:ascii=".萍方-简" w:eastAsia=".萍方-简" w:hAnsi=".萍方-简"/>
            <w:lang w:eastAsia="zh-CN"/>
          </w:rPr>
          <w:t xml:space="preserve"> </w:t>
        </w:r>
      </w:ins>
      <w:ins w:id="1174" w:author="Jie Lan" w:date="2017-08-19T23:26:00Z">
        <w:r w:rsidR="00AF70DA">
          <w:rPr>
            <w:rFonts w:ascii=".萍方-简" w:eastAsia=".萍方-简" w:hAnsi=".萍方-简"/>
            <w:lang w:eastAsia="zh-CN"/>
          </w:rPr>
          <w:t>approbated by current society</w:t>
        </w:r>
      </w:ins>
      <w:ins w:id="1175" w:author="Jie Lan" w:date="2017-08-19T23:15:00Z">
        <w:r w:rsidRPr="00B92B77">
          <w:rPr>
            <w:rFonts w:ascii=".萍方-简" w:eastAsia=".萍方-简" w:hAnsi=".萍方-简"/>
            <w:lang w:eastAsia="zh-CN"/>
          </w:rPr>
          <w:t xml:space="preserve">. In addition, </w:t>
        </w:r>
      </w:ins>
      <w:ins w:id="1176" w:author="Jie Lan" w:date="2017-08-19T23:26:00Z">
        <w:r w:rsidR="00AF70DA" w:rsidRPr="00B92B77">
          <w:rPr>
            <w:rFonts w:ascii=".萍方-简" w:eastAsia=".萍方-简" w:hAnsi=".萍方-简"/>
            <w:lang w:eastAsia="zh-CN"/>
          </w:rPr>
          <w:t xml:space="preserve">Mutual </w:t>
        </w:r>
        <w:r w:rsidR="00AF70DA">
          <w:rPr>
            <w:rFonts w:ascii=".萍方-简" w:eastAsia=".萍方-简" w:hAnsi=".萍方-简"/>
            <w:lang w:eastAsia="zh-CN"/>
          </w:rPr>
          <w:t>C</w:t>
        </w:r>
        <w:r w:rsidR="00AF70DA" w:rsidRPr="00B92B77">
          <w:rPr>
            <w:rFonts w:ascii=".萍方-简" w:eastAsia=".萍方-简" w:hAnsi=".萍方-简"/>
            <w:lang w:eastAsia="zh-CN"/>
          </w:rPr>
          <w:t xml:space="preserve">oins </w:t>
        </w:r>
      </w:ins>
      <w:ins w:id="1177" w:author="Jie Lan" w:date="2017-08-19T23:15:00Z">
        <w:r w:rsidRPr="00B92B77">
          <w:rPr>
            <w:rFonts w:ascii=".萍方-简" w:eastAsia=".萍方-简" w:hAnsi=".萍方-简"/>
            <w:lang w:eastAsia="zh-CN"/>
          </w:rPr>
          <w:t xml:space="preserve">will </w:t>
        </w:r>
      </w:ins>
      <w:ins w:id="1178" w:author="Jie Lan" w:date="2017-08-19T23:26:00Z">
        <w:r w:rsidR="00AF70DA">
          <w:rPr>
            <w:rFonts w:ascii=".萍方-简" w:eastAsia=".萍方-简" w:hAnsi=".萍方-简"/>
            <w:lang w:eastAsia="zh-CN"/>
          </w:rPr>
          <w:t xml:space="preserve">also </w:t>
        </w:r>
      </w:ins>
      <w:ins w:id="1179" w:author="Jie Lan" w:date="2017-08-19T23:15:00Z">
        <w:r w:rsidRPr="00B92B77">
          <w:rPr>
            <w:rFonts w:ascii=".萍方-简" w:eastAsia=".萍方-简" w:hAnsi=".萍方-简"/>
            <w:lang w:eastAsia="zh-CN"/>
          </w:rPr>
          <w:t xml:space="preserve">play an important role in the ICO and </w:t>
        </w:r>
      </w:ins>
      <w:ins w:id="1180" w:author="Jie Lan" w:date="2017-08-19T23:28:00Z">
        <w:r w:rsidR="00AF70DA">
          <w:rPr>
            <w:rFonts w:ascii=".萍方-简" w:eastAsia=".萍方-简" w:hAnsi=".萍方-简"/>
            <w:lang w:eastAsia="zh-CN"/>
          </w:rPr>
          <w:t>crowdfunding</w:t>
        </w:r>
      </w:ins>
      <w:ins w:id="1181" w:author="Jie Lan" w:date="2017-08-19T23:15:00Z">
        <w:r w:rsidRPr="00B92B77">
          <w:rPr>
            <w:rFonts w:ascii=".萍方-简" w:eastAsia=".萍方-简" w:hAnsi=".萍方-简"/>
            <w:lang w:eastAsia="zh-CN"/>
          </w:rPr>
          <w:t>.</w:t>
        </w:r>
      </w:ins>
    </w:p>
    <w:p w14:paraId="0E3B9A98" w14:textId="77777777" w:rsidR="00E0606F" w:rsidRDefault="00E0606F" w:rsidP="00B73DC6">
      <w:pPr>
        <w:jc w:val="both"/>
        <w:rPr>
          <w:rFonts w:eastAsiaTheme="minorEastAsia"/>
          <w:lang w:eastAsia="zh-CN"/>
        </w:rPr>
        <w:pPrChange w:id="1182" w:author="Jie Lan" w:date="2017-08-19T20:30:00Z">
          <w:pPr/>
        </w:pPrChange>
      </w:pPr>
    </w:p>
    <w:p w14:paraId="4196AC0F" w14:textId="77777777" w:rsidR="00BC29E1" w:rsidRPr="00BC29E1" w:rsidRDefault="00F8790E" w:rsidP="00B73DC6">
      <w:pPr>
        <w:pStyle w:val="Heading2"/>
        <w:jc w:val="both"/>
        <w:rPr>
          <w:ins w:id="1183" w:author="Jie Lan" w:date="2017-08-19T23:29:00Z"/>
          <w:rFonts w:eastAsiaTheme="minorEastAsia"/>
          <w:lang w:eastAsia="zh-CN"/>
          <w:rPrChange w:id="1184" w:author="Jie Lan" w:date="2017-08-19T23:29:00Z">
            <w:rPr>
              <w:ins w:id="1185" w:author="Jie Lan" w:date="2017-08-19T23:29:00Z"/>
              <w:rFonts w:ascii=".萍方-简" w:eastAsia=".萍方-简" w:hAnsi=".萍方-简"/>
              <w:lang w:eastAsia="zh-CN"/>
            </w:rPr>
          </w:rPrChange>
        </w:rPr>
        <w:pPrChange w:id="1186" w:author="Jie Lan" w:date="2017-08-19T20:30:00Z">
          <w:pPr>
            <w:pStyle w:val="Heading2"/>
          </w:pPr>
        </w:pPrChange>
      </w:pPr>
      <w:bookmarkStart w:id="1187" w:name="_Toc489971214"/>
      <w:r w:rsidRPr="00B232D7">
        <w:rPr>
          <w:rFonts w:ascii=".萍方-简" w:eastAsia=".萍方-简" w:hAnsi=".萍方-简" w:hint="eastAsia"/>
          <w:lang w:eastAsia="zh-CN"/>
        </w:rPr>
        <w:t>人工智能模块</w:t>
      </w:r>
      <w:bookmarkEnd w:id="1187"/>
      <w:ins w:id="1188" w:author="Jie Lan" w:date="2017-08-19T23:28:00Z">
        <w:r w:rsidR="00BC29E1">
          <w:rPr>
            <w:rFonts w:ascii=".萍方-简" w:eastAsia=".萍方-简" w:hAnsi=".萍方-简" w:hint="eastAsia"/>
            <w:lang w:eastAsia="zh-CN"/>
          </w:rPr>
          <w:t xml:space="preserve"> </w:t>
        </w:r>
      </w:ins>
    </w:p>
    <w:p w14:paraId="1FA678AF" w14:textId="7E774B74" w:rsidR="00F8790E" w:rsidRDefault="00BC29E1" w:rsidP="00BC29E1">
      <w:pPr>
        <w:pStyle w:val="Heading2"/>
        <w:numPr>
          <w:ilvl w:val="0"/>
          <w:numId w:val="0"/>
        </w:numPr>
        <w:ind w:left="576"/>
        <w:jc w:val="both"/>
        <w:rPr>
          <w:rFonts w:eastAsiaTheme="minorEastAsia"/>
          <w:lang w:eastAsia="zh-CN"/>
        </w:rPr>
        <w:pPrChange w:id="1189" w:author="Jie Lan" w:date="2017-08-19T23:29:00Z">
          <w:pPr>
            <w:pStyle w:val="Heading2"/>
          </w:pPr>
        </w:pPrChange>
      </w:pPr>
      <w:ins w:id="1190" w:author="Jie Lan" w:date="2017-08-19T23:28:00Z">
        <w:r>
          <w:rPr>
            <w:rFonts w:ascii=".萍方-简" w:eastAsia=".萍方-简" w:hAnsi=".萍方-简"/>
            <w:lang w:eastAsia="zh-CN"/>
          </w:rPr>
          <w:t>Artificial Intelligence Module</w:t>
        </w:r>
      </w:ins>
    </w:p>
    <w:p w14:paraId="5070A5A5" w14:textId="43E726F9" w:rsidR="00F8790E" w:rsidRDefault="00F8790E" w:rsidP="00B73DC6">
      <w:pPr>
        <w:jc w:val="both"/>
        <w:rPr>
          <w:ins w:id="1191" w:author="Jie Lan" w:date="2017-08-19T23:29:00Z"/>
          <w:rFonts w:eastAsiaTheme="minorEastAsia"/>
          <w:lang w:eastAsia="zh-CN"/>
        </w:rPr>
        <w:pPrChange w:id="1192" w:author="Jie Lan" w:date="2017-08-19T20:30:00Z">
          <w:pPr/>
        </w:pPrChange>
      </w:pPr>
      <w:r w:rsidRPr="00232888">
        <w:rPr>
          <w:rFonts w:ascii=".萍方-简" w:eastAsia=".萍方-简" w:hAnsi=".萍方-简" w:hint="eastAsia"/>
          <w:lang w:eastAsia="zh-CN"/>
        </w:rPr>
        <w:t>传统的保险行业沿用的是工业时代的规则，先圈定目标人群，然后为不同的目标人群设计不同的保险品种，</w:t>
      </w:r>
      <w:r>
        <w:rPr>
          <w:rFonts w:ascii=".萍方-简" w:eastAsia=".萍方-简" w:hAnsi=".萍方-简" w:hint="eastAsia"/>
          <w:lang w:eastAsia="zh-CN"/>
        </w:rPr>
        <w:t>注重规模化效应</w:t>
      </w:r>
      <w:r w:rsidRPr="005D2BA0">
        <w:rPr>
          <w:rFonts w:ascii=".萍方-简" w:eastAsia=".萍方-简" w:hAnsi=".萍方-简" w:hint="eastAsia"/>
          <w:lang w:eastAsia="zh-CN"/>
        </w:rPr>
        <w:t>，</w:t>
      </w:r>
      <w:r>
        <w:rPr>
          <w:rFonts w:ascii=".萍方-简" w:eastAsia=".萍方-简" w:hAnsi=".萍方-简" w:hint="eastAsia"/>
          <w:lang w:eastAsia="zh-CN"/>
        </w:rPr>
        <w:t>所有投保人都被置于同一风险水平之上，</w:t>
      </w:r>
      <w:r w:rsidRPr="005D2BA0">
        <w:rPr>
          <w:rFonts w:ascii=".萍方-简" w:eastAsia=".萍方-简" w:hAnsi=".萍方-简" w:hint="eastAsia"/>
          <w:lang w:eastAsia="zh-CN"/>
        </w:rPr>
        <w:t>而完全忽视了人群中的个性化差异。</w:t>
      </w:r>
      <w:r>
        <w:rPr>
          <w:rFonts w:ascii=".萍方-简" w:eastAsia=".萍方-简" w:hAnsi=".萍方-简" w:hint="eastAsia"/>
          <w:lang w:eastAsia="zh-CN"/>
        </w:rPr>
        <w:t>进入互联网时代以后</w:t>
      </w:r>
      <w:r w:rsidRPr="00697085">
        <w:rPr>
          <w:rFonts w:ascii=".萍方-简" w:eastAsia=".萍方-简" w:hAnsi=".萍方-简" w:hint="eastAsia"/>
          <w:lang w:eastAsia="zh-CN"/>
        </w:rPr>
        <w: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w:t>
      </w:r>
      <w:r>
        <w:rPr>
          <w:rFonts w:ascii=".萍方-简" w:eastAsia=".萍方-简" w:hAnsi=".萍方-简" w:hint="eastAsia"/>
          <w:lang w:eastAsia="zh-CN"/>
        </w:rPr>
        <w:t>这就为保险行业的颠覆性改变提供了契机</w:t>
      </w:r>
      <w:r>
        <w:rPr>
          <w:rFonts w:eastAsiaTheme="minorEastAsia" w:hint="eastAsia"/>
          <w:lang w:eastAsia="zh-CN"/>
        </w:rPr>
        <w:t>。</w:t>
      </w:r>
    </w:p>
    <w:p w14:paraId="15CF0363" w14:textId="4FFF4CB2" w:rsidR="00BC29E1" w:rsidRDefault="00BC29E1" w:rsidP="00B73DC6">
      <w:pPr>
        <w:jc w:val="both"/>
        <w:rPr>
          <w:rFonts w:eastAsiaTheme="minorEastAsia" w:hint="eastAsia"/>
          <w:lang w:eastAsia="zh-CN"/>
        </w:rPr>
        <w:pPrChange w:id="1193" w:author="Jie Lan" w:date="2017-08-19T20:30:00Z">
          <w:pPr/>
        </w:pPrChange>
      </w:pPr>
      <w:ins w:id="1194" w:author="Jie Lan" w:date="2017-08-19T23:29:00Z">
        <w:r w:rsidRPr="00BC29E1">
          <w:rPr>
            <w:rFonts w:ascii=".萍方-简" w:eastAsia=".萍方-简" w:hAnsi=".萍方-简"/>
            <w:lang w:eastAsia="zh-CN"/>
            <w:rPrChange w:id="1195" w:author="Jie Lan" w:date="2017-08-19T23:29:00Z">
              <w:rPr>
                <w:rFonts w:eastAsiaTheme="minorEastAsia"/>
                <w:lang w:eastAsia="zh-CN"/>
              </w:rPr>
            </w:rPrChange>
          </w:rPr>
          <w:t>The traditiona</w:t>
        </w:r>
        <w:r>
          <w:rPr>
            <w:rFonts w:ascii=".萍方-简" w:eastAsia=".萍方-简" w:hAnsi=".萍方-简"/>
            <w:lang w:eastAsia="zh-CN"/>
            <w:rPrChange w:id="1196" w:author="Jie Lan" w:date="2017-08-19T23:29:00Z">
              <w:rPr>
                <w:rFonts w:ascii=".萍方-简" w:eastAsia=".萍方-简" w:hAnsi=".萍方-简"/>
                <w:lang w:eastAsia="zh-CN"/>
              </w:rPr>
            </w:rPrChange>
          </w:rPr>
          <w:t>l insurance industry follows</w:t>
        </w:r>
        <w:r w:rsidRPr="00BC29E1">
          <w:rPr>
            <w:rFonts w:ascii=".萍方-简" w:eastAsia=".萍方-简" w:hAnsi=".萍方-简"/>
            <w:lang w:eastAsia="zh-CN"/>
            <w:rPrChange w:id="1197" w:author="Jie Lan" w:date="2017-08-19T23:29:00Z">
              <w:rPr>
                <w:rFonts w:eastAsiaTheme="minorEastAsia"/>
                <w:lang w:eastAsia="zh-CN"/>
              </w:rPr>
            </w:rPrChange>
          </w:rPr>
          <w:t xml:space="preserve"> the rules of the industrial age, first set target groups, and then </w:t>
        </w:r>
      </w:ins>
      <w:ins w:id="1198" w:author="Jie Lan" w:date="2017-08-19T23:30:00Z">
        <w:r w:rsidRPr="00F40CBF">
          <w:rPr>
            <w:rFonts w:ascii=".萍方-简" w:eastAsia=".萍方-简" w:hAnsi=".萍方-简"/>
            <w:lang w:eastAsia="zh-CN"/>
          </w:rPr>
          <w:t>design different varieties of insurance</w:t>
        </w:r>
        <w:r>
          <w:rPr>
            <w:rFonts w:ascii=".萍方-简" w:eastAsia=".萍方-简" w:hAnsi=".萍方-简"/>
            <w:lang w:eastAsia="zh-CN"/>
          </w:rPr>
          <w:t xml:space="preserve"> for</w:t>
        </w:r>
      </w:ins>
      <w:ins w:id="1199" w:author="Jie Lan" w:date="2017-08-19T23:29:00Z">
        <w:r w:rsidRPr="00BC29E1">
          <w:rPr>
            <w:rFonts w:ascii=".萍方-简" w:eastAsia=".萍方-简" w:hAnsi=".萍方-简"/>
            <w:lang w:eastAsia="zh-CN"/>
            <w:rPrChange w:id="1200" w:author="Jie Lan" w:date="2017-08-19T23:29:00Z">
              <w:rPr>
                <w:rFonts w:eastAsiaTheme="minorEastAsia"/>
                <w:lang w:eastAsia="zh-CN"/>
              </w:rPr>
            </w:rPrChange>
          </w:rPr>
          <w:t xml:space="preserve"> different target groups</w:t>
        </w:r>
        <w:r>
          <w:rPr>
            <w:rFonts w:ascii=".萍方-简" w:eastAsia=".萍方-简" w:hAnsi=".萍方-简"/>
            <w:lang w:eastAsia="zh-CN"/>
            <w:rPrChange w:id="1201" w:author="Jie Lan" w:date="2017-08-19T23:29:00Z">
              <w:rPr>
                <w:rFonts w:ascii=".萍方-简" w:eastAsia=".萍方-简" w:hAnsi=".萍方-简"/>
                <w:lang w:eastAsia="zh-CN"/>
              </w:rPr>
            </w:rPrChange>
          </w:rPr>
          <w:t xml:space="preserve">. </w:t>
        </w:r>
      </w:ins>
      <w:ins w:id="1202" w:author="Jie Lan" w:date="2017-08-19T23:30:00Z">
        <w:r>
          <w:rPr>
            <w:rFonts w:ascii=".萍方-简" w:eastAsia=".萍方-简" w:hAnsi=".萍方-简"/>
            <w:lang w:eastAsia="zh-CN"/>
          </w:rPr>
          <w:t xml:space="preserve">It </w:t>
        </w:r>
      </w:ins>
      <w:ins w:id="1203" w:author="Jie Lan" w:date="2017-08-19T23:29:00Z">
        <w:r w:rsidRPr="00BC29E1">
          <w:rPr>
            <w:rFonts w:ascii=".萍方-简" w:eastAsia=".萍方-简" w:hAnsi=".萍方-简"/>
            <w:lang w:eastAsia="zh-CN"/>
            <w:rPrChange w:id="1204" w:author="Jie Lan" w:date="2017-08-19T23:29:00Z">
              <w:rPr>
                <w:rFonts w:eastAsiaTheme="minorEastAsia"/>
                <w:lang w:eastAsia="zh-CN"/>
              </w:rPr>
            </w:rPrChange>
          </w:rPr>
          <w:t>focus on large-scale effect</w:t>
        </w:r>
      </w:ins>
      <w:ins w:id="1205" w:author="Jie Lan" w:date="2017-08-19T23:30:00Z">
        <w:r>
          <w:rPr>
            <w:rFonts w:ascii=".萍方-简" w:eastAsia=".萍方-简" w:hAnsi=".萍方-简"/>
            <w:lang w:eastAsia="zh-CN"/>
          </w:rPr>
          <w:t>.</w:t>
        </w:r>
      </w:ins>
      <w:ins w:id="1206" w:author="Jie Lan" w:date="2017-08-19T23:29:00Z">
        <w:r w:rsidRPr="00BC29E1">
          <w:rPr>
            <w:rFonts w:ascii=".萍方-简" w:eastAsia=".萍方-简" w:hAnsi=".萍方-简"/>
            <w:lang w:eastAsia="zh-CN"/>
            <w:rPrChange w:id="1207" w:author="Jie Lan" w:date="2017-08-19T23:29:00Z">
              <w:rPr>
                <w:rFonts w:eastAsiaTheme="minorEastAsia"/>
                <w:lang w:eastAsia="zh-CN"/>
              </w:rPr>
            </w:rPrChange>
          </w:rPr>
          <w:t xml:space="preserve"> </w:t>
        </w:r>
      </w:ins>
      <w:ins w:id="1208" w:author="Jie Lan" w:date="2017-08-19T23:31:00Z">
        <w:r>
          <w:rPr>
            <w:rFonts w:ascii=".萍方-简" w:eastAsia=".萍方-简" w:hAnsi=".萍方-简"/>
            <w:lang w:eastAsia="zh-CN"/>
          </w:rPr>
          <w:t>A</w:t>
        </w:r>
      </w:ins>
      <w:ins w:id="1209" w:author="Jie Lan" w:date="2017-08-19T23:29:00Z">
        <w:r w:rsidRPr="00BC29E1">
          <w:rPr>
            <w:rFonts w:ascii=".萍方-简" w:eastAsia=".萍方-简" w:hAnsi=".萍方-简"/>
            <w:lang w:eastAsia="zh-CN"/>
            <w:rPrChange w:id="1210" w:author="Jie Lan" w:date="2017-08-19T23:29:00Z">
              <w:rPr>
                <w:rFonts w:eastAsiaTheme="minorEastAsia"/>
                <w:lang w:eastAsia="zh-CN"/>
              </w:rPr>
            </w:rPrChange>
          </w:rPr>
          <w:t xml:space="preserve">ll policyholders are placed on the same level of risk, and completely ignored individual differences in the crowd. </w:t>
        </w:r>
      </w:ins>
      <w:ins w:id="1211" w:author="Jie Lan" w:date="2017-08-19T23:31:00Z">
        <w:r>
          <w:rPr>
            <w:rFonts w:ascii=".萍方-简" w:eastAsia=".萍方-简" w:hAnsi=".萍方-简"/>
            <w:lang w:eastAsia="zh-CN"/>
          </w:rPr>
          <w:t>T</w:t>
        </w:r>
      </w:ins>
      <w:ins w:id="1212" w:author="Jie Lan" w:date="2017-08-19T23:29:00Z">
        <w:r w:rsidRPr="00BC29E1">
          <w:rPr>
            <w:rFonts w:ascii=".萍方-简" w:eastAsia=".萍方-简" w:hAnsi=".萍方-简"/>
            <w:lang w:eastAsia="zh-CN"/>
            <w:rPrChange w:id="1213" w:author="Jie Lan" w:date="2017-08-19T23:29:00Z">
              <w:rPr>
                <w:rFonts w:eastAsiaTheme="minorEastAsia"/>
                <w:lang w:eastAsia="zh-CN"/>
              </w:rPr>
            </w:rPrChange>
          </w:rPr>
          <w:t xml:space="preserve">he problem of individual differences </w:t>
        </w:r>
      </w:ins>
      <w:ins w:id="1214" w:author="Jie Lan" w:date="2017-08-19T23:31:00Z">
        <w:r>
          <w:rPr>
            <w:rFonts w:ascii=".萍方-简" w:eastAsia=".萍方-简" w:hAnsi=".萍方-简"/>
            <w:lang w:eastAsia="zh-CN"/>
          </w:rPr>
          <w:t xml:space="preserve">are </w:t>
        </w:r>
      </w:ins>
      <w:ins w:id="1215" w:author="Jie Lan" w:date="2017-08-19T23:29:00Z">
        <w:r w:rsidRPr="00BC29E1">
          <w:rPr>
            <w:rFonts w:ascii=".萍方-简" w:eastAsia=".萍方-简" w:hAnsi=".萍方-简"/>
            <w:lang w:eastAsia="zh-CN"/>
            <w:rPrChange w:id="1216" w:author="Jie Lan" w:date="2017-08-19T23:29:00Z">
              <w:rPr>
                <w:rFonts w:eastAsiaTheme="minorEastAsia"/>
                <w:lang w:eastAsia="zh-CN"/>
              </w:rPr>
            </w:rPrChange>
          </w:rPr>
          <w:t>more and more prominent</w:t>
        </w:r>
      </w:ins>
      <w:ins w:id="1217" w:author="Jie Lan" w:date="2017-08-19T23:31:00Z">
        <w:r>
          <w:rPr>
            <w:rFonts w:ascii=".萍方-简" w:eastAsia=".萍方-简" w:hAnsi=".萍方-简"/>
            <w:lang w:eastAsia="zh-CN"/>
          </w:rPr>
          <w:t xml:space="preserve"> in</w:t>
        </w:r>
        <w:r w:rsidRPr="00F40CBF">
          <w:rPr>
            <w:rFonts w:ascii=".萍方-简" w:eastAsia=".萍方-简" w:hAnsi=".萍方-简"/>
            <w:lang w:eastAsia="zh-CN"/>
          </w:rPr>
          <w:t xml:space="preserve"> the Internet era</w:t>
        </w:r>
      </w:ins>
      <w:ins w:id="1218" w:author="Jie Lan" w:date="2017-08-19T23:29:00Z">
        <w:r w:rsidRPr="00BC29E1">
          <w:rPr>
            <w:rFonts w:ascii=".萍方-简" w:eastAsia=".萍方-简" w:hAnsi=".萍方-简"/>
            <w:lang w:eastAsia="zh-CN"/>
            <w:rPrChange w:id="1219" w:author="Jie Lan" w:date="2017-08-19T23:29:00Z">
              <w:rPr>
                <w:rFonts w:eastAsiaTheme="minorEastAsia"/>
                <w:lang w:eastAsia="zh-CN"/>
              </w:rPr>
            </w:rPrChange>
          </w:rPr>
          <w:t xml:space="preserve">. </w:t>
        </w:r>
      </w:ins>
      <w:ins w:id="1220" w:author="Jie Lan" w:date="2017-08-19T23:32:00Z">
        <w:r>
          <w:rPr>
            <w:rFonts w:ascii=".萍方-简" w:eastAsia=".萍方-简" w:hAnsi=".萍方-简"/>
            <w:lang w:eastAsia="zh-CN"/>
          </w:rPr>
          <w:t>Functionality</w:t>
        </w:r>
      </w:ins>
      <w:ins w:id="1221" w:author="Jie Lan" w:date="2017-08-19T23:29:00Z">
        <w:r w:rsidRPr="00BC29E1">
          <w:rPr>
            <w:rFonts w:ascii=".萍方-简" w:eastAsia=".萍方-简" w:hAnsi=".萍方-简"/>
            <w:lang w:eastAsia="zh-CN"/>
            <w:rPrChange w:id="1222" w:author="Jie Lan" w:date="2017-08-19T23:29:00Z">
              <w:rPr>
                <w:rFonts w:eastAsiaTheme="minorEastAsia"/>
                <w:lang w:eastAsia="zh-CN"/>
              </w:rPr>
            </w:rPrChange>
          </w:rPr>
          <w:t xml:space="preserve"> customization and precision marketing become </w:t>
        </w:r>
        <w:r w:rsidRPr="00BC29E1">
          <w:rPr>
            <w:rFonts w:ascii=".萍方-简" w:eastAsia=".萍方-简" w:hAnsi=".萍方-简"/>
            <w:lang w:eastAsia="zh-CN"/>
            <w:rPrChange w:id="1223" w:author="Jie Lan" w:date="2017-08-19T23:29:00Z">
              <w:rPr>
                <w:rFonts w:eastAsiaTheme="minorEastAsia"/>
                <w:lang w:eastAsia="zh-CN"/>
              </w:rPr>
            </w:rPrChange>
          </w:rPr>
          <w:lastRenderedPageBreak/>
          <w:t>the trend. The insurance industry also develops from a wide variety of insurance categories to custom</w:t>
        </w:r>
      </w:ins>
      <w:ins w:id="1224" w:author="Jie Lan" w:date="2017-08-19T23:32:00Z">
        <w:r>
          <w:rPr>
            <w:rFonts w:ascii=".萍方-简" w:eastAsia=".萍方-简" w:hAnsi=".萍方-简"/>
            <w:lang w:eastAsia="zh-CN"/>
          </w:rPr>
          <w:t>ized</w:t>
        </w:r>
      </w:ins>
      <w:ins w:id="1225" w:author="Jie Lan" w:date="2017-08-19T23:29:00Z">
        <w:r w:rsidRPr="00BC29E1">
          <w:rPr>
            <w:rFonts w:ascii=".萍方-简" w:eastAsia=".萍方-简" w:hAnsi=".萍方-简"/>
            <w:lang w:eastAsia="zh-CN"/>
            <w:rPrChange w:id="1226" w:author="Jie Lan" w:date="2017-08-19T23:29:00Z">
              <w:rPr>
                <w:rFonts w:eastAsiaTheme="minorEastAsia"/>
                <w:lang w:eastAsia="zh-CN"/>
              </w:rPr>
            </w:rPrChange>
          </w:rPr>
          <w:t xml:space="preserve"> insurance for individual needs and </w:t>
        </w:r>
      </w:ins>
      <w:ins w:id="1227" w:author="Jie Lan" w:date="2017-08-19T23:32:00Z">
        <w:r w:rsidR="0081572A">
          <w:rPr>
            <w:rFonts w:ascii=".萍方-简" w:eastAsia=".萍方-简" w:hAnsi=".萍方-简"/>
            <w:lang w:eastAsia="zh-CN"/>
          </w:rPr>
          <w:t xml:space="preserve">even to </w:t>
        </w:r>
      </w:ins>
      <w:ins w:id="1228" w:author="Jie Lan" w:date="2017-08-19T23:29:00Z">
        <w:r w:rsidR="0081572A">
          <w:rPr>
            <w:rFonts w:ascii=".萍方-简" w:eastAsia=".萍方-简" w:hAnsi=".萍方-简"/>
            <w:lang w:eastAsia="zh-CN"/>
            <w:rPrChange w:id="1229" w:author="Jie Lan" w:date="2017-08-19T23:29:00Z">
              <w:rPr>
                <w:rFonts w:ascii=".萍方-简" w:eastAsia=".萍方-简" w:hAnsi=".萍方-简"/>
                <w:lang w:eastAsia="zh-CN"/>
              </w:rPr>
            </w:rPrChange>
          </w:rPr>
          <w:t xml:space="preserve">discover </w:t>
        </w:r>
        <w:r w:rsidRPr="00BC29E1">
          <w:rPr>
            <w:rFonts w:ascii=".萍方-简" w:eastAsia=".萍方-简" w:hAnsi=".萍方-简"/>
            <w:lang w:eastAsia="zh-CN"/>
            <w:rPrChange w:id="1230" w:author="Jie Lan" w:date="2017-08-19T23:29:00Z">
              <w:rPr>
                <w:rFonts w:eastAsiaTheme="minorEastAsia"/>
                <w:lang w:eastAsia="zh-CN"/>
              </w:rPr>
            </w:rPrChange>
          </w:rPr>
          <w:t>new types of insurance</w:t>
        </w:r>
      </w:ins>
      <w:ins w:id="1231" w:author="Jie Lan" w:date="2017-08-19T23:33:00Z">
        <w:r w:rsidR="0081572A">
          <w:rPr>
            <w:rFonts w:ascii=".萍方-简" w:eastAsia=".萍方-简" w:hAnsi=".萍方-简"/>
            <w:lang w:eastAsia="zh-CN"/>
          </w:rPr>
          <w:t xml:space="preserve"> by self</w:t>
        </w:r>
      </w:ins>
      <w:ins w:id="1232" w:author="Jie Lan" w:date="2017-08-19T23:29:00Z">
        <w:r w:rsidRPr="00BC29E1">
          <w:rPr>
            <w:rFonts w:ascii=".萍方-简" w:eastAsia=".萍方-简" w:hAnsi=".萍方-简"/>
            <w:lang w:eastAsia="zh-CN"/>
            <w:rPrChange w:id="1233" w:author="Jie Lan" w:date="2017-08-19T23:29:00Z">
              <w:rPr>
                <w:rFonts w:eastAsiaTheme="minorEastAsia"/>
                <w:lang w:eastAsia="zh-CN"/>
              </w:rPr>
            </w:rPrChange>
          </w:rPr>
          <w:t>. Previously, captur</w:t>
        </w:r>
        <w:r w:rsidR="0081572A">
          <w:rPr>
            <w:rFonts w:ascii=".萍方-简" w:eastAsia=".萍方-简" w:hAnsi=".萍方-简"/>
            <w:lang w:eastAsia="zh-CN"/>
            <w:rPrChange w:id="1234" w:author="Jie Lan" w:date="2017-08-19T23:29:00Z">
              <w:rPr>
                <w:rFonts w:ascii=".萍方-简" w:eastAsia=".萍方-简" w:hAnsi=".萍方-简"/>
                <w:lang w:eastAsia="zh-CN"/>
              </w:rPr>
            </w:rPrChange>
          </w:rPr>
          <w:t>ing</w:t>
        </w:r>
        <w:r w:rsidRPr="00BC29E1">
          <w:rPr>
            <w:rFonts w:ascii=".萍方-简" w:eastAsia=".萍方-简" w:hAnsi=".萍方-简"/>
            <w:lang w:eastAsia="zh-CN"/>
            <w:rPrChange w:id="1235" w:author="Jie Lan" w:date="2017-08-19T23:29:00Z">
              <w:rPr>
                <w:rFonts w:eastAsiaTheme="minorEastAsia"/>
                <w:lang w:eastAsia="zh-CN"/>
              </w:rPr>
            </w:rPrChange>
          </w:rPr>
          <w:t xml:space="preserve"> individual differences and introduc</w:t>
        </w:r>
      </w:ins>
      <w:ins w:id="1236" w:author="Jie Lan" w:date="2017-08-19T23:33:00Z">
        <w:r w:rsidR="0081572A">
          <w:rPr>
            <w:rFonts w:ascii=".萍方-简" w:eastAsia=".萍方-简" w:hAnsi=".萍方-简"/>
            <w:lang w:eastAsia="zh-CN"/>
          </w:rPr>
          <w:t>ing</w:t>
        </w:r>
      </w:ins>
      <w:ins w:id="1237" w:author="Jie Lan" w:date="2017-08-19T23:29:00Z">
        <w:r w:rsidRPr="00BC29E1">
          <w:rPr>
            <w:rFonts w:ascii=".萍方-简" w:eastAsia=".萍方-简" w:hAnsi=".萍方-简"/>
            <w:lang w:eastAsia="zh-CN"/>
            <w:rPrChange w:id="1238" w:author="Jie Lan" w:date="2017-08-19T23:29:00Z">
              <w:rPr>
                <w:rFonts w:eastAsiaTheme="minorEastAsia"/>
                <w:lang w:eastAsia="zh-CN"/>
              </w:rPr>
            </w:rPrChange>
          </w:rPr>
          <w:t xml:space="preserve"> corresponding insurance products</w:t>
        </w:r>
      </w:ins>
      <w:ins w:id="1239" w:author="Jie Lan" w:date="2017-08-19T23:33:00Z">
        <w:r w:rsidR="0081572A">
          <w:rPr>
            <w:rFonts w:ascii=".萍方-简" w:eastAsia=".萍方-简" w:hAnsi=".萍方-简"/>
            <w:lang w:eastAsia="zh-CN"/>
          </w:rPr>
          <w:t xml:space="preserve"> </w:t>
        </w:r>
      </w:ins>
      <w:ins w:id="1240" w:author="Jie Lan" w:date="2017-08-19T23:34:00Z">
        <w:r w:rsidR="0081572A">
          <w:rPr>
            <w:rFonts w:ascii=".萍方-简" w:eastAsia=".萍方-简" w:hAnsi=".萍方-简"/>
            <w:lang w:eastAsia="zh-CN"/>
          </w:rPr>
          <w:t>is beyond</w:t>
        </w:r>
      </w:ins>
      <w:ins w:id="1241" w:author="Jie Lan" w:date="2017-08-19T23:33:00Z">
        <w:r w:rsidR="0081572A">
          <w:rPr>
            <w:rFonts w:ascii=".萍方-简" w:eastAsia=".萍方-简" w:hAnsi=".萍方-简"/>
            <w:lang w:eastAsia="zh-CN"/>
          </w:rPr>
          <w:t xml:space="preserve"> </w:t>
        </w:r>
      </w:ins>
      <w:ins w:id="1242" w:author="Jie Lan" w:date="2017-08-19T23:34:00Z">
        <w:r w:rsidR="0081572A">
          <w:rPr>
            <w:rFonts w:ascii=".萍方-简" w:eastAsia=".萍方-简" w:hAnsi=".萍方-简"/>
            <w:lang w:eastAsia="zh-CN"/>
          </w:rPr>
          <w:t xml:space="preserve">human efforts </w:t>
        </w:r>
        <w:r w:rsidR="0081572A" w:rsidRPr="00F40CBF">
          <w:rPr>
            <w:rFonts w:ascii=".萍方-简" w:eastAsia=".萍方-简" w:hAnsi=".萍方-简"/>
            <w:lang w:eastAsia="zh-CN"/>
          </w:rPr>
          <w:t>due to the lim</w:t>
        </w:r>
        <w:r w:rsidR="0081572A">
          <w:rPr>
            <w:rFonts w:ascii=".萍方-简" w:eastAsia=".萍方-简" w:hAnsi=".萍方-简"/>
            <w:lang w:eastAsia="zh-CN"/>
          </w:rPr>
          <w:t>itations of computer technology.</w:t>
        </w:r>
      </w:ins>
      <w:ins w:id="1243" w:author="Jie Lan" w:date="2017-08-19T23:29:00Z">
        <w:r w:rsidRPr="00BC29E1">
          <w:rPr>
            <w:rFonts w:ascii=".萍方-简" w:eastAsia=".萍方-简" w:hAnsi=".萍方-简"/>
            <w:lang w:eastAsia="zh-CN"/>
            <w:rPrChange w:id="1244" w:author="Jie Lan" w:date="2017-08-19T23:29:00Z">
              <w:rPr>
                <w:rFonts w:eastAsiaTheme="minorEastAsia"/>
                <w:lang w:eastAsia="zh-CN"/>
              </w:rPr>
            </w:rPrChange>
          </w:rPr>
          <w:t xml:space="preserve"> With the arrival of </w:t>
        </w:r>
      </w:ins>
      <w:ins w:id="1245" w:author="Jie Lan" w:date="2017-08-19T23:34:00Z">
        <w:r w:rsidR="0081572A">
          <w:rPr>
            <w:rFonts w:ascii=".萍方-简" w:eastAsia=".萍方-简" w:hAnsi=".萍方-简"/>
            <w:lang w:eastAsia="zh-CN"/>
          </w:rPr>
          <w:t xml:space="preserve">Big Data </w:t>
        </w:r>
      </w:ins>
      <w:ins w:id="1246" w:author="Jie Lan" w:date="2017-08-19T23:35:00Z">
        <w:r w:rsidR="0081572A">
          <w:rPr>
            <w:rFonts w:ascii=".萍方-简" w:eastAsia=".萍方-简" w:hAnsi=".萍方-简"/>
            <w:lang w:eastAsia="zh-CN"/>
          </w:rPr>
          <w:t>era,</w:t>
        </w:r>
      </w:ins>
      <w:ins w:id="1247" w:author="Jie Lan" w:date="2017-08-19T23:29:00Z">
        <w:r w:rsidR="0081572A">
          <w:rPr>
            <w:rFonts w:ascii=".萍方-简" w:eastAsia=".萍方-简" w:hAnsi=".萍方-简"/>
            <w:lang w:eastAsia="zh-CN"/>
            <w:rPrChange w:id="1248" w:author="Jie Lan" w:date="2017-08-19T23:29:00Z">
              <w:rPr>
                <w:rFonts w:ascii=".萍方-简" w:eastAsia=".萍方-简" w:hAnsi=".萍方-简"/>
                <w:lang w:eastAsia="zh-CN"/>
              </w:rPr>
            </w:rPrChange>
          </w:rPr>
          <w:t xml:space="preserve"> and increasing </w:t>
        </w:r>
        <w:r w:rsidRPr="00BC29E1">
          <w:rPr>
            <w:rFonts w:ascii=".萍方-简" w:eastAsia=".萍方-简" w:hAnsi=".萍方-简"/>
            <w:lang w:eastAsia="zh-CN"/>
            <w:rPrChange w:id="1249" w:author="Jie Lan" w:date="2017-08-19T23:29:00Z">
              <w:rPr>
                <w:rFonts w:eastAsiaTheme="minorEastAsia"/>
                <w:lang w:eastAsia="zh-CN"/>
              </w:rPr>
            </w:rPrChange>
          </w:rPr>
          <w:t xml:space="preserve">computer power, </w:t>
        </w:r>
      </w:ins>
      <w:ins w:id="1250" w:author="Jie Lan" w:date="2017-08-19T23:35:00Z">
        <w:r w:rsidR="0081572A">
          <w:rPr>
            <w:rFonts w:ascii=".萍方-简" w:eastAsia=".萍方-简" w:hAnsi=".萍方-简"/>
            <w:lang w:eastAsia="zh-CN"/>
          </w:rPr>
          <w:t>A</w:t>
        </w:r>
      </w:ins>
      <w:ins w:id="1251" w:author="Jie Lan" w:date="2017-08-19T23:29:00Z">
        <w:r w:rsidRPr="00BC29E1">
          <w:rPr>
            <w:rFonts w:ascii=".萍方-简" w:eastAsia=".萍方-简" w:hAnsi=".萍方-简"/>
            <w:lang w:eastAsia="zh-CN"/>
            <w:rPrChange w:id="1252" w:author="Jie Lan" w:date="2017-08-19T23:29:00Z">
              <w:rPr>
                <w:rFonts w:eastAsiaTheme="minorEastAsia"/>
                <w:lang w:eastAsia="zh-CN"/>
              </w:rPr>
            </w:rPrChange>
          </w:rPr>
          <w:t xml:space="preserve">rtificial </w:t>
        </w:r>
      </w:ins>
      <w:ins w:id="1253" w:author="Jie Lan" w:date="2017-08-19T23:35:00Z">
        <w:r w:rsidR="0081572A">
          <w:rPr>
            <w:rFonts w:ascii=".萍方-简" w:eastAsia=".萍方-简" w:hAnsi=".萍方-简"/>
            <w:lang w:eastAsia="zh-CN"/>
          </w:rPr>
          <w:t>I</w:t>
        </w:r>
      </w:ins>
      <w:ins w:id="1254" w:author="Jie Lan" w:date="2017-08-19T23:29:00Z">
        <w:r w:rsidRPr="00BC29E1">
          <w:rPr>
            <w:rFonts w:ascii=".萍方-简" w:eastAsia=".萍方-简" w:hAnsi=".萍方-简"/>
            <w:lang w:eastAsia="zh-CN"/>
            <w:rPrChange w:id="1255" w:author="Jie Lan" w:date="2017-08-19T23:29:00Z">
              <w:rPr>
                <w:rFonts w:eastAsiaTheme="minorEastAsia"/>
                <w:lang w:eastAsia="zh-CN"/>
              </w:rPr>
            </w:rPrChange>
          </w:rPr>
          <w:t>ntelligence has made great breakthroughs</w:t>
        </w:r>
      </w:ins>
      <w:ins w:id="1256" w:author="Jie Lan" w:date="2017-08-19T23:35:00Z">
        <w:r w:rsidR="0081572A">
          <w:rPr>
            <w:rFonts w:ascii=".萍方-简" w:eastAsia=".萍方-简" w:hAnsi=".萍方-简"/>
            <w:lang w:eastAsia="zh-CN"/>
          </w:rPr>
          <w:t xml:space="preserve"> in recent years</w:t>
        </w:r>
      </w:ins>
      <w:ins w:id="1257" w:author="Jie Lan" w:date="2017-08-19T23:29:00Z">
        <w:r w:rsidRPr="00BC29E1">
          <w:rPr>
            <w:rFonts w:ascii=".萍方-简" w:eastAsia=".萍方-简" w:hAnsi=".萍方-简"/>
            <w:lang w:eastAsia="zh-CN"/>
            <w:rPrChange w:id="1258" w:author="Jie Lan" w:date="2017-08-19T23:29:00Z">
              <w:rPr>
                <w:rFonts w:eastAsiaTheme="minorEastAsia"/>
                <w:lang w:eastAsia="zh-CN"/>
              </w:rPr>
            </w:rPrChange>
          </w:rPr>
          <w:t>. This provides an opportunity for subversive changes in the insurance industry.</w:t>
        </w:r>
      </w:ins>
    </w:p>
    <w:p w14:paraId="0C8F7D24" w14:textId="21871B52" w:rsidR="00F8790E" w:rsidRDefault="00F8790E" w:rsidP="00B73DC6">
      <w:pPr>
        <w:jc w:val="both"/>
        <w:rPr>
          <w:ins w:id="1259" w:author="Jie Lan" w:date="2017-08-19T23:36:00Z"/>
          <w:rFonts w:ascii=".萍方-简" w:eastAsia=".萍方-简" w:hAnsi=".萍方-简"/>
          <w:lang w:eastAsia="zh-CN"/>
        </w:rPr>
        <w:pPrChange w:id="1260" w:author="Jie Lan" w:date="2017-08-19T20:30:00Z">
          <w:pPr/>
        </w:pPrChange>
      </w:pPr>
      <w:r w:rsidRPr="00C91A87">
        <w:rPr>
          <w:rFonts w:ascii=".萍方-简" w:eastAsia=".萍方-简" w:hAnsi=".萍方-简" w:hint="eastAsia"/>
          <w:lang w:eastAsia="zh-CN"/>
        </w:rPr>
        <w:t>互助保险系统的人工智能模块通过运用人工智能最新的研究成果，实现精确的风控模型和定价策略，通过对个体的基于大数据的智能分析，实现：</w:t>
      </w:r>
    </w:p>
    <w:p w14:paraId="572FE25E" w14:textId="2375D990" w:rsidR="0081572A" w:rsidRPr="00C91A87" w:rsidRDefault="0081572A" w:rsidP="00B73DC6">
      <w:pPr>
        <w:jc w:val="both"/>
        <w:rPr>
          <w:rFonts w:ascii=".萍方-简" w:eastAsia=".萍方-简" w:hAnsi=".萍方-简" w:hint="eastAsia"/>
          <w:lang w:eastAsia="zh-CN"/>
        </w:rPr>
        <w:pPrChange w:id="1261" w:author="Jie Lan" w:date="2017-08-19T20:30:00Z">
          <w:pPr/>
        </w:pPrChange>
      </w:pPr>
      <w:ins w:id="1262" w:author="Jie Lan" w:date="2017-08-19T23:36:00Z">
        <w:r w:rsidRPr="0081572A">
          <w:rPr>
            <w:rFonts w:ascii=".萍方-简" w:eastAsia=".萍方-简" w:hAnsi=".萍方-简"/>
            <w:lang w:eastAsia="zh-CN"/>
          </w:rPr>
          <w:t>The Artificial Intelligence Module</w:t>
        </w:r>
        <w:r>
          <w:rPr>
            <w:rFonts w:ascii=".萍方-简" w:eastAsia=".萍方-简" w:hAnsi=".萍方-简"/>
            <w:lang w:eastAsia="zh-CN"/>
          </w:rPr>
          <w:t xml:space="preserve"> </w:t>
        </w:r>
        <w:r w:rsidRPr="0081572A">
          <w:rPr>
            <w:rFonts w:ascii=".萍方-简" w:eastAsia=".萍方-简" w:hAnsi=".萍方-简"/>
            <w:lang w:eastAsia="zh-CN"/>
          </w:rPr>
          <w:t xml:space="preserve">of the mutual insurance system </w:t>
        </w:r>
      </w:ins>
      <w:ins w:id="1263" w:author="Jie Lan" w:date="2017-08-19T23:37:00Z">
        <w:r>
          <w:rPr>
            <w:rFonts w:ascii=".萍方-简" w:eastAsia=".萍方-简" w:hAnsi=".萍方-简"/>
            <w:lang w:eastAsia="zh-CN"/>
          </w:rPr>
          <w:t>utilize art-of-state research in Artificial Intelligence area, to realize</w:t>
        </w:r>
      </w:ins>
      <w:ins w:id="1264" w:author="Jie Lan" w:date="2017-08-19T23:36:00Z">
        <w:r w:rsidRPr="0081572A">
          <w:rPr>
            <w:rFonts w:ascii=".萍方-简" w:eastAsia=".萍方-简" w:hAnsi=".萍方-简"/>
            <w:lang w:eastAsia="zh-CN"/>
          </w:rPr>
          <w:t xml:space="preserve"> </w:t>
        </w:r>
      </w:ins>
      <w:ins w:id="1265" w:author="Jie Lan" w:date="2017-08-19T23:38:00Z">
        <w:r>
          <w:rPr>
            <w:rFonts w:ascii=".萍方-简" w:eastAsia=".萍方-简" w:hAnsi=".萍方-简"/>
            <w:lang w:eastAsia="zh-CN"/>
          </w:rPr>
          <w:t>P</w:t>
        </w:r>
      </w:ins>
      <w:ins w:id="1266" w:author="Jie Lan" w:date="2017-08-19T23:36:00Z">
        <w:r w:rsidRPr="0081572A">
          <w:rPr>
            <w:rFonts w:ascii=".萍方-简" w:eastAsia=".萍方-简" w:hAnsi=".萍方-简"/>
            <w:lang w:eastAsia="zh-CN"/>
          </w:rPr>
          <w:t xml:space="preserve">recise </w:t>
        </w:r>
        <w:r>
          <w:rPr>
            <w:rFonts w:ascii=".萍方-简" w:eastAsia=".萍方-简" w:hAnsi=".萍方-简"/>
            <w:lang w:eastAsia="zh-CN"/>
          </w:rPr>
          <w:t>Risk</w:t>
        </w:r>
        <w:r w:rsidRPr="0081572A">
          <w:rPr>
            <w:rFonts w:ascii=".萍方-简" w:eastAsia=".萍方-简" w:hAnsi=".萍方-简"/>
            <w:lang w:eastAsia="zh-CN"/>
          </w:rPr>
          <w:t xml:space="preserve"> </w:t>
        </w:r>
        <w:r>
          <w:rPr>
            <w:rFonts w:ascii=".萍方-简" w:eastAsia=".萍方-简" w:hAnsi=".萍方-简"/>
            <w:lang w:eastAsia="zh-CN"/>
          </w:rPr>
          <w:t>C</w:t>
        </w:r>
        <w:r w:rsidRPr="0081572A">
          <w:rPr>
            <w:rFonts w:ascii=".萍方-简" w:eastAsia=".萍方-简" w:hAnsi=".萍方-简"/>
            <w:lang w:eastAsia="zh-CN"/>
          </w:rPr>
          <w:t xml:space="preserve">ontrol </w:t>
        </w:r>
        <w:r>
          <w:rPr>
            <w:rFonts w:ascii=".萍方-简" w:eastAsia=".萍方-简" w:hAnsi=".萍方-简"/>
            <w:lang w:eastAsia="zh-CN"/>
          </w:rPr>
          <w:t>M</w:t>
        </w:r>
        <w:r w:rsidRPr="0081572A">
          <w:rPr>
            <w:rFonts w:ascii=".萍方-简" w:eastAsia=".萍方-简" w:hAnsi=".萍方-简"/>
            <w:lang w:eastAsia="zh-CN"/>
          </w:rPr>
          <w:t xml:space="preserve">odel and </w:t>
        </w:r>
      </w:ins>
      <w:ins w:id="1267" w:author="Jie Lan" w:date="2017-08-19T23:38:00Z">
        <w:r>
          <w:rPr>
            <w:rFonts w:ascii=".萍方-简" w:eastAsia=".萍方-简" w:hAnsi=".萍方-简"/>
            <w:lang w:eastAsia="zh-CN"/>
          </w:rPr>
          <w:t>P</w:t>
        </w:r>
        <w:r w:rsidRPr="0081572A">
          <w:rPr>
            <w:rFonts w:ascii=".萍方-简" w:eastAsia=".萍方-简" w:hAnsi=".萍方-简"/>
            <w:lang w:eastAsia="zh-CN"/>
          </w:rPr>
          <w:t xml:space="preserve">recise </w:t>
        </w:r>
        <w:r>
          <w:rPr>
            <w:rFonts w:ascii=".萍方-简" w:eastAsia=".萍方-简" w:hAnsi=".萍方-简"/>
            <w:lang w:eastAsia="zh-CN"/>
          </w:rPr>
          <w:t>P</w:t>
        </w:r>
      </w:ins>
      <w:ins w:id="1268" w:author="Jie Lan" w:date="2017-08-19T23:36:00Z">
        <w:r w:rsidRPr="0081572A">
          <w:rPr>
            <w:rFonts w:ascii=".萍方-简" w:eastAsia=".萍方-简" w:hAnsi=".萍方-简"/>
            <w:lang w:eastAsia="zh-CN"/>
          </w:rPr>
          <w:t xml:space="preserve">ricing strategy. </w:t>
        </w:r>
      </w:ins>
      <w:ins w:id="1269" w:author="Jie Lan" w:date="2017-08-19T23:39:00Z">
        <w:r>
          <w:rPr>
            <w:rFonts w:ascii=".萍方-简" w:eastAsia=".萍方-简" w:hAnsi=".萍方-简"/>
            <w:lang w:eastAsia="zh-CN"/>
          </w:rPr>
          <w:t xml:space="preserve">Provide following features </w:t>
        </w:r>
      </w:ins>
      <w:ins w:id="1270" w:author="Jie Lan" w:date="2017-08-19T23:40:00Z">
        <w:r>
          <w:rPr>
            <w:rFonts w:ascii=".萍方-简" w:eastAsia=".萍方-简" w:hAnsi=".萍方-简"/>
            <w:lang w:eastAsia="zh-CN"/>
          </w:rPr>
          <w:t>through individual</w:t>
        </w:r>
      </w:ins>
      <w:ins w:id="1271" w:author="Jie Lan" w:date="2017-08-19T23:39:00Z">
        <w:r>
          <w:rPr>
            <w:rFonts w:ascii=".萍方-简" w:eastAsia=".萍方-简" w:hAnsi=".萍方-简"/>
            <w:lang w:eastAsia="zh-CN"/>
          </w:rPr>
          <w:t xml:space="preserve"> analysis </w:t>
        </w:r>
      </w:ins>
      <w:ins w:id="1272" w:author="Jie Lan" w:date="2017-08-19T23:40:00Z">
        <w:r>
          <w:rPr>
            <w:rFonts w:ascii=".萍方-简" w:eastAsia=".萍方-简" w:hAnsi=".萍方-简"/>
            <w:lang w:eastAsia="zh-CN"/>
          </w:rPr>
          <w:t>based on Big</w:t>
        </w:r>
      </w:ins>
      <w:ins w:id="1273" w:author="Jie Lan" w:date="2017-08-19T23:41:00Z">
        <w:r>
          <w:rPr>
            <w:rFonts w:ascii=".萍方-简" w:eastAsia=".萍方-简" w:hAnsi=".萍方-简"/>
            <w:lang w:eastAsia="zh-CN"/>
          </w:rPr>
          <w:t xml:space="preserve"> Data intelligent model:</w:t>
        </w:r>
      </w:ins>
    </w:p>
    <w:p w14:paraId="77C08B84" w14:textId="77777777" w:rsidR="00F8790E" w:rsidRDefault="00F8790E" w:rsidP="00B73DC6">
      <w:pPr>
        <w:pStyle w:val="ListParagraph"/>
        <w:numPr>
          <w:ilvl w:val="0"/>
          <w:numId w:val="20"/>
        </w:numPr>
        <w:jc w:val="both"/>
        <w:rPr>
          <w:rFonts w:ascii=".萍方-简" w:eastAsia=".萍方-简" w:hAnsi=".萍方-简"/>
          <w:lang w:eastAsia="zh-CN"/>
        </w:rPr>
        <w:pPrChange w:id="1274" w:author="Jie Lan" w:date="2017-08-19T20:30:00Z">
          <w:pPr>
            <w:pStyle w:val="ListParagraph"/>
            <w:numPr>
              <w:numId w:val="20"/>
            </w:numPr>
            <w:ind w:hanging="360"/>
          </w:pPr>
        </w:pPrChange>
      </w:pPr>
      <w:r>
        <w:rPr>
          <w:rFonts w:ascii=".萍方-简" w:eastAsia=".萍方-简" w:hAnsi=".萍方-简" w:hint="eastAsia"/>
          <w:lang w:eastAsia="zh-CN"/>
        </w:rPr>
        <w:t>个性化保险设计</w:t>
      </w:r>
    </w:p>
    <w:p w14:paraId="30B5450F" w14:textId="77777777" w:rsidR="00F8790E" w:rsidRDefault="00F8790E" w:rsidP="00B73DC6">
      <w:pPr>
        <w:pStyle w:val="ListParagraph"/>
        <w:numPr>
          <w:ilvl w:val="0"/>
          <w:numId w:val="20"/>
        </w:numPr>
        <w:jc w:val="both"/>
        <w:rPr>
          <w:rFonts w:ascii=".萍方-简" w:eastAsia=".萍方-简" w:hAnsi=".萍方-简"/>
          <w:lang w:eastAsia="zh-CN"/>
        </w:rPr>
        <w:pPrChange w:id="1275" w:author="Jie Lan" w:date="2017-08-19T20:30:00Z">
          <w:pPr>
            <w:pStyle w:val="ListParagraph"/>
            <w:numPr>
              <w:numId w:val="20"/>
            </w:numPr>
            <w:ind w:hanging="360"/>
          </w:pPr>
        </w:pPrChange>
      </w:pPr>
      <w:r>
        <w:rPr>
          <w:rFonts w:ascii=".萍方-简" w:eastAsia=".萍方-简" w:hAnsi=".萍方-简" w:hint="eastAsia"/>
          <w:lang w:eastAsia="zh-CN"/>
        </w:rPr>
        <w:t>精准化推销</w:t>
      </w:r>
    </w:p>
    <w:p w14:paraId="35271EE6" w14:textId="77777777" w:rsidR="00F8790E" w:rsidRDefault="00F8790E" w:rsidP="00B73DC6">
      <w:pPr>
        <w:pStyle w:val="ListParagraph"/>
        <w:numPr>
          <w:ilvl w:val="0"/>
          <w:numId w:val="20"/>
        </w:numPr>
        <w:jc w:val="both"/>
        <w:rPr>
          <w:rFonts w:ascii=".萍方-简" w:eastAsia=".萍方-简" w:hAnsi=".萍方-简"/>
          <w:lang w:eastAsia="zh-CN"/>
        </w:rPr>
        <w:pPrChange w:id="1276" w:author="Jie Lan" w:date="2017-08-19T20:30:00Z">
          <w:pPr>
            <w:pStyle w:val="ListParagraph"/>
            <w:numPr>
              <w:numId w:val="20"/>
            </w:numPr>
            <w:ind w:hanging="360"/>
          </w:pPr>
        </w:pPrChange>
      </w:pPr>
      <w:r>
        <w:rPr>
          <w:rFonts w:ascii=".萍方-简" w:eastAsia=".萍方-简" w:hAnsi=".萍方-简" w:hint="eastAsia"/>
          <w:lang w:eastAsia="zh-CN"/>
        </w:rPr>
        <w:t>自主发现新的保险品种</w:t>
      </w:r>
    </w:p>
    <w:p w14:paraId="38D93E37" w14:textId="77777777" w:rsidR="00F8790E" w:rsidRPr="00697085" w:rsidRDefault="00F8790E" w:rsidP="00B73DC6">
      <w:pPr>
        <w:pStyle w:val="ListParagraph"/>
        <w:numPr>
          <w:ilvl w:val="0"/>
          <w:numId w:val="20"/>
        </w:numPr>
        <w:jc w:val="both"/>
        <w:rPr>
          <w:rFonts w:ascii=".萍方-简" w:eastAsia=".萍方-简" w:hAnsi=".萍方-简"/>
          <w:lang w:eastAsia="zh-CN"/>
        </w:rPr>
        <w:pPrChange w:id="1277" w:author="Jie Lan" w:date="2017-08-19T20:30:00Z">
          <w:pPr>
            <w:pStyle w:val="ListParagraph"/>
            <w:numPr>
              <w:numId w:val="20"/>
            </w:numPr>
            <w:ind w:hanging="360"/>
          </w:pPr>
        </w:pPrChange>
      </w:pPr>
      <w:r>
        <w:rPr>
          <w:rFonts w:ascii=".萍方-简" w:eastAsia=".萍方-简" w:hAnsi=".萍方-简" w:hint="eastAsia"/>
          <w:lang w:eastAsia="zh-CN"/>
        </w:rPr>
        <w:t>精确地理赔</w:t>
      </w:r>
    </w:p>
    <w:p w14:paraId="7128C5A6" w14:textId="77777777" w:rsidR="0081572A" w:rsidRPr="0081572A" w:rsidRDefault="0081572A" w:rsidP="0081572A">
      <w:pPr>
        <w:pStyle w:val="ListParagraph"/>
        <w:numPr>
          <w:ilvl w:val="0"/>
          <w:numId w:val="20"/>
        </w:numPr>
        <w:jc w:val="both"/>
        <w:rPr>
          <w:ins w:id="1278" w:author="Jie Lan" w:date="2017-08-19T23:42:00Z"/>
          <w:rFonts w:ascii=".萍方-简" w:eastAsia=".萍方-简" w:hAnsi=".萍方-简"/>
          <w:lang w:eastAsia="zh-CN"/>
          <w:rPrChange w:id="1279" w:author="Jie Lan" w:date="2017-08-19T23:42:00Z">
            <w:rPr>
              <w:ins w:id="1280" w:author="Jie Lan" w:date="2017-08-19T23:42:00Z"/>
              <w:rFonts w:eastAsiaTheme="minorEastAsia"/>
              <w:lang w:eastAsia="zh-CN"/>
            </w:rPr>
          </w:rPrChange>
        </w:rPr>
        <w:pPrChange w:id="1281" w:author="Jie Lan" w:date="2017-08-19T23:42:00Z">
          <w:pPr>
            <w:jc w:val="both"/>
          </w:pPr>
        </w:pPrChange>
      </w:pPr>
      <w:ins w:id="1282" w:author="Jie Lan" w:date="2017-08-19T23:42:00Z">
        <w:r w:rsidRPr="0081572A">
          <w:rPr>
            <w:rFonts w:ascii=".萍方-简" w:eastAsia=".萍方-简" w:hAnsi=".萍方-简"/>
            <w:lang w:eastAsia="zh-CN"/>
            <w:rPrChange w:id="1283" w:author="Jie Lan" w:date="2017-08-19T23:42:00Z">
              <w:rPr>
                <w:rFonts w:eastAsiaTheme="minorEastAsia"/>
                <w:lang w:eastAsia="zh-CN"/>
              </w:rPr>
            </w:rPrChange>
          </w:rPr>
          <w:t>Personalized insurance design</w:t>
        </w:r>
      </w:ins>
    </w:p>
    <w:p w14:paraId="443373AE" w14:textId="77777777" w:rsidR="0081572A" w:rsidRPr="0081572A" w:rsidRDefault="0081572A" w:rsidP="0081572A">
      <w:pPr>
        <w:pStyle w:val="ListParagraph"/>
        <w:numPr>
          <w:ilvl w:val="0"/>
          <w:numId w:val="20"/>
        </w:numPr>
        <w:jc w:val="both"/>
        <w:rPr>
          <w:ins w:id="1284" w:author="Jie Lan" w:date="2017-08-19T23:42:00Z"/>
          <w:rFonts w:ascii=".萍方-简" w:eastAsia=".萍方-简" w:hAnsi=".萍方-简"/>
          <w:lang w:eastAsia="zh-CN"/>
          <w:rPrChange w:id="1285" w:author="Jie Lan" w:date="2017-08-19T23:42:00Z">
            <w:rPr>
              <w:ins w:id="1286" w:author="Jie Lan" w:date="2017-08-19T23:42:00Z"/>
              <w:rFonts w:eastAsiaTheme="minorEastAsia"/>
              <w:lang w:eastAsia="zh-CN"/>
            </w:rPr>
          </w:rPrChange>
        </w:rPr>
        <w:pPrChange w:id="1287" w:author="Jie Lan" w:date="2017-08-19T23:42:00Z">
          <w:pPr>
            <w:jc w:val="both"/>
          </w:pPr>
        </w:pPrChange>
      </w:pPr>
      <w:ins w:id="1288" w:author="Jie Lan" w:date="2017-08-19T23:42:00Z">
        <w:r w:rsidRPr="0081572A">
          <w:rPr>
            <w:rFonts w:ascii=".萍方-简" w:eastAsia=".萍方-简" w:hAnsi=".萍方-简"/>
            <w:lang w:eastAsia="zh-CN"/>
            <w:rPrChange w:id="1289" w:author="Jie Lan" w:date="2017-08-19T23:42:00Z">
              <w:rPr>
                <w:rFonts w:eastAsiaTheme="minorEastAsia"/>
                <w:lang w:eastAsia="zh-CN"/>
              </w:rPr>
            </w:rPrChange>
          </w:rPr>
          <w:t>Precise marketing</w:t>
        </w:r>
      </w:ins>
    </w:p>
    <w:p w14:paraId="04E9B627" w14:textId="68DC221F" w:rsidR="0081572A" w:rsidRPr="0081572A" w:rsidRDefault="0081572A" w:rsidP="0081572A">
      <w:pPr>
        <w:pStyle w:val="ListParagraph"/>
        <w:numPr>
          <w:ilvl w:val="0"/>
          <w:numId w:val="20"/>
        </w:numPr>
        <w:jc w:val="both"/>
        <w:rPr>
          <w:ins w:id="1290" w:author="Jie Lan" w:date="2017-08-19T23:42:00Z"/>
          <w:rFonts w:ascii=".萍方-简" w:eastAsia=".萍方-简" w:hAnsi=".萍方-简"/>
          <w:lang w:eastAsia="zh-CN"/>
          <w:rPrChange w:id="1291" w:author="Jie Lan" w:date="2017-08-19T23:42:00Z">
            <w:rPr>
              <w:ins w:id="1292" w:author="Jie Lan" w:date="2017-08-19T23:42:00Z"/>
              <w:rFonts w:eastAsiaTheme="minorEastAsia"/>
              <w:lang w:eastAsia="zh-CN"/>
            </w:rPr>
          </w:rPrChange>
        </w:rPr>
        <w:pPrChange w:id="1293" w:author="Jie Lan" w:date="2017-08-19T23:42:00Z">
          <w:pPr>
            <w:jc w:val="both"/>
          </w:pPr>
        </w:pPrChange>
      </w:pPr>
      <w:ins w:id="1294" w:author="Jie Lan" w:date="2017-08-19T23:42:00Z">
        <w:r>
          <w:rPr>
            <w:rFonts w:ascii=".萍方-简" w:eastAsia=".萍方-简" w:hAnsi=".萍方-简"/>
            <w:lang w:eastAsia="zh-CN"/>
          </w:rPr>
          <w:t>Auto</w:t>
        </w:r>
      </w:ins>
      <w:ins w:id="1295" w:author="Jie Lan" w:date="2017-08-19T23:43:00Z">
        <w:r>
          <w:rPr>
            <w:rFonts w:ascii=".萍方-简" w:eastAsia=".萍方-简" w:hAnsi=".萍方-简"/>
            <w:lang w:eastAsia="zh-CN"/>
          </w:rPr>
          <w:t>no</w:t>
        </w:r>
      </w:ins>
      <w:ins w:id="1296" w:author="Jie Lan" w:date="2017-08-19T23:42:00Z">
        <w:r>
          <w:rPr>
            <w:rFonts w:ascii=".萍方-简" w:eastAsia=".萍方-简" w:hAnsi=".萍方-简"/>
            <w:lang w:eastAsia="zh-CN"/>
          </w:rPr>
          <w:t>mous</w:t>
        </w:r>
        <w:r w:rsidRPr="0081572A">
          <w:rPr>
            <w:rFonts w:ascii=".萍方-简" w:eastAsia=".萍方-简" w:hAnsi=".萍方-简"/>
            <w:lang w:eastAsia="zh-CN"/>
            <w:rPrChange w:id="1297" w:author="Jie Lan" w:date="2017-08-19T23:42:00Z">
              <w:rPr>
                <w:rFonts w:eastAsiaTheme="minorEastAsia"/>
                <w:lang w:eastAsia="zh-CN"/>
              </w:rPr>
            </w:rPrChange>
          </w:rPr>
          <w:t xml:space="preserve"> discovery of new insurance varieties</w:t>
        </w:r>
      </w:ins>
    </w:p>
    <w:p w14:paraId="01348399" w14:textId="14FDA4C7" w:rsidR="00F8790E" w:rsidRPr="0081572A" w:rsidRDefault="0081572A" w:rsidP="0081572A">
      <w:pPr>
        <w:pStyle w:val="ListParagraph"/>
        <w:numPr>
          <w:ilvl w:val="0"/>
          <w:numId w:val="20"/>
        </w:numPr>
        <w:jc w:val="both"/>
        <w:rPr>
          <w:rFonts w:ascii=".萍方-简" w:eastAsia=".萍方-简" w:hAnsi=".萍方-简"/>
          <w:lang w:eastAsia="zh-CN"/>
          <w:rPrChange w:id="1298" w:author="Jie Lan" w:date="2017-08-19T23:42:00Z">
            <w:rPr>
              <w:rFonts w:eastAsiaTheme="minorEastAsia"/>
              <w:lang w:eastAsia="zh-CN"/>
            </w:rPr>
          </w:rPrChange>
        </w:rPr>
        <w:pPrChange w:id="1299" w:author="Jie Lan" w:date="2017-08-19T23:42:00Z">
          <w:pPr/>
        </w:pPrChange>
      </w:pPr>
      <w:ins w:id="1300" w:author="Jie Lan" w:date="2017-08-19T23:42:00Z">
        <w:r w:rsidRPr="0081572A">
          <w:rPr>
            <w:rFonts w:ascii=".萍方-简" w:eastAsia=".萍方-简" w:hAnsi=".萍方-简"/>
            <w:lang w:eastAsia="zh-CN"/>
            <w:rPrChange w:id="1301" w:author="Jie Lan" w:date="2017-08-19T23:42:00Z">
              <w:rPr>
                <w:rFonts w:eastAsiaTheme="minorEastAsia"/>
                <w:lang w:eastAsia="zh-CN"/>
              </w:rPr>
            </w:rPrChange>
          </w:rPr>
          <w:t>Accurate claims</w:t>
        </w:r>
      </w:ins>
    </w:p>
    <w:p w14:paraId="3C3A1913" w14:textId="65C06039" w:rsidR="00BC29E1" w:rsidRPr="00BC29E1" w:rsidRDefault="00F8790E" w:rsidP="00BC29E1">
      <w:pPr>
        <w:pStyle w:val="Heading2"/>
        <w:jc w:val="both"/>
        <w:rPr>
          <w:rFonts w:ascii=".萍方-简" w:eastAsia=".萍方-简" w:hAnsi=".萍方-简"/>
          <w:lang w:eastAsia="zh-CN"/>
          <w:rPrChange w:id="1302" w:author="Jie Lan" w:date="2017-08-19T23:29:00Z">
            <w:rPr>
              <w:rFonts w:eastAsiaTheme="minorEastAsia"/>
              <w:lang w:eastAsia="zh-CN"/>
            </w:rPr>
          </w:rPrChange>
        </w:rPr>
        <w:pPrChange w:id="1303" w:author="Jie Lan" w:date="2017-08-19T23:29:00Z">
          <w:pPr>
            <w:pStyle w:val="Heading2"/>
          </w:pPr>
        </w:pPrChange>
      </w:pPr>
      <w:bookmarkStart w:id="1304" w:name="_Toc489971215"/>
      <w:r w:rsidRPr="00B232D7">
        <w:rPr>
          <w:rFonts w:ascii=".萍方-简" w:eastAsia=".萍方-简" w:hAnsi=".萍方-简" w:hint="eastAsia"/>
          <w:lang w:eastAsia="zh-CN"/>
        </w:rPr>
        <w:t>风险防范</w:t>
      </w:r>
      <w:bookmarkEnd w:id="1304"/>
    </w:p>
    <w:p w14:paraId="3611BB07" w14:textId="77777777" w:rsidR="00F8790E" w:rsidRPr="00C94919" w:rsidRDefault="00F8790E" w:rsidP="00B73DC6">
      <w:pPr>
        <w:jc w:val="both"/>
        <w:rPr>
          <w:rFonts w:ascii=".萍方-简" w:eastAsia=".萍方-简" w:hAnsi=".萍方-简"/>
          <w:lang w:eastAsia="zh-CN"/>
        </w:rPr>
        <w:pPrChange w:id="1305" w:author="Jie Lan" w:date="2017-08-19T20:30:00Z">
          <w:pPr/>
        </w:pPrChange>
      </w:pPr>
      <w:r w:rsidRPr="00600F04">
        <w:rPr>
          <w:rFonts w:ascii=".萍方-简" w:eastAsia=".萍方-简" w:hAnsi=".萍方-简" w:hint="eastAsia"/>
          <w:lang w:eastAsia="zh-CN"/>
        </w:rPr>
        <w:t>2017年</w:t>
      </w:r>
      <w:r>
        <w:rPr>
          <w:rFonts w:ascii=".萍方-简" w:eastAsia=".萍方-简" w:hAnsi=".萍方-简" w:hint="eastAsia"/>
          <w:lang w:eastAsia="zh-CN"/>
        </w:rPr>
        <w:t>7</w:t>
      </w:r>
      <w:r w:rsidRPr="00C94919">
        <w:rPr>
          <w:rFonts w:ascii=".萍方-简" w:eastAsia=".萍方-简" w:hAnsi=".萍方-简"/>
          <w:lang w:eastAsia="zh-CN"/>
        </w:rPr>
        <w:t>月20</w:t>
      </w:r>
      <w:r w:rsidR="006875E4">
        <w:rPr>
          <w:rFonts w:ascii=".萍方-简" w:eastAsia=".萍方-简" w:hAnsi=".萍方-简"/>
          <w:lang w:eastAsia="zh-CN"/>
        </w:rPr>
        <w:t>号的以太坊钱包漏洞让以太币价格大跌，让数字货币持有人</w:t>
      </w:r>
      <w:r w:rsidR="006875E4">
        <w:rPr>
          <w:rFonts w:ascii=".萍方-简" w:eastAsia=".萍方-简" w:hAnsi=".萍方-简" w:hint="eastAsia"/>
          <w:lang w:eastAsia="zh-CN"/>
        </w:rPr>
        <w:t>心惊胆颤</w:t>
      </w:r>
      <w:r w:rsidRPr="00C94919">
        <w:rPr>
          <w:rFonts w:ascii=".萍方-简" w:eastAsia=".萍方-简" w:hAnsi=".萍方-简"/>
          <w:lang w:eastAsia="zh-CN"/>
        </w:rPr>
        <w:t>，也让投资人的信心动摇。但是正如Vitalik</w:t>
      </w:r>
      <w:r w:rsidR="006875E4">
        <w:rPr>
          <w:rFonts w:ascii=".萍方-简" w:eastAsia=".萍方-简" w:hAnsi=".萍方-简" w:hint="eastAsia"/>
          <w:lang w:eastAsia="zh-CN"/>
        </w:rPr>
        <w:t xml:space="preserve"> Buterin</w:t>
      </w:r>
      <w:r w:rsidRPr="00C94919">
        <w:rPr>
          <w:rFonts w:ascii=".萍方-简" w:eastAsia=".萍方-简" w:hAnsi=".萍方-简"/>
          <w:lang w:eastAsia="zh-CN"/>
        </w:rPr>
        <w:t>针对此次漏洞的回应，这次事件不是以太坊的漏洞，</w:t>
      </w:r>
      <w:r>
        <w:rPr>
          <w:rFonts w:ascii=".萍方-简" w:eastAsia=".萍方-简" w:hAnsi=".萍方-简"/>
          <w:lang w:eastAsia="zh-CN"/>
        </w:rPr>
        <w:t>它只是一个编码漏洞而已，所以</w:t>
      </w:r>
      <w:r w:rsidRPr="00C94919">
        <w:rPr>
          <w:rFonts w:ascii=".萍方-简" w:eastAsia=".萍方-简" w:hAnsi=".萍方-简"/>
          <w:lang w:eastAsia="zh-CN"/>
        </w:rPr>
        <w:t>也不需要硬分叉。此次事件是由于智能合约编程那个语言Solidity的问题。在互助币的发行</w:t>
      </w:r>
      <w:r w:rsidR="006875E4">
        <w:rPr>
          <w:rFonts w:ascii=".萍方-简" w:eastAsia=".萍方-简" w:hAnsi=".萍方-简"/>
          <w:lang w:eastAsia="zh-CN"/>
        </w:rPr>
        <w:t>和运营过程中，我们可以采用以下措施，</w:t>
      </w:r>
      <w:r>
        <w:rPr>
          <w:rFonts w:ascii=".萍方-简" w:eastAsia=".萍方-简" w:hAnsi=".萍方-简"/>
          <w:lang w:eastAsia="zh-CN"/>
        </w:rPr>
        <w:t>提高安全性，以保护</w:t>
      </w:r>
      <w:r w:rsidRPr="00C94919">
        <w:rPr>
          <w:rFonts w:ascii=".萍方-简" w:eastAsia=".萍方-简" w:hAnsi=".萍方-简"/>
          <w:lang w:eastAsia="zh-CN"/>
        </w:rPr>
        <w:t>用户的投资</w:t>
      </w:r>
      <w:r>
        <w:rPr>
          <w:rFonts w:ascii=".萍方-简" w:eastAsia=".萍方-简" w:hAnsi=".萍方-简"/>
          <w:lang w:eastAsia="zh-CN"/>
        </w:rPr>
        <w:t>以及互助保险系统的平稳运行</w:t>
      </w:r>
      <w:r w:rsidRPr="00C94919">
        <w:rPr>
          <w:rFonts w:ascii=".萍方-简" w:eastAsia=".萍方-简" w:hAnsi=".萍方-简"/>
          <w:lang w:eastAsia="zh-CN"/>
        </w:rPr>
        <w:t>：</w:t>
      </w:r>
    </w:p>
    <w:p w14:paraId="6140C532" w14:textId="77777777" w:rsidR="00F8790E" w:rsidRPr="00600F04" w:rsidRDefault="00F8790E" w:rsidP="00B73DC6">
      <w:pPr>
        <w:pStyle w:val="ListParagraph"/>
        <w:numPr>
          <w:ilvl w:val="0"/>
          <w:numId w:val="17"/>
        </w:numPr>
        <w:jc w:val="both"/>
        <w:rPr>
          <w:rFonts w:ascii=".萍方-简" w:eastAsia=".萍方-简" w:hAnsi=".萍方-简"/>
          <w:lang w:eastAsia="zh-CN"/>
        </w:rPr>
        <w:pPrChange w:id="1306" w:author="Jie Lan" w:date="2017-08-19T20:30:00Z">
          <w:pPr>
            <w:pStyle w:val="ListParagraph"/>
            <w:numPr>
              <w:numId w:val="17"/>
            </w:numPr>
            <w:ind w:hanging="360"/>
          </w:pPr>
        </w:pPrChange>
      </w:pPr>
      <w:r w:rsidRPr="00600F04">
        <w:rPr>
          <w:rFonts w:ascii=".萍方-简" w:eastAsia=".萍方-简" w:hAnsi=".萍方-简" w:hint="eastAsia"/>
          <w:lang w:eastAsia="zh-CN"/>
        </w:rPr>
        <w:t>由于互助币是建立在联盟链的基础上，我们可以将智能合约的代码不公开。仅仅对于经过资格审核的伙伴公</w:t>
      </w:r>
      <w:r w:rsidRPr="00600F04">
        <w:rPr>
          <w:rFonts w:ascii=".萍方-简" w:eastAsia=".萍方-简" w:hAnsi=".萍方-简"/>
          <w:lang w:eastAsia="zh-CN"/>
        </w:rPr>
        <w:t>开</w:t>
      </w:r>
    </w:p>
    <w:p w14:paraId="0CD9FE36" w14:textId="77777777" w:rsidR="00F8790E" w:rsidRPr="00600F04" w:rsidRDefault="00F8790E" w:rsidP="00B73DC6">
      <w:pPr>
        <w:pStyle w:val="ListParagraph"/>
        <w:numPr>
          <w:ilvl w:val="0"/>
          <w:numId w:val="18"/>
        </w:numPr>
        <w:jc w:val="both"/>
        <w:rPr>
          <w:rFonts w:ascii=".萍方-简" w:eastAsia=".萍方-简" w:hAnsi=".萍方-简"/>
          <w:lang w:eastAsia="zh-CN"/>
        </w:rPr>
        <w:pPrChange w:id="1307" w:author="Jie Lan" w:date="2017-08-19T20:30:00Z">
          <w:pPr>
            <w:pStyle w:val="ListParagraph"/>
            <w:numPr>
              <w:numId w:val="18"/>
            </w:numPr>
            <w:ind w:hanging="360"/>
          </w:pPr>
        </w:pPrChange>
      </w:pPr>
      <w:r w:rsidRPr="00600F04">
        <w:rPr>
          <w:rFonts w:ascii=".萍方-简" w:eastAsia=".萍方-简" w:hAnsi=".萍方-简" w:hint="eastAsia"/>
          <w:lang w:eastAsia="zh-CN"/>
        </w:rPr>
        <w:lastRenderedPageBreak/>
        <w:t>互相做严格的</w:t>
      </w:r>
      <w:r w:rsidR="006875E4">
        <w:rPr>
          <w:rFonts w:ascii=".萍方-简" w:eastAsia=".萍方-简" w:hAnsi=".萍方-简" w:hint="eastAsia"/>
          <w:lang w:eastAsia="zh-CN"/>
        </w:rPr>
        <w:t>代码审查</w:t>
      </w:r>
    </w:p>
    <w:p w14:paraId="21FA1870" w14:textId="77777777" w:rsidR="00F8790E" w:rsidRPr="00600F04" w:rsidRDefault="00F8790E" w:rsidP="00B73DC6">
      <w:pPr>
        <w:pStyle w:val="ListParagraph"/>
        <w:numPr>
          <w:ilvl w:val="0"/>
          <w:numId w:val="18"/>
        </w:numPr>
        <w:jc w:val="both"/>
        <w:rPr>
          <w:rFonts w:ascii=".萍方-简" w:eastAsia=".萍方-简" w:hAnsi=".萍方-简"/>
          <w:lang w:eastAsia="zh-CN"/>
        </w:rPr>
        <w:pPrChange w:id="1308" w:author="Jie Lan" w:date="2017-08-19T20:30:00Z">
          <w:pPr>
            <w:pStyle w:val="ListParagraph"/>
            <w:numPr>
              <w:numId w:val="18"/>
            </w:numPr>
            <w:ind w:hanging="360"/>
          </w:pPr>
        </w:pPrChange>
      </w:pPr>
      <w:r w:rsidRPr="00600F04">
        <w:rPr>
          <w:rFonts w:ascii=".萍方-简" w:eastAsia=".萍方-简" w:hAnsi=".萍方-简" w:hint="eastAsia"/>
          <w:lang w:eastAsia="zh-CN"/>
        </w:rPr>
        <w:t>采用安全的开发流</w:t>
      </w:r>
      <w:r w:rsidRPr="00600F04">
        <w:rPr>
          <w:rFonts w:ascii=".萍方-简" w:eastAsia=".萍方-简" w:hAnsi=".萍方-简"/>
          <w:lang w:eastAsia="zh-CN"/>
        </w:rPr>
        <w:t>程</w:t>
      </w:r>
    </w:p>
    <w:p w14:paraId="12884AB8" w14:textId="77777777" w:rsidR="00F8790E" w:rsidRPr="00C94919" w:rsidRDefault="00F8790E" w:rsidP="00B73DC6">
      <w:pPr>
        <w:ind w:firstLine="720"/>
        <w:jc w:val="both"/>
        <w:rPr>
          <w:rFonts w:ascii=".萍方-简" w:eastAsia=".萍方-简" w:hAnsi=".萍方-简"/>
          <w:lang w:eastAsia="zh-CN"/>
        </w:rPr>
        <w:pPrChange w:id="1309" w:author="Jie Lan" w:date="2017-08-19T20:30:00Z">
          <w:pPr>
            <w:ind w:firstLine="720"/>
          </w:pPr>
        </w:pPrChange>
      </w:pPr>
      <w:r w:rsidRPr="00C94919">
        <w:rPr>
          <w:rFonts w:ascii=".萍方-简" w:eastAsia=".萍方-简" w:hAnsi=".萍方-简" w:hint="eastAsia"/>
          <w:lang w:eastAsia="zh-CN"/>
        </w:rPr>
        <w:t>单元测</w:t>
      </w:r>
      <w:r w:rsidRPr="00C94919">
        <w:rPr>
          <w:rFonts w:ascii=".萍方-简" w:eastAsia=".萍方-简" w:hAnsi=".萍方-简"/>
          <w:lang w:eastAsia="zh-CN"/>
        </w:rPr>
        <w:t>试</w:t>
      </w:r>
    </w:p>
    <w:p w14:paraId="11A73A01" w14:textId="77777777" w:rsidR="00F8790E" w:rsidRPr="00C94919" w:rsidRDefault="00F8790E" w:rsidP="00B73DC6">
      <w:pPr>
        <w:ind w:firstLine="720"/>
        <w:jc w:val="both"/>
        <w:rPr>
          <w:rFonts w:ascii=".萍方-简" w:eastAsia=".萍方-简" w:hAnsi=".萍方-简"/>
          <w:lang w:eastAsia="zh-CN"/>
        </w:rPr>
        <w:pPrChange w:id="1310" w:author="Jie Lan" w:date="2017-08-19T20:30:00Z">
          <w:pPr>
            <w:ind w:firstLine="720"/>
          </w:pPr>
        </w:pPrChange>
      </w:pPr>
      <w:r w:rsidRPr="00C94919">
        <w:rPr>
          <w:rFonts w:ascii=".萍方-简" w:eastAsia=".萍方-简" w:hAnsi=".萍方-简" w:hint="eastAsia"/>
          <w:lang w:eastAsia="zh-CN"/>
        </w:rPr>
        <w:t>私有链测</w:t>
      </w:r>
      <w:r w:rsidRPr="00C94919">
        <w:rPr>
          <w:rFonts w:ascii=".萍方-简" w:eastAsia=".萍方-简" w:hAnsi=".萍方-简"/>
          <w:lang w:eastAsia="zh-CN"/>
        </w:rPr>
        <w:t>试</w:t>
      </w:r>
    </w:p>
    <w:p w14:paraId="576904F0" w14:textId="77777777" w:rsidR="00F8790E" w:rsidRPr="00C94919" w:rsidRDefault="00F8790E" w:rsidP="00B73DC6">
      <w:pPr>
        <w:ind w:firstLine="720"/>
        <w:jc w:val="both"/>
        <w:rPr>
          <w:rFonts w:ascii=".萍方-简" w:eastAsia=".萍方-简" w:hAnsi=".萍方-简"/>
          <w:lang w:eastAsia="zh-CN"/>
        </w:rPr>
        <w:pPrChange w:id="1311" w:author="Jie Lan" w:date="2017-08-19T20:30:00Z">
          <w:pPr>
            <w:ind w:firstLine="720"/>
          </w:pPr>
        </w:pPrChange>
      </w:pPr>
      <w:r w:rsidRPr="00C94919">
        <w:rPr>
          <w:rFonts w:ascii=".萍方-简" w:eastAsia=".萍方-简" w:hAnsi=".萍方-简" w:hint="eastAsia"/>
          <w:lang w:eastAsia="zh-CN"/>
        </w:rPr>
        <w:t>测试链测</w:t>
      </w:r>
      <w:r w:rsidRPr="00C94919">
        <w:rPr>
          <w:rFonts w:ascii=".萍方-简" w:eastAsia=".萍方-简" w:hAnsi=".萍方-简"/>
          <w:lang w:eastAsia="zh-CN"/>
        </w:rPr>
        <w:t>试</w:t>
      </w:r>
    </w:p>
    <w:p w14:paraId="72EF5D73" w14:textId="77777777" w:rsidR="00F8790E" w:rsidRPr="00600F04" w:rsidRDefault="00F8790E" w:rsidP="00B73DC6">
      <w:pPr>
        <w:pStyle w:val="ListParagraph"/>
        <w:numPr>
          <w:ilvl w:val="0"/>
          <w:numId w:val="19"/>
        </w:numPr>
        <w:jc w:val="both"/>
        <w:rPr>
          <w:rFonts w:ascii=".萍方-简" w:eastAsia=".萍方-简" w:hAnsi=".萍方-简"/>
          <w:lang w:eastAsia="zh-CN"/>
        </w:rPr>
        <w:pPrChange w:id="1312" w:author="Jie Lan" w:date="2017-08-19T20:30:00Z">
          <w:pPr>
            <w:pStyle w:val="ListParagraph"/>
            <w:numPr>
              <w:numId w:val="19"/>
            </w:numPr>
            <w:ind w:hanging="360"/>
          </w:pPr>
        </w:pPrChange>
      </w:pPr>
      <w:r w:rsidRPr="00600F04">
        <w:rPr>
          <w:rFonts w:ascii=".萍方-简" w:eastAsia=".萍方-简" w:hAnsi=".萍方-简" w:hint="eastAsia"/>
          <w:lang w:eastAsia="zh-CN"/>
        </w:rPr>
        <w:t>功能解</w:t>
      </w:r>
      <w:r w:rsidRPr="00600F04">
        <w:rPr>
          <w:rFonts w:ascii=".萍方-简" w:eastAsia=".萍方-简" w:hAnsi=".萍方-简"/>
          <w:lang w:eastAsia="zh-CN"/>
        </w:rPr>
        <w:t>耦</w:t>
      </w:r>
    </w:p>
    <w:p w14:paraId="63E1050D" w14:textId="77777777" w:rsidR="00F8790E" w:rsidRPr="00C94919" w:rsidRDefault="00F8790E" w:rsidP="00B73DC6">
      <w:pPr>
        <w:ind w:firstLine="720"/>
        <w:jc w:val="both"/>
        <w:rPr>
          <w:rFonts w:ascii=".萍方-简" w:eastAsia=".萍方-简" w:hAnsi=".萍方-简"/>
          <w:lang w:eastAsia="zh-CN"/>
        </w:rPr>
        <w:pPrChange w:id="1313" w:author="Jie Lan" w:date="2017-08-19T20:30:00Z">
          <w:pPr>
            <w:ind w:firstLine="720"/>
          </w:pPr>
        </w:pPrChange>
      </w:pPr>
      <w:r w:rsidRPr="00C94919">
        <w:rPr>
          <w:rFonts w:ascii=".萍方-简" w:eastAsia=".萍方-简" w:hAnsi=".萍方-简" w:hint="eastAsia"/>
          <w:lang w:eastAsia="zh-CN"/>
        </w:rPr>
        <w:t>正交分</w:t>
      </w:r>
      <w:r w:rsidRPr="00C94919">
        <w:rPr>
          <w:rFonts w:ascii=".萍方-简" w:eastAsia=".萍方-简" w:hAnsi=".萍方-简"/>
          <w:lang w:eastAsia="zh-CN"/>
        </w:rPr>
        <w:t>解</w:t>
      </w:r>
    </w:p>
    <w:p w14:paraId="4A8BC2BA" w14:textId="77777777" w:rsidR="00F8790E" w:rsidRPr="00C94919" w:rsidRDefault="00F8790E" w:rsidP="00B73DC6">
      <w:pPr>
        <w:ind w:firstLine="720"/>
        <w:jc w:val="both"/>
        <w:rPr>
          <w:rFonts w:ascii=".萍方-简" w:eastAsia=".萍方-简" w:hAnsi=".萍方-简"/>
          <w:lang w:eastAsia="zh-CN"/>
        </w:rPr>
        <w:pPrChange w:id="1314" w:author="Jie Lan" w:date="2017-08-19T20:30:00Z">
          <w:pPr>
            <w:ind w:firstLine="720"/>
          </w:pPr>
        </w:pPrChange>
      </w:pPr>
      <w:r w:rsidRPr="00C94919">
        <w:rPr>
          <w:rFonts w:ascii=".萍方-简" w:eastAsia=".萍方-简" w:hAnsi=".萍方-简" w:hint="eastAsia"/>
          <w:lang w:eastAsia="zh-CN"/>
        </w:rPr>
        <w:t>逻辑简</w:t>
      </w:r>
      <w:r w:rsidRPr="00C94919">
        <w:rPr>
          <w:rFonts w:ascii=".萍方-简" w:eastAsia=".萍方-简" w:hAnsi=".萍方-简"/>
          <w:lang w:eastAsia="zh-CN"/>
        </w:rPr>
        <w:t>单</w:t>
      </w:r>
    </w:p>
    <w:p w14:paraId="6EBA2ED6" w14:textId="77777777" w:rsidR="00F8790E" w:rsidRPr="00C94919" w:rsidRDefault="00F8790E" w:rsidP="00B73DC6">
      <w:pPr>
        <w:ind w:firstLine="720"/>
        <w:jc w:val="both"/>
        <w:rPr>
          <w:rFonts w:ascii=".萍方-简" w:eastAsia=".萍方-简" w:hAnsi=".萍方-简"/>
          <w:lang w:eastAsia="zh-CN"/>
        </w:rPr>
        <w:pPrChange w:id="1315" w:author="Jie Lan" w:date="2017-08-19T20:30:00Z">
          <w:pPr>
            <w:ind w:firstLine="720"/>
          </w:pPr>
        </w:pPrChange>
      </w:pPr>
      <w:r w:rsidRPr="00C94919">
        <w:rPr>
          <w:rFonts w:ascii=".萍方-简" w:eastAsia=".萍方-简" w:hAnsi=".萍方-简" w:hint="eastAsia"/>
          <w:lang w:eastAsia="zh-CN"/>
        </w:rPr>
        <w:t>只对最核心的部分去中心</w:t>
      </w:r>
      <w:r w:rsidRPr="00C94919">
        <w:rPr>
          <w:rFonts w:ascii=".萍方-简" w:eastAsia=".萍方-简" w:hAnsi=".萍方-简"/>
          <w:lang w:eastAsia="zh-CN"/>
        </w:rPr>
        <w:t>化</w:t>
      </w:r>
    </w:p>
    <w:p w14:paraId="77A3BCB4" w14:textId="77777777" w:rsidR="00F8790E" w:rsidRPr="00600F04" w:rsidRDefault="00F8790E" w:rsidP="00B73DC6">
      <w:pPr>
        <w:pStyle w:val="ListParagraph"/>
        <w:numPr>
          <w:ilvl w:val="0"/>
          <w:numId w:val="19"/>
        </w:numPr>
        <w:jc w:val="both"/>
        <w:rPr>
          <w:rFonts w:ascii=".萍方-简" w:eastAsia=".萍方-简" w:hAnsi=".萍方-简"/>
          <w:lang w:eastAsia="zh-CN"/>
        </w:rPr>
        <w:pPrChange w:id="1316" w:author="Jie Lan" w:date="2017-08-19T20:30:00Z">
          <w:pPr>
            <w:pStyle w:val="ListParagraph"/>
            <w:numPr>
              <w:numId w:val="19"/>
            </w:numPr>
            <w:ind w:hanging="360"/>
          </w:pPr>
        </w:pPrChange>
      </w:pPr>
      <w:r w:rsidRPr="00600F04">
        <w:rPr>
          <w:rFonts w:ascii=".萍方-简" w:eastAsia=".萍方-简" w:hAnsi=".萍方-简" w:hint="eastAsia"/>
          <w:lang w:eastAsia="zh-CN"/>
        </w:rPr>
        <w:t>安全相关的工</w:t>
      </w:r>
      <w:r w:rsidRPr="00600F04">
        <w:rPr>
          <w:rFonts w:ascii=".萍方-简" w:eastAsia=".萍方-简" w:hAnsi=".萍方-简"/>
          <w:lang w:eastAsia="zh-CN"/>
        </w:rPr>
        <w:t>具</w:t>
      </w:r>
    </w:p>
    <w:p w14:paraId="5F8B340F" w14:textId="77777777" w:rsidR="00F8790E" w:rsidRPr="00C94919" w:rsidRDefault="00F8790E" w:rsidP="00B73DC6">
      <w:pPr>
        <w:ind w:firstLine="720"/>
        <w:jc w:val="both"/>
        <w:rPr>
          <w:rFonts w:ascii=".萍方-简" w:eastAsia=".萍方-简" w:hAnsi=".萍方-简"/>
          <w:lang w:eastAsia="zh-CN"/>
        </w:rPr>
        <w:pPrChange w:id="1317" w:author="Jie Lan" w:date="2017-08-19T20:30:00Z">
          <w:pPr>
            <w:ind w:firstLine="720"/>
          </w:pPr>
        </w:pPrChange>
      </w:pPr>
      <w:r w:rsidRPr="00C94919">
        <w:rPr>
          <w:rFonts w:ascii=".萍方-简" w:eastAsia=".萍方-简" w:hAnsi=".萍方-简"/>
          <w:lang w:eastAsia="zh-CN"/>
        </w:rPr>
        <w:t>Oyente</w:t>
      </w:r>
    </w:p>
    <w:p w14:paraId="7A590839" w14:textId="77777777" w:rsidR="00F8790E" w:rsidRPr="005E1A19" w:rsidRDefault="00F8790E" w:rsidP="00B73DC6">
      <w:pPr>
        <w:spacing w:after="0" w:line="240" w:lineRule="auto"/>
        <w:jc w:val="both"/>
        <w:rPr>
          <w:rFonts w:ascii="Times New Roman" w:hAnsi="Times New Roman"/>
          <w:sz w:val="24"/>
          <w:szCs w:val="24"/>
          <w:lang w:val="en-CA" w:eastAsia="zh-CN"/>
        </w:rPr>
        <w:pPrChange w:id="1318" w:author="Jie Lan" w:date="2017-08-19T20:30:00Z">
          <w:pPr>
            <w:spacing w:after="0" w:line="240" w:lineRule="auto"/>
          </w:pPr>
        </w:pPrChange>
      </w:pPr>
      <w:r w:rsidRPr="005E1A19">
        <w:rPr>
          <w:rFonts w:ascii="Times New Roman" w:hAnsi="Times New Roman"/>
          <w:noProof/>
          <w:sz w:val="24"/>
          <w:szCs w:val="24"/>
          <w:lang w:eastAsia="zh-CN"/>
        </w:rPr>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C94919" w:rsidRDefault="00F8790E" w:rsidP="00B73DC6">
      <w:pPr>
        <w:jc w:val="both"/>
        <w:rPr>
          <w:rFonts w:eastAsiaTheme="minorEastAsia"/>
          <w:lang w:eastAsia="zh-CN"/>
        </w:rPr>
        <w:pPrChange w:id="1319" w:author="Jie Lan" w:date="2017-08-19T20:30:00Z">
          <w:pPr/>
        </w:pPrChange>
      </w:pPr>
    </w:p>
    <w:p w14:paraId="69117203" w14:textId="77777777" w:rsidR="00F8790E" w:rsidRPr="005E1A19" w:rsidRDefault="00F8790E" w:rsidP="00B73DC6">
      <w:pPr>
        <w:ind w:firstLine="720"/>
        <w:jc w:val="both"/>
        <w:rPr>
          <w:rFonts w:ascii=".萍方-简" w:eastAsia=".萍方-简" w:hAnsi=".萍方-简"/>
          <w:lang w:eastAsia="zh-CN"/>
        </w:rPr>
        <w:pPrChange w:id="1320" w:author="Jie Lan" w:date="2017-08-19T20:30:00Z">
          <w:pPr>
            <w:ind w:firstLine="720"/>
          </w:pPr>
        </w:pPrChange>
      </w:pPr>
      <w:r w:rsidRPr="005E1A19">
        <w:rPr>
          <w:rFonts w:ascii=".萍方-简" w:eastAsia=".萍方-简" w:hAnsi=".萍方-简"/>
          <w:lang w:eastAsia="zh-CN"/>
        </w:rPr>
        <w:lastRenderedPageBreak/>
        <w:t>Zeppelin</w:t>
      </w:r>
    </w:p>
    <w:p w14:paraId="5D4FBBA6" w14:textId="77777777" w:rsidR="00F8790E" w:rsidRPr="005E1A19" w:rsidRDefault="00F8790E" w:rsidP="00B73DC6">
      <w:pPr>
        <w:spacing w:after="0" w:line="240" w:lineRule="auto"/>
        <w:jc w:val="both"/>
        <w:rPr>
          <w:rFonts w:ascii="Times New Roman" w:hAnsi="Times New Roman"/>
          <w:sz w:val="24"/>
          <w:szCs w:val="24"/>
          <w:lang w:val="en-CA" w:eastAsia="zh-CN"/>
        </w:rPr>
        <w:pPrChange w:id="1321" w:author="Jie Lan" w:date="2017-08-19T20:30:00Z">
          <w:pPr>
            <w:spacing w:after="0" w:line="240" w:lineRule="auto"/>
          </w:pPr>
        </w:pPrChange>
      </w:pPr>
      <w:r w:rsidRPr="005E1A19">
        <w:rPr>
          <w:rFonts w:ascii="Times New Roman" w:hAnsi="Times New Roman"/>
          <w:noProof/>
          <w:sz w:val="24"/>
          <w:szCs w:val="24"/>
          <w:lang w:eastAsia="zh-CN"/>
        </w:rPr>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600F04" w:rsidRDefault="00F8790E" w:rsidP="00B73DC6">
      <w:pPr>
        <w:ind w:firstLine="720"/>
        <w:jc w:val="both"/>
        <w:rPr>
          <w:rFonts w:ascii=".萍方-简" w:eastAsia=".萍方-简" w:hAnsi=".萍方-简"/>
          <w:lang w:eastAsia="zh-CN"/>
        </w:rPr>
        <w:pPrChange w:id="1322" w:author="Jie Lan" w:date="2017-08-19T20:30:00Z">
          <w:pPr>
            <w:ind w:firstLine="720"/>
          </w:pPr>
        </w:pPrChange>
      </w:pPr>
      <w:r w:rsidRPr="00600F04">
        <w:rPr>
          <w:rFonts w:ascii=".萍方-简" w:eastAsia=".萍方-简" w:hAnsi=".萍方-简" w:hint="eastAsia"/>
          <w:lang w:eastAsia="zh-CN"/>
        </w:rPr>
        <w:t>Zeppeline提供了更安全的组件：</w:t>
      </w:r>
    </w:p>
    <w:p w14:paraId="385EF2DB" w14:textId="77777777" w:rsidR="00F8790E" w:rsidRPr="00600F04" w:rsidRDefault="00F8790E" w:rsidP="00B73DC6">
      <w:pPr>
        <w:pStyle w:val="ListParagraph"/>
        <w:numPr>
          <w:ilvl w:val="1"/>
          <w:numId w:val="19"/>
        </w:numPr>
        <w:jc w:val="both"/>
        <w:rPr>
          <w:rFonts w:ascii=".萍方-简" w:eastAsia=".萍方-简" w:hAnsi=".萍方-简"/>
          <w:lang w:eastAsia="zh-CN"/>
        </w:rPr>
        <w:pPrChange w:id="1323" w:author="Jie Lan" w:date="2017-08-19T20:30:00Z">
          <w:pPr>
            <w:pStyle w:val="ListParagraph"/>
            <w:numPr>
              <w:ilvl w:val="1"/>
              <w:numId w:val="19"/>
            </w:numPr>
            <w:ind w:left="1440" w:hanging="360"/>
          </w:pPr>
        </w:pPrChange>
      </w:pPr>
      <w:r w:rsidRPr="00600F04">
        <w:rPr>
          <w:rFonts w:ascii=".萍方-简" w:eastAsia=".萍方-简" w:hAnsi=".萍方-简" w:hint="eastAsia"/>
          <w:lang w:eastAsia="zh-CN"/>
        </w:rPr>
        <w:t>安全数值运算，防止溢出</w:t>
      </w:r>
    </w:p>
    <w:p w14:paraId="2D977B06" w14:textId="77777777" w:rsidR="00F8790E" w:rsidRPr="00600F04" w:rsidRDefault="00F8790E" w:rsidP="00B73DC6">
      <w:pPr>
        <w:pStyle w:val="ListParagraph"/>
        <w:numPr>
          <w:ilvl w:val="1"/>
          <w:numId w:val="19"/>
        </w:numPr>
        <w:jc w:val="both"/>
        <w:rPr>
          <w:rFonts w:ascii=".萍方-简" w:eastAsia=".萍方-简" w:hAnsi=".萍方-简"/>
          <w:lang w:eastAsia="zh-CN"/>
        </w:rPr>
        <w:pPrChange w:id="1324" w:author="Jie Lan" w:date="2017-08-19T20:30:00Z">
          <w:pPr>
            <w:pStyle w:val="ListParagraph"/>
            <w:numPr>
              <w:ilvl w:val="1"/>
              <w:numId w:val="19"/>
            </w:numPr>
            <w:ind w:left="1440" w:hanging="360"/>
          </w:pPr>
        </w:pPrChange>
      </w:pPr>
      <w:r w:rsidRPr="00600F04">
        <w:rPr>
          <w:rFonts w:ascii=".萍方-简" w:eastAsia=".萍方-简" w:hAnsi=".萍方-简" w:hint="eastAsia"/>
          <w:lang w:eastAsia="zh-CN"/>
        </w:rPr>
        <w:t>所有权管理</w:t>
      </w:r>
    </w:p>
    <w:p w14:paraId="27576940" w14:textId="77777777" w:rsidR="00F8790E" w:rsidRPr="00600F04" w:rsidRDefault="00F8790E" w:rsidP="00B73DC6">
      <w:pPr>
        <w:pStyle w:val="ListParagraph"/>
        <w:numPr>
          <w:ilvl w:val="1"/>
          <w:numId w:val="19"/>
        </w:numPr>
        <w:jc w:val="both"/>
        <w:rPr>
          <w:rFonts w:ascii=".萍方-简" w:eastAsia=".萍方-简" w:hAnsi=".萍方-简"/>
          <w:lang w:eastAsia="zh-CN"/>
        </w:rPr>
        <w:pPrChange w:id="1325" w:author="Jie Lan" w:date="2017-08-19T20:30:00Z">
          <w:pPr>
            <w:pStyle w:val="ListParagraph"/>
            <w:numPr>
              <w:ilvl w:val="1"/>
              <w:numId w:val="19"/>
            </w:numPr>
            <w:ind w:left="1440" w:hanging="360"/>
          </w:pPr>
        </w:pPrChange>
      </w:pPr>
      <w:r w:rsidRPr="00600F04">
        <w:rPr>
          <w:rFonts w:ascii=".萍方-简" w:eastAsia=".萍方-简" w:hAnsi=".萍方-简" w:hint="eastAsia"/>
          <w:lang w:eastAsia="zh-CN"/>
        </w:rPr>
        <w:t>支付，余额以及限制每日交易数量</w:t>
      </w:r>
    </w:p>
    <w:p w14:paraId="5F6D8E72" w14:textId="77777777" w:rsidR="00F8790E" w:rsidRPr="00600F04" w:rsidRDefault="00F8790E" w:rsidP="00B73DC6">
      <w:pPr>
        <w:pStyle w:val="ListParagraph"/>
        <w:numPr>
          <w:ilvl w:val="1"/>
          <w:numId w:val="19"/>
        </w:numPr>
        <w:jc w:val="both"/>
        <w:rPr>
          <w:rFonts w:ascii=".萍方-简" w:eastAsia=".萍方-简" w:hAnsi=".萍方-简"/>
          <w:lang w:eastAsia="zh-CN"/>
        </w:rPr>
        <w:pPrChange w:id="1326" w:author="Jie Lan" w:date="2017-08-19T20:30:00Z">
          <w:pPr>
            <w:pStyle w:val="ListParagraph"/>
            <w:numPr>
              <w:ilvl w:val="1"/>
              <w:numId w:val="19"/>
            </w:numPr>
            <w:ind w:left="1440" w:hanging="360"/>
          </w:pPr>
        </w:pPrChange>
      </w:pPr>
      <w:r w:rsidRPr="00600F04">
        <w:rPr>
          <w:rFonts w:ascii=".萍方-简" w:eastAsia=".萍方-简" w:hAnsi=".萍方-简" w:hint="eastAsia"/>
          <w:lang w:eastAsia="zh-CN"/>
        </w:rPr>
        <w:t>多重签名</w:t>
      </w:r>
    </w:p>
    <w:p w14:paraId="08FE8F39" w14:textId="77777777" w:rsidR="00F8790E" w:rsidRPr="00600F04" w:rsidRDefault="00F8790E" w:rsidP="00B73DC6">
      <w:pPr>
        <w:pStyle w:val="ListParagraph"/>
        <w:numPr>
          <w:ilvl w:val="1"/>
          <w:numId w:val="19"/>
        </w:numPr>
        <w:jc w:val="both"/>
        <w:rPr>
          <w:rFonts w:ascii=".萍方-简" w:eastAsia=".萍方-简" w:hAnsi=".萍方-简"/>
          <w:lang w:eastAsia="zh-CN"/>
        </w:rPr>
        <w:pPrChange w:id="1327" w:author="Jie Lan" w:date="2017-08-19T20:30:00Z">
          <w:pPr>
            <w:pStyle w:val="ListParagraph"/>
            <w:numPr>
              <w:ilvl w:val="1"/>
              <w:numId w:val="19"/>
            </w:numPr>
            <w:ind w:left="1440" w:hanging="360"/>
          </w:pPr>
        </w:pPrChange>
      </w:pPr>
      <w:r w:rsidRPr="00600F04">
        <w:rPr>
          <w:rFonts w:ascii=".萍方-简" w:eastAsia=".萍方-简" w:hAnsi=".萍方-简" w:hint="eastAsia"/>
          <w:lang w:eastAsia="zh-CN"/>
        </w:rPr>
        <w:t>Token抽象类和安全实践</w:t>
      </w:r>
    </w:p>
    <w:p w14:paraId="28C92F16" w14:textId="2327054E" w:rsidR="006F1496" w:rsidRDefault="009F5B31" w:rsidP="00B73DC6">
      <w:pPr>
        <w:pStyle w:val="Heading1"/>
        <w:jc w:val="both"/>
        <w:rPr>
          <w:rFonts w:ascii=".萍方-简" w:eastAsia=".萍方-简" w:hAnsi=".萍方-简"/>
          <w:lang w:eastAsia="zh-CN"/>
        </w:rPr>
        <w:pPrChange w:id="1328" w:author="Jie Lan" w:date="2017-08-19T20:30:00Z">
          <w:pPr>
            <w:pStyle w:val="Heading1"/>
          </w:pPr>
        </w:pPrChange>
      </w:pPr>
      <w:bookmarkStart w:id="1329" w:name="_Toc489971216"/>
      <w:r w:rsidRPr="00255521">
        <w:rPr>
          <w:rFonts w:ascii=".萍方-简" w:eastAsia=".萍方-简" w:hAnsi=".萍方-简" w:hint="eastAsia"/>
          <w:lang w:eastAsia="zh-CN"/>
        </w:rPr>
        <w:t>互助链</w:t>
      </w:r>
      <w:r w:rsidR="00E6392D">
        <w:rPr>
          <w:rFonts w:ascii=".萍方-简" w:eastAsia=".萍方-简" w:hAnsi=".萍方-简" w:hint="eastAsia"/>
          <w:lang w:eastAsia="zh-CN"/>
        </w:rPr>
        <w:t>应用实例：一个互助保险的说明</w:t>
      </w:r>
      <w:bookmarkEnd w:id="1329"/>
    </w:p>
    <w:p w14:paraId="2B44F7C3" w14:textId="77777777" w:rsidR="00E6392D" w:rsidRDefault="00E6392D" w:rsidP="00B73DC6">
      <w:pPr>
        <w:jc w:val="both"/>
        <w:rPr>
          <w:rFonts w:asciiTheme="minorHAnsi" w:hAnsiTheme="minorHAnsi"/>
          <w:lang w:eastAsia="zh-CN"/>
        </w:rPr>
        <w:pPrChange w:id="1330" w:author="Jie Lan" w:date="2017-08-19T20:30:00Z">
          <w:pPr/>
        </w:pPrChange>
      </w:pPr>
      <w:r>
        <w:rPr>
          <w:rFonts w:ascii="Microsoft YaHei" w:eastAsia="Microsoft YaHei" w:hAnsi="Microsoft YaHei" w:cs="Microsoft YaHei" w:hint="eastAsia"/>
          <w:lang w:eastAsia="zh-CN"/>
        </w:rPr>
        <w:t>小明是非常典型的数字货币早期投资人：</w:t>
      </w:r>
    </w:p>
    <w:p w14:paraId="0FE1B82D" w14:textId="77777777" w:rsidR="00E6392D" w:rsidRDefault="00E6392D" w:rsidP="00B73DC6">
      <w:pPr>
        <w:pStyle w:val="ListParagraph"/>
        <w:numPr>
          <w:ilvl w:val="0"/>
          <w:numId w:val="38"/>
        </w:numPr>
        <w:spacing w:after="160" w:line="256" w:lineRule="auto"/>
        <w:jc w:val="both"/>
        <w:rPr>
          <w:lang w:eastAsia="zh-CN"/>
        </w:rPr>
        <w:pPrChange w:id="1331" w:author="Jie Lan" w:date="2017-08-19T20:30:00Z">
          <w:pPr>
            <w:pStyle w:val="ListParagraph"/>
            <w:numPr>
              <w:numId w:val="38"/>
            </w:numPr>
            <w:spacing w:after="160" w:line="256" w:lineRule="auto"/>
            <w:ind w:hanging="360"/>
          </w:pPr>
        </w:pPrChange>
      </w:pPr>
      <w:r>
        <w:rPr>
          <w:rFonts w:ascii="Microsoft YaHei" w:eastAsia="Microsoft YaHei" w:hAnsi="Microsoft YaHei" w:cs="Microsoft YaHei" w:hint="eastAsia"/>
          <w:lang w:eastAsia="zh-CN"/>
        </w:rPr>
        <w:t>入市早，持有一定的比特币</w:t>
      </w:r>
    </w:p>
    <w:p w14:paraId="616362FF" w14:textId="77777777" w:rsidR="00E6392D" w:rsidRDefault="00E6392D" w:rsidP="00B73DC6">
      <w:pPr>
        <w:pStyle w:val="ListParagraph"/>
        <w:numPr>
          <w:ilvl w:val="0"/>
          <w:numId w:val="38"/>
        </w:numPr>
        <w:spacing w:after="160" w:line="256" w:lineRule="auto"/>
        <w:jc w:val="both"/>
        <w:rPr>
          <w:lang w:eastAsia="zh-CN"/>
        </w:rPr>
        <w:pPrChange w:id="1332" w:author="Jie Lan" w:date="2017-08-19T20:30:00Z">
          <w:pPr>
            <w:pStyle w:val="ListParagraph"/>
            <w:numPr>
              <w:numId w:val="38"/>
            </w:numPr>
            <w:spacing w:after="160" w:line="256" w:lineRule="auto"/>
            <w:ind w:hanging="360"/>
          </w:pPr>
        </w:pPrChange>
      </w:pPr>
      <w:r>
        <w:rPr>
          <w:rFonts w:ascii="Microsoft YaHei" w:eastAsia="Microsoft YaHei" w:hAnsi="Microsoft YaHei" w:cs="Microsoft YaHei" w:hint="eastAsia"/>
          <w:lang w:eastAsia="zh-CN"/>
        </w:rPr>
        <w:t>长期持有，对比特币的升值抱有乐观积极的看法</w:t>
      </w:r>
    </w:p>
    <w:p w14:paraId="3CD9C9DF" w14:textId="77777777" w:rsidR="00E6392D" w:rsidRDefault="00E6392D" w:rsidP="00B73DC6">
      <w:pPr>
        <w:pStyle w:val="ListParagraph"/>
        <w:numPr>
          <w:ilvl w:val="0"/>
          <w:numId w:val="38"/>
        </w:numPr>
        <w:spacing w:after="160" w:line="256" w:lineRule="auto"/>
        <w:jc w:val="both"/>
        <w:rPr>
          <w:lang w:eastAsia="zh-CN"/>
        </w:rPr>
        <w:pPrChange w:id="1333" w:author="Jie Lan" w:date="2017-08-19T20:30:00Z">
          <w:pPr>
            <w:pStyle w:val="ListParagraph"/>
            <w:numPr>
              <w:numId w:val="38"/>
            </w:numPr>
            <w:spacing w:after="160" w:line="256" w:lineRule="auto"/>
            <w:ind w:hanging="360"/>
          </w:pPr>
        </w:pPrChange>
      </w:pPr>
      <w:r>
        <w:rPr>
          <w:rFonts w:ascii="Microsoft YaHei" w:eastAsia="Microsoft YaHei" w:hAnsi="Microsoft YaHei" w:cs="Microsoft YaHei" w:hint="eastAsia"/>
          <w:lang w:eastAsia="zh-CN"/>
        </w:rPr>
        <w:t>讲究生活品质，愿意尝试新的事物</w:t>
      </w:r>
    </w:p>
    <w:p w14:paraId="0A2245CF" w14:textId="77777777" w:rsidR="00E6392D" w:rsidRDefault="00E6392D" w:rsidP="00B73DC6">
      <w:pPr>
        <w:pStyle w:val="ListParagraph"/>
        <w:numPr>
          <w:ilvl w:val="0"/>
          <w:numId w:val="38"/>
        </w:numPr>
        <w:spacing w:after="160" w:line="256" w:lineRule="auto"/>
        <w:jc w:val="both"/>
        <w:rPr>
          <w:lang w:eastAsia="zh-CN"/>
        </w:rPr>
        <w:pPrChange w:id="1334" w:author="Jie Lan" w:date="2017-08-19T20:30:00Z">
          <w:pPr>
            <w:pStyle w:val="ListParagraph"/>
            <w:numPr>
              <w:numId w:val="38"/>
            </w:numPr>
            <w:spacing w:after="160" w:line="256" w:lineRule="auto"/>
            <w:ind w:hanging="360"/>
          </w:pPr>
        </w:pPrChange>
      </w:pPr>
      <w:r>
        <w:rPr>
          <w:rFonts w:ascii="Microsoft YaHei" w:eastAsia="Microsoft YaHei" w:hAnsi="Microsoft YaHei" w:cs="Microsoft YaHei" w:hint="eastAsia"/>
          <w:lang w:eastAsia="zh-CN"/>
        </w:rPr>
        <w:t>注重自己和家人的财务规划，希望提前规划和规避重大风险，尤其是人身风险</w:t>
      </w:r>
    </w:p>
    <w:p w14:paraId="5FDCC8D9" w14:textId="77777777" w:rsidR="00E6392D" w:rsidRDefault="00E6392D" w:rsidP="00B73DC6">
      <w:pPr>
        <w:jc w:val="both"/>
        <w:rPr>
          <w:lang w:eastAsia="zh-CN"/>
        </w:rPr>
        <w:pPrChange w:id="1335" w:author="Jie Lan" w:date="2017-08-19T20:30:00Z">
          <w:pPr/>
        </w:pPrChange>
      </w:pPr>
      <w:r>
        <w:rPr>
          <w:rFonts w:ascii="Microsoft YaHei" w:eastAsia="Microsoft YaHei" w:hAnsi="Microsoft YaHei" w:cs="Microsoft YaHei" w:hint="eastAsia"/>
          <w:lang w:eastAsia="zh-CN"/>
        </w:rPr>
        <w:t>然而，目前市场上没有太多金融产品的选择：</w:t>
      </w:r>
    </w:p>
    <w:p w14:paraId="341224F1" w14:textId="77777777" w:rsidR="00E6392D" w:rsidRDefault="00E6392D" w:rsidP="00B73DC6">
      <w:pPr>
        <w:pStyle w:val="ListParagraph"/>
        <w:numPr>
          <w:ilvl w:val="0"/>
          <w:numId w:val="39"/>
        </w:numPr>
        <w:spacing w:after="160" w:line="256" w:lineRule="auto"/>
        <w:jc w:val="both"/>
        <w:rPr>
          <w:lang w:eastAsia="zh-CN"/>
        </w:rPr>
        <w:pPrChange w:id="1336" w:author="Jie Lan" w:date="2017-08-19T20:30:00Z">
          <w:pPr>
            <w:pStyle w:val="ListParagraph"/>
            <w:numPr>
              <w:numId w:val="39"/>
            </w:numPr>
            <w:spacing w:after="160" w:line="256" w:lineRule="auto"/>
            <w:ind w:hanging="360"/>
          </w:pPr>
        </w:pPrChange>
      </w:pPr>
      <w:r>
        <w:rPr>
          <w:rFonts w:ascii="Microsoft YaHei" w:eastAsia="Microsoft YaHei" w:hAnsi="Microsoft YaHei" w:cs="Microsoft YaHei" w:hint="eastAsia"/>
          <w:lang w:eastAsia="zh-CN"/>
        </w:rPr>
        <w:t>传统的保险公司销售的人寿保险产品，无法满足小明对数字资产增值的需求；</w:t>
      </w:r>
    </w:p>
    <w:p w14:paraId="372011E9" w14:textId="77777777" w:rsidR="00E6392D" w:rsidRDefault="00E6392D" w:rsidP="00B73DC6">
      <w:pPr>
        <w:pStyle w:val="ListParagraph"/>
        <w:numPr>
          <w:ilvl w:val="0"/>
          <w:numId w:val="39"/>
        </w:numPr>
        <w:spacing w:after="160" w:line="256" w:lineRule="auto"/>
        <w:jc w:val="both"/>
        <w:rPr>
          <w:lang w:eastAsia="zh-CN"/>
        </w:rPr>
        <w:pPrChange w:id="1337" w:author="Jie Lan" w:date="2017-08-19T20:30:00Z">
          <w:pPr>
            <w:pStyle w:val="ListParagraph"/>
            <w:numPr>
              <w:numId w:val="39"/>
            </w:numPr>
            <w:spacing w:after="160" w:line="256" w:lineRule="auto"/>
            <w:ind w:hanging="360"/>
          </w:pPr>
        </w:pPrChange>
      </w:pPr>
      <w:r>
        <w:rPr>
          <w:rFonts w:ascii="Microsoft YaHei" w:eastAsia="Microsoft YaHei" w:hAnsi="Microsoft YaHei" w:cs="Microsoft YaHei" w:hint="eastAsia"/>
          <w:lang w:eastAsia="zh-CN"/>
        </w:rPr>
        <w:lastRenderedPageBreak/>
        <w:t>新兴的数字货币市场，没有成熟的保险产品满足小明的需求，甚至，没有一个公司或者一个组织能够提供简单的产品</w:t>
      </w:r>
    </w:p>
    <w:p w14:paraId="645BE1BF" w14:textId="77777777" w:rsidR="00E6392D" w:rsidRDefault="00E6392D" w:rsidP="00B73DC6">
      <w:pPr>
        <w:jc w:val="both"/>
        <w:rPr>
          <w:lang w:eastAsia="zh-CN"/>
        </w:rPr>
        <w:pPrChange w:id="1338" w:author="Jie Lan" w:date="2017-08-19T20:30:00Z">
          <w:pPr/>
        </w:pPrChange>
      </w:pPr>
      <w:r>
        <w:rPr>
          <w:rFonts w:ascii="Microsoft YaHei" w:eastAsia="Microsoft YaHei" w:hAnsi="Microsoft YaHei" w:cs="Microsoft YaHei" w:hint="eastAsia"/>
          <w:lang w:eastAsia="zh-CN"/>
        </w:rPr>
        <w:t>在比特币投资的圈子中，小明发现了</w:t>
      </w:r>
      <w:r>
        <w:rPr>
          <w:lang w:eastAsia="zh-CN"/>
        </w:rPr>
        <w:t>mchain.io,</w:t>
      </w:r>
      <w:r>
        <w:rPr>
          <w:rFonts w:ascii="Microsoft YaHei" w:eastAsia="Microsoft YaHei" w:hAnsi="Microsoft YaHei" w:cs="Microsoft YaHei" w:hint="eastAsia"/>
          <w:lang w:eastAsia="zh-CN"/>
        </w:rPr>
        <w:t>一家为数字货币圈的小伙伴们提供数字资产为基础的人寿保险的平台。小明对这个平台产生了兴趣。</w:t>
      </w:r>
    </w:p>
    <w:p w14:paraId="33F04EE1" w14:textId="77777777" w:rsidR="00E6392D" w:rsidRDefault="00E6392D" w:rsidP="00B73DC6">
      <w:pPr>
        <w:jc w:val="both"/>
        <w:rPr>
          <w:lang w:eastAsia="zh-CN"/>
        </w:rPr>
        <w:pPrChange w:id="1339" w:author="Jie Lan" w:date="2017-08-19T20:30:00Z">
          <w:pPr/>
        </w:pPrChange>
      </w:pPr>
      <w:r>
        <w:rPr>
          <w:rFonts w:ascii="Microsoft YaHei" w:eastAsia="Microsoft YaHei" w:hAnsi="Microsoft YaHei" w:cs="Microsoft YaHei" w:hint="eastAsia"/>
          <w:lang w:eastAsia="zh-CN"/>
        </w:rPr>
        <w:t>小明来到</w:t>
      </w:r>
      <w:r>
        <w:rPr>
          <w:lang w:eastAsia="zh-CN"/>
        </w:rPr>
        <w:t>mchain.io,</w:t>
      </w:r>
      <w:r>
        <w:rPr>
          <w:rFonts w:ascii="Microsoft YaHei" w:eastAsia="Microsoft YaHei" w:hAnsi="Microsoft YaHei" w:cs="Microsoft YaHei" w:hint="eastAsia"/>
          <w:lang w:eastAsia="zh-CN"/>
        </w:rPr>
        <w:t>他发现可以以两种身份来注册：一种是自己现实世界中真实的身份，既身份证定义的身份；一种是数字身份，既通过区块链的数字信息定义的身份。</w:t>
      </w:r>
      <w:r>
        <w:rPr>
          <w:lang w:eastAsia="zh-CN"/>
        </w:rPr>
        <w:t>Mchain.io</w:t>
      </w:r>
      <w:r>
        <w:rPr>
          <w:rFonts w:ascii="Microsoft YaHei" w:eastAsia="Microsoft YaHei" w:hAnsi="Microsoft YaHei" w:cs="Microsoft YaHei" w:hint="eastAsia"/>
          <w:lang w:eastAsia="zh-CN"/>
        </w:rPr>
        <w:t>提供的人寿保险，可以连接两个身份，也可以把两个身份完全分开。不同的是，真实身份的小明，很大概率活不过</w:t>
      </w:r>
      <w:r>
        <w:rPr>
          <w:lang w:eastAsia="zh-CN"/>
        </w:rPr>
        <w:t>120</w:t>
      </w:r>
      <w:r>
        <w:rPr>
          <w:rFonts w:ascii="Microsoft YaHei" w:eastAsia="Microsoft YaHei" w:hAnsi="Microsoft YaHei" w:cs="Microsoft YaHei" w:hint="eastAsia"/>
          <w:lang w:eastAsia="zh-CN"/>
        </w:rPr>
        <w:t>岁，而数字身份理论上而言，只要区块链存在，是永不熄灭的生命。</w:t>
      </w:r>
    </w:p>
    <w:p w14:paraId="250ED632" w14:textId="77777777" w:rsidR="00E6392D" w:rsidRDefault="00E6392D" w:rsidP="00B73DC6">
      <w:pPr>
        <w:jc w:val="both"/>
        <w:rPr>
          <w:lang w:eastAsia="zh-CN"/>
        </w:rPr>
        <w:pPrChange w:id="1340" w:author="Jie Lan" w:date="2017-08-19T20:30:00Z">
          <w:pPr/>
        </w:pPrChange>
      </w:pPr>
      <w:r>
        <w:rPr>
          <w:rFonts w:ascii="Microsoft YaHei" w:eastAsia="Microsoft YaHei" w:hAnsi="Microsoft YaHei" w:cs="Microsoft YaHei" w:hint="eastAsia"/>
          <w:lang w:eastAsia="zh-CN"/>
        </w:rPr>
        <w:t>小明把两个身份都注册了，并且没有把两个身份关联。理论上而言，小明可以拥有无限的数字身份，只要他的比特币足够多。</w:t>
      </w:r>
    </w:p>
    <w:p w14:paraId="453C0871" w14:textId="77777777" w:rsidR="00E6392D" w:rsidRDefault="00E6392D" w:rsidP="00B73DC6">
      <w:pPr>
        <w:jc w:val="both"/>
        <w:rPr>
          <w:lang w:eastAsia="zh-CN"/>
        </w:rPr>
        <w:pPrChange w:id="1341" w:author="Jie Lan" w:date="2017-08-19T20:30:00Z">
          <w:pPr/>
        </w:pPrChange>
      </w:pPr>
      <w:r>
        <w:rPr>
          <w:rFonts w:ascii="Microsoft YaHei" w:eastAsia="Microsoft YaHei" w:hAnsi="Microsoft YaHei" w:cs="Microsoft YaHei" w:hint="eastAsia"/>
          <w:lang w:eastAsia="zh-CN"/>
        </w:rPr>
        <w:t>完成身份信息提交后，小明选择用真实身份在</w:t>
      </w:r>
      <w:r>
        <w:rPr>
          <w:lang w:eastAsia="zh-CN"/>
        </w:rPr>
        <w:t>mchain.io</w:t>
      </w:r>
      <w:r>
        <w:rPr>
          <w:rFonts w:ascii="Microsoft YaHei" w:eastAsia="Microsoft YaHei" w:hAnsi="Microsoft YaHei" w:cs="Microsoft YaHei" w:hint="eastAsia"/>
          <w:lang w:eastAsia="zh-CN"/>
        </w:rPr>
        <w:t>上，通过连接自己的银行账户，购买了一个比特币，用于在平台上来购买人寿保险。</w:t>
      </w:r>
    </w:p>
    <w:p w14:paraId="2B1CAD72" w14:textId="77777777" w:rsidR="00E6392D" w:rsidRDefault="00E6392D" w:rsidP="00B73DC6">
      <w:pPr>
        <w:jc w:val="both"/>
        <w:rPr>
          <w:lang w:eastAsia="zh-CN"/>
        </w:rPr>
        <w:pPrChange w:id="1342" w:author="Jie Lan" w:date="2017-08-19T20:30:00Z">
          <w:pPr/>
        </w:pPrChange>
      </w:pPr>
      <w:r>
        <w:rPr>
          <w:rFonts w:ascii="Microsoft YaHei" w:eastAsia="Microsoft YaHei" w:hAnsi="Microsoft YaHei" w:cs="Microsoft YaHei" w:hint="eastAsia"/>
          <w:lang w:eastAsia="zh-CN"/>
        </w:rPr>
        <w:t>同时，小明用数字身份，通过自己的比特币电子钱包，为自己在</w:t>
      </w:r>
      <w:r>
        <w:rPr>
          <w:lang w:eastAsia="zh-CN"/>
        </w:rPr>
        <w:t>mchain.io</w:t>
      </w:r>
      <w:r>
        <w:rPr>
          <w:rFonts w:ascii="Microsoft YaHei" w:eastAsia="Microsoft YaHei" w:hAnsi="Microsoft YaHei" w:cs="Microsoft YaHei" w:hint="eastAsia"/>
          <w:lang w:eastAsia="zh-CN"/>
        </w:rPr>
        <w:t>的账户中转入了一个比特币，用来购买平台上的人寿保险。</w:t>
      </w:r>
    </w:p>
    <w:p w14:paraId="0636B274" w14:textId="77777777" w:rsidR="00E6392D" w:rsidRDefault="00E6392D" w:rsidP="00B73DC6">
      <w:pPr>
        <w:jc w:val="both"/>
        <w:rPr>
          <w:lang w:eastAsia="zh-CN"/>
        </w:rPr>
        <w:pPrChange w:id="1343" w:author="Jie Lan" w:date="2017-08-19T20:30:00Z">
          <w:pPr/>
        </w:pPrChange>
      </w:pPr>
      <w:r>
        <w:rPr>
          <w:rFonts w:ascii="Microsoft YaHei" w:eastAsia="Microsoft YaHei" w:hAnsi="Microsoft YaHei" w:cs="Microsoft YaHei" w:hint="eastAsia"/>
          <w:lang w:eastAsia="zh-CN"/>
        </w:rPr>
        <w:t>平台的人寿保险账户被激活的最低要求是，在账户中至少有一个比特币。</w:t>
      </w:r>
    </w:p>
    <w:p w14:paraId="7B68BCEA" w14:textId="77777777" w:rsidR="00E6392D" w:rsidRDefault="00E6392D" w:rsidP="00B73DC6">
      <w:pPr>
        <w:jc w:val="both"/>
        <w:rPr>
          <w:lang w:eastAsia="zh-CN"/>
        </w:rPr>
        <w:pPrChange w:id="1344" w:author="Jie Lan" w:date="2017-08-19T20:30:00Z">
          <w:pPr/>
        </w:pPrChange>
      </w:pPr>
      <w:r>
        <w:rPr>
          <w:rFonts w:ascii="Microsoft YaHei" w:eastAsia="Microsoft YaHei" w:hAnsi="Microsoft YaHei" w:cs="Microsoft YaHei" w:hint="eastAsia"/>
          <w:lang w:eastAsia="zh-CN"/>
        </w:rPr>
        <w:t>小明在比较了平台提供的人寿保险后，决定在</w:t>
      </w:r>
      <w:r>
        <w:rPr>
          <w:lang w:eastAsia="zh-CN"/>
        </w:rPr>
        <w:t>1</w:t>
      </w:r>
      <w:r>
        <w:rPr>
          <w:rFonts w:ascii="Microsoft YaHei" w:eastAsia="Microsoft YaHei" w:hAnsi="Microsoft YaHei" w:cs="Microsoft YaHei" w:hint="eastAsia"/>
          <w:lang w:eastAsia="zh-CN"/>
        </w:rPr>
        <w:t>年期，</w:t>
      </w:r>
      <w:r>
        <w:rPr>
          <w:lang w:eastAsia="zh-CN"/>
        </w:rPr>
        <w:t>2</w:t>
      </w:r>
      <w:r>
        <w:rPr>
          <w:rFonts w:ascii="Microsoft YaHei" w:eastAsia="Microsoft YaHei" w:hAnsi="Microsoft YaHei" w:cs="Microsoft YaHei" w:hint="eastAsia"/>
          <w:lang w:eastAsia="zh-CN"/>
        </w:rPr>
        <w:t>年期，</w:t>
      </w:r>
      <w:r>
        <w:rPr>
          <w:lang w:eastAsia="zh-CN"/>
        </w:rPr>
        <w:t>5</w:t>
      </w:r>
      <w:r>
        <w:rPr>
          <w:rFonts w:ascii="Microsoft YaHei" w:eastAsia="Microsoft YaHei" w:hAnsi="Microsoft YaHei" w:cs="Microsoft YaHei" w:hint="eastAsia"/>
          <w:lang w:eastAsia="zh-CN"/>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Default="00E6392D" w:rsidP="00B73DC6">
      <w:pPr>
        <w:jc w:val="both"/>
        <w:rPr>
          <w:lang w:eastAsia="zh-CN"/>
        </w:rPr>
        <w:pPrChange w:id="1345" w:author="Jie Lan" w:date="2017-08-19T20:30:00Z">
          <w:pPr/>
        </w:pPrChange>
      </w:pPr>
    </w:p>
    <w:p w14:paraId="1B85C204" w14:textId="77777777" w:rsidR="00E6392D" w:rsidRDefault="00E6392D" w:rsidP="00B73DC6">
      <w:pPr>
        <w:jc w:val="both"/>
        <w:rPr>
          <w:lang w:eastAsia="zh-CN"/>
        </w:rPr>
        <w:pPrChange w:id="1346" w:author="Jie Lan" w:date="2017-08-19T20:30:00Z">
          <w:pPr/>
        </w:pPrChange>
      </w:pPr>
      <w:r>
        <w:rPr>
          <w:rFonts w:ascii="Microsoft YaHei" w:eastAsia="Microsoft YaHei" w:hAnsi="Microsoft YaHei" w:cs="Microsoft YaHei" w:hint="eastAsia"/>
          <w:lang w:eastAsia="zh-CN"/>
        </w:rPr>
        <w:t>小明仔细的看了平台细则后，发现保险的赔付部分是如下运行的：</w:t>
      </w:r>
    </w:p>
    <w:p w14:paraId="7570E233" w14:textId="77777777" w:rsidR="00E6392D" w:rsidRDefault="00E6392D" w:rsidP="00B73DC6">
      <w:pPr>
        <w:jc w:val="both"/>
        <w:rPr>
          <w:lang w:eastAsia="zh-CN"/>
        </w:rPr>
        <w:pPrChange w:id="1347" w:author="Jie Lan" w:date="2017-08-19T20:30:00Z">
          <w:pPr/>
        </w:pPrChange>
      </w:pPr>
      <w:r>
        <w:rPr>
          <w:rFonts w:ascii="Microsoft YaHei" w:eastAsia="Microsoft YaHei" w:hAnsi="Microsoft YaHei" w:cs="Microsoft YaHei" w:hint="eastAsia"/>
          <w:lang w:eastAsia="zh-CN"/>
        </w:rPr>
        <w:t>保险的保费是一个比特币，需要存入</w:t>
      </w:r>
      <w:r>
        <w:rPr>
          <w:lang w:eastAsia="zh-CN"/>
        </w:rPr>
        <w:t>mchain.io</w:t>
      </w:r>
      <w:r>
        <w:rPr>
          <w:rFonts w:ascii="Microsoft YaHei" w:eastAsia="Microsoft YaHei" w:hAnsi="Microsoft YaHei" w:cs="Microsoft YaHei" w:hint="eastAsia"/>
          <w:lang w:eastAsia="zh-CN"/>
        </w:rPr>
        <w:t>的信托账户。如果真实身份的小明过世，而过世年纪是在</w:t>
      </w:r>
      <w:r>
        <w:rPr>
          <w:lang w:eastAsia="zh-CN"/>
        </w:rPr>
        <w:t>0</w:t>
      </w:r>
      <w:r>
        <w:rPr>
          <w:rFonts w:ascii="Microsoft YaHei" w:eastAsia="Microsoft YaHei" w:hAnsi="Microsoft YaHei" w:cs="Microsoft YaHei" w:hint="eastAsia"/>
          <w:lang w:eastAsia="zh-CN"/>
        </w:rPr>
        <w:t>到</w:t>
      </w:r>
      <w:r>
        <w:rPr>
          <w:lang w:eastAsia="zh-CN"/>
        </w:rPr>
        <w:t>55</w:t>
      </w:r>
      <w:r>
        <w:rPr>
          <w:rFonts w:ascii="Microsoft YaHei" w:eastAsia="Microsoft YaHei" w:hAnsi="Microsoft YaHei" w:cs="Microsoft YaHei" w:hint="eastAsia"/>
          <w:lang w:eastAsia="zh-CN"/>
        </w:rPr>
        <w:t>岁，那么保险会赔付</w:t>
      </w:r>
      <w:r>
        <w:rPr>
          <w:lang w:eastAsia="zh-CN"/>
        </w:rPr>
        <w:t>10</w:t>
      </w:r>
      <w:r>
        <w:rPr>
          <w:rFonts w:ascii="Microsoft YaHei" w:eastAsia="Microsoft YaHei" w:hAnsi="Microsoft YaHei" w:cs="Microsoft YaHei" w:hint="eastAsia"/>
          <w:lang w:eastAsia="zh-CN"/>
        </w:rPr>
        <w:t>个比特币，如果是在</w:t>
      </w:r>
      <w:r>
        <w:rPr>
          <w:lang w:eastAsia="zh-CN"/>
        </w:rPr>
        <w:t>56</w:t>
      </w:r>
      <w:r>
        <w:rPr>
          <w:rFonts w:ascii="Microsoft YaHei" w:eastAsia="Microsoft YaHei" w:hAnsi="Microsoft YaHei" w:cs="Microsoft YaHei" w:hint="eastAsia"/>
          <w:lang w:eastAsia="zh-CN"/>
        </w:rPr>
        <w:t>岁到</w:t>
      </w:r>
      <w:r>
        <w:rPr>
          <w:lang w:eastAsia="zh-CN"/>
        </w:rPr>
        <w:t>85</w:t>
      </w:r>
      <w:r>
        <w:rPr>
          <w:rFonts w:ascii="Microsoft YaHei" w:eastAsia="Microsoft YaHei" w:hAnsi="Microsoft YaHei" w:cs="Microsoft YaHei" w:hint="eastAsia"/>
          <w:lang w:eastAsia="zh-CN"/>
        </w:rPr>
        <w:t>岁之间过世，那么保险赔付</w:t>
      </w:r>
      <w:r>
        <w:rPr>
          <w:lang w:eastAsia="zh-CN"/>
        </w:rPr>
        <w:t>5</w:t>
      </w:r>
      <w:r>
        <w:rPr>
          <w:rFonts w:ascii="Microsoft YaHei" w:eastAsia="Microsoft YaHei" w:hAnsi="Microsoft YaHei" w:cs="Microsoft YaHei" w:hint="eastAsia"/>
          <w:lang w:eastAsia="zh-CN"/>
        </w:rPr>
        <w:t>个比特币，如果是在</w:t>
      </w:r>
      <w:r>
        <w:rPr>
          <w:lang w:eastAsia="zh-CN"/>
        </w:rPr>
        <w:t>86</w:t>
      </w:r>
      <w:r>
        <w:rPr>
          <w:rFonts w:ascii="Microsoft YaHei" w:eastAsia="Microsoft YaHei" w:hAnsi="Microsoft YaHei" w:cs="Microsoft YaHei" w:hint="eastAsia"/>
          <w:lang w:eastAsia="zh-CN"/>
        </w:rPr>
        <w:t>岁到</w:t>
      </w:r>
      <w:r>
        <w:rPr>
          <w:lang w:eastAsia="zh-CN"/>
        </w:rPr>
        <w:t>100</w:t>
      </w:r>
      <w:r>
        <w:rPr>
          <w:rFonts w:ascii="Microsoft YaHei" w:eastAsia="Microsoft YaHei" w:hAnsi="Microsoft YaHei" w:cs="Microsoft YaHei" w:hint="eastAsia"/>
          <w:lang w:eastAsia="zh-CN"/>
        </w:rPr>
        <w:t>岁之间过世，保险赔付</w:t>
      </w:r>
      <w:r>
        <w:rPr>
          <w:lang w:eastAsia="zh-CN"/>
        </w:rPr>
        <w:t>2</w:t>
      </w:r>
      <w:r>
        <w:rPr>
          <w:rFonts w:ascii="Microsoft YaHei" w:eastAsia="Microsoft YaHei" w:hAnsi="Microsoft YaHei" w:cs="Microsoft YaHei" w:hint="eastAsia"/>
          <w:lang w:eastAsia="zh-CN"/>
        </w:rPr>
        <w:t>个比特币。在</w:t>
      </w:r>
      <w:r>
        <w:rPr>
          <w:lang w:eastAsia="zh-CN"/>
        </w:rPr>
        <w:t>100</w:t>
      </w:r>
      <w:r>
        <w:rPr>
          <w:rFonts w:ascii="Microsoft YaHei" w:eastAsia="Microsoft YaHei" w:hAnsi="Microsoft YaHei" w:cs="Microsoft YaHei" w:hint="eastAsia"/>
          <w:lang w:eastAsia="zh-CN"/>
        </w:rPr>
        <w:t>岁时，不论小明是否过世，平台都会把这一个比特币还给小明，既退还到小明的</w:t>
      </w:r>
      <w:r>
        <w:rPr>
          <w:lang w:eastAsia="zh-CN"/>
        </w:rPr>
        <w:t>mchain.io</w:t>
      </w:r>
      <w:r>
        <w:rPr>
          <w:rFonts w:ascii="Microsoft YaHei" w:eastAsia="Microsoft YaHei" w:hAnsi="Microsoft YaHei" w:cs="Microsoft YaHei" w:hint="eastAsia"/>
          <w:lang w:eastAsia="zh-CN"/>
        </w:rPr>
        <w:t>账户。小明的保险受益人，或者小明本人，都可以在平台用比特币兑换成法币，然后转到银行账户。</w:t>
      </w:r>
    </w:p>
    <w:p w14:paraId="06A2BB10" w14:textId="77777777" w:rsidR="00E6392D" w:rsidRDefault="00E6392D" w:rsidP="00B73DC6">
      <w:pPr>
        <w:jc w:val="both"/>
        <w:rPr>
          <w:lang w:eastAsia="zh-CN"/>
        </w:rPr>
        <w:pPrChange w:id="1348" w:author="Jie Lan" w:date="2017-08-19T20:30:00Z">
          <w:pPr/>
        </w:pPrChange>
      </w:pPr>
      <w:r>
        <w:rPr>
          <w:rFonts w:ascii="Microsoft YaHei" w:eastAsia="Microsoft YaHei" w:hAnsi="Microsoft YaHei" w:cs="Microsoft YaHei" w:hint="eastAsia"/>
          <w:lang w:eastAsia="zh-CN"/>
        </w:rPr>
        <w:lastRenderedPageBreak/>
        <w:t>小明的数字身份无法确定年纪，虽然小明选择的也是终身保险，然而保费的支付方式确不同。除了在一开始，小明需要把一个比特币转入</w:t>
      </w:r>
      <w:r>
        <w:rPr>
          <w:lang w:eastAsia="zh-CN"/>
        </w:rPr>
        <w:t>mchain.io</w:t>
      </w:r>
      <w:r>
        <w:rPr>
          <w:rFonts w:ascii="Microsoft YaHei" w:eastAsia="Microsoft YaHei" w:hAnsi="Microsoft YaHei" w:cs="Microsoft YaHei" w:hint="eastAsia"/>
          <w:lang w:eastAsia="zh-CN"/>
        </w:rPr>
        <w:t>的信托账户，小明还需要每隔</w:t>
      </w:r>
      <w:r>
        <w:rPr>
          <w:lang w:eastAsia="zh-CN"/>
        </w:rPr>
        <w:t>360</w:t>
      </w:r>
      <w:r>
        <w:rPr>
          <w:rFonts w:ascii="Microsoft YaHei" w:eastAsia="Microsoft YaHei" w:hAnsi="Microsoft YaHei" w:cs="Microsoft YaHei" w:hint="eastAsia"/>
          <w:lang w:eastAsia="zh-CN"/>
        </w:rPr>
        <w:t>天（近似一年），就向</w:t>
      </w:r>
      <w:r>
        <w:rPr>
          <w:lang w:eastAsia="zh-CN"/>
        </w:rPr>
        <w:t>mchain.io</w:t>
      </w:r>
      <w:r>
        <w:rPr>
          <w:rFonts w:ascii="Microsoft YaHei" w:eastAsia="Microsoft YaHei" w:hAnsi="Microsoft YaHei" w:cs="Microsoft YaHei" w:hint="eastAsia"/>
          <w:lang w:eastAsia="zh-CN"/>
        </w:rPr>
        <w:t>的账户打入</w:t>
      </w:r>
      <w:r>
        <w:rPr>
          <w:lang w:eastAsia="zh-CN"/>
        </w:rPr>
        <w:t>0.01</w:t>
      </w:r>
      <w:r>
        <w:rPr>
          <w:rFonts w:ascii="Microsoft YaHei" w:eastAsia="Microsoft YaHei" w:hAnsi="Microsoft YaHei" w:cs="Microsoft YaHei" w:hint="eastAsia"/>
          <w:lang w:eastAsia="zh-CN"/>
        </w:rPr>
        <w:t>个比特币。当连续</w:t>
      </w:r>
      <w:r>
        <w:rPr>
          <w:lang w:eastAsia="zh-CN"/>
        </w:rPr>
        <w:t>5</w:t>
      </w:r>
      <w:r>
        <w:rPr>
          <w:rFonts w:ascii="Microsoft YaHei" w:eastAsia="Microsoft YaHei" w:hAnsi="Microsoft YaHei" w:cs="Microsoft YaHei" w:hint="eastAsia"/>
          <w:lang w:eastAsia="zh-CN"/>
        </w:rPr>
        <w:t>次没有新的比特币打入账户后，</w:t>
      </w:r>
      <w:r>
        <w:rPr>
          <w:lang w:eastAsia="zh-CN"/>
        </w:rPr>
        <w:t>mchain.io</w:t>
      </w:r>
      <w:r>
        <w:rPr>
          <w:rFonts w:ascii="Microsoft YaHei" w:eastAsia="Microsoft YaHei" w:hAnsi="Microsoft YaHei" w:cs="Microsoft YaHei" w:hint="eastAsia"/>
          <w:lang w:eastAsia="zh-CN"/>
        </w:rPr>
        <w:t>判断小明的数字身份为过世。保费的赔付额度取决于连续多少次打入保费。表格如下：</w:t>
      </w:r>
    </w:p>
    <w:tbl>
      <w:tblPr>
        <w:tblStyle w:val="TableGrid"/>
        <w:tblW w:w="0" w:type="auto"/>
        <w:tblLook w:val="04A0" w:firstRow="1" w:lastRow="0" w:firstColumn="1" w:lastColumn="0" w:noHBand="0" w:noVBand="1"/>
      </w:tblPr>
      <w:tblGrid>
        <w:gridCol w:w="4675"/>
        <w:gridCol w:w="4675"/>
      </w:tblGrid>
      <w:tr w:rsidR="00E6392D"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Default="00E6392D" w:rsidP="00B73DC6">
            <w:pPr>
              <w:jc w:val="both"/>
              <w:rPr>
                <w:lang w:eastAsia="zh-CN"/>
              </w:rPr>
              <w:pPrChange w:id="1349" w:author="Jie Lan" w:date="2017-08-19T20:30:00Z">
                <w:pPr/>
              </w:pPrChange>
            </w:pPr>
            <w:r>
              <w:rPr>
                <w:lang w:eastAsia="zh-CN"/>
              </w:rPr>
              <w:t xml:space="preserve">N = </w:t>
            </w:r>
            <w:r>
              <w:rPr>
                <w:rFonts w:ascii="Microsoft YaHei" w:eastAsia="Microsoft YaHei" w:hAnsi="Microsoft YaHei" w:cs="Microsoft YaHei" w:hint="eastAsia"/>
                <w:lang w:eastAsia="zh-CN"/>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Default="00E6392D" w:rsidP="00B73DC6">
            <w:pPr>
              <w:jc w:val="both"/>
              <w:pPrChange w:id="1350" w:author="Jie Lan" w:date="2017-08-19T20:30:00Z">
                <w:pPr/>
              </w:pPrChange>
            </w:pPr>
            <w:r>
              <w:rPr>
                <w:rFonts w:ascii="Microsoft YaHei" w:eastAsia="Microsoft YaHei" w:hAnsi="Microsoft YaHei" w:cs="Microsoft YaHei" w:hint="eastAsia"/>
              </w:rPr>
              <w:t>赔付额度</w:t>
            </w:r>
          </w:p>
        </w:tc>
      </w:tr>
      <w:tr w:rsidR="00E6392D"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Default="00E6392D" w:rsidP="00B73DC6">
            <w:pPr>
              <w:jc w:val="both"/>
              <w:pPrChange w:id="1351" w:author="Jie Lan" w:date="2017-08-19T20:30:00Z">
                <w:pPr/>
              </w:pPrChange>
            </w:pPr>
            <w: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Default="00E6392D" w:rsidP="00B73DC6">
            <w:pPr>
              <w:jc w:val="both"/>
              <w:pPrChange w:id="1352" w:author="Jie Lan" w:date="2017-08-19T20:30:00Z">
                <w:pPr/>
              </w:pPrChange>
            </w:pPr>
            <w:r>
              <w:t xml:space="preserve">10 + N x 0.01 </w:t>
            </w:r>
          </w:p>
        </w:tc>
      </w:tr>
      <w:tr w:rsidR="00E6392D"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Default="00E6392D" w:rsidP="00B73DC6">
            <w:pPr>
              <w:jc w:val="both"/>
              <w:pPrChange w:id="1353" w:author="Jie Lan" w:date="2017-08-19T20:30:00Z">
                <w:pPr/>
              </w:pPrChange>
            </w:pPr>
            <w: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Default="00E6392D" w:rsidP="00B73DC6">
            <w:pPr>
              <w:jc w:val="both"/>
              <w:pPrChange w:id="1354" w:author="Jie Lan" w:date="2017-08-19T20:30:00Z">
                <w:pPr/>
              </w:pPrChange>
            </w:pPr>
            <w:r>
              <w:t>5 + N x 0.01</w:t>
            </w:r>
          </w:p>
        </w:tc>
      </w:tr>
      <w:tr w:rsidR="00E6392D"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Default="00E6392D" w:rsidP="00B73DC6">
            <w:pPr>
              <w:jc w:val="both"/>
              <w:pPrChange w:id="1355" w:author="Jie Lan" w:date="2017-08-19T20:30:00Z">
                <w:pPr/>
              </w:pPrChange>
            </w:pPr>
            <w: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Default="00E6392D" w:rsidP="00B73DC6">
            <w:pPr>
              <w:jc w:val="both"/>
              <w:pPrChange w:id="1356" w:author="Jie Lan" w:date="2017-08-19T20:30:00Z">
                <w:pPr/>
              </w:pPrChange>
            </w:pPr>
            <w:r>
              <w:t>2 + N x 0.01</w:t>
            </w:r>
          </w:p>
        </w:tc>
      </w:tr>
      <w:tr w:rsidR="00E6392D"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Default="00E6392D" w:rsidP="00B73DC6">
            <w:pPr>
              <w:jc w:val="both"/>
              <w:pPrChange w:id="1357" w:author="Jie Lan" w:date="2017-08-19T20:30:00Z">
                <w:pPr/>
              </w:pPrChange>
            </w:pPr>
            <w: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Default="00E6392D" w:rsidP="00B73DC6">
            <w:pPr>
              <w:jc w:val="both"/>
              <w:pPrChange w:id="1358" w:author="Jie Lan" w:date="2017-08-19T20:30:00Z">
                <w:pPr/>
              </w:pPrChange>
            </w:pPr>
            <w:r>
              <w:t xml:space="preserve">1+ N x 0.01 </w:t>
            </w:r>
          </w:p>
        </w:tc>
      </w:tr>
    </w:tbl>
    <w:p w14:paraId="61EEA47E" w14:textId="77777777" w:rsidR="00E6392D" w:rsidRDefault="00E6392D" w:rsidP="00B73DC6">
      <w:pPr>
        <w:jc w:val="both"/>
        <w:rPr>
          <w:rFonts w:asciiTheme="minorHAnsi" w:hAnsiTheme="minorHAnsi" w:cstheme="minorBidi"/>
        </w:rPr>
        <w:pPrChange w:id="1359" w:author="Jie Lan" w:date="2017-08-19T20:30:00Z">
          <w:pPr/>
        </w:pPrChange>
      </w:pPr>
    </w:p>
    <w:p w14:paraId="1B294E1E" w14:textId="77777777" w:rsidR="00E6392D" w:rsidRDefault="00E6392D" w:rsidP="00B73DC6">
      <w:pPr>
        <w:jc w:val="both"/>
        <w:rPr>
          <w:lang w:eastAsia="zh-CN"/>
        </w:rPr>
        <w:pPrChange w:id="1360" w:author="Jie Lan" w:date="2017-08-19T20:30:00Z">
          <w:pPr/>
        </w:pPrChange>
      </w:pPr>
      <w:r>
        <w:rPr>
          <w:rFonts w:ascii="Microsoft YaHei" w:eastAsia="Microsoft YaHei" w:hAnsi="Microsoft YaHei" w:cs="Microsoft YaHei" w:hint="eastAsia"/>
          <w:lang w:eastAsia="zh-CN"/>
        </w:rPr>
        <w:t>除了赔付，小明也仔细看了资产收益账户的运行模式。</w:t>
      </w:r>
    </w:p>
    <w:p w14:paraId="1AA68E4C" w14:textId="77777777" w:rsidR="00E6392D" w:rsidRDefault="00E6392D" w:rsidP="00B73DC6">
      <w:pPr>
        <w:jc w:val="both"/>
        <w:rPr>
          <w:lang w:eastAsia="zh-CN"/>
        </w:rPr>
        <w:pPrChange w:id="1361" w:author="Jie Lan" w:date="2017-08-19T20:30:00Z">
          <w:pPr/>
        </w:pPrChange>
      </w:pPr>
      <w:r>
        <w:rPr>
          <w:rFonts w:ascii="Microsoft YaHei" w:eastAsia="Microsoft YaHei" w:hAnsi="Microsoft YaHei" w:cs="Microsoft YaHei" w:hint="eastAsia"/>
          <w:lang w:eastAsia="zh-CN"/>
        </w:rPr>
        <w:t>真实身份和数字身份的资产收益账户运行都是相同的。当小明加入互助保险的时候，平台已经有</w:t>
      </w:r>
      <w:r>
        <w:rPr>
          <w:lang w:eastAsia="zh-CN"/>
        </w:rPr>
        <w:t>20</w:t>
      </w:r>
      <w:r>
        <w:rPr>
          <w:rFonts w:ascii="Microsoft YaHei" w:eastAsia="Microsoft YaHei" w:hAnsi="Microsoft YaHei" w:cs="Microsoft YaHei" w:hint="eastAsia"/>
          <w:lang w:eastAsia="zh-CN"/>
        </w:rPr>
        <w:t>万成员，而且和他非常像，都是数字货币圈子里的朋友，虽然，他们之间并不知道对方是谁。</w:t>
      </w:r>
    </w:p>
    <w:p w14:paraId="02ADB256" w14:textId="77777777" w:rsidR="00E6392D" w:rsidRDefault="00E6392D" w:rsidP="00B73DC6">
      <w:pPr>
        <w:jc w:val="both"/>
        <w:rPr>
          <w:lang w:eastAsia="zh-CN"/>
        </w:rPr>
        <w:pPrChange w:id="1362" w:author="Jie Lan" w:date="2017-08-19T20:30:00Z">
          <w:pPr/>
        </w:pPrChange>
      </w:pPr>
      <w:r>
        <w:rPr>
          <w:rFonts w:ascii="Microsoft YaHei" w:eastAsia="Microsoft YaHei" w:hAnsi="Microsoft YaHei" w:cs="Microsoft YaHei" w:hint="eastAsia"/>
          <w:lang w:eastAsia="zh-CN"/>
        </w:rPr>
        <w:t>初始时，平台的信托中已经有至少</w:t>
      </w:r>
      <w:r>
        <w:rPr>
          <w:lang w:eastAsia="zh-CN"/>
        </w:rPr>
        <w:t>20</w:t>
      </w:r>
      <w:r>
        <w:rPr>
          <w:rFonts w:ascii="Microsoft YaHei" w:eastAsia="Microsoft YaHei" w:hAnsi="Microsoft YaHei" w:cs="Microsoft YaHei" w:hint="eastAsia"/>
          <w:lang w:eastAsia="zh-CN"/>
        </w:rPr>
        <w:t>万枚比特币。信托的保守投资策略竟然在目前的市场也可以保持</w:t>
      </w:r>
      <w:r>
        <w:rPr>
          <w:lang w:eastAsia="zh-CN"/>
        </w:rPr>
        <w:t>40%</w:t>
      </w:r>
      <w:r>
        <w:rPr>
          <w:rFonts w:ascii="Microsoft YaHei" w:eastAsia="Microsoft YaHei" w:hAnsi="Microsoft YaHei" w:cs="Microsoft YaHei" w:hint="eastAsia"/>
          <w:lang w:eastAsia="zh-CN"/>
        </w:rPr>
        <w:t>的年回报率。</w:t>
      </w:r>
      <w:r>
        <w:rPr>
          <w:lang w:eastAsia="zh-CN"/>
        </w:rPr>
        <w:t>Mchain.io</w:t>
      </w:r>
      <w:r>
        <w:rPr>
          <w:rFonts w:ascii="Microsoft YaHei" w:eastAsia="Microsoft YaHei" w:hAnsi="Microsoft YaHei" w:cs="Microsoft YaHei" w:hint="eastAsia"/>
          <w:lang w:eastAsia="zh-CN"/>
        </w:rPr>
        <w:t>会收取相应的投资管理费用。</w:t>
      </w:r>
    </w:p>
    <w:p w14:paraId="5C9F2D9C" w14:textId="77777777" w:rsidR="00E6392D" w:rsidRDefault="00E6392D" w:rsidP="00B73DC6">
      <w:pPr>
        <w:jc w:val="both"/>
        <w:rPr>
          <w:lang w:eastAsia="zh-CN"/>
        </w:rPr>
        <w:pPrChange w:id="1363" w:author="Jie Lan" w:date="2017-08-19T20:30:00Z">
          <w:pPr/>
        </w:pPrChange>
      </w:pPr>
      <w:r>
        <w:rPr>
          <w:rFonts w:ascii="Microsoft YaHei" w:eastAsia="Microsoft YaHei" w:hAnsi="Microsoft YaHei" w:cs="Microsoft YaHei" w:hint="eastAsia"/>
          <w:lang w:eastAsia="zh-CN"/>
        </w:rPr>
        <w:t>同时，每当有一个数字身份加入互助保险平台，每个现有的成员，在资产收益账户中，会有相应的一笔保费收入。当然，当某一个投保人过世的时候</w:t>
      </w:r>
      <w:r>
        <w:rPr>
          <w:lang w:eastAsia="zh-CN"/>
        </w:rPr>
        <w:t xml:space="preserve">, mchain.io </w:t>
      </w:r>
      <w:r>
        <w:rPr>
          <w:rFonts w:ascii="Microsoft YaHei" w:eastAsia="Microsoft YaHei" w:hAnsi="Microsoft YaHei" w:cs="Microsoft YaHei" w:hint="eastAsia"/>
          <w:lang w:eastAsia="zh-CN"/>
        </w:rPr>
        <w:t>的链和平台会同时更新信息，而且自动从资产账户中扣除需要的赔付部分。</w:t>
      </w:r>
    </w:p>
    <w:p w14:paraId="61A5A57F" w14:textId="77777777" w:rsidR="00E6392D" w:rsidRDefault="00E6392D" w:rsidP="00B73DC6">
      <w:pPr>
        <w:jc w:val="both"/>
        <w:rPr>
          <w:lang w:eastAsia="zh-CN"/>
        </w:rPr>
        <w:pPrChange w:id="1364" w:author="Jie Lan" w:date="2017-08-19T20:30:00Z">
          <w:pPr/>
        </w:pPrChange>
      </w:pPr>
      <w:r>
        <w:rPr>
          <w:rFonts w:ascii="Microsoft YaHei" w:eastAsia="Microsoft YaHei" w:hAnsi="Microsoft YaHei" w:cs="Microsoft YaHei" w:hint="eastAsia"/>
          <w:lang w:eastAsia="zh-CN"/>
        </w:rPr>
        <w:t>由于数字身份的特殊性，只要一直付保费，就可以一直享受资产收益，而且超越</w:t>
      </w:r>
      <w:r>
        <w:rPr>
          <w:lang w:eastAsia="zh-CN"/>
        </w:rPr>
        <w:t>100</w:t>
      </w:r>
      <w:r>
        <w:rPr>
          <w:rFonts w:ascii="Microsoft YaHei" w:eastAsia="Microsoft YaHei" w:hAnsi="Microsoft YaHei" w:cs="Microsoft YaHei" w:hint="eastAsia"/>
          <w:lang w:eastAsia="zh-CN"/>
        </w:rPr>
        <w:t>岁的限制。</w:t>
      </w:r>
    </w:p>
    <w:p w14:paraId="2ACAD23A" w14:textId="77777777" w:rsidR="00E6392D" w:rsidRDefault="00E6392D" w:rsidP="00B73DC6">
      <w:pPr>
        <w:jc w:val="both"/>
        <w:rPr>
          <w:lang w:eastAsia="zh-CN"/>
        </w:rPr>
        <w:pPrChange w:id="1365" w:author="Jie Lan" w:date="2017-08-19T20:30:00Z">
          <w:pPr/>
        </w:pPrChange>
      </w:pPr>
      <w:r>
        <w:rPr>
          <w:rFonts w:ascii="Microsoft YaHei" w:eastAsia="Microsoft YaHei" w:hAnsi="Microsoft YaHei" w:cs="Microsoft YaHei" w:hint="eastAsia"/>
          <w:lang w:eastAsia="zh-CN"/>
        </w:rPr>
        <w:t>当投保人过世，或者被判定过时的时候，资产账户的收益，自动转入</w:t>
      </w:r>
      <w:r>
        <w:rPr>
          <w:lang w:eastAsia="zh-CN"/>
        </w:rPr>
        <w:t>mchain.io</w:t>
      </w:r>
      <w:r>
        <w:rPr>
          <w:rFonts w:ascii="Microsoft YaHei" w:eastAsia="Microsoft YaHei" w:hAnsi="Microsoft YaHei" w:cs="Microsoft YaHei" w:hint="eastAsia"/>
          <w:lang w:eastAsia="zh-CN"/>
        </w:rPr>
        <w:t>上小明的账户，或者小明选定的受益人账户。</w:t>
      </w:r>
    </w:p>
    <w:p w14:paraId="0B8ACE4B" w14:textId="289CA242" w:rsidR="00E6392D" w:rsidRPr="00E6392D" w:rsidRDefault="00E6392D" w:rsidP="00B73DC6">
      <w:pPr>
        <w:jc w:val="both"/>
        <w:rPr>
          <w:rFonts w:eastAsia=".萍方-简"/>
          <w:lang w:eastAsia="zh-CN"/>
        </w:rPr>
        <w:pPrChange w:id="1366" w:author="Jie Lan" w:date="2017-08-19T20:30:00Z">
          <w:pPr/>
        </w:pPrChange>
      </w:pPr>
    </w:p>
    <w:p w14:paraId="49202D5E" w14:textId="77777777" w:rsidR="009F5B31" w:rsidRPr="00255521" w:rsidRDefault="009F5B31" w:rsidP="00B73DC6">
      <w:pPr>
        <w:pStyle w:val="Heading1"/>
        <w:jc w:val="both"/>
        <w:rPr>
          <w:rFonts w:ascii=".萍方-简" w:eastAsia=".萍方-简" w:hAnsi=".萍方-简"/>
          <w:lang w:eastAsia="zh-CN"/>
        </w:rPr>
        <w:pPrChange w:id="1367" w:author="Jie Lan" w:date="2017-08-19T20:30:00Z">
          <w:pPr>
            <w:pStyle w:val="Heading1"/>
          </w:pPr>
        </w:pPrChange>
      </w:pPr>
      <w:bookmarkStart w:id="1368" w:name="_Toc489971217"/>
      <w:r w:rsidRPr="00255521">
        <w:rPr>
          <w:rFonts w:ascii=".萍方-简" w:eastAsia=".萍方-简" w:hAnsi=".萍方-简" w:hint="eastAsia"/>
          <w:lang w:eastAsia="zh-CN"/>
        </w:rPr>
        <w:t>互助链</w:t>
      </w:r>
      <w:r w:rsidR="009002FB" w:rsidRPr="00255521">
        <w:rPr>
          <w:rFonts w:ascii=".萍方-简" w:eastAsia=".萍方-简" w:hAnsi=".萍方-简" w:hint="eastAsia"/>
          <w:lang w:eastAsia="zh-CN"/>
        </w:rPr>
        <w:t>Muton币</w:t>
      </w:r>
      <w:r w:rsidRPr="00255521">
        <w:rPr>
          <w:rFonts w:ascii=".萍方-简" w:eastAsia=".萍方-简" w:hAnsi=".萍方-简" w:hint="eastAsia"/>
          <w:lang w:eastAsia="zh-CN"/>
        </w:rPr>
        <w:t>ICO及ICO之后的项目情况</w:t>
      </w:r>
      <w:bookmarkEnd w:id="1368"/>
    </w:p>
    <w:p w14:paraId="727948D6" w14:textId="77777777" w:rsidR="005D42CC" w:rsidRPr="00255521" w:rsidRDefault="005D42CC" w:rsidP="00B73DC6">
      <w:pPr>
        <w:pStyle w:val="Heading2"/>
        <w:jc w:val="both"/>
        <w:rPr>
          <w:rFonts w:ascii=".萍方-简" w:eastAsia=".萍方-简" w:hAnsi=".萍方-简"/>
          <w:lang w:eastAsia="zh-CN"/>
        </w:rPr>
        <w:pPrChange w:id="1369" w:author="Jie Lan" w:date="2017-08-19T20:30:00Z">
          <w:pPr>
            <w:pStyle w:val="Heading2"/>
          </w:pPr>
        </w:pPrChange>
      </w:pPr>
      <w:bookmarkStart w:id="1370" w:name="_Toc489971218"/>
      <w:r w:rsidRPr="00255521">
        <w:rPr>
          <w:rFonts w:ascii=".萍方-简" w:eastAsia=".萍方-简" w:hAnsi=".萍方-简" w:hint="eastAsia"/>
          <w:lang w:eastAsia="zh-CN"/>
        </w:rPr>
        <w:t>互助币</w:t>
      </w:r>
      <w:r w:rsidR="008576F4" w:rsidRPr="00255521">
        <w:rPr>
          <w:rFonts w:ascii=".萍方-简" w:eastAsia=".萍方-简" w:hAnsi=".萍方-简" w:hint="eastAsia"/>
          <w:lang w:eastAsia="zh-CN"/>
        </w:rPr>
        <w:t>M</w:t>
      </w:r>
      <w:r w:rsidR="008576F4" w:rsidRPr="00255521">
        <w:rPr>
          <w:rFonts w:ascii=".萍方-简" w:eastAsia=".萍方-简" w:hAnsi=".萍方-简"/>
          <w:lang w:eastAsia="zh-CN"/>
        </w:rPr>
        <w:t>uton</w:t>
      </w:r>
      <w:r w:rsidRPr="00255521">
        <w:rPr>
          <w:rFonts w:ascii=".萍方-简" w:eastAsia=".萍方-简" w:hAnsi=".萍方-简" w:hint="eastAsia"/>
          <w:lang w:eastAsia="zh-CN"/>
        </w:rPr>
        <w:t>（代币符号:MUC）的发售</w:t>
      </w:r>
      <w:bookmarkEnd w:id="1370"/>
    </w:p>
    <w:p w14:paraId="31EC23D8" w14:textId="77777777" w:rsidR="005D42CC" w:rsidRPr="00255521" w:rsidRDefault="005D42CC" w:rsidP="00B73DC6">
      <w:pPr>
        <w:pStyle w:val="Heading2"/>
        <w:jc w:val="both"/>
        <w:rPr>
          <w:rFonts w:ascii=".萍方-简" w:eastAsia=".萍方-简" w:hAnsi=".萍方-简"/>
          <w:lang w:eastAsia="zh-CN"/>
        </w:rPr>
        <w:pPrChange w:id="1371" w:author="Jie Lan" w:date="2017-08-19T20:30:00Z">
          <w:pPr>
            <w:pStyle w:val="Heading2"/>
          </w:pPr>
        </w:pPrChange>
      </w:pPr>
      <w:bookmarkStart w:id="1372" w:name="_Toc489971219"/>
      <w:r w:rsidRPr="00255521">
        <w:rPr>
          <w:rFonts w:ascii=".萍方-简" w:eastAsia=".萍方-简" w:hAnsi=".萍方-简" w:hint="eastAsia"/>
          <w:lang w:eastAsia="zh-CN"/>
        </w:rPr>
        <w:t>互助币的锁定机制</w:t>
      </w:r>
      <w:bookmarkEnd w:id="1372"/>
    </w:p>
    <w:p w14:paraId="4B27D0BD" w14:textId="77777777" w:rsidR="005D42CC" w:rsidRPr="00255521" w:rsidRDefault="005D42CC" w:rsidP="00B73DC6">
      <w:pPr>
        <w:pStyle w:val="Heading2"/>
        <w:jc w:val="both"/>
        <w:rPr>
          <w:rFonts w:ascii=".萍方-简" w:eastAsia=".萍方-简" w:hAnsi=".萍方-简"/>
          <w:lang w:eastAsia="zh-CN"/>
        </w:rPr>
        <w:pPrChange w:id="1373" w:author="Jie Lan" w:date="2017-08-19T20:30:00Z">
          <w:pPr>
            <w:pStyle w:val="Heading2"/>
          </w:pPr>
        </w:pPrChange>
      </w:pPr>
      <w:bookmarkStart w:id="1374" w:name="_Toc489971220"/>
      <w:r w:rsidRPr="00255521">
        <w:rPr>
          <w:rFonts w:ascii=".萍方-简" w:eastAsia=".萍方-简" w:hAnsi=".萍方-简" w:hint="eastAsia"/>
          <w:lang w:eastAsia="zh-CN"/>
        </w:rPr>
        <w:lastRenderedPageBreak/>
        <w:t>互助币最低筹集资金</w:t>
      </w:r>
      <w:r w:rsidR="004A5E44" w:rsidRPr="00255521">
        <w:rPr>
          <w:rFonts w:ascii=".萍方-简" w:eastAsia=".萍方-简" w:hAnsi=".萍方-简" w:hint="eastAsia"/>
          <w:lang w:eastAsia="zh-CN"/>
        </w:rPr>
        <w:t>和资金使用情况</w:t>
      </w:r>
      <w:bookmarkEnd w:id="1374"/>
    </w:p>
    <w:p w14:paraId="517FB023" w14:textId="77777777" w:rsidR="00E465D5" w:rsidRPr="00255521" w:rsidRDefault="00E465D5" w:rsidP="00B73DC6">
      <w:pPr>
        <w:pStyle w:val="Heading1"/>
        <w:jc w:val="both"/>
        <w:rPr>
          <w:rFonts w:ascii=".萍方-简" w:eastAsia=".萍方-简" w:hAnsi=".萍方-简"/>
          <w:lang w:eastAsia="zh-CN"/>
        </w:rPr>
        <w:pPrChange w:id="1375" w:author="Jie Lan" w:date="2017-08-19T20:30:00Z">
          <w:pPr>
            <w:pStyle w:val="Heading1"/>
          </w:pPr>
        </w:pPrChange>
      </w:pPr>
      <w:bookmarkStart w:id="1376" w:name="_Toc489971221"/>
      <w:r w:rsidRPr="00255521">
        <w:rPr>
          <w:rFonts w:ascii=".萍方-简" w:eastAsia=".萍方-简" w:hAnsi=".萍方-简" w:hint="eastAsia"/>
          <w:lang w:eastAsia="zh-CN"/>
        </w:rPr>
        <w:t>互助链开发计划与预算</w:t>
      </w:r>
      <w:bookmarkEnd w:id="1376"/>
    </w:p>
    <w:p w14:paraId="2A950183" w14:textId="77777777" w:rsidR="00790E9D" w:rsidRPr="00255521" w:rsidRDefault="00790E9D" w:rsidP="00B73DC6">
      <w:pPr>
        <w:pStyle w:val="Heading1"/>
        <w:jc w:val="both"/>
        <w:rPr>
          <w:rFonts w:ascii=".萍方-简" w:eastAsia=".萍方-简" w:hAnsi=".萍方-简"/>
          <w:lang w:eastAsia="zh-CN"/>
        </w:rPr>
        <w:pPrChange w:id="1377" w:author="Jie Lan" w:date="2017-08-19T20:30:00Z">
          <w:pPr>
            <w:pStyle w:val="Heading1"/>
          </w:pPr>
        </w:pPrChange>
      </w:pPr>
      <w:bookmarkStart w:id="1378" w:name="_Toc489971222"/>
      <w:r w:rsidRPr="00255521">
        <w:rPr>
          <w:rFonts w:ascii=".萍方-简" w:eastAsia=".萍方-简" w:hAnsi=".萍方-简" w:hint="eastAsia"/>
          <w:lang w:eastAsia="zh-CN"/>
        </w:rPr>
        <w:t>互助链团队</w:t>
      </w:r>
      <w:bookmarkEnd w:id="1378"/>
    </w:p>
    <w:p w14:paraId="3167CD6A" w14:textId="77777777" w:rsidR="00D01CC6" w:rsidRDefault="00D01CC6" w:rsidP="00B73DC6">
      <w:pPr>
        <w:jc w:val="both"/>
        <w:rPr>
          <w:lang w:eastAsia="zh-CN"/>
        </w:rPr>
        <w:pPrChange w:id="1379" w:author="Jie Lan" w:date="2017-08-19T20:30:00Z">
          <w:pPr/>
        </w:pPrChange>
      </w:pPr>
      <w:r>
        <w:rPr>
          <w:rFonts w:asciiTheme="minorEastAsia" w:eastAsiaTheme="minorEastAsia" w:hAnsiTheme="minorEastAsia" w:hint="eastAsia"/>
          <w:lang w:eastAsia="zh-CN"/>
        </w:rPr>
        <w:t>（见附件）</w:t>
      </w:r>
    </w:p>
    <w:p w14:paraId="764038A4" w14:textId="77777777" w:rsidR="00D01CC6" w:rsidRDefault="00D01CC6" w:rsidP="00B73DC6">
      <w:pPr>
        <w:jc w:val="both"/>
        <w:rPr>
          <w:lang w:eastAsia="zh-CN"/>
        </w:rPr>
        <w:pPrChange w:id="1380" w:author="Jie Lan" w:date="2017-08-19T20:30:00Z">
          <w:pPr/>
        </w:pPrChange>
      </w:pPr>
    </w:p>
    <w:p w14:paraId="18C9E351" w14:textId="77777777" w:rsidR="00D01CC6" w:rsidRDefault="00D01CC6" w:rsidP="00B73DC6">
      <w:pPr>
        <w:jc w:val="both"/>
        <w:rPr>
          <w:lang w:eastAsia="zh-CN"/>
        </w:rPr>
        <w:pPrChange w:id="1381" w:author="Jie Lan" w:date="2017-08-19T20:30:00Z">
          <w:pPr/>
        </w:pPrChange>
      </w:pPr>
    </w:p>
    <w:p w14:paraId="14225818" w14:textId="77777777" w:rsidR="00BD2F03" w:rsidRPr="00BD2F03" w:rsidRDefault="00BD2F03" w:rsidP="00B73DC6">
      <w:pPr>
        <w:jc w:val="both"/>
        <w:rPr>
          <w:lang w:eastAsia="zh-CN"/>
        </w:rPr>
        <w:pPrChange w:id="1382" w:author="Jie Lan" w:date="2017-08-19T20:30:00Z">
          <w:pPr/>
        </w:pPrChange>
      </w:pPr>
    </w:p>
    <w:p w14:paraId="049A5701" w14:textId="77777777" w:rsidR="009C2842" w:rsidRPr="00D465D6" w:rsidRDefault="002D6DE6" w:rsidP="00B73DC6">
      <w:pPr>
        <w:pStyle w:val="Heading1"/>
        <w:jc w:val="both"/>
        <w:rPr>
          <w:rFonts w:ascii=".萍方-简" w:eastAsia=".萍方-简" w:hAnsi=".萍方-简"/>
          <w:lang w:eastAsia="zh-CN"/>
        </w:rPr>
        <w:pPrChange w:id="1383" w:author="Jie Lan" w:date="2017-08-19T20:30:00Z">
          <w:pPr>
            <w:pStyle w:val="Heading1"/>
          </w:pPr>
        </w:pPrChange>
      </w:pPr>
      <w:bookmarkStart w:id="1384" w:name="_Toc489971223"/>
      <w:r w:rsidRPr="00D465D6">
        <w:rPr>
          <w:rFonts w:ascii=".萍方-简" w:eastAsia=".萍方-简" w:hAnsi=".萍方-简" w:hint="eastAsia"/>
          <w:lang w:eastAsia="zh-CN"/>
        </w:rPr>
        <w:t>附录</w:t>
      </w:r>
      <w:bookmarkEnd w:id="1384"/>
    </w:p>
    <w:p w14:paraId="30088360" w14:textId="77777777" w:rsidR="00347117" w:rsidRDefault="00347117" w:rsidP="00B73DC6">
      <w:pPr>
        <w:pStyle w:val="Heading2"/>
        <w:jc w:val="both"/>
        <w:rPr>
          <w:rFonts w:ascii=".萍方-简" w:eastAsia=".萍方-简" w:hAnsi=".萍方-简"/>
          <w:noProof/>
          <w:lang w:val="en-CA" w:eastAsia="zh-CN"/>
        </w:rPr>
        <w:pPrChange w:id="1385" w:author="Jie Lan" w:date="2017-08-19T20:30:00Z">
          <w:pPr>
            <w:pStyle w:val="Heading2"/>
          </w:pPr>
        </w:pPrChange>
      </w:pPr>
      <w:bookmarkStart w:id="1386" w:name="_Toc489971224"/>
      <w:r>
        <w:rPr>
          <w:rFonts w:ascii=".萍方-简" w:eastAsia=".萍方-简" w:hAnsi=".萍方-简" w:hint="eastAsia"/>
          <w:noProof/>
          <w:lang w:val="en-CA" w:eastAsia="zh-CN"/>
        </w:rPr>
        <w:t>其他应用场景详述</w:t>
      </w:r>
      <w:bookmarkEnd w:id="1386"/>
    </w:p>
    <w:p w14:paraId="51A4D4B0" w14:textId="77777777" w:rsidR="00347117" w:rsidRDefault="00347117" w:rsidP="00B73DC6">
      <w:pPr>
        <w:pStyle w:val="Heading3"/>
        <w:jc w:val="both"/>
        <w:rPr>
          <w:rFonts w:eastAsia=".萍方-简"/>
          <w:lang w:eastAsia="zh-CN"/>
        </w:rPr>
        <w:pPrChange w:id="1387" w:author="Jie Lan" w:date="2017-08-19T20:30:00Z">
          <w:pPr>
            <w:pStyle w:val="Heading3"/>
          </w:pPr>
        </w:pPrChange>
      </w:pPr>
      <w:bookmarkStart w:id="1388" w:name="_Toc489971225"/>
      <w:r w:rsidRPr="00255521">
        <w:rPr>
          <w:rFonts w:eastAsia=".萍方-简" w:hint="eastAsia"/>
          <w:lang w:eastAsia="zh-CN"/>
        </w:rPr>
        <w:t>互助链</w:t>
      </w:r>
      <w:r>
        <w:rPr>
          <w:rFonts w:eastAsia=".萍方-简" w:hint="eastAsia"/>
          <w:lang w:eastAsia="zh-CN"/>
        </w:rPr>
        <w:t>架构应用于</w:t>
      </w:r>
      <w:r w:rsidR="003615CD">
        <w:rPr>
          <w:rFonts w:eastAsia=".萍方-简" w:hint="eastAsia"/>
          <w:lang w:eastAsia="zh-CN"/>
        </w:rPr>
        <w:t>保险流程的优化</w:t>
      </w:r>
      <w:bookmarkEnd w:id="1388"/>
    </w:p>
    <w:p w14:paraId="3B804379" w14:textId="77777777" w:rsidR="00E0606F" w:rsidRDefault="00E0606F" w:rsidP="00B73DC6">
      <w:pPr>
        <w:jc w:val="both"/>
        <w:rPr>
          <w:lang w:eastAsia="zh-CN"/>
        </w:rPr>
        <w:pPrChange w:id="1389" w:author="Jie Lan" w:date="2017-08-19T20:30:00Z">
          <w:pPr/>
        </w:pPrChange>
      </w:pPr>
      <w:r>
        <w:rPr>
          <w:lang w:eastAsia="zh-CN"/>
        </w:rPr>
        <w:t>Blockchain’s value for Insurance</w:t>
      </w:r>
    </w:p>
    <w:p w14:paraId="42A94323" w14:textId="77777777" w:rsidR="00E0606F" w:rsidRDefault="00147EF6" w:rsidP="00B73DC6">
      <w:pPr>
        <w:jc w:val="both"/>
        <w:rPr>
          <w:lang w:eastAsia="zh-CN"/>
        </w:rPr>
        <w:pPrChange w:id="1390" w:author="Jie Lan" w:date="2017-08-19T20:30:00Z">
          <w:pPr/>
        </w:pPrChange>
      </w:pPr>
      <w:r>
        <w:rPr>
          <w:noProof/>
          <w:lang w:eastAsia="zh-CN"/>
        </w:rPr>
        <w:pict w14:anchorId="012ABCB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135" type="#_x0000_t176" style="position:absolute;left:0;text-align:left;margin-left:417.35pt;margin-top:11pt;width:71.35pt;height:44pt;z-index:251765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" fillcolor="#4f81bd [3204]" strokecolor="#243f60 [1604]" strokeweight="2pt">
            <v:path arrowok="t"/>
            <v:textbox>
              <w:txbxContent>
                <w:p w14:paraId="476B6916" w14:textId="77777777" w:rsidR="0081572A" w:rsidRDefault="0081572A" w:rsidP="00E0606F">
                  <w:pPr>
                    <w:jc w:val="center"/>
                  </w:pPr>
                  <w:r>
                    <w:t>External Reporting</w:t>
                  </w:r>
                </w:p>
              </w:txbxContent>
            </v:textbox>
          </v:shape>
        </w:pict>
      </w:r>
      <w:r>
        <w:rPr>
          <w:noProof/>
          <w:lang w:eastAsia="zh-CN"/>
        </w:rPr>
        <w:pict w14:anchorId="5F96C844">
          <v:shape id="Flowchart: Alternate Process 74" o:spid="_x0000_s1134" type="#_x0000_t176" style="position:absolute;left:0;text-align:left;margin-left:324pt;margin-top:13pt;width:64pt;height:38.65pt;z-index:251764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" fillcolor="#4f81bd [3204]" strokecolor="#243f60 [1604]" strokeweight="2pt">
            <v:path arrowok="t"/>
            <v:textbox>
              <w:txbxContent>
                <w:p w14:paraId="0B03EED5" w14:textId="77777777" w:rsidR="0081572A" w:rsidRDefault="0081572A" w:rsidP="00E0606F">
                  <w:pPr>
                    <w:jc w:val="center"/>
                  </w:pPr>
                  <w:r>
                    <w:t>Claims</w:t>
                  </w:r>
                </w:p>
              </w:txbxContent>
            </v:textbox>
          </v:shape>
        </w:pict>
      </w:r>
      <w:r>
        <w:rPr>
          <w:noProof/>
          <w:lang w:eastAsia="zh-CN"/>
        </w:rPr>
        <w:pict w14:anchorId="368DC859">
          <v:shape id="Flowchart: Alternate Process 72" o:spid="_x0000_s1114" type="#_x0000_t176" style="position:absolute;left:0;text-align:left;margin-left:108pt;margin-top:11.65pt;width:68.65pt;height:36pt;z-index:251744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" fillcolor="#4f81bd [3204]" strokecolor="#243f60 [1604]" strokeweight="2pt">
            <v:path arrowok="t"/>
            <v:textbox>
              <w:txbxContent>
                <w:p w14:paraId="392CE106" w14:textId="77777777" w:rsidR="0081572A" w:rsidRDefault="0081572A" w:rsidP="00E0606F">
                  <w:pPr>
                    <w:jc w:val="center"/>
                  </w:pPr>
                  <w:r>
                    <w:t>Post Bind</w:t>
                  </w:r>
                </w:p>
              </w:txbxContent>
            </v:textbox>
          </v:shape>
        </w:pict>
      </w:r>
      <w:r>
        <w:rPr>
          <w:noProof/>
          <w:lang w:eastAsia="zh-CN"/>
        </w:rPr>
        <w:pict w14:anchorId="784BD5FF">
          <v:shape id="Flowchart: Alternate Process 73" o:spid="_x0000_s1115" type="#_x0000_t176" style="position:absolute;left:0;text-align:left;margin-left:205.3pt;margin-top:11pt;width:83.35pt;height:39.35pt;z-index:251745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" fillcolor="#4f81bd [3204]" strokecolor="#243f60 [1604]" strokeweight="2pt">
            <v:path arrowok="t"/>
            <v:textbox>
              <w:txbxContent>
                <w:p w14:paraId="5DEEC59C" w14:textId="77777777" w:rsidR="0081572A" w:rsidRDefault="0081572A" w:rsidP="00E0606F">
                  <w:pPr>
                    <w:jc w:val="center"/>
                  </w:pPr>
                  <w:r>
                    <w:t>Accounting &amp; Settlement</w:t>
                  </w:r>
                </w:p>
              </w:txbxContent>
            </v:textbox>
          </v:shape>
        </w:pict>
      </w:r>
      <w:r>
        <w:rPr>
          <w:noProof/>
          <w:lang w:eastAsia="zh-CN"/>
        </w:rPr>
        <w:pict w14:anchorId="105D8569">
          <v:shape id="Flowchart: Alternate Process 70" o:spid="_x0000_s1112" type="#_x0000_t176" style="position:absolute;left:0;text-align:left;margin-left:12pt;margin-top:9.65pt;width:1in;height:39.35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" fillcolor="#4f81bd [3204]" strokecolor="#243f60 [1604]" strokeweight="2pt">
            <v:path arrowok="t"/>
            <v:textbox>
              <w:txbxContent>
                <w:p w14:paraId="5C1CA342" w14:textId="77777777" w:rsidR="0081572A" w:rsidRDefault="0081572A" w:rsidP="00E0606F">
                  <w:pPr>
                    <w:jc w:val="center"/>
                  </w:pPr>
                  <w:r>
                    <w:t>Placing</w:t>
                  </w:r>
                </w:p>
              </w:txbxContent>
            </v:textbox>
          </v:shape>
        </w:pict>
      </w:r>
    </w:p>
    <w:p w14:paraId="728168CF" w14:textId="77777777" w:rsidR="00E0606F" w:rsidRDefault="00147EF6" w:rsidP="00B73DC6">
      <w:pPr>
        <w:pStyle w:val="Heading2"/>
        <w:numPr>
          <w:ilvl w:val="0"/>
          <w:numId w:val="0"/>
        </w:numPr>
        <w:ind w:left="720"/>
        <w:jc w:val="both"/>
        <w:rPr>
          <w:rFonts w:asciiTheme="minorEastAsia" w:eastAsiaTheme="minorEastAsia" w:hAnsiTheme="minorEastAsia"/>
          <w:lang w:eastAsia="zh-CN"/>
        </w:rPr>
        <w:pPrChange w:id="1391" w:author="Jie Lan" w:date="2017-08-19T20:30:00Z">
          <w:pPr>
            <w:pStyle w:val="Heading2"/>
            <w:numPr>
              <w:ilvl w:val="0"/>
              <w:numId w:val="0"/>
            </w:numPr>
            <w:ind w:left="720" w:firstLine="0"/>
          </w:pPr>
        </w:pPrChange>
      </w:pPr>
      <w:bookmarkStart w:id="1392" w:name="_Toc489971226"/>
      <w:r>
        <w:rPr>
          <w:noProof/>
          <w:lang w:eastAsia="zh-CN"/>
        </w:rPr>
        <w:pict w14:anchorId="6ED3C4A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138" type="#_x0000_t13" style="position:absolute;left:0;text-align:left;margin-left:391.35pt;margin-top:5.75pt;width:30pt;height:3.6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" adj="20304" fillcolor="#4f81bd [3204]" strokecolor="#243f60 [1604]" strokeweight="2pt">
            <v:path arrowok="t"/>
          </v:shape>
        </w:pict>
      </w:r>
      <w:r>
        <w:rPr>
          <w:noProof/>
          <w:lang w:eastAsia="zh-CN"/>
        </w:rPr>
        <w:pict w14:anchorId="4D2C9E73">
          <v:shape id="Arrow: Right 77" o:spid="_x0000_s1137" type="#_x0000_t13" style="position:absolute;left:0;text-align:left;margin-left:288.65pt;margin-top:4.2pt;width:34.05pt;height:6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" adj="19697" fillcolor="#4f81bd [3204]" strokecolor="#243f60 [1604]" strokeweight="2pt">
            <v:path arrowok="t"/>
          </v:shape>
        </w:pict>
      </w:r>
      <w:r>
        <w:rPr>
          <w:noProof/>
          <w:lang w:eastAsia="zh-CN"/>
        </w:rPr>
        <w:pict w14:anchorId="43C782CF">
          <v:shape id="Arrow: Right 76" o:spid="_x0000_s1136" type="#_x0000_t13" style="position:absolute;left:0;text-align:left;margin-left:177.35pt;margin-top:2.2pt;width:28.65pt;height:3.6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" adj="20243" fillcolor="#4f81bd [3204]" strokecolor="#243f60 [1604]" strokeweight="2pt">
            <v:path arrowok="t"/>
          </v:shape>
        </w:pict>
      </w:r>
      <w:r>
        <w:rPr>
          <w:noProof/>
          <w:lang w:eastAsia="zh-CN"/>
        </w:rPr>
        <w:pict w14:anchorId="57F221A7">
          <v:shape id="Arrow: Right 71" o:spid="_x0000_s1113" type="#_x0000_t13" style="position:absolute;left:0;text-align:left;margin-left:87.3pt;margin-top:2.35pt;width:18.65pt;height:3.6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" adj="19515" fillcolor="#4f81bd [3204]" strokecolor="#243f60 [1604]" strokeweight="2pt">
            <v:path arrowok="t"/>
          </v:shape>
        </w:pict>
      </w:r>
      <w:bookmarkEnd w:id="1392"/>
    </w:p>
    <w:p w14:paraId="699EB7E5" w14:textId="77777777" w:rsidR="00E0606F" w:rsidRDefault="00E0606F" w:rsidP="00B73DC6">
      <w:pPr>
        <w:jc w:val="both"/>
        <w:rPr>
          <w:rFonts w:eastAsiaTheme="minorEastAsia"/>
          <w:lang w:eastAsia="zh-CN"/>
        </w:rPr>
        <w:pPrChange w:id="1393" w:author="Jie Lan" w:date="2017-08-19T20:30:00Z">
          <w:pPr/>
        </w:pPrChange>
      </w:pPr>
    </w:p>
    <w:p w14:paraId="0901BF36" w14:textId="77777777" w:rsidR="00E0606F" w:rsidRDefault="00E0606F" w:rsidP="00B73DC6">
      <w:pPr>
        <w:jc w:val="both"/>
        <w:rPr>
          <w:rFonts w:eastAsiaTheme="minorEastAsia"/>
          <w:lang w:eastAsia="zh-CN"/>
        </w:rPr>
        <w:pPrChange w:id="1394" w:author="Jie Lan" w:date="2017-08-19T20:30:00Z">
          <w:pPr/>
        </w:pPrChange>
      </w:pPr>
      <w:r w:rsidRPr="00B66AE0">
        <w:rPr>
          <w:rFonts w:eastAsiaTheme="minorEastAsia"/>
          <w:b/>
          <w:bCs/>
          <w:i/>
          <w:iCs/>
          <w:lang w:eastAsia="zh-CN"/>
        </w:rPr>
        <w:t>Blockchain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14:paraId="23112720" w14:textId="77777777" w:rsidR="00E0606F" w:rsidRDefault="00E0606F" w:rsidP="00B73DC6">
      <w:pPr>
        <w:jc w:val="both"/>
        <w:rPr>
          <w:rFonts w:eastAsiaTheme="minorEastAsia"/>
          <w:lang w:eastAsia="zh-CN"/>
        </w:rPr>
        <w:pPrChange w:id="1395" w:author="Jie Lan" w:date="2017-08-19T20:30:00Z">
          <w:pPr/>
        </w:pPrChange>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14:paraId="6416CC6B" w14:textId="77777777" w:rsidR="00E0606F" w:rsidRDefault="00E0606F" w:rsidP="00B73DC6">
      <w:pPr>
        <w:jc w:val="both"/>
        <w:rPr>
          <w:rFonts w:eastAsiaTheme="minorEastAsia"/>
          <w:lang w:eastAsia="zh-CN"/>
        </w:rPr>
        <w:pPrChange w:id="1396" w:author="Jie Lan" w:date="2017-08-19T20:30:00Z">
          <w:pPr/>
        </w:pPrChange>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14:paraId="59ACFDE2" w14:textId="77777777" w:rsidR="00E0606F" w:rsidRDefault="00E0606F" w:rsidP="00B73DC6">
      <w:pPr>
        <w:jc w:val="both"/>
        <w:rPr>
          <w:rFonts w:eastAsiaTheme="minorEastAsia"/>
          <w:lang w:eastAsia="zh-CN"/>
        </w:rPr>
        <w:pPrChange w:id="1397" w:author="Jie Lan" w:date="2017-08-19T20:30:00Z">
          <w:pPr/>
        </w:pPrChange>
      </w:pPr>
      <w:r w:rsidRPr="008A2817">
        <w:rPr>
          <w:rFonts w:eastAsiaTheme="minorEastAsia"/>
          <w:lang w:eastAsia="zh-CN"/>
        </w:rPr>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14:paraId="5C94BF36" w14:textId="77777777" w:rsidR="00E0606F" w:rsidRDefault="00E0606F" w:rsidP="00B73DC6">
      <w:pPr>
        <w:jc w:val="both"/>
        <w:rPr>
          <w:rFonts w:eastAsiaTheme="minorEastAsia"/>
          <w:lang w:eastAsia="zh-CN"/>
        </w:rPr>
        <w:pPrChange w:id="1398" w:author="Jie Lan" w:date="2017-08-19T20:30:00Z">
          <w:pPr/>
        </w:pPrChange>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14:paraId="51785AF9" w14:textId="77777777" w:rsidR="00E0606F" w:rsidRDefault="00E0606F" w:rsidP="00B73DC6">
      <w:pPr>
        <w:jc w:val="both"/>
        <w:rPr>
          <w:rFonts w:eastAsiaTheme="minorEastAsia"/>
          <w:lang w:eastAsia="zh-CN"/>
        </w:rPr>
        <w:pPrChange w:id="1399" w:author="Jie Lan" w:date="2017-08-19T20:30:00Z">
          <w:pPr/>
        </w:pPrChange>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14:paraId="1146F2ED" w14:textId="77777777" w:rsidR="00E0606F" w:rsidRPr="008A2817" w:rsidRDefault="00E0606F" w:rsidP="00B73DC6">
      <w:pPr>
        <w:jc w:val="both"/>
        <w:rPr>
          <w:rFonts w:eastAsiaTheme="minorEastAsia"/>
          <w:lang w:eastAsia="zh-CN"/>
        </w:rPr>
        <w:pPrChange w:id="1400" w:author="Jie Lan" w:date="2017-08-19T20:30:00Z">
          <w:pPr/>
        </w:pPrChange>
      </w:pPr>
      <w:r w:rsidRPr="008A2817">
        <w:rPr>
          <w:rFonts w:eastAsiaTheme="minorEastAsia"/>
          <w:lang w:eastAsia="zh-CN"/>
        </w:rPr>
        <w:lastRenderedPageBreak/>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14:paraId="69E23A39" w14:textId="09DB199F" w:rsidR="00E0606F" w:rsidRPr="008A2817" w:rsidRDefault="00E0606F" w:rsidP="00B73DC6">
      <w:pPr>
        <w:jc w:val="both"/>
        <w:rPr>
          <w:rFonts w:eastAsiaTheme="minorEastAsia"/>
          <w:lang w:eastAsia="zh-CN"/>
        </w:rPr>
        <w:pPrChange w:id="1401" w:author="Jie Lan" w:date="2017-08-19T20:30:00Z">
          <w:pPr/>
        </w:pPrChange>
      </w:pPr>
    </w:p>
    <w:p w14:paraId="26E08B87" w14:textId="77777777" w:rsidR="00E0606F" w:rsidRPr="00A2715C" w:rsidRDefault="00E0606F" w:rsidP="00B73DC6">
      <w:pPr>
        <w:jc w:val="both"/>
        <w:rPr>
          <w:rFonts w:eastAsiaTheme="minorEastAsia"/>
          <w:b/>
          <w:lang w:eastAsia="zh-CN"/>
        </w:rPr>
        <w:pPrChange w:id="1402" w:author="Jie Lan" w:date="2017-08-19T20:30:00Z">
          <w:pPr/>
        </w:pPrChange>
      </w:pPr>
      <w:r w:rsidRPr="00A2715C">
        <w:rPr>
          <w:rFonts w:eastAsiaTheme="minorEastAsia"/>
          <w:b/>
          <w:lang w:eastAsia="zh-CN"/>
        </w:rPr>
        <w:t>Insurance Administration:</w:t>
      </w:r>
    </w:p>
    <w:p w14:paraId="0F558653" w14:textId="77777777" w:rsidR="00E0606F" w:rsidRPr="00A2715C" w:rsidRDefault="00E0606F" w:rsidP="00B73DC6">
      <w:pPr>
        <w:jc w:val="both"/>
        <w:rPr>
          <w:rFonts w:eastAsiaTheme="minorEastAsia"/>
          <w:lang w:eastAsia="zh-CN"/>
        </w:rPr>
        <w:pPrChange w:id="1403" w:author="Jie Lan" w:date="2017-08-19T20:30:00Z">
          <w:pPr/>
        </w:pPrChange>
      </w:pPr>
      <w:r w:rsidRPr="00A2715C">
        <w:rPr>
          <w:rFonts w:eastAsiaTheme="minorEastAsia"/>
          <w:lang w:eastAsia="zh-CN"/>
        </w:rPr>
        <w:t>Today</w:t>
      </w:r>
      <w:r>
        <w:rPr>
          <w:rFonts w:eastAsiaTheme="minorEastAsia"/>
          <w:lang w:eastAsia="zh-CN"/>
        </w:rPr>
        <w:t>:</w:t>
      </w:r>
    </w:p>
    <w:p w14:paraId="5F0ECE2E" w14:textId="77777777" w:rsidR="00E0606F" w:rsidRPr="00A2715C" w:rsidRDefault="00E0606F" w:rsidP="00B73DC6">
      <w:pPr>
        <w:pStyle w:val="ListParagraph"/>
        <w:numPr>
          <w:ilvl w:val="0"/>
          <w:numId w:val="5"/>
        </w:numPr>
        <w:jc w:val="both"/>
        <w:rPr>
          <w:rFonts w:eastAsiaTheme="minorEastAsia"/>
          <w:lang w:eastAsia="zh-CN"/>
        </w:rPr>
        <w:pPrChange w:id="1404" w:author="Jie Lan" w:date="2017-08-19T20:30:00Z">
          <w:pPr>
            <w:pStyle w:val="ListParagraph"/>
            <w:numPr>
              <w:numId w:val="5"/>
            </w:numPr>
            <w:ind w:hanging="360"/>
          </w:pPr>
        </w:pPrChange>
      </w:pPr>
      <w:r w:rsidRPr="00A2715C">
        <w:rPr>
          <w:rFonts w:eastAsiaTheme="minorEastAsia"/>
          <w:lang w:eastAsia="zh-CN"/>
        </w:rPr>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etc) </w:t>
      </w:r>
    </w:p>
    <w:p w14:paraId="5608A51C" w14:textId="77777777" w:rsidR="00E0606F" w:rsidRPr="00A2715C" w:rsidRDefault="00E0606F" w:rsidP="00B73DC6">
      <w:pPr>
        <w:pStyle w:val="ListParagraph"/>
        <w:numPr>
          <w:ilvl w:val="0"/>
          <w:numId w:val="5"/>
        </w:numPr>
        <w:jc w:val="both"/>
        <w:rPr>
          <w:rFonts w:eastAsiaTheme="minorEastAsia"/>
          <w:lang w:eastAsia="zh-CN"/>
        </w:rPr>
        <w:pPrChange w:id="1405" w:author="Jie Lan" w:date="2017-08-19T20:30:00Z">
          <w:pPr>
            <w:pStyle w:val="ListParagraph"/>
            <w:numPr>
              <w:numId w:val="5"/>
            </w:numPr>
            <w:ind w:hanging="360"/>
          </w:pPr>
        </w:pPrChange>
      </w:pPr>
      <w:r w:rsidRPr="00A2715C">
        <w:rPr>
          <w:rFonts w:eastAsiaTheme="minorEastAsia"/>
          <w:lang w:eastAsia="zh-CN"/>
        </w:rPr>
        <w:t>Protracted coordination of business transactions between business network participants</w:t>
      </w:r>
    </w:p>
    <w:p w14:paraId="24B2FA51" w14:textId="77777777" w:rsidR="00E0606F" w:rsidRPr="00A2715C" w:rsidRDefault="00E0606F" w:rsidP="00B73DC6">
      <w:pPr>
        <w:pStyle w:val="ListParagraph"/>
        <w:numPr>
          <w:ilvl w:val="0"/>
          <w:numId w:val="5"/>
        </w:numPr>
        <w:jc w:val="both"/>
        <w:rPr>
          <w:rFonts w:eastAsiaTheme="minorEastAsia"/>
          <w:lang w:eastAsia="zh-CN"/>
        </w:rPr>
        <w:pPrChange w:id="1406" w:author="Jie Lan" w:date="2017-08-19T20:30:00Z">
          <w:pPr>
            <w:pStyle w:val="ListParagraph"/>
            <w:numPr>
              <w:numId w:val="5"/>
            </w:numPr>
            <w:ind w:hanging="360"/>
          </w:pPr>
        </w:pPrChange>
      </w:pPr>
      <w:r w:rsidRPr="00A2715C">
        <w:rPr>
          <w:rFonts w:eastAsiaTheme="minorEastAsia"/>
          <w:lang w:eastAsia="zh-CN"/>
        </w:rPr>
        <w:t>Different versions of the same data in multiple systems of record, leading to added costs and lengthy disputes</w:t>
      </w:r>
    </w:p>
    <w:p w14:paraId="0139B26C" w14:textId="77777777" w:rsidR="00E0606F" w:rsidRPr="00A2715C" w:rsidRDefault="00E0606F" w:rsidP="00B73DC6">
      <w:pPr>
        <w:pStyle w:val="ListParagraph"/>
        <w:numPr>
          <w:ilvl w:val="0"/>
          <w:numId w:val="5"/>
        </w:numPr>
        <w:jc w:val="both"/>
        <w:rPr>
          <w:rFonts w:eastAsiaTheme="minorEastAsia"/>
          <w:lang w:eastAsia="zh-CN"/>
        </w:rPr>
        <w:pPrChange w:id="1407" w:author="Jie Lan" w:date="2017-08-19T20:30:00Z">
          <w:pPr>
            <w:pStyle w:val="ListParagraph"/>
            <w:numPr>
              <w:numId w:val="5"/>
            </w:numPr>
            <w:ind w:hanging="360"/>
          </w:pPr>
        </w:pPrChange>
      </w:pPr>
      <w:r w:rsidRPr="00A2715C">
        <w:rPr>
          <w:rFonts w:eastAsiaTheme="minorEastAsia"/>
          <w:lang w:eastAsia="zh-CN"/>
        </w:rPr>
        <w:t>Error prone verification processes for eligibility and benefits</w:t>
      </w:r>
    </w:p>
    <w:p w14:paraId="1D7E872B" w14:textId="77777777" w:rsidR="00E0606F" w:rsidRPr="008A2817" w:rsidRDefault="00E0606F" w:rsidP="00B73DC6">
      <w:pPr>
        <w:jc w:val="both"/>
        <w:rPr>
          <w:rFonts w:eastAsiaTheme="minorEastAsia"/>
          <w:lang w:eastAsia="zh-CN"/>
        </w:rPr>
        <w:pPrChange w:id="1408" w:author="Jie Lan" w:date="2017-08-19T20:30:00Z">
          <w:pPr/>
        </w:pPrChange>
      </w:pPr>
    </w:p>
    <w:p w14:paraId="1A143D5D" w14:textId="77777777" w:rsidR="00E0606F" w:rsidRPr="00A2715C" w:rsidRDefault="00E0606F" w:rsidP="00B73DC6">
      <w:pPr>
        <w:jc w:val="both"/>
        <w:rPr>
          <w:rFonts w:eastAsiaTheme="minorEastAsia"/>
          <w:lang w:eastAsia="zh-CN"/>
        </w:rPr>
        <w:pPrChange w:id="1409" w:author="Jie Lan" w:date="2017-08-19T20:30:00Z">
          <w:pPr/>
        </w:pPrChange>
      </w:pPr>
      <w:r w:rsidRPr="00A2715C">
        <w:rPr>
          <w:rFonts w:eastAsiaTheme="minorEastAsia"/>
          <w:lang w:eastAsia="zh-CN"/>
        </w:rPr>
        <w:t>With Blockchain</w:t>
      </w:r>
      <w:r>
        <w:rPr>
          <w:rFonts w:eastAsiaTheme="minorEastAsia"/>
          <w:lang w:eastAsia="zh-CN"/>
        </w:rPr>
        <w:t>:</w:t>
      </w:r>
    </w:p>
    <w:p w14:paraId="1582D55E" w14:textId="77777777" w:rsidR="00E0606F" w:rsidRPr="00A2715C" w:rsidRDefault="00E0606F" w:rsidP="00B73DC6">
      <w:pPr>
        <w:pStyle w:val="ListParagraph"/>
        <w:numPr>
          <w:ilvl w:val="0"/>
          <w:numId w:val="6"/>
        </w:numPr>
        <w:jc w:val="both"/>
        <w:rPr>
          <w:rFonts w:eastAsiaTheme="minorEastAsia"/>
          <w:lang w:eastAsia="zh-CN"/>
        </w:rPr>
        <w:pPrChange w:id="1410" w:author="Jie Lan" w:date="2017-08-19T20:30:00Z">
          <w:pPr>
            <w:pStyle w:val="ListParagraph"/>
            <w:numPr>
              <w:numId w:val="6"/>
            </w:numPr>
            <w:ind w:hanging="360"/>
          </w:pPr>
        </w:pPrChange>
      </w:pPr>
      <w:r w:rsidRPr="00A2715C">
        <w:rPr>
          <w:rFonts w:eastAsiaTheme="minorEastAsia"/>
          <w:lang w:eastAsia="zh-CN"/>
        </w:rPr>
        <w:t xml:space="preserve">Manual process are automated by sharing plan participant, entitlement and claim data </w:t>
      </w:r>
    </w:p>
    <w:p w14:paraId="5740384C" w14:textId="77777777" w:rsidR="00E0606F" w:rsidRPr="00A2715C" w:rsidRDefault="00E0606F" w:rsidP="00B73DC6">
      <w:pPr>
        <w:pStyle w:val="ListParagraph"/>
        <w:numPr>
          <w:ilvl w:val="0"/>
          <w:numId w:val="6"/>
        </w:numPr>
        <w:jc w:val="both"/>
        <w:rPr>
          <w:rFonts w:eastAsiaTheme="minorEastAsia"/>
          <w:lang w:eastAsia="zh-CN"/>
        </w:rPr>
        <w:pPrChange w:id="1411" w:author="Jie Lan" w:date="2017-08-19T20:30:00Z">
          <w:pPr>
            <w:pStyle w:val="ListParagraph"/>
            <w:numPr>
              <w:numId w:val="6"/>
            </w:numPr>
            <w:ind w:hanging="360"/>
          </w:pPr>
        </w:pPrChange>
      </w:pPr>
      <w:r w:rsidRPr="00A2715C">
        <w:rPr>
          <w:rFonts w:eastAsiaTheme="minorEastAsia"/>
          <w:lang w:eastAsia="zh-CN"/>
        </w:rPr>
        <w:t>Smart contracts computationally encode participant registration and verification rules</w:t>
      </w:r>
    </w:p>
    <w:p w14:paraId="55BCA632" w14:textId="77777777" w:rsidR="00E0606F" w:rsidRPr="00A2715C" w:rsidRDefault="00E0606F" w:rsidP="00B73DC6">
      <w:pPr>
        <w:pStyle w:val="ListParagraph"/>
        <w:numPr>
          <w:ilvl w:val="0"/>
          <w:numId w:val="6"/>
        </w:numPr>
        <w:jc w:val="both"/>
        <w:rPr>
          <w:rFonts w:eastAsiaTheme="minorEastAsia"/>
          <w:lang w:eastAsia="zh-CN"/>
        </w:rPr>
        <w:pPrChange w:id="1412" w:author="Jie Lan" w:date="2017-08-19T20:30:00Z">
          <w:pPr>
            <w:pStyle w:val="ListParagraph"/>
            <w:numPr>
              <w:numId w:val="6"/>
            </w:numPr>
            <w:ind w:hanging="360"/>
          </w:pPr>
        </w:pPrChange>
      </w:pPr>
      <w:r w:rsidRPr="00A2715C">
        <w:rPr>
          <w:rFonts w:eastAsiaTheme="minorEastAsia"/>
          <w:lang w:eastAsia="zh-CN"/>
        </w:rPr>
        <w:t>Shared data and smart contract computations reduce downstream disputes</w:t>
      </w:r>
    </w:p>
    <w:p w14:paraId="4140A195" w14:textId="77777777" w:rsidR="00E0606F" w:rsidRPr="00A2715C" w:rsidRDefault="00E0606F" w:rsidP="00B73DC6">
      <w:pPr>
        <w:pStyle w:val="ListParagraph"/>
        <w:numPr>
          <w:ilvl w:val="0"/>
          <w:numId w:val="6"/>
        </w:numPr>
        <w:jc w:val="both"/>
        <w:rPr>
          <w:rFonts w:eastAsiaTheme="minorEastAsia"/>
          <w:lang w:eastAsia="zh-CN"/>
        </w:rPr>
        <w:pPrChange w:id="1413" w:author="Jie Lan" w:date="2017-08-19T20:30:00Z">
          <w:pPr>
            <w:pStyle w:val="ListParagraph"/>
            <w:numPr>
              <w:numId w:val="6"/>
            </w:numPr>
            <w:ind w:hanging="360"/>
          </w:pPr>
        </w:pPrChange>
      </w:pPr>
      <w:r w:rsidRPr="00A2715C">
        <w:rPr>
          <w:rFonts w:eastAsiaTheme="minorEastAsia"/>
          <w:lang w:eastAsia="zh-CN"/>
        </w:rPr>
        <w:t>Benefits verification based on multiple data sources readily available to all service providers</w:t>
      </w:r>
    </w:p>
    <w:p w14:paraId="6783ADAA" w14:textId="77777777" w:rsidR="00E0606F" w:rsidRPr="008A2817" w:rsidRDefault="00E0606F" w:rsidP="00B73DC6">
      <w:pPr>
        <w:jc w:val="both"/>
        <w:rPr>
          <w:rFonts w:eastAsiaTheme="minorEastAsia"/>
          <w:lang w:eastAsia="zh-CN"/>
        </w:rPr>
        <w:pPrChange w:id="1414" w:author="Jie Lan" w:date="2017-08-19T20:30:00Z">
          <w:pPr/>
        </w:pPrChange>
      </w:pPr>
    </w:p>
    <w:p w14:paraId="41AA391C" w14:textId="77777777" w:rsidR="00E0606F" w:rsidRPr="008A2817" w:rsidRDefault="00E0606F" w:rsidP="00B73DC6">
      <w:pPr>
        <w:jc w:val="both"/>
        <w:rPr>
          <w:rFonts w:eastAsiaTheme="minorEastAsia"/>
          <w:lang w:eastAsia="zh-CN"/>
        </w:rPr>
        <w:pPrChange w:id="1415" w:author="Jie Lan" w:date="2017-08-19T20:30:00Z">
          <w:pPr/>
        </w:pPrChange>
      </w:pPr>
    </w:p>
    <w:p w14:paraId="3A5DC5A8" w14:textId="77777777" w:rsidR="00E0606F" w:rsidRPr="008A2817" w:rsidRDefault="00E0606F" w:rsidP="00B73DC6">
      <w:pPr>
        <w:jc w:val="both"/>
        <w:rPr>
          <w:rFonts w:eastAsiaTheme="minorEastAsia"/>
          <w:lang w:eastAsia="zh-CN"/>
        </w:rPr>
        <w:pPrChange w:id="1416" w:author="Jie Lan" w:date="2017-08-19T20:30:00Z">
          <w:pPr/>
        </w:pPrChange>
      </w:pPr>
    </w:p>
    <w:p w14:paraId="3A7499BF" w14:textId="77777777" w:rsidR="00E0606F" w:rsidRDefault="00E0606F" w:rsidP="00B73DC6">
      <w:pPr>
        <w:jc w:val="both"/>
        <w:rPr>
          <w:rFonts w:eastAsiaTheme="minorEastAsia"/>
          <w:lang w:eastAsia="zh-CN"/>
        </w:rPr>
        <w:pPrChange w:id="1417" w:author="Jie Lan" w:date="2017-08-19T20:30:00Z">
          <w:pPr/>
        </w:pPrChange>
      </w:pPr>
    </w:p>
    <w:p w14:paraId="263AF474" w14:textId="77777777" w:rsidR="00E0606F" w:rsidRDefault="00E0606F" w:rsidP="00B73DC6">
      <w:pPr>
        <w:jc w:val="both"/>
        <w:rPr>
          <w:rFonts w:eastAsiaTheme="minorEastAsia"/>
          <w:lang w:eastAsia="zh-CN"/>
        </w:rPr>
        <w:pPrChange w:id="1418" w:author="Jie Lan" w:date="2017-08-19T20:30:00Z">
          <w:pPr/>
        </w:pPrChange>
      </w:pPr>
    </w:p>
    <w:p w14:paraId="3EC0C53B" w14:textId="77777777" w:rsidR="00E0606F" w:rsidRDefault="00E0606F" w:rsidP="00B73DC6">
      <w:pPr>
        <w:pStyle w:val="Heading4"/>
        <w:jc w:val="both"/>
        <w:rPr>
          <w:rFonts w:eastAsiaTheme="minorEastAsia"/>
          <w:lang w:eastAsia="zh-CN"/>
        </w:rPr>
        <w:pPrChange w:id="1419" w:author="Jie Lan" w:date="2017-08-19T20:30:00Z">
          <w:pPr>
            <w:pStyle w:val="Heading4"/>
          </w:pPr>
        </w:pPrChange>
      </w:pPr>
      <w:r w:rsidRPr="00F450B6">
        <w:rPr>
          <w:rFonts w:eastAsiaTheme="minorEastAsia"/>
          <w:lang w:eastAsia="zh-CN"/>
        </w:rPr>
        <w:t>Blockchain’s Value for Insurance</w:t>
      </w:r>
    </w:p>
    <w:p w14:paraId="045B4007" w14:textId="77777777" w:rsidR="003615CD" w:rsidRPr="003615CD" w:rsidRDefault="003615CD" w:rsidP="00B73DC6">
      <w:pPr>
        <w:jc w:val="both"/>
        <w:rPr>
          <w:rFonts w:eastAsiaTheme="minorEastAsia"/>
          <w:lang w:eastAsia="zh-CN"/>
        </w:rPr>
        <w:pPrChange w:id="1420" w:author="Jie Lan" w:date="2017-08-19T20:30:00Z">
          <w:pPr/>
        </w:pPrChange>
      </w:pPr>
    </w:p>
    <w:p w14:paraId="3BB40CFB" w14:textId="77777777" w:rsidR="00E0606F" w:rsidRDefault="00E0606F" w:rsidP="00B73DC6">
      <w:pPr>
        <w:jc w:val="both"/>
        <w:rPr>
          <w:rFonts w:eastAsiaTheme="minorEastAsia"/>
          <w:lang w:eastAsia="zh-CN"/>
        </w:rPr>
        <w:pPrChange w:id="1421" w:author="Jie Lan" w:date="2017-08-19T20:30:00Z">
          <w:pPr/>
        </w:pPrChange>
      </w:pPr>
      <w:r>
        <w:rPr>
          <w:rFonts w:eastAsiaTheme="minorEastAsia"/>
          <w:noProof/>
          <w:lang w:eastAsia="zh-CN"/>
        </w:rPr>
        <w:lastRenderedPageBreak/>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p>
    <w:p w14:paraId="0562DB1E" w14:textId="77777777" w:rsidR="00E0606F" w:rsidRDefault="00E0606F" w:rsidP="00B73DC6">
      <w:pPr>
        <w:pStyle w:val="Heading3"/>
        <w:numPr>
          <w:ilvl w:val="0"/>
          <w:numId w:val="0"/>
        </w:numPr>
        <w:ind w:left="900"/>
        <w:jc w:val="both"/>
        <w:rPr>
          <w:rFonts w:eastAsiaTheme="minorEastAsia"/>
          <w:lang w:eastAsia="zh-CN"/>
        </w:rPr>
        <w:pPrChange w:id="1422" w:author="Jie Lan" w:date="2017-08-19T20:30:00Z">
          <w:pPr>
            <w:pStyle w:val="Heading3"/>
            <w:numPr>
              <w:ilvl w:val="0"/>
              <w:numId w:val="0"/>
            </w:numPr>
            <w:ind w:left="900" w:firstLine="0"/>
          </w:pPr>
        </w:pPrChange>
      </w:pPr>
    </w:p>
    <w:p w14:paraId="3C7CD0E3" w14:textId="77777777" w:rsidR="00E0606F" w:rsidRDefault="00E0606F" w:rsidP="00B73DC6">
      <w:pPr>
        <w:pStyle w:val="Heading4"/>
        <w:jc w:val="both"/>
        <w:rPr>
          <w:rFonts w:eastAsiaTheme="minorEastAsia"/>
          <w:lang w:eastAsia="zh-CN"/>
        </w:rPr>
        <w:pPrChange w:id="1423" w:author="Jie Lan" w:date="2017-08-19T20:30:00Z">
          <w:pPr>
            <w:pStyle w:val="Heading4"/>
          </w:pPr>
        </w:pPrChange>
      </w:pPr>
      <w:r w:rsidRPr="00F450B6">
        <w:rPr>
          <w:rFonts w:eastAsiaTheme="minorEastAsia"/>
          <w:lang w:eastAsia="zh-CN"/>
        </w:rPr>
        <w:t>Blockchain Network Participants</w:t>
      </w:r>
    </w:p>
    <w:p w14:paraId="1B6656C7" w14:textId="77777777" w:rsidR="003615CD" w:rsidRPr="003615CD" w:rsidRDefault="003615CD" w:rsidP="00B73DC6">
      <w:pPr>
        <w:jc w:val="both"/>
        <w:rPr>
          <w:rFonts w:eastAsiaTheme="minorEastAsia"/>
          <w:lang w:eastAsia="zh-CN"/>
        </w:rPr>
        <w:pPrChange w:id="1424" w:author="Jie Lan" w:date="2017-08-19T20:30:00Z">
          <w:pPr/>
        </w:pPrChange>
      </w:pPr>
    </w:p>
    <w:p w14:paraId="401BE09E" w14:textId="77777777" w:rsidR="00E0606F" w:rsidRDefault="00E0606F" w:rsidP="00B73DC6">
      <w:pPr>
        <w:jc w:val="both"/>
        <w:rPr>
          <w:rFonts w:eastAsiaTheme="minorEastAsia"/>
          <w:lang w:eastAsia="zh-CN"/>
        </w:rPr>
        <w:pPrChange w:id="1425" w:author="Jie Lan" w:date="2017-08-19T20:30:00Z">
          <w:pPr/>
        </w:pPrChange>
      </w:pPr>
      <w:r>
        <w:rPr>
          <w:rFonts w:eastAsiaTheme="minorEastAsia"/>
          <w:noProof/>
          <w:lang w:eastAsia="zh-CN"/>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0884DC74" w14:textId="77777777" w:rsidR="00E0606F" w:rsidRDefault="00E0606F" w:rsidP="00B73DC6">
      <w:pPr>
        <w:jc w:val="both"/>
        <w:rPr>
          <w:rFonts w:eastAsiaTheme="minorEastAsia"/>
          <w:lang w:eastAsia="zh-CN"/>
        </w:rPr>
        <w:pPrChange w:id="1426" w:author="Jie Lan" w:date="2017-08-19T20:30:00Z">
          <w:pPr/>
        </w:pPrChange>
      </w:pPr>
    </w:p>
    <w:p w14:paraId="6C09F374" w14:textId="77777777" w:rsidR="00E0606F" w:rsidRPr="008A2817" w:rsidRDefault="00E0606F" w:rsidP="00B73DC6">
      <w:pPr>
        <w:jc w:val="both"/>
        <w:rPr>
          <w:rFonts w:eastAsiaTheme="minorEastAsia"/>
          <w:lang w:eastAsia="zh-CN"/>
        </w:rPr>
        <w:pPrChange w:id="1427" w:author="Jie Lan" w:date="2017-08-19T20:30:00Z">
          <w:pPr/>
        </w:pPrChange>
      </w:pPr>
    </w:p>
    <w:p w14:paraId="54CD9483" w14:textId="77777777" w:rsidR="00E0606F" w:rsidRPr="008A2817" w:rsidRDefault="00E0606F" w:rsidP="00B73DC6">
      <w:pPr>
        <w:pStyle w:val="Heading4"/>
        <w:jc w:val="both"/>
        <w:rPr>
          <w:rFonts w:eastAsiaTheme="minorEastAsia"/>
          <w:lang w:eastAsia="zh-CN"/>
        </w:rPr>
        <w:pPrChange w:id="1428" w:author="Jie Lan" w:date="2017-08-19T20:30:00Z">
          <w:pPr>
            <w:pStyle w:val="Heading4"/>
          </w:pPr>
        </w:pPrChange>
      </w:pPr>
      <w:r w:rsidRPr="008A2817">
        <w:rPr>
          <w:rFonts w:eastAsiaTheme="minorEastAsia" w:hint="eastAsia"/>
          <w:lang w:eastAsia="zh-CN"/>
        </w:rPr>
        <w:t>应用场景一</w:t>
      </w:r>
      <w:r>
        <w:rPr>
          <w:rFonts w:eastAsiaTheme="minorEastAsia" w:hint="eastAsia"/>
          <w:lang w:eastAsia="zh-CN"/>
        </w:rPr>
        <w:t>（互助保险）</w:t>
      </w:r>
    </w:p>
    <w:p w14:paraId="6DC74AAA" w14:textId="77777777" w:rsidR="003615CD" w:rsidRDefault="003615CD" w:rsidP="00B73DC6">
      <w:pPr>
        <w:jc w:val="both"/>
        <w:rPr>
          <w:rFonts w:eastAsiaTheme="minorEastAsia"/>
          <w:lang w:eastAsia="zh-CN"/>
        </w:rPr>
        <w:pPrChange w:id="1429" w:author="Jie Lan" w:date="2017-08-19T20:30:00Z">
          <w:pPr/>
        </w:pPrChange>
      </w:pPr>
    </w:p>
    <w:p w14:paraId="11885D3D" w14:textId="77777777" w:rsidR="00E0606F" w:rsidRDefault="00147EF6" w:rsidP="00B73DC6">
      <w:pPr>
        <w:jc w:val="both"/>
        <w:rPr>
          <w:lang w:eastAsia="zh-CN"/>
        </w:rPr>
        <w:pPrChange w:id="1430" w:author="Jie Lan" w:date="2017-08-19T20:30:00Z">
          <w:pPr/>
        </w:pPrChange>
      </w:pPr>
      <w:r>
        <w:rPr>
          <w:noProof/>
          <w:lang w:eastAsia="zh-CN"/>
        </w:rPr>
        <w:pict w14:anchorId="279C8981">
          <v:rect id="Rectangle 6" o:spid="_x0000_s1116" style="position:absolute;left:0;text-align:left;margin-left:1pt;margin-top:.2pt;width:136.5pt;height:53.4pt;z-index:2517463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" fillcolor="#4472c4" strokecolor="#2f528f" strokeweight="1pt">
            <v:path arrowok="t"/>
            <v:textbox>
              <w:txbxContent>
                <w:p w14:paraId="6957E4AD" w14:textId="77777777" w:rsidR="0081572A" w:rsidRDefault="0081572A" w:rsidP="00E0606F">
                  <w:r>
                    <w:t>Client registers on mutual insurance exchange and create own wallet</w:t>
                  </w:r>
                </w:p>
              </w:txbxContent>
            </v:textbox>
            <w10:wrap anchorx="margin"/>
          </v:rect>
        </w:pict>
      </w:r>
      <w:r>
        <w:rPr>
          <w:noProof/>
          <w:lang w:eastAsia="zh-CN"/>
        </w:rPr>
        <w:pict w14:anchorId="3B53EBFC">
          <v:rect id="Rectangle 10" o:spid="_x0000_s1118" style="position:absolute;left:0;text-align:left;margin-left:219pt;margin-top:1.4pt;width:246pt;height:52.2pt;z-index:2517483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" fillcolor="#4f81bd [3204]" strokecolor="#243f60 [1604]" strokeweight="2pt">
            <v:path arrowok="t"/>
            <v:textbox>
              <w:txbxContent>
                <w:p w14:paraId="749FE26D" w14:textId="77777777" w:rsidR="0081572A" w:rsidRDefault="0081572A" w:rsidP="00E0606F">
                  <w:pPr>
                    <w:pStyle w:val="ListParagraph"/>
                    <w:numPr>
                      <w:ilvl w:val="0"/>
                      <w:numId w:val="2"/>
                    </w:numPr>
                    <w:spacing w:after="160" w:line="259" w:lineRule="auto"/>
                  </w:pPr>
                  <w:r>
                    <w:t>verify personal information</w:t>
                  </w:r>
                </w:p>
                <w:p w14:paraId="34BE6A1B" w14:textId="77777777" w:rsidR="0081572A" w:rsidRDefault="0081572A" w:rsidP="00E0606F">
                  <w:pPr>
                    <w:pStyle w:val="ListParagraph"/>
                    <w:numPr>
                      <w:ilvl w:val="0"/>
                      <w:numId w:val="2"/>
                    </w:numPr>
                    <w:spacing w:after="160" w:line="259" w:lineRule="auto"/>
                  </w:pPr>
                  <w:r>
                    <w:t>link bank account to exchange</w:t>
                  </w:r>
                </w:p>
                <w:p w14:paraId="07F9670D" w14:textId="77777777" w:rsidR="0081572A" w:rsidRDefault="0081572A" w:rsidP="00E0606F">
                  <w:pPr>
                    <w:pStyle w:val="ListParagraph"/>
                    <w:numPr>
                      <w:ilvl w:val="0"/>
                      <w:numId w:val="2"/>
                    </w:numPr>
                    <w:spacing w:after="160" w:line="259" w:lineRule="auto"/>
                  </w:pPr>
                  <w:r>
                    <w:t>setup private key and wallet for policyholder and beneficiary</w:t>
                  </w:r>
                </w:p>
              </w:txbxContent>
            </v:textbox>
            <w10:wrap anchorx="margin"/>
          </v:rect>
        </w:pict>
      </w:r>
    </w:p>
    <w:p w14:paraId="376D9BD7" w14:textId="77777777" w:rsidR="00E0606F" w:rsidRDefault="00147EF6" w:rsidP="00B73DC6">
      <w:pPr>
        <w:jc w:val="both"/>
        <w:rPr>
          <w:lang w:eastAsia="zh-CN"/>
        </w:rPr>
        <w:pPrChange w:id="1431" w:author="Jie Lan" w:date="2017-08-19T20:30:00Z">
          <w:pPr/>
        </w:pPrChange>
      </w:pPr>
      <w:r>
        <w:rPr>
          <w:noProof/>
          <w:lang w:eastAsia="zh-CN"/>
        </w:rPr>
        <w:lastRenderedPageBreak/>
        <w:pict w14:anchorId="1D90FF63">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130" type="#_x0000_t66" style="position:absolute;left:0;text-align:left;margin-left:141pt;margin-top:2pt;width:75.5pt;height:3.6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" adj="515" fillcolor="#4f81bd [3204]" strokecolor="#243f60 [1604]" strokeweight="2pt">
            <v:path arrowok="t"/>
          </v:shape>
        </w:pict>
      </w:r>
    </w:p>
    <w:p w14:paraId="0300672B" w14:textId="77777777" w:rsidR="00E0606F" w:rsidRDefault="00147EF6" w:rsidP="00B73DC6">
      <w:pPr>
        <w:jc w:val="both"/>
        <w:rPr>
          <w:lang w:eastAsia="zh-CN"/>
        </w:rPr>
        <w:pPrChange w:id="1432" w:author="Jie Lan" w:date="2017-08-19T20:30:00Z">
          <w:pPr/>
        </w:pPrChange>
      </w:pPr>
      <w:r>
        <w:rPr>
          <w:noProof/>
          <w:lang w:eastAsia="zh-CN"/>
        </w:rPr>
        <w:pict w14:anchorId="5EA22E76">
          <v:shapetype id="_x0000_t32" coordsize="21600,21600" o:spt="32" o:oned="t" path="m,l21600,21600e" filled="f">
            <v:path arrowok="t" fillok="f" o:connecttype="none"/>
            <o:lock v:ext="edit" shapetype="t"/>
          </v:shapetype>
          <v:shape id="_x0000_s1129" type="#_x0000_t32" style="position:absolute;left:0;text-align:left;margin-left:59.9pt;margin-top:9.45pt;width:.45pt;height:18.9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Pr>
          <w:noProof/>
          <w:lang w:eastAsia="zh-CN"/>
        </w:rPr>
        <w:pict w14:anchorId="0EDD593C">
          <v:rect id="Rectangle 15" o:spid="_x0000_s1120" style="position:absolute;left:0;text-align:left;margin-left:219pt;margin-top:24.75pt;width:246.75pt;height:52.2pt;z-index:251750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" fillcolor="#4f81bd [3204]" strokecolor="#243f60 [1604]" strokeweight="2pt">
            <v:path arrowok="t"/>
            <v:textbox>
              <w:txbxContent>
                <w:p w14:paraId="5AD32D15" w14:textId="77777777" w:rsidR="0081572A" w:rsidRDefault="0081572A" w:rsidP="00E0606F">
                  <w:pPr>
                    <w:pStyle w:val="ListParagraph"/>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81572A" w:rsidRDefault="0081572A" w:rsidP="00E0606F">
                  <w:pPr>
                    <w:pStyle w:val="ListParagraph"/>
                    <w:numPr>
                      <w:ilvl w:val="0"/>
                      <w:numId w:val="2"/>
                    </w:numPr>
                    <w:spacing w:after="160" w:line="259" w:lineRule="auto"/>
                  </w:pPr>
                  <w:r>
                    <w:t>Investments and reinsurance</w:t>
                  </w:r>
                </w:p>
              </w:txbxContent>
            </v:textbox>
            <w10:wrap anchorx="margin"/>
          </v:rect>
        </w:pict>
      </w:r>
    </w:p>
    <w:p w14:paraId="41828ADA" w14:textId="77777777" w:rsidR="00E0606F" w:rsidRDefault="00147EF6" w:rsidP="00B73DC6">
      <w:pPr>
        <w:jc w:val="both"/>
        <w:rPr>
          <w:lang w:eastAsia="zh-CN"/>
        </w:rPr>
        <w:pPrChange w:id="1433" w:author="Jie Lan" w:date="2017-08-19T20:30:00Z">
          <w:pPr/>
        </w:pPrChange>
      </w:pPr>
      <w:r>
        <w:rPr>
          <w:noProof/>
          <w:lang w:eastAsia="zh-CN"/>
        </w:rPr>
        <w:pict w14:anchorId="5CB509A5">
          <v:rect id="Rectangle 5" o:spid="_x0000_s1117" style="position:absolute;left:0;text-align:left;margin-left:0;margin-top:5.35pt;width:137.25pt;height:51.6pt;z-index:2517473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" fillcolor="#4f81bd [3204]" strokecolor="#243f60 [1604]" strokeweight="2pt">
            <v:path arrowok="t"/>
            <v:textbox>
              <w:txbxContent>
                <w:p w14:paraId="3D00BA82" w14:textId="77777777" w:rsidR="0081572A" w:rsidRDefault="0081572A" w:rsidP="00E0606F">
                  <w:r>
                    <w:t>Client buys ETH or BTC coins from exchange</w:t>
                  </w:r>
                </w:p>
              </w:txbxContent>
            </v:textbox>
            <w10:wrap anchorx="margin"/>
          </v:rect>
        </w:pict>
      </w:r>
    </w:p>
    <w:p w14:paraId="4815A9CF" w14:textId="77777777" w:rsidR="00E0606F" w:rsidRDefault="00147EF6" w:rsidP="00B73DC6">
      <w:pPr>
        <w:jc w:val="both"/>
        <w:rPr>
          <w:lang w:eastAsia="zh-CN"/>
        </w:rPr>
        <w:pPrChange w:id="1434" w:author="Jie Lan" w:date="2017-08-19T20:30:00Z">
          <w:pPr/>
        </w:pPrChange>
      </w:pPr>
      <w:r>
        <w:rPr>
          <w:noProof/>
          <w:lang w:eastAsia="zh-CN"/>
        </w:rPr>
        <w:pict w14:anchorId="283FD749">
          <v:shape id="Arrow: Left 34" o:spid="_x0000_s1131" type="#_x0000_t66" style="position:absolute;left:0;text-align:left;margin-left:141.35pt;margin-top:1.85pt;width:75.5pt;height:3.6pt;z-index:251761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" adj="515" fillcolor="#4f81bd [3204]" strokecolor="#243f60 [1604]" strokeweight="2pt">
            <v:path arrowok="t"/>
          </v:shape>
        </w:pict>
      </w:r>
    </w:p>
    <w:p w14:paraId="0220482A" w14:textId="77777777" w:rsidR="00E0606F" w:rsidRPr="006875E4" w:rsidRDefault="00147EF6" w:rsidP="00B73DC6">
      <w:pPr>
        <w:jc w:val="both"/>
        <w:rPr>
          <w:rFonts w:eastAsiaTheme="minorEastAsia"/>
          <w:lang w:eastAsia="zh-CN"/>
        </w:rPr>
        <w:pPrChange w:id="1435" w:author="Jie Lan" w:date="2017-08-19T20:30:00Z">
          <w:pPr/>
        </w:pPrChange>
      </w:pPr>
      <w:r>
        <w:rPr>
          <w:rFonts w:eastAsiaTheme="minorEastAsia"/>
          <w:noProof/>
          <w:lang w:val="en-CA" w:eastAsia="zh-CN"/>
        </w:rPr>
        <w:pict w14:anchorId="3432C4EA">
          <v:shape id="_x0000_s1140" type="#_x0000_t32" style="position:absolute;left:0;text-align:left;margin-left:60.35pt;margin-top:7.5pt;width:.45pt;height:18.9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2B7D1E31" w14:textId="77777777" w:rsidR="00E0606F" w:rsidRDefault="00147EF6" w:rsidP="00B73DC6">
      <w:pPr>
        <w:jc w:val="both"/>
        <w:rPr>
          <w:lang w:eastAsia="zh-CN"/>
        </w:rPr>
        <w:pPrChange w:id="1436" w:author="Jie Lan" w:date="2017-08-19T20:30:00Z">
          <w:pPr/>
        </w:pPrChange>
      </w:pPr>
      <w:r>
        <w:rPr>
          <w:noProof/>
          <w:lang w:eastAsia="zh-CN"/>
        </w:rPr>
        <w:pict w14:anchorId="1AB92418">
          <v:rect id="Rectangle 18" o:spid="_x0000_s1121" style="position:absolute;left:0;text-align:left;margin-left:219.75pt;margin-top:1pt;width:245.25pt;height:65.25pt;z-index:2517514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" fillcolor="#4f81bd [3204]" strokecolor="#243f60 [1604]" strokeweight="2pt">
            <v:path arrowok="t"/>
            <v:textbox style="mso-next-textbox:#Rectangle 18">
              <w:txbxContent>
                <w:p w14:paraId="772AEA87" w14:textId="77777777" w:rsidR="0081572A" w:rsidRDefault="0081572A" w:rsidP="00E0606F">
                  <w:pPr>
                    <w:pStyle w:val="ListParagraph"/>
                    <w:numPr>
                      <w:ilvl w:val="0"/>
                      <w:numId w:val="2"/>
                    </w:numPr>
                    <w:spacing w:after="160" w:line="259" w:lineRule="auto"/>
                  </w:pPr>
                  <w:r>
                    <w:t>Exchange prepares quote based on client request on coverage</w:t>
                  </w:r>
                </w:p>
                <w:p w14:paraId="447425A5" w14:textId="77777777" w:rsidR="0081572A" w:rsidRDefault="0081572A" w:rsidP="00E0606F">
                  <w:pPr>
                    <w:pStyle w:val="ListParagraph"/>
                    <w:numPr>
                      <w:ilvl w:val="0"/>
                      <w:numId w:val="2"/>
                    </w:numPr>
                    <w:spacing w:after="160" w:line="259" w:lineRule="auto"/>
                  </w:pPr>
                  <w:r>
                    <w:t>Smart Contract is initialized between each policyholders to mutually cover each other</w:t>
                  </w:r>
                </w:p>
              </w:txbxContent>
            </v:textbox>
            <w10:wrap anchorx="margin"/>
          </v:rect>
        </w:pict>
      </w:r>
      <w:r>
        <w:rPr>
          <w:noProof/>
          <w:lang w:eastAsia="zh-CN"/>
        </w:rPr>
        <w:pict w14:anchorId="4BAA7373">
          <v:rect id="Rectangle 14" o:spid="_x0000_s1119" style="position:absolute;left:0;text-align:left;margin-left:0;margin-top:6.25pt;width:137.25pt;height:49.8pt;z-index:25174937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" fillcolor="#4f81bd [3204]" strokecolor="#243f60 [1604]" strokeweight="2pt">
            <v:path arrowok="t"/>
            <v:textbox style="mso-next-textbox:#Rectangle 14">
              <w:txbxContent>
                <w:p w14:paraId="22ACDAC8" w14:textId="77777777" w:rsidR="0081572A" w:rsidRDefault="0081572A" w:rsidP="00E0606F">
                  <w:r>
                    <w:t>Client shops on life insurance coverage on exchange and quote premium in mutual insurance coin</w:t>
                  </w:r>
                </w:p>
              </w:txbxContent>
            </v:textbox>
            <w10:wrap anchorx="margin"/>
          </v:rect>
        </w:pict>
      </w:r>
    </w:p>
    <w:p w14:paraId="79FC1AB6" w14:textId="77777777" w:rsidR="00E0606F" w:rsidRDefault="00147EF6" w:rsidP="00B73DC6">
      <w:pPr>
        <w:jc w:val="both"/>
        <w:rPr>
          <w:lang w:eastAsia="zh-CN"/>
        </w:rPr>
        <w:pPrChange w:id="1437" w:author="Jie Lan" w:date="2017-08-19T20:30:00Z">
          <w:pPr/>
        </w:pPrChange>
      </w:pPr>
      <w:r>
        <w:rPr>
          <w:noProof/>
          <w:lang w:eastAsia="zh-CN"/>
        </w:rPr>
        <w:pict w14:anchorId="651BEE99">
          <v:shape id="Arrow: Left 35" o:spid="_x0000_s1132" type="#_x0000_t66" style="position:absolute;left:0;text-align:left;margin-left:140.95pt;margin-top:2.45pt;width:75.5pt;height:3.6pt;z-index:251762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SOgQIAAFg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" adj="515" fillcolor="#4f81bd [3204]" strokecolor="#243f60 [1604]" strokeweight="2pt">
            <v:path arrowok="t"/>
          </v:shape>
        </w:pict>
      </w:r>
    </w:p>
    <w:p w14:paraId="5799B1F3" w14:textId="77777777" w:rsidR="00E0606F" w:rsidRDefault="00147EF6" w:rsidP="00B73DC6">
      <w:pPr>
        <w:jc w:val="both"/>
        <w:rPr>
          <w:lang w:eastAsia="zh-CN"/>
        </w:rPr>
        <w:pPrChange w:id="1438" w:author="Jie Lan" w:date="2017-08-19T20:30:00Z">
          <w:pPr/>
        </w:pPrChange>
      </w:pPr>
      <w:r>
        <w:rPr>
          <w:noProof/>
          <w:lang w:val="en-CA" w:eastAsia="zh-CN"/>
        </w:rPr>
        <w:pict w14:anchorId="7B9D4C07">
          <v:shape id="_x0000_s1141" type="#_x0000_t32" style="position:absolute;left:0;text-align:left;margin-left:59.45pt;margin-top:5.15pt;width:.45pt;height:18.9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3E4C9E9B" w14:textId="77777777" w:rsidR="00E0606F" w:rsidRDefault="00147EF6" w:rsidP="00B73DC6">
      <w:pPr>
        <w:jc w:val="both"/>
        <w:rPr>
          <w:lang w:eastAsia="zh-CN"/>
        </w:rPr>
        <w:pPrChange w:id="1439" w:author="Jie Lan" w:date="2017-08-19T20:30:00Z">
          <w:pPr/>
        </w:pPrChange>
      </w:pPr>
      <w:r>
        <w:rPr>
          <w:noProof/>
          <w:lang w:eastAsia="zh-CN"/>
        </w:rPr>
        <w:pict w14:anchorId="5C7AB0B0">
          <v:rect id="Rectangle 22" o:spid="_x0000_s1122" style="position:absolute;left:0;text-align:left;margin-left:0;margin-top:4.95pt;width:140.25pt;height:82pt;z-index:2517524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" fillcolor="#4f81bd [3204]" strokecolor="#243f60 [1604]" strokeweight="2pt">
            <v:path arrowok="t"/>
            <v:textbox style="mso-next-textbox:#Rectangle 22">
              <w:txbxContent>
                <w:p w14:paraId="4F55A6E6" w14:textId="77777777" w:rsidR="0081572A" w:rsidRDefault="0081572A" w:rsidP="00E0606F">
                  <w:r>
                    <w:t>Client buys mutual insurance coin (smart contract) to engage with current mutual insurance policyholders</w:t>
                  </w:r>
                </w:p>
              </w:txbxContent>
            </v:textbox>
            <w10:wrap anchorx="margin"/>
          </v:rect>
        </w:pict>
      </w:r>
      <w:r>
        <w:rPr>
          <w:noProof/>
          <w:lang w:eastAsia="zh-CN"/>
        </w:rPr>
        <w:pict w14:anchorId="69D92B6C">
          <v:rect id="Rectangle 23" o:spid="_x0000_s1123" style="position:absolute;left:0;text-align:left;margin-left:220.5pt;margin-top:4.2pt;width:245.25pt;height:96.25pt;z-index:251753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" fillcolor="#4f81bd [3204]" strokecolor="#243f60 [1604]" strokeweight="2pt">
            <v:path arrowok="t"/>
            <v:textbox style="mso-next-textbox:#Rectangle 23">
              <w:txbxContent>
                <w:p w14:paraId="6022C2BE" w14:textId="77777777" w:rsidR="0081572A" w:rsidRDefault="0081572A" w:rsidP="00E0606F">
                  <w:pPr>
                    <w:pStyle w:val="ListParagraph"/>
                    <w:numPr>
                      <w:ilvl w:val="0"/>
                      <w:numId w:val="2"/>
                    </w:numPr>
                    <w:spacing w:after="160" w:line="259" w:lineRule="auto"/>
                  </w:pPr>
                  <w:r>
                    <w:t>Smart contract distributes new coverage coins equally to each current policyholders</w:t>
                  </w:r>
                </w:p>
                <w:p w14:paraId="3095DDCC" w14:textId="77777777" w:rsidR="0081572A" w:rsidRDefault="0081572A" w:rsidP="00E0606F">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w:r>
    </w:p>
    <w:p w14:paraId="1C6D664B" w14:textId="77777777" w:rsidR="00E0606F" w:rsidRDefault="00147EF6" w:rsidP="00B73DC6">
      <w:pPr>
        <w:jc w:val="both"/>
        <w:rPr>
          <w:lang w:eastAsia="zh-CN"/>
        </w:rPr>
        <w:pPrChange w:id="1440" w:author="Jie Lan" w:date="2017-08-19T20:30:00Z">
          <w:pPr/>
        </w:pPrChange>
      </w:pPr>
      <w:r>
        <w:rPr>
          <w:noProof/>
          <w:lang w:eastAsia="zh-CN"/>
        </w:rPr>
        <w:pict w14:anchorId="4B63C61F">
          <v:shape id="Arrow: Left 36" o:spid="_x0000_s1133" type="#_x0000_t66" style="position:absolute;left:0;text-align:left;margin-left:141.35pt;margin-top:8.25pt;width:78.4pt;height:3.6pt;z-index:251763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ongQIAAFk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" adj="515" fillcolor="#4f81bd [3204]" strokecolor="#243f60 [1604]" strokeweight="2pt">
            <v:path arrowok="t"/>
          </v:shape>
        </w:pict>
      </w:r>
    </w:p>
    <w:p w14:paraId="2BFA17C0" w14:textId="77777777" w:rsidR="00E0606F" w:rsidRDefault="00E0606F" w:rsidP="00B73DC6">
      <w:pPr>
        <w:jc w:val="both"/>
        <w:rPr>
          <w:lang w:eastAsia="zh-CN"/>
        </w:rPr>
        <w:pPrChange w:id="1441" w:author="Jie Lan" w:date="2017-08-19T20:30:00Z">
          <w:pPr/>
        </w:pPrChange>
      </w:pPr>
    </w:p>
    <w:p w14:paraId="346DE5AF" w14:textId="77777777" w:rsidR="00E0606F" w:rsidRDefault="00147EF6" w:rsidP="00B73DC6">
      <w:pPr>
        <w:jc w:val="both"/>
        <w:rPr>
          <w:lang w:eastAsia="zh-CN"/>
        </w:rPr>
        <w:pPrChange w:id="1442" w:author="Jie Lan" w:date="2017-08-19T20:30:00Z">
          <w:pPr/>
        </w:pPrChange>
      </w:pPr>
      <w:r>
        <w:rPr>
          <w:noProof/>
          <w:lang w:eastAsia="zh-CN"/>
        </w:rPr>
        <w:pict w14:anchorId="4DB45EB7">
          <v:shape id="Straight Arrow Connector 25" o:spid="_x0000_s1125" type="#_x0000_t32" style="position:absolute;left:0;text-align:left;margin-left:66.9pt;margin-top:10.65pt;width:0;height:42pt;z-index:2517555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" strokecolor="#4579b8 [3044]">
            <v:stroke endarrow="block"/>
            <o:lock v:ext="edit" shapetype="f"/>
          </v:shape>
        </w:pict>
      </w:r>
    </w:p>
    <w:p w14:paraId="7711489B" w14:textId="77777777" w:rsidR="00E0606F" w:rsidRDefault="00E0606F" w:rsidP="00B73DC6">
      <w:pPr>
        <w:jc w:val="both"/>
        <w:rPr>
          <w:lang w:eastAsia="zh-CN"/>
        </w:rPr>
        <w:pPrChange w:id="1443" w:author="Jie Lan" w:date="2017-08-19T20:30:00Z">
          <w:pPr/>
        </w:pPrChange>
      </w:pPr>
    </w:p>
    <w:p w14:paraId="6D1B60EF" w14:textId="77777777" w:rsidR="00E0606F" w:rsidRDefault="00147EF6" w:rsidP="00B73DC6">
      <w:pPr>
        <w:jc w:val="both"/>
        <w:rPr>
          <w:lang w:eastAsia="zh-CN"/>
        </w:rPr>
        <w:pPrChange w:id="1444" w:author="Jie Lan" w:date="2017-08-19T20:30:00Z">
          <w:pPr/>
        </w:pPrChange>
      </w:pPr>
      <w:r>
        <w:rPr>
          <w:noProof/>
          <w:lang w:eastAsia="zh-CN"/>
        </w:rPr>
        <w:pict w14:anchorId="1BA268F3">
          <v:shapetype id="_x0000_t110" coordsize="21600,21600" o:spt="110" path="m10800,l,10800,10800,21600,21600,10800xe">
            <v:stroke joinstyle="miter"/>
            <v:path gradientshapeok="t" o:connecttype="rect" textboxrect="5400,5400,16200,16200"/>
          </v:shapetype>
          <v:shape id="Flowchart: Decision 24" o:spid="_x0000_s1124" type="#_x0000_t110" style="position:absolute;left:0;text-align:left;margin-left:1pt;margin-top:1.75pt;width:132pt;height:97.4pt;z-index:2517544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" fillcolor="#4f81bd [3204]" strokecolor="#243f60 [1604]" strokeweight="2pt">
            <v:path arrowok="t"/>
            <v:textbox style="mso-next-textbox:#Flowchart: Decision 24">
              <w:txbxContent>
                <w:p w14:paraId="17BE0AB0" w14:textId="77777777" w:rsidR="0081572A" w:rsidRDefault="0081572A" w:rsidP="00E0606F">
                  <w:pPr>
                    <w:jc w:val="center"/>
                  </w:pPr>
                  <w:r>
                    <w:t>Blockchain broadcast event</w:t>
                  </w:r>
                </w:p>
              </w:txbxContent>
            </v:textbox>
            <w10:wrap anchorx="margin"/>
          </v:shape>
        </w:pict>
      </w:r>
      <w:r>
        <w:rPr>
          <w:noProof/>
          <w:lang w:eastAsia="zh-CN"/>
        </w:rPr>
        <w:pict w14:anchorId="40A0FD48">
          <v:rect id="Rectangle 26" o:spid="_x0000_s1126" style="position:absolute;left:0;text-align:left;margin-left:192.9pt;margin-top:15.15pt;width:179.3pt;height:80.3pt;z-index:251756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" fillcolor="#4f81bd [3204]" strokecolor="#243f60 [1604]" strokeweight="2pt">
            <v:path arrowok="t"/>
            <v:textbox style="mso-next-textbox:#Rectangle 26">
              <w:txbxContent>
                <w:p w14:paraId="2C2BA705" w14:textId="77777777" w:rsidR="0081572A" w:rsidRDefault="0081572A" w:rsidP="00E0606F">
                  <w:r>
                    <w:t xml:space="preserve">Smart contract executes based on survivorship certificate and expires coverage between policyholders and unlock mutual insurance coverage </w:t>
                  </w:r>
                </w:p>
              </w:txbxContent>
            </v:textbox>
            <w10:wrap anchorx="margin"/>
          </v:rect>
        </w:pict>
      </w:r>
    </w:p>
    <w:p w14:paraId="4E62B020" w14:textId="77777777" w:rsidR="00E0606F" w:rsidRDefault="00147EF6" w:rsidP="00B73DC6">
      <w:pPr>
        <w:jc w:val="both"/>
        <w:rPr>
          <w:lang w:eastAsia="zh-CN"/>
        </w:rPr>
        <w:pPrChange w:id="1445" w:author="Jie Lan" w:date="2017-08-19T20:30:00Z">
          <w:pPr/>
        </w:pPrChange>
      </w:pPr>
      <w:r>
        <w:rPr>
          <w:rFonts w:eastAsiaTheme="minorEastAsia"/>
          <w:noProof/>
          <w:lang w:val="en-CA" w:eastAsia="zh-CN"/>
        </w:rPr>
        <w:pict w14:anchorId="7B21862C">
          <v:shape id="_x0000_s1139" type="#_x0000_t32" style="position:absolute;left:0;text-align:left;margin-left:133pt;margin-top:24.2pt;width:59.9pt;height:.05pt;z-index:251769856" o:connectortype="straight">
            <v:stroke endarrow="block"/>
          </v:shape>
        </w:pict>
      </w:r>
      <w:r>
        <w:rPr>
          <w:noProof/>
          <w:lang w:eastAsia="zh-CN"/>
        </w:rPr>
        <w:pict w14:anchorId="50255014">
          <v:rect id="Rectangle 27" o:spid="_x0000_s1127" style="position:absolute;left:0;text-align:left;margin-left:0;margin-top:94.65pt;width:179.3pt;height:64.6pt;z-index:2517575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" fillcolor="#4f81bd [3204]" strokecolor="#243f60 [1604]" strokeweight="2pt">
            <v:path arrowok="t"/>
            <v:textbox style="mso-next-textbox:#Rectangle 27">
              <w:txbxContent>
                <w:p w14:paraId="73470AC1" w14:textId="77777777" w:rsidR="0081572A" w:rsidRDefault="0081572A" w:rsidP="00E0606F">
                  <w:r>
                    <w:t>Smart contract executes based on death certificate and mutual policyholders pays mutual insurance coin to beneficiary wallet</w:t>
                  </w:r>
                </w:p>
              </w:txbxContent>
            </v:textbox>
            <w10:wrap anchorx="margin"/>
          </v:rect>
        </w:pict>
      </w:r>
    </w:p>
    <w:p w14:paraId="3B0BACD8" w14:textId="77777777" w:rsidR="00E0606F" w:rsidRDefault="00E0606F" w:rsidP="00B73DC6">
      <w:pPr>
        <w:jc w:val="both"/>
        <w:rPr>
          <w:rFonts w:eastAsiaTheme="minorEastAsia"/>
          <w:lang w:eastAsia="zh-CN"/>
        </w:rPr>
        <w:pPrChange w:id="1446" w:author="Jie Lan" w:date="2017-08-19T20:30:00Z">
          <w:pPr/>
        </w:pPrChange>
      </w:pPr>
    </w:p>
    <w:p w14:paraId="49F29F8D" w14:textId="77777777" w:rsidR="00E0606F" w:rsidRDefault="00E0606F" w:rsidP="00B73DC6">
      <w:pPr>
        <w:jc w:val="both"/>
        <w:rPr>
          <w:rFonts w:eastAsiaTheme="minorEastAsia"/>
          <w:lang w:eastAsia="zh-CN"/>
        </w:rPr>
        <w:pPrChange w:id="1447" w:author="Jie Lan" w:date="2017-08-19T20:30:00Z">
          <w:pPr/>
        </w:pPrChange>
      </w:pPr>
    </w:p>
    <w:p w14:paraId="7BDFD031" w14:textId="77777777" w:rsidR="00E0606F" w:rsidRDefault="00147EF6" w:rsidP="00B73DC6">
      <w:pPr>
        <w:jc w:val="both"/>
        <w:rPr>
          <w:rFonts w:eastAsiaTheme="minorEastAsia"/>
          <w:lang w:eastAsia="zh-CN"/>
        </w:rPr>
        <w:pPrChange w:id="1448" w:author="Jie Lan" w:date="2017-08-19T20:30:00Z">
          <w:pPr/>
        </w:pPrChange>
      </w:pPr>
      <w:r>
        <w:rPr>
          <w:noProof/>
          <w:lang w:eastAsia="zh-CN"/>
        </w:rPr>
        <w:pict w14:anchorId="427DE01D">
          <v:shape id="Straight Arrow Connector 28" o:spid="_x0000_s1128" type="#_x0000_t32" style="position:absolute;left:0;text-align:left;margin-left:57.9pt;margin-top:10.4pt;width:18pt;height:0;rotation:90;z-index:2517585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" adj="-194940,-1,-194940" strokecolor="#4579b8 [3044]">
            <v:stroke endarrow="block"/>
            <o:lock v:ext="edit" shapetype="f"/>
          </v:shape>
        </w:pict>
      </w:r>
    </w:p>
    <w:p w14:paraId="5442DE30" w14:textId="77777777" w:rsidR="00E0606F" w:rsidRDefault="00E0606F" w:rsidP="00B73DC6">
      <w:pPr>
        <w:jc w:val="both"/>
        <w:rPr>
          <w:rFonts w:eastAsiaTheme="minorEastAsia"/>
          <w:lang w:eastAsia="zh-CN"/>
        </w:rPr>
        <w:pPrChange w:id="1449" w:author="Jie Lan" w:date="2017-08-19T20:30:00Z">
          <w:pPr/>
        </w:pPrChange>
      </w:pPr>
    </w:p>
    <w:p w14:paraId="2452B0FB" w14:textId="77777777" w:rsidR="00E0606F" w:rsidRDefault="00E0606F" w:rsidP="00B73DC6">
      <w:pPr>
        <w:jc w:val="both"/>
        <w:rPr>
          <w:rFonts w:eastAsiaTheme="minorEastAsia"/>
          <w:lang w:eastAsia="zh-CN"/>
        </w:rPr>
        <w:pPrChange w:id="1450" w:author="Jie Lan" w:date="2017-08-19T20:30:00Z">
          <w:pPr/>
        </w:pPrChange>
      </w:pPr>
    </w:p>
    <w:p w14:paraId="135C42FC" w14:textId="77777777" w:rsidR="00E0606F" w:rsidRPr="00741623" w:rsidRDefault="00E0606F" w:rsidP="00B73DC6">
      <w:pPr>
        <w:jc w:val="both"/>
        <w:rPr>
          <w:rFonts w:eastAsiaTheme="minorEastAsia"/>
          <w:lang w:eastAsia="zh-CN"/>
        </w:rPr>
        <w:pPrChange w:id="1451" w:author="Jie Lan" w:date="2017-08-19T20:30:00Z">
          <w:pPr/>
        </w:pPrChange>
      </w:pPr>
    </w:p>
    <w:p w14:paraId="5582810E" w14:textId="77777777" w:rsidR="00E0606F" w:rsidRPr="00C83AE9" w:rsidRDefault="00E0606F" w:rsidP="00B73DC6">
      <w:pPr>
        <w:jc w:val="both"/>
        <w:rPr>
          <w:lang w:eastAsia="zh-CN"/>
        </w:rPr>
        <w:pPrChange w:id="1452" w:author="Jie Lan" w:date="2017-08-19T20:30:00Z">
          <w:pPr/>
        </w:pPrChange>
      </w:pPr>
      <w:r w:rsidRPr="00C83AE9">
        <w:rPr>
          <w:lang w:eastAsia="zh-CN"/>
        </w:rPr>
        <w:t>Plan Participant Onboarding</w:t>
      </w:r>
      <w:r>
        <w:rPr>
          <w:lang w:eastAsia="zh-CN"/>
        </w:rPr>
        <w:t xml:space="preserve"> (Insurance Sales): </w:t>
      </w:r>
      <w:r w:rsidRPr="00C83AE9">
        <w:rPr>
          <w:lang w:eastAsia="zh-CN"/>
        </w:rPr>
        <w:t>Interactions between Plan Sponsor and Plan Administrator to on-board Plan Participants is often cumbersome and error prone</w:t>
      </w:r>
    </w:p>
    <w:p w14:paraId="0A9DE92E" w14:textId="77777777" w:rsidR="00E0606F" w:rsidRDefault="00E0606F" w:rsidP="00B73DC6">
      <w:pPr>
        <w:jc w:val="both"/>
        <w:rPr>
          <w:lang w:eastAsia="zh-CN"/>
        </w:rPr>
        <w:pPrChange w:id="1453" w:author="Jie Lan" w:date="2017-08-19T20:30:00Z">
          <w:pPr/>
        </w:pPrChange>
      </w:pPr>
      <w:r>
        <w:rPr>
          <w:lang w:eastAsia="zh-CN"/>
        </w:rPr>
        <w:t xml:space="preserve">Role of Blockchain: </w:t>
      </w:r>
    </w:p>
    <w:p w14:paraId="67073D2F" w14:textId="77777777" w:rsidR="00E0606F" w:rsidRPr="00C83AE9" w:rsidRDefault="00E0606F" w:rsidP="00B73DC6">
      <w:pPr>
        <w:numPr>
          <w:ilvl w:val="0"/>
          <w:numId w:val="7"/>
        </w:numPr>
        <w:jc w:val="both"/>
        <w:rPr>
          <w:lang w:eastAsia="zh-CN"/>
        </w:rPr>
        <w:pPrChange w:id="1454" w:author="Jie Lan" w:date="2017-08-19T20:30:00Z">
          <w:pPr>
            <w:numPr>
              <w:numId w:val="7"/>
            </w:numPr>
            <w:tabs>
              <w:tab w:val="num" w:pos="720"/>
            </w:tabs>
            <w:ind w:left="720" w:hanging="360"/>
          </w:pPr>
        </w:pPrChange>
      </w:pPr>
      <w:r w:rsidRPr="00C83AE9">
        <w:rPr>
          <w:lang w:eastAsia="zh-CN"/>
        </w:rPr>
        <w:t>Records required plan participant information directly from Plan Sponsor’s HR systems</w:t>
      </w:r>
    </w:p>
    <w:p w14:paraId="1BC32C1D" w14:textId="77777777" w:rsidR="00E0606F" w:rsidRPr="00C83AE9" w:rsidRDefault="00E0606F" w:rsidP="00B73DC6">
      <w:pPr>
        <w:numPr>
          <w:ilvl w:val="0"/>
          <w:numId w:val="7"/>
        </w:numPr>
        <w:jc w:val="both"/>
        <w:rPr>
          <w:lang w:eastAsia="zh-CN"/>
        </w:rPr>
        <w:pPrChange w:id="1455" w:author="Jie Lan" w:date="2017-08-19T20:30:00Z">
          <w:pPr>
            <w:numPr>
              <w:numId w:val="7"/>
            </w:numPr>
            <w:tabs>
              <w:tab w:val="num" w:pos="720"/>
            </w:tabs>
            <w:ind w:left="720" w:hanging="360"/>
          </w:pPr>
        </w:pPrChange>
      </w:pPr>
      <w:r w:rsidRPr="00C83AE9">
        <w:rPr>
          <w:lang w:eastAsia="zh-CN"/>
        </w:rPr>
        <w:lastRenderedPageBreak/>
        <w:t>Makes data available to all blockchain participants on a real-time basis reduces possibility of dispute</w:t>
      </w:r>
    </w:p>
    <w:p w14:paraId="29800790" w14:textId="77777777" w:rsidR="00E0606F" w:rsidRPr="00A2715C" w:rsidRDefault="00E0606F" w:rsidP="00B73DC6">
      <w:pPr>
        <w:pStyle w:val="ListParagraph"/>
        <w:numPr>
          <w:ilvl w:val="0"/>
          <w:numId w:val="7"/>
        </w:numPr>
        <w:jc w:val="both"/>
        <w:rPr>
          <w:lang w:eastAsia="zh-CN"/>
        </w:rPr>
        <w:pPrChange w:id="1456" w:author="Jie Lan" w:date="2017-08-19T20:30:00Z">
          <w:pPr>
            <w:pStyle w:val="ListParagraph"/>
            <w:numPr>
              <w:numId w:val="7"/>
            </w:numPr>
            <w:tabs>
              <w:tab w:val="num" w:pos="720"/>
            </w:tabs>
            <w:ind w:hanging="360"/>
          </w:pPr>
        </w:pPrChange>
      </w:pPr>
      <w:r w:rsidRPr="00C83AE9">
        <w:rPr>
          <w:lang w:eastAsia="zh-CN"/>
        </w:rPr>
        <w:t>Improves client satisfaction and reduces costs</w:t>
      </w:r>
    </w:p>
    <w:p w14:paraId="2FAEED8A" w14:textId="77777777" w:rsidR="00E0606F" w:rsidRPr="00F2751E" w:rsidRDefault="00E0606F" w:rsidP="00B73DC6">
      <w:pPr>
        <w:jc w:val="both"/>
        <w:rPr>
          <w:lang w:eastAsia="zh-CN"/>
        </w:rPr>
        <w:pPrChange w:id="1457" w:author="Jie Lan" w:date="2017-08-19T20:30:00Z">
          <w:pPr/>
        </w:pPrChange>
      </w:pPr>
    </w:p>
    <w:p w14:paraId="64DB92E2" w14:textId="77777777" w:rsidR="00E0606F" w:rsidRDefault="00E0606F" w:rsidP="00B73DC6">
      <w:pPr>
        <w:pStyle w:val="Heading4"/>
        <w:jc w:val="both"/>
        <w:rPr>
          <w:rFonts w:eastAsiaTheme="minorEastAsia"/>
          <w:lang w:eastAsia="zh-CN"/>
        </w:rPr>
        <w:pPrChange w:id="1458" w:author="Jie Lan" w:date="2017-08-19T20:30:00Z">
          <w:pPr>
            <w:pStyle w:val="Heading4"/>
          </w:pPr>
        </w:pPrChange>
      </w:pPr>
      <w:r>
        <w:rPr>
          <w:rFonts w:eastAsiaTheme="minorEastAsia" w:hint="eastAsia"/>
          <w:lang w:eastAsia="zh-CN"/>
        </w:rPr>
        <w:t>应用场景</w:t>
      </w:r>
      <w:r>
        <w:rPr>
          <w:rFonts w:eastAsiaTheme="minorEastAsia" w:hint="eastAsia"/>
          <w:lang w:eastAsia="zh-CN"/>
        </w:rPr>
        <w:t>3</w:t>
      </w:r>
    </w:p>
    <w:p w14:paraId="569EDA71" w14:textId="77777777" w:rsidR="00E0606F" w:rsidRPr="00C83AE9" w:rsidRDefault="00E0606F" w:rsidP="00B73DC6">
      <w:pPr>
        <w:pStyle w:val="UsageNotes"/>
        <w:spacing w:after="120"/>
        <w:jc w:val="both"/>
        <w:rPr>
          <w:rFonts w:ascii="Arial" w:hAnsi="Arial" w:cs="Arial"/>
          <w:color w:val="000000" w:themeColor="text1"/>
          <w:sz w:val="20"/>
          <w:szCs w:val="20"/>
        </w:rPr>
        <w:pPrChange w:id="1459" w:author="Jie Lan" w:date="2017-08-19T20:30:00Z">
          <w:pPr>
            <w:pStyle w:val="UsageNotes"/>
            <w:spacing w:after="120"/>
          </w:pPr>
        </w:pPrChange>
      </w:pPr>
      <w:r w:rsidRPr="00C83AE9">
        <w:rPr>
          <w:rFonts w:ascii="Arial" w:hAnsi="Arial" w:cs="Arial"/>
          <w:color w:val="000000" w:themeColor="text1"/>
          <w:sz w:val="20"/>
          <w:szCs w:val="20"/>
        </w:rPr>
        <w:t xml:space="preserve">Coverage Verification: </w:t>
      </w:r>
    </w:p>
    <w:p w14:paraId="272F01EF" w14:textId="77777777" w:rsidR="00E0606F" w:rsidRPr="00C83AE9" w:rsidRDefault="00E0606F" w:rsidP="00B73DC6">
      <w:pPr>
        <w:pStyle w:val="UsageNotes"/>
        <w:spacing w:after="120"/>
        <w:jc w:val="both"/>
        <w:rPr>
          <w:rFonts w:ascii="Arial" w:hAnsi="Arial" w:cs="Arial"/>
          <w:color w:val="000000" w:themeColor="text1"/>
          <w:sz w:val="20"/>
          <w:szCs w:val="20"/>
        </w:rPr>
        <w:pPrChange w:id="1460" w:author="Jie Lan" w:date="2017-08-19T20:30:00Z">
          <w:pPr>
            <w:pStyle w:val="UsageNotes"/>
            <w:spacing w:after="120"/>
          </w:pPr>
        </w:pPrChange>
      </w:pPr>
      <w:r w:rsidRPr="00C83AE9">
        <w:rPr>
          <w:rFonts w:ascii="Arial" w:hAnsi="Arial" w:cs="Arial"/>
          <w:color w:val="000000" w:themeColor="text1"/>
          <w:sz w:val="20"/>
          <w:szCs w:val="20"/>
        </w:rPr>
        <w:t xml:space="preserve">Lack of ready availability can: </w:t>
      </w:r>
    </w:p>
    <w:p w14:paraId="516A0258" w14:textId="77777777" w:rsidR="00E0606F" w:rsidRPr="00C83AE9" w:rsidRDefault="00E0606F" w:rsidP="00B73DC6">
      <w:pPr>
        <w:pStyle w:val="UsageNotes"/>
        <w:spacing w:after="120"/>
        <w:jc w:val="both"/>
        <w:rPr>
          <w:rFonts w:ascii="Arial" w:hAnsi="Arial" w:cs="Arial"/>
          <w:color w:val="000000" w:themeColor="text1"/>
          <w:sz w:val="20"/>
          <w:szCs w:val="20"/>
        </w:rPr>
        <w:pPrChange w:id="1461" w:author="Jie Lan" w:date="2017-08-19T20:30:00Z">
          <w:pPr>
            <w:pStyle w:val="UsageNotes"/>
            <w:spacing w:after="120"/>
          </w:pPr>
        </w:pPrChange>
      </w:pPr>
      <w:r w:rsidRPr="00C83AE9">
        <w:rPr>
          <w:rFonts w:ascii="Arial" w:hAnsi="Arial" w:cs="Arial"/>
          <w:color w:val="000000" w:themeColor="text1"/>
          <w:sz w:val="20"/>
          <w:szCs w:val="20"/>
        </w:rPr>
        <w:t xml:space="preserve">   - Delay provision of coverage upfront</w:t>
      </w:r>
    </w:p>
    <w:p w14:paraId="6AE8BF9C" w14:textId="77777777" w:rsidR="00E0606F" w:rsidRPr="00C83AE9" w:rsidRDefault="00E0606F" w:rsidP="00B73DC6">
      <w:pPr>
        <w:pStyle w:val="UsageNotes"/>
        <w:spacing w:after="120"/>
        <w:jc w:val="both"/>
        <w:rPr>
          <w:rFonts w:ascii="Arial" w:hAnsi="Arial" w:cs="Arial"/>
          <w:color w:val="000000" w:themeColor="text1"/>
          <w:sz w:val="20"/>
          <w:szCs w:val="20"/>
        </w:rPr>
        <w:pPrChange w:id="1462" w:author="Jie Lan" w:date="2017-08-19T20:30:00Z">
          <w:pPr>
            <w:pStyle w:val="UsageNotes"/>
            <w:spacing w:after="120"/>
          </w:pPr>
        </w:pPrChange>
      </w:pPr>
      <w:r w:rsidRPr="00C83AE9">
        <w:rPr>
          <w:rFonts w:ascii="Arial" w:hAnsi="Arial" w:cs="Arial"/>
          <w:color w:val="000000" w:themeColor="text1"/>
          <w:sz w:val="20"/>
          <w:szCs w:val="20"/>
        </w:rPr>
        <w:t xml:space="preserve">   - Involve cumbersome manual discussions </w:t>
      </w:r>
    </w:p>
    <w:p w14:paraId="7E0BB51C" w14:textId="77777777" w:rsidR="00E0606F" w:rsidRPr="00C83AE9" w:rsidRDefault="00E0606F" w:rsidP="00B73DC6">
      <w:pPr>
        <w:pStyle w:val="UsageNotes"/>
        <w:spacing w:after="120"/>
        <w:jc w:val="both"/>
        <w:rPr>
          <w:rFonts w:ascii="Arial" w:hAnsi="Arial" w:cs="Arial"/>
          <w:color w:val="000000" w:themeColor="text1"/>
          <w:sz w:val="20"/>
          <w:szCs w:val="20"/>
        </w:rPr>
        <w:pPrChange w:id="1463" w:author="Jie Lan" w:date="2017-08-19T20:30:00Z">
          <w:pPr>
            <w:pStyle w:val="UsageNotes"/>
            <w:spacing w:after="120"/>
          </w:pPr>
        </w:pPrChange>
      </w:pPr>
      <w:r w:rsidRPr="00C83AE9">
        <w:rPr>
          <w:rFonts w:ascii="Arial" w:hAnsi="Arial" w:cs="Arial"/>
          <w:color w:val="000000" w:themeColor="text1"/>
          <w:sz w:val="20"/>
          <w:szCs w:val="20"/>
        </w:rPr>
        <w:t xml:space="preserve">   - Require upfront payment despite coverage</w:t>
      </w:r>
    </w:p>
    <w:p w14:paraId="222FF3AD" w14:textId="77777777" w:rsidR="00E0606F" w:rsidRPr="00C83AE9" w:rsidRDefault="00E0606F" w:rsidP="00B73DC6">
      <w:pPr>
        <w:pStyle w:val="UsageNotes"/>
        <w:spacing w:after="120"/>
        <w:jc w:val="both"/>
        <w:rPr>
          <w:rFonts w:ascii="Arial" w:hAnsi="Arial" w:cs="Arial"/>
          <w:sz w:val="20"/>
          <w:szCs w:val="20"/>
        </w:rPr>
        <w:pPrChange w:id="1464" w:author="Jie Lan" w:date="2017-08-19T20:30:00Z">
          <w:pPr>
            <w:pStyle w:val="UsageNotes"/>
            <w:spacing w:after="120"/>
          </w:pPr>
        </w:pPrChange>
      </w:pPr>
    </w:p>
    <w:p w14:paraId="24A3FB1B" w14:textId="77777777" w:rsidR="00E0606F" w:rsidRPr="00C83AE9" w:rsidRDefault="00E0606F" w:rsidP="00B73DC6">
      <w:pPr>
        <w:pStyle w:val="UsageNotes"/>
        <w:spacing w:after="120"/>
        <w:jc w:val="both"/>
        <w:rPr>
          <w:rFonts w:ascii="Arial" w:hAnsi="Arial" w:cs="Arial"/>
          <w:color w:val="000000" w:themeColor="text1"/>
          <w:sz w:val="20"/>
          <w:szCs w:val="20"/>
        </w:rPr>
        <w:pPrChange w:id="1465" w:author="Jie Lan" w:date="2017-08-19T20:30:00Z">
          <w:pPr>
            <w:pStyle w:val="UsageNotes"/>
            <w:spacing w:after="120"/>
          </w:pPr>
        </w:pPrChange>
      </w:pPr>
      <w:r w:rsidRPr="00C83AE9">
        <w:rPr>
          <w:rFonts w:ascii="Arial" w:hAnsi="Arial" w:cs="Arial"/>
          <w:color w:val="000000" w:themeColor="text1"/>
          <w:sz w:val="20"/>
          <w:szCs w:val="20"/>
        </w:rPr>
        <w:t>Role of Blockchain:</w:t>
      </w:r>
    </w:p>
    <w:p w14:paraId="41E50AAF" w14:textId="77777777" w:rsidR="00E0606F" w:rsidRPr="00C83AE9" w:rsidRDefault="00E0606F" w:rsidP="00B73DC6">
      <w:pPr>
        <w:pStyle w:val="UsageNotes"/>
        <w:numPr>
          <w:ilvl w:val="0"/>
          <w:numId w:val="8"/>
        </w:numPr>
        <w:spacing w:after="120"/>
        <w:jc w:val="both"/>
        <w:rPr>
          <w:rFonts w:ascii="Arial" w:hAnsi="Arial" w:cs="Arial"/>
          <w:color w:val="000000" w:themeColor="text1"/>
          <w:sz w:val="20"/>
          <w:szCs w:val="20"/>
        </w:rPr>
        <w:pPrChange w:id="1466" w:author="Jie Lan" w:date="2017-08-19T20:30:00Z">
          <w:pPr>
            <w:pStyle w:val="UsageNotes"/>
            <w:numPr>
              <w:numId w:val="8"/>
            </w:numPr>
            <w:tabs>
              <w:tab w:val="num" w:pos="720"/>
            </w:tabs>
            <w:spacing w:after="120"/>
            <w:ind w:left="720" w:hanging="360"/>
          </w:pPr>
        </w:pPrChange>
      </w:pPr>
      <w:r w:rsidRPr="00C83AE9">
        <w:rPr>
          <w:rFonts w:ascii="Arial" w:hAnsi="Arial" w:cs="Arial"/>
          <w:color w:val="000000" w:themeColor="text1"/>
          <w:sz w:val="20"/>
          <w:szCs w:val="20"/>
        </w:rPr>
        <w:t xml:space="preserve">Provides immediate access to coverage information and current plan participant status </w:t>
      </w:r>
    </w:p>
    <w:p w14:paraId="0AD7A72E" w14:textId="77777777" w:rsidR="00E0606F" w:rsidRPr="00C83AE9" w:rsidRDefault="00E0606F" w:rsidP="00B73DC6">
      <w:pPr>
        <w:pStyle w:val="UsageNotes"/>
        <w:numPr>
          <w:ilvl w:val="0"/>
          <w:numId w:val="8"/>
        </w:numPr>
        <w:spacing w:after="120"/>
        <w:jc w:val="both"/>
        <w:rPr>
          <w:rFonts w:ascii="Arial" w:hAnsi="Arial" w:cs="Arial"/>
          <w:color w:val="000000" w:themeColor="text1"/>
          <w:sz w:val="20"/>
          <w:szCs w:val="20"/>
        </w:rPr>
        <w:pPrChange w:id="1467" w:author="Jie Lan" w:date="2017-08-19T20:30:00Z">
          <w:pPr>
            <w:pStyle w:val="UsageNotes"/>
            <w:numPr>
              <w:numId w:val="8"/>
            </w:numPr>
            <w:tabs>
              <w:tab w:val="num" w:pos="720"/>
            </w:tabs>
            <w:spacing w:after="120"/>
            <w:ind w:left="720" w:hanging="360"/>
          </w:pPr>
        </w:pPrChange>
      </w:pPr>
      <w:r w:rsidRPr="00C83AE9">
        <w:rPr>
          <w:rFonts w:ascii="Arial" w:hAnsi="Arial" w:cs="Arial"/>
          <w:color w:val="000000" w:themeColor="text1"/>
          <w:sz w:val="20"/>
          <w:szCs w:val="20"/>
        </w:rPr>
        <w:t>Smart contracts verify plan participant coverage immediately, and avoid creation of payment disputes after the appointment occurs</w:t>
      </w:r>
    </w:p>
    <w:p w14:paraId="0E354DC1" w14:textId="77777777" w:rsidR="00E0606F" w:rsidRPr="00C83AE9" w:rsidRDefault="00E0606F" w:rsidP="00B73DC6">
      <w:pPr>
        <w:pStyle w:val="UsageNotes"/>
        <w:spacing w:after="120"/>
        <w:jc w:val="both"/>
        <w:rPr>
          <w:rFonts w:ascii="Arial" w:hAnsi="Arial" w:cs="Arial"/>
          <w:sz w:val="20"/>
          <w:szCs w:val="20"/>
        </w:rPr>
        <w:pPrChange w:id="1468" w:author="Jie Lan" w:date="2017-08-19T20:30:00Z">
          <w:pPr>
            <w:pStyle w:val="UsageNotes"/>
            <w:spacing w:after="120"/>
          </w:pPr>
        </w:pPrChange>
      </w:pPr>
    </w:p>
    <w:p w14:paraId="2DF4A7E0" w14:textId="77777777" w:rsidR="00E0606F" w:rsidRDefault="00E0606F" w:rsidP="00B73DC6">
      <w:pPr>
        <w:pStyle w:val="UsageNotes"/>
        <w:spacing w:after="120" w:line="240" w:lineRule="auto"/>
        <w:jc w:val="both"/>
        <w:rPr>
          <w:rFonts w:ascii="Arial" w:hAnsi="Arial" w:cs="Arial"/>
          <w:i w:val="0"/>
          <w:color w:val="auto"/>
          <w:sz w:val="20"/>
          <w:szCs w:val="20"/>
        </w:rPr>
        <w:pPrChange w:id="1469" w:author="Jie Lan" w:date="2017-08-19T20:30:00Z">
          <w:pPr>
            <w:pStyle w:val="UsageNotes"/>
            <w:spacing w:after="120" w:line="240" w:lineRule="auto"/>
          </w:pPr>
        </w:pPrChange>
      </w:pPr>
    </w:p>
    <w:p w14:paraId="1DD91026" w14:textId="77777777" w:rsidR="00E0606F" w:rsidRDefault="00E0606F" w:rsidP="00B73DC6">
      <w:pPr>
        <w:pStyle w:val="Heading4"/>
        <w:jc w:val="both"/>
        <w:rPr>
          <w:rFonts w:eastAsiaTheme="minorEastAsia"/>
          <w:lang w:eastAsia="zh-CN"/>
        </w:rPr>
        <w:pPrChange w:id="1470" w:author="Jie Lan" w:date="2017-08-19T20:30:00Z">
          <w:pPr>
            <w:pStyle w:val="Heading4"/>
          </w:pPr>
        </w:pPrChange>
      </w:pPr>
      <w:r>
        <w:rPr>
          <w:rFonts w:eastAsiaTheme="minorEastAsia" w:hint="eastAsia"/>
          <w:lang w:eastAsia="zh-CN"/>
        </w:rPr>
        <w:t>应用场景</w:t>
      </w:r>
      <w:r>
        <w:rPr>
          <w:rFonts w:eastAsiaTheme="minorEastAsia" w:hint="eastAsia"/>
          <w:lang w:eastAsia="zh-CN"/>
        </w:rPr>
        <w:t>4</w:t>
      </w:r>
    </w:p>
    <w:p w14:paraId="2B4D3821" w14:textId="77777777" w:rsidR="00E0606F" w:rsidRDefault="00E0606F" w:rsidP="00B73DC6">
      <w:pPr>
        <w:pStyle w:val="UsageNotes"/>
        <w:spacing w:after="120" w:line="240" w:lineRule="auto"/>
        <w:ind w:left="720"/>
        <w:jc w:val="both"/>
        <w:rPr>
          <w:rFonts w:ascii="Arial" w:hAnsi="Arial" w:cs="Arial"/>
          <w:i w:val="0"/>
          <w:color w:val="auto"/>
          <w:sz w:val="20"/>
          <w:szCs w:val="20"/>
        </w:rPr>
        <w:pPrChange w:id="1471" w:author="Jie Lan" w:date="2017-08-19T20:30:00Z">
          <w:pPr>
            <w:pStyle w:val="UsageNotes"/>
            <w:spacing w:after="120" w:line="240" w:lineRule="auto"/>
            <w:ind w:left="720"/>
          </w:pPr>
        </w:pPrChange>
      </w:pPr>
    </w:p>
    <w:p w14:paraId="4C6F17EA" w14:textId="77777777" w:rsidR="00E0606F" w:rsidRPr="00C83AE9" w:rsidRDefault="00E0606F" w:rsidP="00B73DC6">
      <w:pPr>
        <w:pStyle w:val="UsageNotes"/>
        <w:spacing w:after="120"/>
        <w:jc w:val="both"/>
        <w:rPr>
          <w:rFonts w:ascii="Arial" w:hAnsi="Arial" w:cs="Arial"/>
          <w:color w:val="000000" w:themeColor="text1"/>
          <w:sz w:val="20"/>
          <w:szCs w:val="20"/>
        </w:rPr>
        <w:pPrChange w:id="1472" w:author="Jie Lan" w:date="2017-08-19T20:30:00Z">
          <w:pPr>
            <w:pStyle w:val="UsageNotes"/>
            <w:spacing w:after="120"/>
          </w:pPr>
        </w:pPrChange>
      </w:pPr>
      <w:r w:rsidRPr="00C83AE9">
        <w:rPr>
          <w:rFonts w:ascii="Arial" w:hAnsi="Arial" w:cs="Arial"/>
          <w:color w:val="000000" w:themeColor="text1"/>
          <w:sz w:val="20"/>
          <w:szCs w:val="20"/>
        </w:rPr>
        <w:t xml:space="preserve">Claim Submission: </w:t>
      </w:r>
    </w:p>
    <w:p w14:paraId="5CF54240" w14:textId="77777777" w:rsidR="00E0606F" w:rsidRPr="00C83AE9" w:rsidRDefault="00E0606F" w:rsidP="00B73DC6">
      <w:pPr>
        <w:pStyle w:val="UsageNotes"/>
        <w:spacing w:after="120"/>
        <w:jc w:val="both"/>
        <w:rPr>
          <w:rFonts w:ascii="Arial" w:hAnsi="Arial" w:cs="Arial"/>
          <w:color w:val="000000" w:themeColor="text1"/>
          <w:sz w:val="20"/>
          <w:szCs w:val="20"/>
        </w:rPr>
        <w:pPrChange w:id="1473" w:author="Jie Lan" w:date="2017-08-19T20:30:00Z">
          <w:pPr>
            <w:pStyle w:val="UsageNotes"/>
            <w:spacing w:after="120"/>
          </w:pPr>
        </w:pPrChange>
      </w:pPr>
      <w:r w:rsidRPr="00C83AE9">
        <w:rPr>
          <w:rFonts w:ascii="Arial" w:hAnsi="Arial" w:cs="Arial"/>
          <w:color w:val="000000" w:themeColor="text1"/>
          <w:sz w:val="20"/>
          <w:szCs w:val="20"/>
        </w:rPr>
        <w:t xml:space="preserve">Initial submission and filing process can: </w:t>
      </w:r>
    </w:p>
    <w:p w14:paraId="47FB6DB6" w14:textId="77777777" w:rsidR="00E0606F" w:rsidRPr="00C83AE9" w:rsidRDefault="00E0606F" w:rsidP="00B73DC6">
      <w:pPr>
        <w:pStyle w:val="UsageNotes"/>
        <w:spacing w:after="120"/>
        <w:jc w:val="both"/>
        <w:rPr>
          <w:rFonts w:ascii="Arial" w:hAnsi="Arial" w:cs="Arial"/>
          <w:color w:val="000000" w:themeColor="text1"/>
          <w:sz w:val="20"/>
          <w:szCs w:val="20"/>
        </w:rPr>
        <w:pPrChange w:id="1474" w:author="Jie Lan" w:date="2017-08-19T20:30:00Z">
          <w:pPr>
            <w:pStyle w:val="UsageNotes"/>
            <w:spacing w:after="120"/>
          </w:pPr>
        </w:pPrChange>
      </w:pPr>
      <w:r w:rsidRPr="00C83AE9">
        <w:rPr>
          <w:rFonts w:ascii="Arial" w:hAnsi="Arial" w:cs="Arial"/>
          <w:color w:val="000000" w:themeColor="text1"/>
          <w:sz w:val="20"/>
          <w:szCs w:val="20"/>
        </w:rPr>
        <w:t>- Allow erroneous submissions</w:t>
      </w:r>
    </w:p>
    <w:p w14:paraId="13ACBE81" w14:textId="77777777" w:rsidR="00E0606F" w:rsidRPr="00C83AE9" w:rsidRDefault="00E0606F" w:rsidP="00B73DC6">
      <w:pPr>
        <w:pStyle w:val="UsageNotes"/>
        <w:spacing w:after="120"/>
        <w:jc w:val="both"/>
        <w:rPr>
          <w:rFonts w:ascii="Arial" w:hAnsi="Arial" w:cs="Arial"/>
          <w:color w:val="000000" w:themeColor="text1"/>
          <w:sz w:val="20"/>
          <w:szCs w:val="20"/>
        </w:rPr>
        <w:pPrChange w:id="1475" w:author="Jie Lan" w:date="2017-08-19T20:30:00Z">
          <w:pPr>
            <w:pStyle w:val="UsageNotes"/>
            <w:spacing w:after="120"/>
          </w:pPr>
        </w:pPrChange>
      </w:pPr>
      <w:r w:rsidRPr="00C83AE9">
        <w:rPr>
          <w:rFonts w:ascii="Arial" w:hAnsi="Arial" w:cs="Arial"/>
          <w:color w:val="000000" w:themeColor="text1"/>
          <w:sz w:val="20"/>
          <w:szCs w:val="20"/>
        </w:rPr>
        <w:t xml:space="preserve">   - Result in dispute resolution</w:t>
      </w:r>
    </w:p>
    <w:p w14:paraId="6515171B" w14:textId="77777777" w:rsidR="00E0606F" w:rsidRPr="00C83AE9" w:rsidRDefault="00E0606F" w:rsidP="00B73DC6">
      <w:pPr>
        <w:pStyle w:val="UsageNotes"/>
        <w:spacing w:after="120"/>
        <w:jc w:val="both"/>
        <w:rPr>
          <w:rFonts w:ascii="Arial" w:hAnsi="Arial" w:cs="Arial"/>
          <w:color w:val="000000" w:themeColor="text1"/>
          <w:sz w:val="20"/>
          <w:szCs w:val="20"/>
        </w:rPr>
        <w:pPrChange w:id="1476" w:author="Jie Lan" w:date="2017-08-19T20:30:00Z">
          <w:pPr>
            <w:pStyle w:val="UsageNotes"/>
            <w:spacing w:after="120"/>
          </w:pPr>
        </w:pPrChange>
      </w:pPr>
      <w:r w:rsidRPr="00C83AE9">
        <w:rPr>
          <w:rFonts w:ascii="Arial" w:hAnsi="Arial" w:cs="Arial"/>
          <w:color w:val="000000" w:themeColor="text1"/>
          <w:sz w:val="20"/>
          <w:szCs w:val="20"/>
        </w:rPr>
        <w:t xml:space="preserve">   - Delay payment times</w:t>
      </w:r>
    </w:p>
    <w:p w14:paraId="75244225" w14:textId="77777777" w:rsidR="00E0606F" w:rsidRPr="00C83AE9" w:rsidRDefault="00E0606F" w:rsidP="00B73DC6">
      <w:pPr>
        <w:pStyle w:val="UsageNotes"/>
        <w:spacing w:after="120"/>
        <w:jc w:val="both"/>
        <w:rPr>
          <w:rFonts w:ascii="Arial" w:hAnsi="Arial" w:cs="Arial"/>
          <w:sz w:val="20"/>
          <w:szCs w:val="20"/>
        </w:rPr>
        <w:pPrChange w:id="1477" w:author="Jie Lan" w:date="2017-08-19T20:30:00Z">
          <w:pPr>
            <w:pStyle w:val="UsageNotes"/>
            <w:spacing w:after="120"/>
          </w:pPr>
        </w:pPrChange>
      </w:pPr>
    </w:p>
    <w:p w14:paraId="0B0A6F65" w14:textId="77777777" w:rsidR="00E0606F" w:rsidRDefault="00E0606F" w:rsidP="00B73DC6">
      <w:pPr>
        <w:pStyle w:val="UsageNotes"/>
        <w:spacing w:after="120" w:line="240" w:lineRule="auto"/>
        <w:jc w:val="both"/>
        <w:rPr>
          <w:rFonts w:ascii="Arial" w:hAnsi="Arial" w:cs="Arial"/>
          <w:i w:val="0"/>
          <w:color w:val="auto"/>
          <w:sz w:val="20"/>
          <w:szCs w:val="20"/>
        </w:rPr>
        <w:pPrChange w:id="1478" w:author="Jie Lan" w:date="2017-08-19T20:30:00Z">
          <w:pPr>
            <w:pStyle w:val="UsageNotes"/>
            <w:spacing w:after="120" w:line="240" w:lineRule="auto"/>
          </w:pPr>
        </w:pPrChange>
      </w:pPr>
      <w:r>
        <w:rPr>
          <w:rFonts w:ascii="Arial" w:hAnsi="Arial" w:cs="Arial"/>
          <w:i w:val="0"/>
          <w:color w:val="auto"/>
          <w:sz w:val="20"/>
          <w:szCs w:val="20"/>
        </w:rPr>
        <w:t>Role of Blockchain:</w:t>
      </w:r>
    </w:p>
    <w:p w14:paraId="2A60232D" w14:textId="77777777" w:rsidR="00E0606F" w:rsidRDefault="00E0606F" w:rsidP="00B73DC6">
      <w:pPr>
        <w:pStyle w:val="UsageNotes"/>
        <w:spacing w:after="120" w:line="240" w:lineRule="auto"/>
        <w:jc w:val="both"/>
        <w:rPr>
          <w:rFonts w:ascii="Arial" w:hAnsi="Arial" w:cs="Arial"/>
          <w:i w:val="0"/>
          <w:color w:val="auto"/>
          <w:sz w:val="20"/>
          <w:szCs w:val="20"/>
        </w:rPr>
        <w:pPrChange w:id="1479" w:author="Jie Lan" w:date="2017-08-19T20:30:00Z">
          <w:pPr>
            <w:pStyle w:val="UsageNotes"/>
            <w:spacing w:after="120" w:line="240" w:lineRule="auto"/>
          </w:pPr>
        </w:pPrChange>
      </w:pPr>
    </w:p>
    <w:p w14:paraId="453232A4" w14:textId="77777777" w:rsidR="00E0606F" w:rsidRPr="00B720FC" w:rsidRDefault="00E0606F" w:rsidP="00B73DC6">
      <w:pPr>
        <w:pStyle w:val="UsageNotes"/>
        <w:numPr>
          <w:ilvl w:val="0"/>
          <w:numId w:val="9"/>
        </w:numPr>
        <w:spacing w:after="120"/>
        <w:jc w:val="both"/>
        <w:rPr>
          <w:rFonts w:ascii="Arial" w:hAnsi="Arial" w:cs="Arial"/>
          <w:color w:val="000000" w:themeColor="text1"/>
          <w:sz w:val="20"/>
          <w:szCs w:val="20"/>
        </w:rPr>
        <w:pPrChange w:id="1480" w:author="Jie Lan" w:date="2017-08-19T20:30:00Z">
          <w:pPr>
            <w:pStyle w:val="UsageNotes"/>
            <w:numPr>
              <w:numId w:val="9"/>
            </w:numPr>
            <w:tabs>
              <w:tab w:val="num" w:pos="720"/>
            </w:tabs>
            <w:spacing w:after="120"/>
            <w:ind w:left="720" w:hanging="360"/>
          </w:pPr>
        </w:pPrChange>
      </w:pPr>
      <w:r w:rsidRPr="00B720FC">
        <w:rPr>
          <w:rFonts w:ascii="Arial" w:hAnsi="Arial" w:cs="Arial"/>
          <w:color w:val="000000" w:themeColor="text1"/>
          <w:sz w:val="20"/>
          <w:szCs w:val="20"/>
        </w:rPr>
        <w:t>Provides smart contracts that capture key contractual elements of the underlying policy and flag claim errors before submission</w:t>
      </w:r>
    </w:p>
    <w:p w14:paraId="31CD8762" w14:textId="77777777" w:rsidR="00E0606F" w:rsidRPr="00B720FC" w:rsidRDefault="00E0606F" w:rsidP="00B73DC6">
      <w:pPr>
        <w:pStyle w:val="UsageNotes"/>
        <w:numPr>
          <w:ilvl w:val="0"/>
          <w:numId w:val="9"/>
        </w:numPr>
        <w:spacing w:after="120"/>
        <w:jc w:val="both"/>
        <w:rPr>
          <w:rFonts w:ascii="Arial" w:hAnsi="Arial" w:cs="Arial"/>
          <w:color w:val="000000" w:themeColor="text1"/>
          <w:sz w:val="20"/>
          <w:szCs w:val="20"/>
        </w:rPr>
        <w:pPrChange w:id="1481" w:author="Jie Lan" w:date="2017-08-19T20:30:00Z">
          <w:pPr>
            <w:pStyle w:val="UsageNotes"/>
            <w:numPr>
              <w:numId w:val="9"/>
            </w:numPr>
            <w:tabs>
              <w:tab w:val="num" w:pos="720"/>
            </w:tabs>
            <w:spacing w:after="120"/>
            <w:ind w:left="720" w:hanging="360"/>
          </w:pPr>
        </w:pPrChange>
      </w:pPr>
      <w:r w:rsidRPr="00B720FC">
        <w:rPr>
          <w:rFonts w:ascii="Arial" w:hAnsi="Arial" w:cs="Arial"/>
          <w:color w:val="000000" w:themeColor="text1"/>
          <w:sz w:val="20"/>
          <w:szCs w:val="20"/>
        </w:rPr>
        <w:t>Gives all permissioned parties access to claim data</w:t>
      </w:r>
    </w:p>
    <w:p w14:paraId="34CF9138" w14:textId="77777777" w:rsidR="00E0606F" w:rsidRPr="00B720FC" w:rsidRDefault="00E0606F" w:rsidP="00B73DC6">
      <w:pPr>
        <w:pStyle w:val="UsageNotes"/>
        <w:numPr>
          <w:ilvl w:val="0"/>
          <w:numId w:val="9"/>
        </w:numPr>
        <w:spacing w:after="120"/>
        <w:jc w:val="both"/>
        <w:rPr>
          <w:rFonts w:ascii="Arial" w:hAnsi="Arial" w:cs="Arial"/>
          <w:color w:val="000000" w:themeColor="text1"/>
          <w:sz w:val="20"/>
          <w:szCs w:val="20"/>
        </w:rPr>
        <w:pPrChange w:id="1482" w:author="Jie Lan" w:date="2017-08-19T20:30:00Z">
          <w:pPr>
            <w:pStyle w:val="UsageNotes"/>
            <w:numPr>
              <w:numId w:val="9"/>
            </w:numPr>
            <w:tabs>
              <w:tab w:val="num" w:pos="720"/>
            </w:tabs>
            <w:spacing w:after="120"/>
            <w:ind w:left="720" w:hanging="360"/>
          </w:pPr>
        </w:pPrChange>
      </w:pPr>
      <w:r w:rsidRPr="00B720FC">
        <w:rPr>
          <w:rFonts w:ascii="Arial" w:hAnsi="Arial" w:cs="Arial"/>
          <w:color w:val="000000" w:themeColor="text1"/>
          <w:sz w:val="20"/>
          <w:szCs w:val="20"/>
        </w:rPr>
        <w:t>Provides immediate access to more relevant data and reduces the time required to make business decisions</w:t>
      </w:r>
    </w:p>
    <w:p w14:paraId="1A02EA49" w14:textId="77777777" w:rsidR="00347117" w:rsidRPr="00255521" w:rsidRDefault="00347117" w:rsidP="00B73DC6">
      <w:pPr>
        <w:pStyle w:val="Heading3"/>
        <w:jc w:val="both"/>
        <w:rPr>
          <w:rFonts w:eastAsia=".萍方-简"/>
          <w:lang w:eastAsia="zh-CN"/>
        </w:rPr>
        <w:pPrChange w:id="1483" w:author="Jie Lan" w:date="2017-08-19T20:30:00Z">
          <w:pPr>
            <w:pStyle w:val="Heading3"/>
          </w:pPr>
        </w:pPrChange>
      </w:pPr>
      <w:bookmarkStart w:id="1484" w:name="_Toc489971227"/>
      <w:r w:rsidRPr="00255521">
        <w:rPr>
          <w:rFonts w:eastAsia=".萍方-简" w:hint="eastAsia"/>
          <w:lang w:eastAsia="zh-CN"/>
        </w:rPr>
        <w:t>互助链</w:t>
      </w:r>
      <w:r>
        <w:rPr>
          <w:rFonts w:eastAsia=".萍方-简" w:hint="eastAsia"/>
          <w:lang w:eastAsia="zh-CN"/>
        </w:rPr>
        <w:t>架构应用于</w:t>
      </w:r>
      <w:r w:rsidRPr="00255521">
        <w:rPr>
          <w:rFonts w:eastAsia=".萍方-简" w:hint="eastAsia"/>
          <w:lang w:eastAsia="zh-CN"/>
        </w:rPr>
        <w:t>房屋</w:t>
      </w:r>
      <w:r>
        <w:rPr>
          <w:rFonts w:eastAsia=".萍方-简" w:hint="eastAsia"/>
          <w:lang w:eastAsia="zh-CN"/>
        </w:rPr>
        <w:t>贷款审批及投资</w:t>
      </w:r>
      <w:r w:rsidRPr="00255521">
        <w:rPr>
          <w:rFonts w:eastAsia=".萍方-简" w:hint="eastAsia"/>
          <w:lang w:eastAsia="zh-CN"/>
        </w:rPr>
        <w:t>平台</w:t>
      </w:r>
      <w:bookmarkEnd w:id="1484"/>
    </w:p>
    <w:p w14:paraId="7CE2BD4B" w14:textId="77777777" w:rsidR="00347117" w:rsidRDefault="00347117" w:rsidP="00B73DC6">
      <w:pPr>
        <w:pStyle w:val="Heading4"/>
        <w:jc w:val="both"/>
        <w:rPr>
          <w:rFonts w:eastAsia=".萍方-简"/>
          <w:lang w:eastAsia="zh-CN"/>
        </w:rPr>
        <w:pPrChange w:id="1485" w:author="Jie Lan" w:date="2017-08-19T20:30:00Z">
          <w:pPr>
            <w:pStyle w:val="Heading4"/>
          </w:pPr>
        </w:pPrChange>
      </w:pPr>
      <w:r w:rsidRPr="00255521">
        <w:rPr>
          <w:rFonts w:eastAsia=".萍方-简"/>
          <w:lang w:eastAsia="zh-CN"/>
        </w:rPr>
        <w:lastRenderedPageBreak/>
        <w:t>Mutual Chain Mortgage Origination:</w:t>
      </w:r>
      <w:r w:rsidRPr="00255521">
        <w:rPr>
          <w:rFonts w:eastAsia=".萍方-简" w:hint="eastAsia"/>
          <w:lang w:eastAsia="zh-CN"/>
        </w:rPr>
        <w:t> </w:t>
      </w:r>
      <w:r w:rsidRPr="00255521">
        <w:rPr>
          <w:rFonts w:eastAsia=".萍方-简"/>
          <w:lang w:eastAsia="zh-CN"/>
        </w:rPr>
        <w:t>Processes are timely, costly and can result in search errors, which generate transactional risk</w:t>
      </w:r>
    </w:p>
    <w:p w14:paraId="2184F117" w14:textId="77777777" w:rsidR="00347117" w:rsidRPr="00347117" w:rsidRDefault="00347117" w:rsidP="00B73DC6">
      <w:pPr>
        <w:jc w:val="both"/>
        <w:rPr>
          <w:rFonts w:eastAsia=".萍方-简"/>
          <w:lang w:eastAsia="zh-CN"/>
        </w:rPr>
        <w:pPrChange w:id="1486" w:author="Jie Lan" w:date="2017-08-19T20:30:00Z">
          <w:pPr/>
        </w:pPrChange>
      </w:pPr>
    </w:p>
    <w:p w14:paraId="0421C92A" w14:textId="77777777" w:rsidR="00347117" w:rsidRDefault="00347117" w:rsidP="00B73DC6">
      <w:pPr>
        <w:pStyle w:val="Heading1"/>
        <w:numPr>
          <w:ilvl w:val="0"/>
          <w:numId w:val="0"/>
        </w:numPr>
        <w:jc w:val="both"/>
        <w:rPr>
          <w:rFonts w:asciiTheme="minorEastAsia" w:eastAsiaTheme="minorEastAsia" w:hAnsiTheme="minorEastAsia"/>
          <w:lang w:eastAsia="zh-CN"/>
        </w:rPr>
        <w:pPrChange w:id="1487" w:author="Jie Lan" w:date="2017-08-19T20:30:00Z">
          <w:pPr>
            <w:pStyle w:val="Heading1"/>
            <w:numPr>
              <w:numId w:val="0"/>
            </w:numPr>
            <w:ind w:left="0" w:firstLine="0"/>
          </w:pPr>
        </w:pPrChange>
      </w:pPr>
      <w:bookmarkStart w:id="1488" w:name="_Toc489971228"/>
      <w:r>
        <w:rPr>
          <w:rFonts w:asciiTheme="minorEastAsia" w:eastAsiaTheme="minorEastAsia" w:hAnsiTheme="minorEastAsia"/>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1488"/>
    </w:p>
    <w:p w14:paraId="1F2F0084" w14:textId="77777777" w:rsidR="00347117" w:rsidRDefault="00347117" w:rsidP="00B73DC6">
      <w:pPr>
        <w:jc w:val="both"/>
        <w:rPr>
          <w:rFonts w:eastAsiaTheme="minorEastAsia"/>
          <w:lang w:eastAsia="zh-CN"/>
        </w:rPr>
        <w:pPrChange w:id="1489" w:author="Jie Lan" w:date="2017-08-19T20:30:00Z">
          <w:pPr/>
        </w:pPrChange>
      </w:pPr>
    </w:p>
    <w:p w14:paraId="69337A87" w14:textId="77777777" w:rsidR="00347117" w:rsidRDefault="00347117" w:rsidP="00B73DC6">
      <w:pPr>
        <w:jc w:val="both"/>
        <w:rPr>
          <w:rFonts w:eastAsiaTheme="minorEastAsia"/>
          <w:lang w:eastAsia="zh-CN"/>
        </w:rPr>
        <w:pPrChange w:id="1490" w:author="Jie Lan" w:date="2017-08-19T20:30:00Z">
          <w:pPr/>
        </w:pPrChange>
      </w:pPr>
    </w:p>
    <w:p w14:paraId="76F07E2F" w14:textId="77777777" w:rsidR="00347117" w:rsidRPr="00F450B6" w:rsidRDefault="00347117" w:rsidP="00B73DC6">
      <w:pPr>
        <w:jc w:val="both"/>
        <w:rPr>
          <w:rFonts w:eastAsiaTheme="minorEastAsia"/>
          <w:lang w:eastAsia="zh-CN"/>
        </w:rPr>
        <w:pPrChange w:id="1491" w:author="Jie Lan" w:date="2017-08-19T20:30:00Z">
          <w:pPr/>
        </w:pPrChange>
      </w:pPr>
      <w:r>
        <w:rPr>
          <w:rFonts w:eastAsiaTheme="minorEastAsia"/>
          <w:noProof/>
          <w:lang w:eastAsia="zh-CN"/>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0325B58F" w14:textId="77777777" w:rsidR="00347117" w:rsidRPr="00255521" w:rsidRDefault="00347117" w:rsidP="00B73DC6">
      <w:pPr>
        <w:pStyle w:val="Heading4"/>
        <w:jc w:val="both"/>
        <w:rPr>
          <w:rFonts w:eastAsia=".萍方-简"/>
          <w:lang w:eastAsia="zh-CN"/>
        </w:rPr>
        <w:pPrChange w:id="1492" w:author="Jie Lan" w:date="2017-08-19T20:30:00Z">
          <w:pPr>
            <w:pStyle w:val="Heading4"/>
          </w:pPr>
        </w:pPrChange>
      </w:pPr>
      <w:r w:rsidRPr="00255521">
        <w:rPr>
          <w:rFonts w:eastAsia=".萍方-简"/>
          <w:lang w:eastAsia="zh-CN"/>
        </w:rPr>
        <w:t>Mutual Chain A shared ledger between involved parties can increase trust, speed of execution, auditability and cost</w:t>
      </w:r>
    </w:p>
    <w:p w14:paraId="58B2D264" w14:textId="77777777" w:rsidR="00347117" w:rsidRDefault="00347117" w:rsidP="00B73DC6">
      <w:pPr>
        <w:jc w:val="both"/>
        <w:rPr>
          <w:rFonts w:eastAsiaTheme="minorEastAsia"/>
          <w:lang w:eastAsia="zh-CN"/>
        </w:rPr>
        <w:pPrChange w:id="1493" w:author="Jie Lan" w:date="2017-08-19T20:30:00Z">
          <w:pPr/>
        </w:pPrChange>
      </w:pPr>
      <w:r>
        <w:rPr>
          <w:rFonts w:eastAsiaTheme="minorEastAsia"/>
          <w:noProof/>
          <w:lang w:eastAsia="zh-CN"/>
        </w:rPr>
        <w:lastRenderedPageBreak/>
        <w:drawing>
          <wp:inline distT="0" distB="0" distL="0" distR="0" wp14:anchorId="2CCDA41F" wp14:editId="681DF98C">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5F3E1CF2" w14:textId="77777777" w:rsidR="00347117" w:rsidRPr="00D465D6" w:rsidRDefault="00147EF6" w:rsidP="00B73DC6">
      <w:pPr>
        <w:pStyle w:val="Heading2"/>
        <w:jc w:val="both"/>
        <w:rPr>
          <w:rFonts w:ascii=".萍方-简" w:eastAsia=".萍方-简" w:hAnsi=".萍方-简"/>
          <w:lang w:eastAsia="zh-CN"/>
        </w:rPr>
        <w:pPrChange w:id="1494" w:author="Jie Lan" w:date="2017-08-19T20:30:00Z">
          <w:pPr>
            <w:pStyle w:val="Heading2"/>
          </w:pPr>
        </w:pPrChange>
      </w:pPr>
      <w:bookmarkStart w:id="1495" w:name="_Toc489971229"/>
      <w:r>
        <w:rPr>
          <w:rFonts w:ascii=".萍方-简" w:eastAsia=".萍方-简" w:hAnsi=".萍方-简"/>
          <w:noProof/>
          <w:lang w:val="en-CA" w:eastAsia="zh-CN"/>
        </w:rPr>
        <w:pict w14:anchorId="60FB6A37">
          <v:shape id="Straight Arrow Connector 30" o:spid="_x0000_s1111" type="#_x0000_t32" style="position:absolute;left:0;text-align:left;margin-left:72.35pt;margin-top:-247.7pt;width:.45pt;height:18.9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sidR="00347117" w:rsidRPr="00D465D6">
        <w:rPr>
          <w:rFonts w:ascii=".萍方-简" w:eastAsia=".萍方-简" w:hAnsi=".萍方-简" w:hint="eastAsia"/>
          <w:lang w:eastAsia="zh-CN"/>
        </w:rPr>
        <w:t>项目组织结构</w:t>
      </w:r>
      <w:bookmarkEnd w:id="1495"/>
    </w:p>
    <w:p w14:paraId="6CE95FDB" w14:textId="77777777" w:rsidR="009C2842" w:rsidRPr="00D465D6" w:rsidRDefault="002D6DE6" w:rsidP="00B73DC6">
      <w:pPr>
        <w:pStyle w:val="Heading3"/>
        <w:jc w:val="both"/>
        <w:rPr>
          <w:rFonts w:ascii=".萍方-简" w:eastAsia=".萍方-简" w:hAnsi=".萍方-简"/>
        </w:rPr>
        <w:pPrChange w:id="1496" w:author="Jie Lan" w:date="2017-08-19T20:30:00Z">
          <w:pPr>
            <w:pStyle w:val="Heading3"/>
          </w:pPr>
        </w:pPrChange>
      </w:pPr>
      <w:bookmarkStart w:id="1497" w:name="_Toc489971230"/>
      <w:r w:rsidRPr="00D465D6">
        <w:rPr>
          <w:rFonts w:ascii=".萍方-简" w:eastAsia=".萍方-简" w:hAnsi=".萍方-简" w:hint="eastAsia"/>
          <w:lang w:eastAsia="zh-CN"/>
        </w:rPr>
        <w:t>核心团队</w:t>
      </w:r>
      <w:bookmarkEnd w:id="1497"/>
    </w:p>
    <w:p w14:paraId="500F3CA2" w14:textId="77777777" w:rsidR="009C2842" w:rsidRPr="009C2842" w:rsidRDefault="002D6DE6" w:rsidP="00B73DC6">
      <w:pPr>
        <w:jc w:val="both"/>
        <w:rPr>
          <w:lang w:eastAsia="zh-CN"/>
        </w:rPr>
        <w:pPrChange w:id="1498" w:author="Jie Lan" w:date="2017-08-19T20:30:00Z">
          <w:pPr/>
        </w:pPrChange>
      </w:pPr>
      <w:r>
        <w:rPr>
          <w:rFonts w:asciiTheme="minorEastAsia" w:eastAsiaTheme="minorEastAsia" w:hAnsiTheme="minorEastAsia" w:hint="eastAsia"/>
          <w:lang w:eastAsia="zh-CN"/>
        </w:rPr>
        <w:t>第一阶段，我们预计需要建立7-11人的国际团队，具体包括：</w:t>
      </w:r>
    </w:p>
    <w:p w14:paraId="7395F83A" w14:textId="77777777" w:rsidR="009C2842" w:rsidRDefault="002D6DE6" w:rsidP="00B73DC6">
      <w:pPr>
        <w:pStyle w:val="ListParagraph"/>
        <w:numPr>
          <w:ilvl w:val="0"/>
          <w:numId w:val="1"/>
        </w:numPr>
        <w:jc w:val="both"/>
        <w:pPrChange w:id="1499" w:author="Jie Lan" w:date="2017-08-19T20:30:00Z">
          <w:pPr>
            <w:pStyle w:val="ListParagraph"/>
            <w:numPr>
              <w:numId w:val="1"/>
            </w:numPr>
            <w:ind w:hanging="360"/>
          </w:pPr>
        </w:pPrChange>
      </w:pPr>
      <w:r>
        <w:rPr>
          <w:rFonts w:asciiTheme="minorEastAsia" w:eastAsiaTheme="minorEastAsia" w:hAnsiTheme="minorEastAsia" w:hint="eastAsia"/>
          <w:lang w:eastAsia="zh-CN"/>
        </w:rPr>
        <w:t>项目总监委员会</w:t>
      </w:r>
    </w:p>
    <w:p w14:paraId="5B60C00E" w14:textId="77777777" w:rsidR="009C2842" w:rsidRDefault="002D6DE6" w:rsidP="00B73DC6">
      <w:pPr>
        <w:pStyle w:val="ListParagraph"/>
        <w:numPr>
          <w:ilvl w:val="0"/>
          <w:numId w:val="1"/>
        </w:numPr>
        <w:jc w:val="both"/>
        <w:pPrChange w:id="1500" w:author="Jie Lan" w:date="2017-08-19T20:30:00Z">
          <w:pPr>
            <w:pStyle w:val="ListParagraph"/>
            <w:numPr>
              <w:numId w:val="1"/>
            </w:numPr>
            <w:ind w:hanging="360"/>
          </w:pPr>
        </w:pPrChange>
      </w:pPr>
      <w:r>
        <w:rPr>
          <w:rFonts w:asciiTheme="minorEastAsia" w:eastAsiaTheme="minorEastAsia" w:hAnsiTheme="minorEastAsia" w:hint="eastAsia"/>
          <w:lang w:eastAsia="zh-CN"/>
        </w:rPr>
        <w:t>执行总监</w:t>
      </w:r>
      <w:r w:rsidR="009C2842">
        <w:t>(1)</w:t>
      </w:r>
    </w:p>
    <w:p w14:paraId="29B4C403" w14:textId="77777777" w:rsidR="009C2842" w:rsidRDefault="002D6DE6" w:rsidP="00B73DC6">
      <w:pPr>
        <w:pStyle w:val="ListParagraph"/>
        <w:numPr>
          <w:ilvl w:val="0"/>
          <w:numId w:val="1"/>
        </w:numPr>
        <w:jc w:val="both"/>
        <w:rPr>
          <w:lang w:eastAsia="zh-CN"/>
        </w:rPr>
        <w:pPrChange w:id="1501" w:author="Jie Lan" w:date="2017-08-19T20:30:00Z">
          <w:pPr>
            <w:pStyle w:val="ListParagraph"/>
            <w:numPr>
              <w:numId w:val="1"/>
            </w:numPr>
            <w:ind w:hanging="360"/>
          </w:pPr>
        </w:pPrChange>
      </w:pPr>
      <w:r>
        <w:rPr>
          <w:rFonts w:asciiTheme="minorEastAsia" w:eastAsiaTheme="minorEastAsia" w:hAnsiTheme="minorEastAsia" w:hint="eastAsia"/>
          <w:lang w:eastAsia="zh-CN"/>
        </w:rPr>
        <w:t>区块链技术主管/架构师</w:t>
      </w:r>
      <w:r w:rsidR="009C2842">
        <w:rPr>
          <w:lang w:eastAsia="zh-CN"/>
        </w:rPr>
        <w:t xml:space="preserve"> (1~2)</w:t>
      </w:r>
    </w:p>
    <w:p w14:paraId="16D06249" w14:textId="77777777" w:rsidR="009C2842" w:rsidRDefault="002D6DE6" w:rsidP="00B73DC6">
      <w:pPr>
        <w:pStyle w:val="ListParagraph"/>
        <w:numPr>
          <w:ilvl w:val="0"/>
          <w:numId w:val="1"/>
        </w:numPr>
        <w:jc w:val="both"/>
        <w:pPrChange w:id="1502" w:author="Jie Lan" w:date="2017-08-19T20:30:00Z">
          <w:pPr>
            <w:pStyle w:val="ListParagraph"/>
            <w:numPr>
              <w:numId w:val="1"/>
            </w:numPr>
            <w:ind w:hanging="360"/>
          </w:pPr>
        </w:pPrChange>
      </w:pPr>
      <w:r>
        <w:rPr>
          <w:rFonts w:asciiTheme="minorEastAsia" w:eastAsiaTheme="minorEastAsia" w:hAnsiTheme="minorEastAsia" w:hint="eastAsia"/>
          <w:lang w:eastAsia="zh-CN"/>
        </w:rPr>
        <w:t>区块链研发工程师</w:t>
      </w:r>
      <w:r w:rsidR="009C2842">
        <w:t xml:space="preserve"> (3~5)</w:t>
      </w:r>
    </w:p>
    <w:p w14:paraId="53575107" w14:textId="77777777" w:rsidR="009C2842" w:rsidRDefault="002D6DE6" w:rsidP="00B73DC6">
      <w:pPr>
        <w:pStyle w:val="ListParagraph"/>
        <w:numPr>
          <w:ilvl w:val="0"/>
          <w:numId w:val="1"/>
        </w:numPr>
        <w:jc w:val="both"/>
        <w:pPrChange w:id="1503" w:author="Jie Lan" w:date="2017-08-19T20:30:00Z">
          <w:pPr>
            <w:pStyle w:val="ListParagraph"/>
            <w:numPr>
              <w:numId w:val="1"/>
            </w:numPr>
            <w:ind w:hanging="360"/>
          </w:pPr>
        </w:pPrChange>
      </w:pPr>
      <w:r>
        <w:rPr>
          <w:rFonts w:asciiTheme="minorEastAsia" w:eastAsiaTheme="minorEastAsia" w:hAnsiTheme="minorEastAsia" w:hint="eastAsia"/>
          <w:lang w:eastAsia="zh-CN"/>
        </w:rPr>
        <w:t>前端开发设计</w:t>
      </w:r>
      <w:r w:rsidR="009C2842">
        <w:t xml:space="preserve"> (1)</w:t>
      </w:r>
    </w:p>
    <w:p w14:paraId="57CC5075" w14:textId="77777777" w:rsidR="009C2842" w:rsidRDefault="002D6DE6" w:rsidP="00B73DC6">
      <w:pPr>
        <w:pStyle w:val="ListParagraph"/>
        <w:numPr>
          <w:ilvl w:val="0"/>
          <w:numId w:val="1"/>
        </w:numPr>
        <w:jc w:val="both"/>
        <w:pPrChange w:id="1504" w:author="Jie Lan" w:date="2017-08-19T20:30:00Z">
          <w:pPr>
            <w:pStyle w:val="ListParagraph"/>
            <w:numPr>
              <w:numId w:val="1"/>
            </w:numPr>
            <w:ind w:hanging="360"/>
          </w:pPr>
        </w:pPrChange>
      </w:pPr>
      <w:r>
        <w:rPr>
          <w:rFonts w:asciiTheme="minorEastAsia" w:eastAsiaTheme="minorEastAsia" w:hAnsiTheme="minorEastAsia" w:hint="eastAsia"/>
          <w:lang w:eastAsia="zh-CN"/>
        </w:rPr>
        <w:t>保险逻辑和产品开发</w:t>
      </w:r>
      <w:r w:rsidR="009C2842">
        <w:t xml:space="preserve"> (1~3)</w:t>
      </w:r>
    </w:p>
    <w:p w14:paraId="54378D51" w14:textId="77777777" w:rsidR="009C2842" w:rsidRPr="00D465D6" w:rsidRDefault="002D6DE6" w:rsidP="00B73DC6">
      <w:pPr>
        <w:pStyle w:val="Heading3"/>
        <w:jc w:val="both"/>
        <w:rPr>
          <w:rFonts w:ascii=".萍方-简" w:eastAsia=".萍方-简" w:hAnsi=".萍方-简"/>
          <w:lang w:eastAsia="zh-CN"/>
        </w:rPr>
        <w:pPrChange w:id="1505" w:author="Jie Lan" w:date="2017-08-19T20:30:00Z">
          <w:pPr>
            <w:pStyle w:val="Heading3"/>
          </w:pPr>
        </w:pPrChange>
      </w:pPr>
      <w:bookmarkStart w:id="1506" w:name="_Toc489971231"/>
      <w:r w:rsidRPr="00D465D6">
        <w:rPr>
          <w:rFonts w:ascii=".萍方-简" w:eastAsia=".萍方-简" w:hAnsi=".萍方-简" w:hint="eastAsia"/>
          <w:lang w:eastAsia="zh-CN"/>
        </w:rPr>
        <w:t>角色与责任</w:t>
      </w:r>
      <w:bookmarkEnd w:id="1506"/>
    </w:p>
    <w:tbl>
      <w:tblPr>
        <w:tblStyle w:val="TableGrid"/>
        <w:tblW w:w="0" w:type="auto"/>
        <w:tblInd w:w="288" w:type="dxa"/>
        <w:tblLayout w:type="fixed"/>
        <w:tblLook w:val="04A0" w:firstRow="1" w:lastRow="0" w:firstColumn="1" w:lastColumn="0" w:noHBand="0" w:noVBand="1"/>
      </w:tblPr>
      <w:tblGrid>
        <w:gridCol w:w="2250"/>
        <w:gridCol w:w="1620"/>
        <w:gridCol w:w="1170"/>
        <w:gridCol w:w="4248"/>
      </w:tblGrid>
      <w:tr w:rsidR="008B5100" w:rsidRPr="00FC012C" w14:paraId="5A90D08D" w14:textId="77777777" w:rsidTr="002D6DE6">
        <w:tc>
          <w:tcPr>
            <w:tcW w:w="2250" w:type="dxa"/>
            <w:shd w:val="clear" w:color="auto" w:fill="8DB3E2" w:themeFill="text2" w:themeFillTint="66"/>
          </w:tcPr>
          <w:p w14:paraId="72353D15" w14:textId="77777777" w:rsidR="008B5100" w:rsidRPr="00FC012C" w:rsidRDefault="002D6DE6" w:rsidP="00B73DC6">
            <w:pPr>
              <w:jc w:val="both"/>
              <w:rPr>
                <w:b/>
              </w:rPr>
              <w:pPrChange w:id="1507" w:author="Jie Lan" w:date="2017-08-19T20:30:00Z">
                <w:pPr/>
              </w:pPrChange>
            </w:pPr>
            <w:r>
              <w:rPr>
                <w:rFonts w:asciiTheme="minorEastAsia" w:eastAsiaTheme="minorEastAsia" w:hAnsiTheme="minorEastAsia" w:hint="eastAsia"/>
                <w:b/>
                <w:lang w:eastAsia="zh-CN"/>
              </w:rPr>
              <w:t>团队</w:t>
            </w:r>
          </w:p>
        </w:tc>
        <w:tc>
          <w:tcPr>
            <w:tcW w:w="1620" w:type="dxa"/>
            <w:shd w:val="clear" w:color="auto" w:fill="8DB3E2" w:themeFill="text2" w:themeFillTint="66"/>
          </w:tcPr>
          <w:p w14:paraId="7F75349A" w14:textId="77777777" w:rsidR="008B5100" w:rsidRPr="00FC012C" w:rsidRDefault="002D6DE6" w:rsidP="00B73DC6">
            <w:pPr>
              <w:jc w:val="both"/>
              <w:rPr>
                <w:b/>
              </w:rPr>
              <w:pPrChange w:id="1508" w:author="Jie Lan" w:date="2017-08-19T20:30:00Z">
                <w:pPr/>
              </w:pPrChange>
            </w:pPr>
            <w:r>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FC012C" w:rsidRDefault="002D6DE6" w:rsidP="00B73DC6">
            <w:pPr>
              <w:jc w:val="both"/>
              <w:rPr>
                <w:b/>
              </w:rPr>
              <w:pPrChange w:id="1509" w:author="Jie Lan" w:date="2017-08-19T20:30:00Z">
                <w:pPr/>
              </w:pPrChange>
            </w:pPr>
            <w:r>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FC012C" w:rsidRDefault="002D6DE6" w:rsidP="00B73DC6">
            <w:pPr>
              <w:jc w:val="both"/>
              <w:rPr>
                <w:b/>
              </w:rPr>
              <w:pPrChange w:id="1510" w:author="Jie Lan" w:date="2017-08-19T20:30:00Z">
                <w:pPr/>
              </w:pPrChange>
            </w:pPr>
            <w:r>
              <w:rPr>
                <w:rFonts w:asciiTheme="minorEastAsia" w:eastAsiaTheme="minorEastAsia" w:hAnsiTheme="minorEastAsia" w:hint="eastAsia"/>
                <w:b/>
                <w:lang w:eastAsia="zh-CN"/>
              </w:rPr>
              <w:t>负责的具体工作</w:t>
            </w:r>
          </w:p>
        </w:tc>
      </w:tr>
      <w:tr w:rsidR="008B5100" w14:paraId="3D3C1C6F" w14:textId="77777777" w:rsidTr="002D6DE6">
        <w:tc>
          <w:tcPr>
            <w:tcW w:w="2250" w:type="dxa"/>
          </w:tcPr>
          <w:p w14:paraId="009DA48B" w14:textId="77777777" w:rsidR="008B5100" w:rsidRDefault="002D6DE6" w:rsidP="00B73DC6">
            <w:pPr>
              <w:jc w:val="both"/>
              <w:pPrChange w:id="1511" w:author="Jie Lan" w:date="2017-08-19T20:30:00Z">
                <w:pPr/>
              </w:pPrChange>
            </w:pPr>
            <w:r>
              <w:rPr>
                <w:rFonts w:asciiTheme="minorEastAsia" w:eastAsiaTheme="minorEastAsia" w:hAnsiTheme="minorEastAsia" w:hint="eastAsia"/>
                <w:lang w:eastAsia="zh-CN"/>
              </w:rPr>
              <w:t>项目总监委员会</w:t>
            </w:r>
          </w:p>
        </w:tc>
        <w:tc>
          <w:tcPr>
            <w:tcW w:w="1620" w:type="dxa"/>
          </w:tcPr>
          <w:p w14:paraId="3ABE0A84" w14:textId="77777777" w:rsidR="008B5100" w:rsidRDefault="002D6DE6" w:rsidP="00B73DC6">
            <w:pPr>
              <w:jc w:val="both"/>
              <w:pPrChange w:id="1512" w:author="Jie Lan" w:date="2017-08-19T20:30:00Z">
                <w:pPr/>
              </w:pPrChange>
            </w:pPr>
            <w:r>
              <w:rPr>
                <w:rFonts w:asciiTheme="minorEastAsia" w:eastAsiaTheme="minorEastAsia" w:hAnsiTheme="minorEastAsia" w:hint="eastAsia"/>
                <w:lang w:eastAsia="zh-CN"/>
              </w:rPr>
              <w:t>委员会成员</w:t>
            </w:r>
          </w:p>
        </w:tc>
        <w:tc>
          <w:tcPr>
            <w:tcW w:w="1170" w:type="dxa"/>
          </w:tcPr>
          <w:p w14:paraId="27A62F44" w14:textId="77777777" w:rsidR="008B5100" w:rsidRDefault="008B5100" w:rsidP="00B73DC6">
            <w:pPr>
              <w:jc w:val="both"/>
              <w:pPrChange w:id="1513" w:author="Jie Lan" w:date="2017-08-19T20:30:00Z">
                <w:pPr/>
              </w:pPrChange>
            </w:pPr>
          </w:p>
        </w:tc>
        <w:tc>
          <w:tcPr>
            <w:tcW w:w="4248" w:type="dxa"/>
          </w:tcPr>
          <w:p w14:paraId="2D700352" w14:textId="77777777" w:rsidR="008B5100" w:rsidRDefault="008B5100" w:rsidP="00B73DC6">
            <w:pPr>
              <w:jc w:val="both"/>
              <w:pPrChange w:id="1514" w:author="Jie Lan" w:date="2017-08-19T20:30:00Z">
                <w:pPr/>
              </w:pPrChange>
            </w:pPr>
          </w:p>
        </w:tc>
      </w:tr>
      <w:tr w:rsidR="008B5100" w14:paraId="0A9F24C3" w14:textId="77777777" w:rsidTr="002D6DE6">
        <w:tc>
          <w:tcPr>
            <w:tcW w:w="2250" w:type="dxa"/>
          </w:tcPr>
          <w:p w14:paraId="461B9847" w14:textId="77777777" w:rsidR="008B5100" w:rsidRDefault="002D6DE6" w:rsidP="00B73DC6">
            <w:pPr>
              <w:jc w:val="both"/>
              <w:pPrChange w:id="1515" w:author="Jie Lan" w:date="2017-08-19T20:30:00Z">
                <w:pPr/>
              </w:pPrChange>
            </w:pPr>
            <w:r>
              <w:rPr>
                <w:rFonts w:asciiTheme="minorEastAsia" w:eastAsiaTheme="minorEastAsia" w:hAnsiTheme="minorEastAsia" w:hint="eastAsia"/>
                <w:lang w:eastAsia="zh-CN"/>
              </w:rPr>
              <w:t>执行与运营</w:t>
            </w:r>
          </w:p>
        </w:tc>
        <w:tc>
          <w:tcPr>
            <w:tcW w:w="1620" w:type="dxa"/>
          </w:tcPr>
          <w:p w14:paraId="2BADC059" w14:textId="77777777" w:rsidR="008B5100" w:rsidRDefault="002D6DE6" w:rsidP="00B73DC6">
            <w:pPr>
              <w:jc w:val="both"/>
              <w:pPrChange w:id="1516" w:author="Jie Lan" w:date="2017-08-19T20:30:00Z">
                <w:pPr/>
              </w:pPrChange>
            </w:pPr>
            <w:r>
              <w:rPr>
                <w:rFonts w:asciiTheme="minorEastAsia" w:eastAsiaTheme="minorEastAsia" w:hAnsiTheme="minorEastAsia" w:hint="eastAsia"/>
                <w:lang w:eastAsia="zh-CN"/>
              </w:rPr>
              <w:t>执行总监</w:t>
            </w:r>
          </w:p>
        </w:tc>
        <w:tc>
          <w:tcPr>
            <w:tcW w:w="1170" w:type="dxa"/>
          </w:tcPr>
          <w:p w14:paraId="43B8E708" w14:textId="77777777" w:rsidR="008B5100" w:rsidRDefault="008B5100" w:rsidP="00B73DC6">
            <w:pPr>
              <w:jc w:val="both"/>
              <w:pPrChange w:id="1517" w:author="Jie Lan" w:date="2017-08-19T20:30:00Z">
                <w:pPr/>
              </w:pPrChange>
            </w:pPr>
          </w:p>
        </w:tc>
        <w:tc>
          <w:tcPr>
            <w:tcW w:w="4248" w:type="dxa"/>
          </w:tcPr>
          <w:p w14:paraId="2783E970" w14:textId="77777777" w:rsidR="008B5100" w:rsidRPr="004C6534" w:rsidRDefault="008B5100" w:rsidP="00B73DC6">
            <w:pPr>
              <w:jc w:val="both"/>
              <w:rPr>
                <w:rFonts w:ascii="Verdana" w:hAnsi="Verdana"/>
                <w:bCs/>
                <w:i/>
                <w:sz w:val="16"/>
                <w:szCs w:val="16"/>
              </w:rPr>
              <w:pPrChange w:id="1518" w:author="Jie Lan" w:date="2017-08-19T20:30:00Z">
                <w:pPr/>
              </w:pPrChange>
            </w:pPr>
          </w:p>
        </w:tc>
      </w:tr>
      <w:tr w:rsidR="008B5100" w14:paraId="56C10C65" w14:textId="77777777" w:rsidTr="002D6DE6">
        <w:tc>
          <w:tcPr>
            <w:tcW w:w="2250" w:type="dxa"/>
          </w:tcPr>
          <w:p w14:paraId="165213BA" w14:textId="77777777" w:rsidR="008B5100" w:rsidRDefault="002D6DE6" w:rsidP="00B73DC6">
            <w:pPr>
              <w:jc w:val="both"/>
              <w:pPrChange w:id="1519" w:author="Jie Lan" w:date="2017-08-19T20:30:00Z">
                <w:pPr/>
              </w:pPrChange>
            </w:pPr>
            <w:r>
              <w:rPr>
                <w:rFonts w:asciiTheme="minorEastAsia" w:eastAsiaTheme="minorEastAsia" w:hAnsiTheme="minorEastAsia" w:hint="eastAsia"/>
                <w:lang w:eastAsia="zh-CN"/>
              </w:rPr>
              <w:t>架构师</w:t>
            </w:r>
          </w:p>
        </w:tc>
        <w:tc>
          <w:tcPr>
            <w:tcW w:w="1620" w:type="dxa"/>
          </w:tcPr>
          <w:p w14:paraId="65CB739A" w14:textId="77777777" w:rsidR="008B5100" w:rsidRDefault="002D6DE6" w:rsidP="00B73DC6">
            <w:pPr>
              <w:jc w:val="both"/>
              <w:pPrChange w:id="1520" w:author="Jie Lan" w:date="2017-08-19T20:30:00Z">
                <w:pPr/>
              </w:pPrChange>
            </w:pPr>
            <w:r>
              <w:rPr>
                <w:rFonts w:asciiTheme="minorEastAsia" w:eastAsiaTheme="minorEastAsia" w:hAnsiTheme="minorEastAsia" w:hint="eastAsia"/>
                <w:lang w:eastAsia="zh-CN"/>
              </w:rPr>
              <w:t>区块链架构师</w:t>
            </w:r>
          </w:p>
        </w:tc>
        <w:tc>
          <w:tcPr>
            <w:tcW w:w="1170" w:type="dxa"/>
          </w:tcPr>
          <w:p w14:paraId="491EBB27" w14:textId="77777777" w:rsidR="008B5100" w:rsidRDefault="008B5100" w:rsidP="00B73DC6">
            <w:pPr>
              <w:jc w:val="both"/>
              <w:pPrChange w:id="1521" w:author="Jie Lan" w:date="2017-08-19T20:30:00Z">
                <w:pPr/>
              </w:pPrChange>
            </w:pPr>
          </w:p>
        </w:tc>
        <w:tc>
          <w:tcPr>
            <w:tcW w:w="4248" w:type="dxa"/>
          </w:tcPr>
          <w:p w14:paraId="3AFEA9B3" w14:textId="77777777" w:rsidR="008B5100" w:rsidRPr="004C6534" w:rsidRDefault="008B5100" w:rsidP="00B73DC6">
            <w:pPr>
              <w:jc w:val="both"/>
              <w:rPr>
                <w:rFonts w:ascii="Verdana" w:hAnsi="Verdana"/>
                <w:bCs/>
                <w:i/>
                <w:sz w:val="16"/>
                <w:szCs w:val="16"/>
              </w:rPr>
              <w:pPrChange w:id="1522" w:author="Jie Lan" w:date="2017-08-19T20:30:00Z">
                <w:pPr/>
              </w:pPrChange>
            </w:pPr>
          </w:p>
        </w:tc>
      </w:tr>
      <w:tr w:rsidR="008B5100" w14:paraId="54F3735B" w14:textId="77777777" w:rsidTr="002D6DE6">
        <w:tc>
          <w:tcPr>
            <w:tcW w:w="2250" w:type="dxa"/>
          </w:tcPr>
          <w:p w14:paraId="47056CC3" w14:textId="77777777" w:rsidR="008B5100" w:rsidRDefault="002D6DE6" w:rsidP="00B73DC6">
            <w:pPr>
              <w:jc w:val="both"/>
              <w:pPrChange w:id="1523" w:author="Jie Lan" w:date="2017-08-19T20:30:00Z">
                <w:pPr/>
              </w:pPrChange>
            </w:pPr>
            <w:r>
              <w:rPr>
                <w:rFonts w:asciiTheme="minorEastAsia" w:eastAsiaTheme="minorEastAsia" w:hAnsiTheme="minorEastAsia" w:hint="eastAsia"/>
                <w:lang w:eastAsia="zh-CN"/>
              </w:rPr>
              <w:t>区块链技术主管</w:t>
            </w:r>
          </w:p>
        </w:tc>
        <w:tc>
          <w:tcPr>
            <w:tcW w:w="1620" w:type="dxa"/>
          </w:tcPr>
          <w:p w14:paraId="362A4829" w14:textId="77777777" w:rsidR="008B5100" w:rsidRDefault="008B5100" w:rsidP="00B73DC6">
            <w:pPr>
              <w:jc w:val="both"/>
              <w:pPrChange w:id="1524" w:author="Jie Lan" w:date="2017-08-19T20:30:00Z">
                <w:pPr/>
              </w:pPrChange>
            </w:pPr>
          </w:p>
        </w:tc>
        <w:tc>
          <w:tcPr>
            <w:tcW w:w="1170" w:type="dxa"/>
          </w:tcPr>
          <w:p w14:paraId="0F1F2623" w14:textId="77777777" w:rsidR="008B5100" w:rsidRDefault="008B5100" w:rsidP="00B73DC6">
            <w:pPr>
              <w:jc w:val="both"/>
              <w:pPrChange w:id="1525" w:author="Jie Lan" w:date="2017-08-19T20:30:00Z">
                <w:pPr/>
              </w:pPrChange>
            </w:pPr>
          </w:p>
        </w:tc>
        <w:tc>
          <w:tcPr>
            <w:tcW w:w="4248" w:type="dxa"/>
          </w:tcPr>
          <w:p w14:paraId="3906CD01" w14:textId="77777777" w:rsidR="008B5100" w:rsidRPr="004C6534" w:rsidRDefault="008B5100" w:rsidP="00B73DC6">
            <w:pPr>
              <w:jc w:val="both"/>
              <w:rPr>
                <w:rFonts w:ascii="Verdana" w:hAnsi="Verdana"/>
                <w:bCs/>
                <w:i/>
                <w:sz w:val="16"/>
                <w:szCs w:val="16"/>
              </w:rPr>
              <w:pPrChange w:id="1526" w:author="Jie Lan" w:date="2017-08-19T20:30:00Z">
                <w:pPr/>
              </w:pPrChange>
            </w:pPr>
          </w:p>
        </w:tc>
      </w:tr>
      <w:tr w:rsidR="00632F63" w14:paraId="55F4F771" w14:textId="77777777" w:rsidTr="002D6DE6">
        <w:tc>
          <w:tcPr>
            <w:tcW w:w="2250" w:type="dxa"/>
          </w:tcPr>
          <w:p w14:paraId="1A9D5BA7" w14:textId="77777777" w:rsidR="00632F63" w:rsidRDefault="002D6DE6" w:rsidP="00B73DC6">
            <w:pPr>
              <w:jc w:val="both"/>
              <w:pPrChange w:id="1527" w:author="Jie Lan" w:date="2017-08-19T20:30:00Z">
                <w:pPr/>
              </w:pPrChange>
            </w:pPr>
            <w:r>
              <w:rPr>
                <w:rFonts w:asciiTheme="minorEastAsia" w:eastAsiaTheme="minorEastAsia" w:hAnsiTheme="minorEastAsia" w:hint="eastAsia"/>
                <w:lang w:eastAsia="zh-CN"/>
              </w:rPr>
              <w:t>区块链研发工程师</w:t>
            </w:r>
          </w:p>
        </w:tc>
        <w:tc>
          <w:tcPr>
            <w:tcW w:w="1620" w:type="dxa"/>
          </w:tcPr>
          <w:p w14:paraId="21D1D73B" w14:textId="77777777" w:rsidR="00632F63" w:rsidRDefault="00632F63" w:rsidP="00B73DC6">
            <w:pPr>
              <w:jc w:val="both"/>
              <w:pPrChange w:id="1528" w:author="Jie Lan" w:date="2017-08-19T20:30:00Z">
                <w:pPr/>
              </w:pPrChange>
            </w:pPr>
          </w:p>
        </w:tc>
        <w:tc>
          <w:tcPr>
            <w:tcW w:w="1170" w:type="dxa"/>
          </w:tcPr>
          <w:p w14:paraId="0A3AC9CE" w14:textId="77777777" w:rsidR="00632F63" w:rsidRDefault="00632F63" w:rsidP="00B73DC6">
            <w:pPr>
              <w:jc w:val="both"/>
              <w:pPrChange w:id="1529" w:author="Jie Lan" w:date="2017-08-19T20:30:00Z">
                <w:pPr/>
              </w:pPrChange>
            </w:pPr>
          </w:p>
        </w:tc>
        <w:tc>
          <w:tcPr>
            <w:tcW w:w="4248" w:type="dxa"/>
          </w:tcPr>
          <w:p w14:paraId="0C5C8F5F" w14:textId="77777777" w:rsidR="00632F63" w:rsidRPr="004C6534" w:rsidRDefault="00632F63" w:rsidP="00B73DC6">
            <w:pPr>
              <w:jc w:val="both"/>
              <w:rPr>
                <w:rFonts w:ascii="Verdana" w:hAnsi="Verdana"/>
                <w:bCs/>
                <w:i/>
                <w:sz w:val="16"/>
                <w:szCs w:val="16"/>
              </w:rPr>
              <w:pPrChange w:id="1530" w:author="Jie Lan" w:date="2017-08-19T20:30:00Z">
                <w:pPr/>
              </w:pPrChange>
            </w:pPr>
          </w:p>
        </w:tc>
      </w:tr>
      <w:tr w:rsidR="00632F63" w14:paraId="01C73EB1" w14:textId="77777777" w:rsidTr="002D6DE6">
        <w:tc>
          <w:tcPr>
            <w:tcW w:w="2250" w:type="dxa"/>
          </w:tcPr>
          <w:p w14:paraId="31C59247" w14:textId="77777777" w:rsidR="00632F63" w:rsidRDefault="002D6DE6" w:rsidP="00B73DC6">
            <w:pPr>
              <w:jc w:val="both"/>
              <w:pPrChange w:id="1531" w:author="Jie Lan" w:date="2017-08-19T20:30:00Z">
                <w:pPr/>
              </w:pPrChange>
            </w:pPr>
            <w:r>
              <w:rPr>
                <w:rFonts w:asciiTheme="minorEastAsia" w:eastAsiaTheme="minorEastAsia" w:hAnsiTheme="minorEastAsia" w:hint="eastAsia"/>
                <w:lang w:eastAsia="zh-CN"/>
              </w:rPr>
              <w:t>前端开发设计</w:t>
            </w:r>
          </w:p>
        </w:tc>
        <w:tc>
          <w:tcPr>
            <w:tcW w:w="1620" w:type="dxa"/>
          </w:tcPr>
          <w:p w14:paraId="03897AAC" w14:textId="77777777" w:rsidR="00632F63" w:rsidRDefault="00632F63" w:rsidP="00B73DC6">
            <w:pPr>
              <w:jc w:val="both"/>
              <w:pPrChange w:id="1532" w:author="Jie Lan" w:date="2017-08-19T20:30:00Z">
                <w:pPr/>
              </w:pPrChange>
            </w:pPr>
          </w:p>
        </w:tc>
        <w:tc>
          <w:tcPr>
            <w:tcW w:w="1170" w:type="dxa"/>
          </w:tcPr>
          <w:p w14:paraId="4C33D9E5" w14:textId="77777777" w:rsidR="00632F63" w:rsidRDefault="00632F63" w:rsidP="00B73DC6">
            <w:pPr>
              <w:jc w:val="both"/>
              <w:pPrChange w:id="1533" w:author="Jie Lan" w:date="2017-08-19T20:30:00Z">
                <w:pPr/>
              </w:pPrChange>
            </w:pPr>
          </w:p>
        </w:tc>
        <w:tc>
          <w:tcPr>
            <w:tcW w:w="4248" w:type="dxa"/>
          </w:tcPr>
          <w:p w14:paraId="7C3B15FB" w14:textId="77777777" w:rsidR="00632F63" w:rsidRPr="004C6534" w:rsidRDefault="00632F63" w:rsidP="00B73DC6">
            <w:pPr>
              <w:jc w:val="both"/>
              <w:rPr>
                <w:rFonts w:ascii="Verdana" w:hAnsi="Verdana"/>
                <w:bCs/>
                <w:i/>
                <w:sz w:val="16"/>
                <w:szCs w:val="16"/>
              </w:rPr>
              <w:pPrChange w:id="1534" w:author="Jie Lan" w:date="2017-08-19T20:30:00Z">
                <w:pPr/>
              </w:pPrChange>
            </w:pPr>
          </w:p>
        </w:tc>
      </w:tr>
      <w:tr w:rsidR="00CA7D7E" w14:paraId="45964A16" w14:textId="77777777" w:rsidTr="002D6DE6">
        <w:tc>
          <w:tcPr>
            <w:tcW w:w="2250" w:type="dxa"/>
          </w:tcPr>
          <w:p w14:paraId="53BCAD32" w14:textId="77777777" w:rsidR="00CA7D7E" w:rsidRDefault="002D6DE6" w:rsidP="00B73DC6">
            <w:pPr>
              <w:jc w:val="both"/>
              <w:pPrChange w:id="1535" w:author="Jie Lan" w:date="2017-08-19T20:30:00Z">
                <w:pPr/>
              </w:pPrChange>
            </w:pPr>
            <w:r>
              <w:rPr>
                <w:rFonts w:asciiTheme="minorEastAsia" w:eastAsiaTheme="minorEastAsia" w:hAnsiTheme="minorEastAsia" w:hint="eastAsia"/>
                <w:lang w:eastAsia="zh-CN"/>
              </w:rPr>
              <w:t>保险逻辑和产品开发</w:t>
            </w:r>
          </w:p>
        </w:tc>
        <w:tc>
          <w:tcPr>
            <w:tcW w:w="1620" w:type="dxa"/>
          </w:tcPr>
          <w:p w14:paraId="084D270B" w14:textId="77777777" w:rsidR="00CA7D7E" w:rsidRDefault="00CA7D7E" w:rsidP="00B73DC6">
            <w:pPr>
              <w:jc w:val="both"/>
              <w:pPrChange w:id="1536" w:author="Jie Lan" w:date="2017-08-19T20:30:00Z">
                <w:pPr/>
              </w:pPrChange>
            </w:pPr>
          </w:p>
        </w:tc>
        <w:tc>
          <w:tcPr>
            <w:tcW w:w="1170" w:type="dxa"/>
          </w:tcPr>
          <w:p w14:paraId="12DF8D3E" w14:textId="77777777" w:rsidR="00CA7D7E" w:rsidRDefault="00CA7D7E" w:rsidP="00B73DC6">
            <w:pPr>
              <w:jc w:val="both"/>
              <w:pPrChange w:id="1537" w:author="Jie Lan" w:date="2017-08-19T20:30:00Z">
                <w:pPr/>
              </w:pPrChange>
            </w:pPr>
          </w:p>
        </w:tc>
        <w:tc>
          <w:tcPr>
            <w:tcW w:w="4248" w:type="dxa"/>
          </w:tcPr>
          <w:p w14:paraId="253A3880" w14:textId="77777777" w:rsidR="00CA7D7E" w:rsidRPr="004C6534" w:rsidRDefault="00CA7D7E" w:rsidP="00B73DC6">
            <w:pPr>
              <w:jc w:val="both"/>
              <w:rPr>
                <w:rFonts w:ascii="Verdana" w:hAnsi="Verdana"/>
                <w:bCs/>
                <w:i/>
                <w:sz w:val="16"/>
                <w:szCs w:val="16"/>
              </w:rPr>
              <w:pPrChange w:id="1538" w:author="Jie Lan" w:date="2017-08-19T20:30:00Z">
                <w:pPr/>
              </w:pPrChange>
            </w:pPr>
          </w:p>
        </w:tc>
      </w:tr>
    </w:tbl>
    <w:p w14:paraId="31A501B0" w14:textId="77777777" w:rsidR="009C2842" w:rsidRDefault="009C2842" w:rsidP="00B73DC6">
      <w:pPr>
        <w:jc w:val="both"/>
        <w:pPrChange w:id="1539" w:author="Jie Lan" w:date="2017-08-19T20:30:00Z">
          <w:pPr/>
        </w:pPrChange>
      </w:pPr>
    </w:p>
    <w:p w14:paraId="223E92A8" w14:textId="77777777" w:rsidR="008B5100" w:rsidRPr="00D465D6" w:rsidRDefault="00935A29" w:rsidP="00B73DC6">
      <w:pPr>
        <w:pStyle w:val="Heading2"/>
        <w:jc w:val="both"/>
        <w:rPr>
          <w:rFonts w:ascii=".萍方-简" w:eastAsia=".萍方-简" w:hAnsi=".萍方-简"/>
          <w:lang w:eastAsia="zh-CN"/>
        </w:rPr>
        <w:pPrChange w:id="1540" w:author="Jie Lan" w:date="2017-08-19T20:30:00Z">
          <w:pPr>
            <w:pStyle w:val="Heading2"/>
          </w:pPr>
        </w:pPrChange>
      </w:pPr>
      <w:bookmarkStart w:id="1541" w:name="_Toc489971232"/>
      <w:r w:rsidRPr="00D465D6">
        <w:rPr>
          <w:rFonts w:ascii=".萍方-简" w:eastAsia=".萍方-简" w:hAnsi=".萍方-简" w:hint="eastAsia"/>
          <w:lang w:eastAsia="zh-CN"/>
        </w:rPr>
        <w:t>主要里程碑</w:t>
      </w:r>
      <w:r w:rsidR="008B5100" w:rsidRPr="00D465D6">
        <w:rPr>
          <w:rFonts w:ascii=".萍方-简" w:eastAsia=".萍方-简" w:hAnsi=".萍方-简"/>
          <w:lang w:eastAsia="zh-CN"/>
        </w:rPr>
        <w:t>Key Milestone</w:t>
      </w:r>
      <w:bookmarkEnd w:id="1541"/>
    </w:p>
    <w:tbl>
      <w:tblPr>
        <w:tblStyle w:val="TableGrid"/>
        <w:tblW w:w="0" w:type="auto"/>
        <w:tblInd w:w="288" w:type="dxa"/>
        <w:tblLook w:val="04A0" w:firstRow="1" w:lastRow="0" w:firstColumn="1" w:lastColumn="0" w:noHBand="0" w:noVBand="1"/>
      </w:tblPr>
      <w:tblGrid>
        <w:gridCol w:w="540"/>
        <w:gridCol w:w="5556"/>
        <w:gridCol w:w="3192"/>
      </w:tblGrid>
      <w:tr w:rsidR="00FC012C" w:rsidRPr="003B2770" w14:paraId="3BE932DE" w14:textId="77777777" w:rsidTr="003B2770">
        <w:tc>
          <w:tcPr>
            <w:tcW w:w="540" w:type="dxa"/>
            <w:shd w:val="clear" w:color="auto" w:fill="8DB3E2" w:themeFill="text2" w:themeFillTint="66"/>
          </w:tcPr>
          <w:p w14:paraId="558D0914" w14:textId="77777777" w:rsidR="00FC012C" w:rsidRPr="003B2770" w:rsidRDefault="00FC012C" w:rsidP="00B73DC6">
            <w:pPr>
              <w:jc w:val="both"/>
              <w:rPr>
                <w:b/>
              </w:rPr>
              <w:pPrChange w:id="1542" w:author="Jie Lan" w:date="2017-08-19T20:30:00Z">
                <w:pPr/>
              </w:pPrChange>
            </w:pPr>
            <w:r w:rsidRPr="003B2770">
              <w:rPr>
                <w:b/>
              </w:rPr>
              <w:lastRenderedPageBreak/>
              <w:t>#</w:t>
            </w:r>
          </w:p>
        </w:tc>
        <w:tc>
          <w:tcPr>
            <w:tcW w:w="5556" w:type="dxa"/>
            <w:shd w:val="clear" w:color="auto" w:fill="8DB3E2" w:themeFill="text2" w:themeFillTint="66"/>
          </w:tcPr>
          <w:p w14:paraId="1EA21A23" w14:textId="77777777" w:rsidR="00FC012C" w:rsidRPr="003B2770" w:rsidRDefault="00935A29" w:rsidP="00B73DC6">
            <w:pPr>
              <w:jc w:val="both"/>
              <w:rPr>
                <w:b/>
              </w:rPr>
              <w:pPrChange w:id="1543" w:author="Jie Lan" w:date="2017-08-19T20:30:00Z">
                <w:pPr/>
              </w:pPrChange>
            </w:pPr>
            <w:r>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3B2770" w:rsidRDefault="00935A29" w:rsidP="00B73DC6">
            <w:pPr>
              <w:jc w:val="both"/>
              <w:rPr>
                <w:b/>
              </w:rPr>
              <w:pPrChange w:id="1544" w:author="Jie Lan" w:date="2017-08-19T20:30:00Z">
                <w:pPr/>
              </w:pPrChange>
            </w:pPr>
            <w:r>
              <w:rPr>
                <w:rFonts w:asciiTheme="minorEastAsia" w:eastAsiaTheme="minorEastAsia" w:hAnsiTheme="minorEastAsia" w:hint="eastAsia"/>
                <w:b/>
                <w:lang w:eastAsia="zh-CN"/>
              </w:rPr>
              <w:t>日期</w:t>
            </w:r>
          </w:p>
        </w:tc>
      </w:tr>
      <w:tr w:rsidR="003B2770" w14:paraId="0EDEE071" w14:textId="77777777" w:rsidTr="00393AFE">
        <w:tc>
          <w:tcPr>
            <w:tcW w:w="540" w:type="dxa"/>
          </w:tcPr>
          <w:p w14:paraId="7C514F61" w14:textId="77777777" w:rsidR="003B2770" w:rsidRDefault="003B2770" w:rsidP="00B73DC6">
            <w:pPr>
              <w:jc w:val="both"/>
              <w:pPrChange w:id="1545" w:author="Jie Lan" w:date="2017-08-19T20:30:00Z">
                <w:pPr/>
              </w:pPrChange>
            </w:pPr>
          </w:p>
        </w:tc>
        <w:tc>
          <w:tcPr>
            <w:tcW w:w="5556" w:type="dxa"/>
          </w:tcPr>
          <w:p w14:paraId="565F292F" w14:textId="77777777" w:rsidR="003B2770" w:rsidRDefault="00844102" w:rsidP="00B73DC6">
            <w:pPr>
              <w:jc w:val="both"/>
              <w:pPrChange w:id="1546" w:author="Jie Lan" w:date="2017-08-19T20:30:00Z">
                <w:pPr/>
              </w:pPrChange>
            </w:pPr>
            <w:r>
              <w:t>Phrase I</w:t>
            </w:r>
          </w:p>
        </w:tc>
        <w:tc>
          <w:tcPr>
            <w:tcW w:w="3192" w:type="dxa"/>
          </w:tcPr>
          <w:p w14:paraId="1BBBCE1D" w14:textId="77777777" w:rsidR="003B2770" w:rsidRDefault="003B2770" w:rsidP="00B73DC6">
            <w:pPr>
              <w:jc w:val="both"/>
              <w:pPrChange w:id="1547" w:author="Jie Lan" w:date="2017-08-19T20:30:00Z">
                <w:pPr/>
              </w:pPrChange>
            </w:pPr>
          </w:p>
        </w:tc>
      </w:tr>
      <w:tr w:rsidR="00BF76DC" w14:paraId="6FE85D65" w14:textId="77777777" w:rsidTr="00BF76DC">
        <w:tc>
          <w:tcPr>
            <w:tcW w:w="540" w:type="dxa"/>
          </w:tcPr>
          <w:p w14:paraId="1755017B" w14:textId="77777777" w:rsidR="00BF76DC" w:rsidRDefault="00BF76DC" w:rsidP="00B73DC6">
            <w:pPr>
              <w:jc w:val="both"/>
              <w:pPrChange w:id="1548" w:author="Jie Lan" w:date="2017-08-19T20:30:00Z">
                <w:pPr/>
              </w:pPrChange>
            </w:pPr>
          </w:p>
        </w:tc>
        <w:tc>
          <w:tcPr>
            <w:tcW w:w="5556" w:type="dxa"/>
          </w:tcPr>
          <w:p w14:paraId="33268887" w14:textId="77777777" w:rsidR="00BF76DC" w:rsidRDefault="00BF76DC" w:rsidP="00B73DC6">
            <w:pPr>
              <w:jc w:val="both"/>
              <w:pPrChange w:id="1549" w:author="Jie Lan" w:date="2017-08-19T20:30:00Z">
                <w:pPr/>
              </w:pPrChange>
            </w:pPr>
            <w:r>
              <w:t>Phrase II</w:t>
            </w:r>
          </w:p>
        </w:tc>
        <w:tc>
          <w:tcPr>
            <w:tcW w:w="3192" w:type="dxa"/>
          </w:tcPr>
          <w:p w14:paraId="68506966" w14:textId="77777777" w:rsidR="00BF76DC" w:rsidRDefault="00BF76DC" w:rsidP="00B73DC6">
            <w:pPr>
              <w:jc w:val="both"/>
              <w:pPrChange w:id="1550" w:author="Jie Lan" w:date="2017-08-19T20:30:00Z">
                <w:pPr/>
              </w:pPrChange>
            </w:pPr>
          </w:p>
        </w:tc>
      </w:tr>
    </w:tbl>
    <w:p w14:paraId="4053E8BF" w14:textId="77777777" w:rsidR="00260CFA" w:rsidRDefault="00260CFA" w:rsidP="00B73DC6">
      <w:pPr>
        <w:jc w:val="both"/>
        <w:pPrChange w:id="1551" w:author="Jie Lan" w:date="2017-08-19T20:30:00Z">
          <w:pPr/>
        </w:pPrChange>
      </w:pPr>
    </w:p>
    <w:p w14:paraId="6E14C75E" w14:textId="77777777" w:rsidR="00260CFA" w:rsidRDefault="00260CFA" w:rsidP="00B73DC6">
      <w:pPr>
        <w:jc w:val="both"/>
        <w:pPrChange w:id="1552" w:author="Jie Lan" w:date="2017-08-19T20:30:00Z">
          <w:pPr/>
        </w:pPrChange>
      </w:pPr>
      <w:r>
        <w:br w:type="page"/>
      </w:r>
    </w:p>
    <w:p w14:paraId="2E315524" w14:textId="77777777" w:rsidR="009C2842" w:rsidRDefault="009C2842" w:rsidP="00B73DC6">
      <w:pPr>
        <w:jc w:val="both"/>
        <w:pPrChange w:id="1553" w:author="Jie Lan" w:date="2017-08-19T20:30:00Z">
          <w:pPr/>
        </w:pPrChange>
      </w:pPr>
    </w:p>
    <w:p w14:paraId="359C0073" w14:textId="77777777" w:rsidR="00260CFA" w:rsidRPr="00260CFA" w:rsidRDefault="00260CFA" w:rsidP="00B73DC6">
      <w:pPr>
        <w:jc w:val="both"/>
        <w:rPr>
          <w:b/>
          <w:sz w:val="32"/>
          <w:szCs w:val="32"/>
        </w:rPr>
        <w:pPrChange w:id="1554" w:author="Jie Lan" w:date="2017-08-19T20:30:00Z">
          <w:pPr/>
        </w:pPrChange>
      </w:pPr>
      <w:r w:rsidRPr="00260CFA">
        <w:rPr>
          <w:rFonts w:asciiTheme="minorEastAsia" w:eastAsiaTheme="minorEastAsia" w:hAnsiTheme="minorEastAsia" w:hint="eastAsia"/>
          <w:b/>
          <w:sz w:val="32"/>
          <w:szCs w:val="32"/>
          <w:lang w:eastAsia="zh-CN"/>
        </w:rPr>
        <w:t>参考文献</w:t>
      </w:r>
    </w:p>
    <w:tbl>
      <w:tblPr>
        <w:tblW w:w="0" w:type="auto"/>
        <w:tblInd w:w="88" w:type="dxa"/>
        <w:tblLayout w:type="fixed"/>
        <w:tblLook w:val="0000" w:firstRow="0" w:lastRow="0" w:firstColumn="0" w:lastColumn="0" w:noHBand="0" w:noVBand="0"/>
      </w:tblPr>
      <w:tblGrid>
        <w:gridCol w:w="660"/>
        <w:gridCol w:w="8700"/>
      </w:tblGrid>
      <w:tr w:rsidR="00260CFA" w:rsidRPr="00260CFA" w14:paraId="50A09393" w14:textId="77777777">
        <w:tc>
          <w:tcPr>
            <w:tcW w:w="660" w:type="dxa"/>
            <w:tcBorders>
              <w:top w:val="nil"/>
              <w:left w:val="nil"/>
              <w:bottom w:val="nil"/>
              <w:right w:val="nil"/>
            </w:tcBorders>
          </w:tcPr>
          <w:p w14:paraId="3CCA025C"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55" w:author="Jie Lan" w:date="2017-08-19T20:30:00Z">
                <w:pPr>
                  <w:widowControl w:val="0"/>
                  <w:autoSpaceDE w:val="0"/>
                  <w:autoSpaceDN w:val="0"/>
                  <w:adjustRightInd w:val="0"/>
                  <w:spacing w:after="0"/>
                </w:pPr>
              </w:pPrChange>
            </w:pPr>
            <w:r w:rsidRPr="00260CFA">
              <w:rPr>
                <w:rFonts w:ascii="Lora" w:eastAsia="SimSun" w:hAnsi="Lora" w:cs="Lora"/>
                <w:color w:val="000000"/>
                <w:lang w:eastAsia="zh-CN"/>
              </w:rPr>
              <w:t>[1]</w:t>
            </w:r>
          </w:p>
        </w:tc>
        <w:tc>
          <w:tcPr>
            <w:tcW w:w="8700" w:type="dxa"/>
            <w:tcBorders>
              <w:top w:val="nil"/>
              <w:left w:val="nil"/>
              <w:bottom w:val="nil"/>
              <w:right w:val="nil"/>
            </w:tcBorders>
          </w:tcPr>
          <w:p w14:paraId="2CC9614F"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56" w:author="Jie Lan" w:date="2017-08-19T20:30:00Z">
                <w:pPr>
                  <w:widowControl w:val="0"/>
                  <w:autoSpaceDE w:val="0"/>
                  <w:autoSpaceDN w:val="0"/>
                  <w:adjustRightInd w:val="0"/>
                  <w:spacing w:after="0"/>
                </w:pPr>
              </w:pPrChange>
            </w:pPr>
            <w:r w:rsidRPr="00260CFA">
              <w:rPr>
                <w:rFonts w:ascii="Lora" w:eastAsia="SimSun" w:hAnsi="Lora" w:cs="Lora"/>
                <w:color w:val="000000"/>
                <w:lang w:eastAsia="zh-CN"/>
              </w:rPr>
              <w:t xml:space="preserve">Satoshi. Nakamoto, "Bitcoin: A Peer-to-Peer Electronic Cash System," 2008. [Online]. Available: </w:t>
            </w:r>
            <w:r w:rsidR="00147EF6">
              <w:fldChar w:fldCharType="begin"/>
            </w:r>
            <w:r w:rsidR="00147EF6">
              <w:instrText xml:space="preserve"> HYPERLINK "http://bitcoin.org/bitcoin.pdf" </w:instrText>
            </w:r>
            <w:r w:rsidR="00147EF6">
              <w:fldChar w:fldCharType="separate"/>
            </w:r>
            <w:r w:rsidRPr="00260CFA">
              <w:rPr>
                <w:rFonts w:ascii="Lora" w:eastAsia="SimSun" w:hAnsi="Lora" w:cs="Lora"/>
                <w:color w:val="000000"/>
                <w:lang w:eastAsia="zh-CN"/>
              </w:rPr>
              <w:t>http://bitcoin.org/bitcoin.pdf</w:t>
            </w:r>
            <w:r w:rsidR="00147EF6">
              <w:rPr>
                <w:rFonts w:ascii="Lora" w:eastAsia="SimSun" w:hAnsi="Lora" w:cs="Lora"/>
                <w:color w:val="000000"/>
                <w:lang w:eastAsia="zh-CN"/>
              </w:rPr>
              <w:fldChar w:fldCharType="end"/>
            </w:r>
            <w:r w:rsidRPr="00260CFA">
              <w:rPr>
                <w:rFonts w:ascii="Lora" w:eastAsia="SimSun" w:hAnsi="Lora" w:cs="Lora"/>
                <w:color w:val="000000"/>
                <w:lang w:eastAsia="zh-CN"/>
              </w:rPr>
              <w:t>. [Accessed 10 09 2015].</w:t>
            </w:r>
          </w:p>
          <w:p w14:paraId="44A6DE07"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57" w:author="Jie Lan" w:date="2017-08-19T20:30:00Z">
                <w:pPr>
                  <w:widowControl w:val="0"/>
                  <w:autoSpaceDE w:val="0"/>
                  <w:autoSpaceDN w:val="0"/>
                  <w:adjustRightInd w:val="0"/>
                  <w:spacing w:after="0"/>
                </w:pPr>
              </w:pPrChange>
            </w:pPr>
          </w:p>
        </w:tc>
      </w:tr>
      <w:tr w:rsidR="00260CFA" w:rsidRPr="00260CFA" w14:paraId="75731C20" w14:textId="77777777">
        <w:tc>
          <w:tcPr>
            <w:tcW w:w="660" w:type="dxa"/>
            <w:tcBorders>
              <w:top w:val="nil"/>
              <w:left w:val="nil"/>
              <w:bottom w:val="nil"/>
              <w:right w:val="nil"/>
            </w:tcBorders>
          </w:tcPr>
          <w:p w14:paraId="3B4A50DC"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58" w:author="Jie Lan" w:date="2017-08-19T20:30:00Z">
                <w:pPr>
                  <w:widowControl w:val="0"/>
                  <w:autoSpaceDE w:val="0"/>
                  <w:autoSpaceDN w:val="0"/>
                  <w:adjustRightInd w:val="0"/>
                  <w:spacing w:after="0"/>
                </w:pPr>
              </w:pPrChange>
            </w:pPr>
            <w:r w:rsidRPr="00260CFA">
              <w:rPr>
                <w:rFonts w:ascii="Lora" w:eastAsia="SimSun" w:hAnsi="Lora" w:cs="Lora"/>
                <w:color w:val="000000"/>
                <w:lang w:eastAsia="zh-CN"/>
              </w:rPr>
              <w:t>[2]</w:t>
            </w:r>
          </w:p>
        </w:tc>
        <w:tc>
          <w:tcPr>
            <w:tcW w:w="8700" w:type="dxa"/>
            <w:tcBorders>
              <w:top w:val="nil"/>
              <w:left w:val="nil"/>
              <w:bottom w:val="nil"/>
              <w:right w:val="nil"/>
            </w:tcBorders>
          </w:tcPr>
          <w:p w14:paraId="2D0CD553"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59" w:author="Jie Lan" w:date="2017-08-19T20:30:00Z">
                <w:pPr>
                  <w:widowControl w:val="0"/>
                  <w:autoSpaceDE w:val="0"/>
                  <w:autoSpaceDN w:val="0"/>
                  <w:adjustRightInd w:val="0"/>
                  <w:spacing w:after="0"/>
                </w:pPr>
              </w:pPrChange>
            </w:pPr>
            <w:r w:rsidRPr="00260CFA">
              <w:rPr>
                <w:rFonts w:ascii="Lora" w:eastAsia="SimSun" w:hAnsi="Lora" w:cs="Lora"/>
                <w:color w:val="000000"/>
                <w:lang w:eastAsia="zh-CN"/>
              </w:rPr>
              <w:t xml:space="preserve">Vitelik. Buterin, “A Next-Generation Smart Contract and Decentralized Application Platform”, 2013. </w:t>
            </w:r>
            <w:r w:rsidR="00147EF6">
              <w:fldChar w:fldCharType="begin"/>
            </w:r>
            <w:r w:rsidR="00147EF6">
              <w:instrText xml:space="preserve"> HYPERLINK "https://github.com/ethereum/wiki/wiki/White-Paper" </w:instrText>
            </w:r>
            <w:r w:rsidR="00147EF6">
              <w:fldChar w:fldCharType="separate"/>
            </w:r>
            <w:r w:rsidRPr="00260CFA">
              <w:rPr>
                <w:rFonts w:ascii="Lora" w:eastAsia="SimSun" w:hAnsi="Lora" w:cs="Lora"/>
                <w:lang w:eastAsia="zh-CN"/>
              </w:rPr>
              <w:t>https://github.com/ethereum/wiki/wiki/White-Paper</w:t>
            </w:r>
            <w:r w:rsidR="00147EF6">
              <w:rPr>
                <w:rFonts w:ascii="Lora" w:eastAsia="SimSun" w:hAnsi="Lora" w:cs="Lora"/>
                <w:lang w:eastAsia="zh-CN"/>
              </w:rPr>
              <w:fldChar w:fldCharType="end"/>
            </w:r>
          </w:p>
          <w:p w14:paraId="60609CFA"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60" w:author="Jie Lan" w:date="2017-08-19T20:30:00Z">
                <w:pPr>
                  <w:widowControl w:val="0"/>
                  <w:autoSpaceDE w:val="0"/>
                  <w:autoSpaceDN w:val="0"/>
                  <w:adjustRightInd w:val="0"/>
                  <w:spacing w:after="0"/>
                </w:pPr>
              </w:pPrChange>
            </w:pPr>
          </w:p>
        </w:tc>
      </w:tr>
      <w:tr w:rsidR="00260CFA" w:rsidRPr="00260CFA" w14:paraId="44EABE6E" w14:textId="77777777">
        <w:tc>
          <w:tcPr>
            <w:tcW w:w="660" w:type="dxa"/>
            <w:tcBorders>
              <w:top w:val="nil"/>
              <w:left w:val="nil"/>
              <w:bottom w:val="nil"/>
              <w:right w:val="nil"/>
            </w:tcBorders>
          </w:tcPr>
          <w:p w14:paraId="5C0AFAC0"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61" w:author="Jie Lan" w:date="2017-08-19T20:30:00Z">
                <w:pPr>
                  <w:widowControl w:val="0"/>
                  <w:autoSpaceDE w:val="0"/>
                  <w:autoSpaceDN w:val="0"/>
                  <w:adjustRightInd w:val="0"/>
                  <w:spacing w:after="0"/>
                </w:pPr>
              </w:pPrChange>
            </w:pPr>
            <w:r w:rsidRPr="00260CFA">
              <w:rPr>
                <w:rFonts w:ascii="Lora" w:eastAsia="SimSun" w:hAnsi="Lora" w:cs="Lora"/>
                <w:color w:val="000000"/>
                <w:lang w:eastAsia="zh-CN"/>
              </w:rPr>
              <w:t>[3]</w:t>
            </w:r>
          </w:p>
        </w:tc>
        <w:tc>
          <w:tcPr>
            <w:tcW w:w="8700" w:type="dxa"/>
            <w:tcBorders>
              <w:top w:val="nil"/>
              <w:left w:val="nil"/>
              <w:bottom w:val="nil"/>
              <w:right w:val="nil"/>
            </w:tcBorders>
          </w:tcPr>
          <w:p w14:paraId="2C426CCC"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62" w:author="Jie Lan" w:date="2017-08-19T20:30:00Z">
                <w:pPr>
                  <w:widowControl w:val="0"/>
                  <w:autoSpaceDE w:val="0"/>
                  <w:autoSpaceDN w:val="0"/>
                  <w:adjustRightInd w:val="0"/>
                  <w:spacing w:after="0"/>
                </w:pPr>
              </w:pPrChange>
            </w:pPr>
            <w:r w:rsidRPr="00260CFA">
              <w:rPr>
                <w:rFonts w:ascii="Lora" w:eastAsia="SimSun" w:hAnsi="Lora" w:cs="Lora"/>
                <w:color w:val="000000"/>
                <w:lang w:eastAsia="zh-CN"/>
              </w:rPr>
              <w:t xml:space="preserve">Gavin. Wood, "Ethereum: A Secure Decentralized Generalised Transaction Ledger," 2014. </w:t>
            </w:r>
            <w:r w:rsidR="00147EF6">
              <w:fldChar w:fldCharType="begin"/>
            </w:r>
            <w:r w:rsidR="00147EF6">
              <w:instrText xml:space="preserve"> HYPERLINK "http://gavwood.com/paper.pdf" </w:instrText>
            </w:r>
            <w:r w:rsidR="00147EF6">
              <w:fldChar w:fldCharType="separate"/>
            </w:r>
            <w:r w:rsidRPr="00260CFA">
              <w:rPr>
                <w:rFonts w:ascii="Lora" w:eastAsia="SimSun" w:hAnsi="Lora" w:cs="Lora"/>
                <w:lang w:eastAsia="zh-CN"/>
              </w:rPr>
              <w:t>http://gavwood.com/paper.pdf</w:t>
            </w:r>
            <w:r w:rsidR="00147EF6">
              <w:rPr>
                <w:rFonts w:ascii="Lora" w:eastAsia="SimSun" w:hAnsi="Lora" w:cs="Lora"/>
                <w:lang w:eastAsia="zh-CN"/>
              </w:rPr>
              <w:fldChar w:fldCharType="end"/>
            </w:r>
          </w:p>
          <w:p w14:paraId="0B5487CF"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63" w:author="Jie Lan" w:date="2017-08-19T20:30:00Z">
                <w:pPr>
                  <w:widowControl w:val="0"/>
                  <w:autoSpaceDE w:val="0"/>
                  <w:autoSpaceDN w:val="0"/>
                  <w:adjustRightInd w:val="0"/>
                  <w:spacing w:after="0"/>
                </w:pPr>
              </w:pPrChange>
            </w:pPr>
          </w:p>
        </w:tc>
      </w:tr>
      <w:tr w:rsidR="00260CFA" w:rsidRPr="00260CFA" w14:paraId="214F267A" w14:textId="77777777">
        <w:tc>
          <w:tcPr>
            <w:tcW w:w="660" w:type="dxa"/>
            <w:tcBorders>
              <w:top w:val="nil"/>
              <w:left w:val="nil"/>
              <w:bottom w:val="nil"/>
              <w:right w:val="nil"/>
            </w:tcBorders>
          </w:tcPr>
          <w:p w14:paraId="7C985E92"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64" w:author="Jie Lan" w:date="2017-08-19T20:30:00Z">
                <w:pPr>
                  <w:widowControl w:val="0"/>
                  <w:autoSpaceDE w:val="0"/>
                  <w:autoSpaceDN w:val="0"/>
                  <w:adjustRightInd w:val="0"/>
                  <w:spacing w:after="0"/>
                </w:pPr>
              </w:pPrChange>
            </w:pPr>
            <w:r w:rsidRPr="00260CFA">
              <w:rPr>
                <w:rFonts w:ascii="Lora" w:eastAsia="SimSun" w:hAnsi="Lora" w:cs="Lora"/>
                <w:color w:val="000000"/>
                <w:lang w:eastAsia="zh-CN"/>
              </w:rPr>
              <w:t>[4]</w:t>
            </w:r>
          </w:p>
        </w:tc>
        <w:tc>
          <w:tcPr>
            <w:tcW w:w="8700" w:type="dxa"/>
            <w:tcBorders>
              <w:top w:val="nil"/>
              <w:left w:val="nil"/>
              <w:bottom w:val="nil"/>
              <w:right w:val="nil"/>
            </w:tcBorders>
          </w:tcPr>
          <w:p w14:paraId="7C70F45B"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65" w:author="Jie Lan" w:date="2017-08-19T20:30:00Z">
                <w:pPr>
                  <w:widowControl w:val="0"/>
                  <w:autoSpaceDE w:val="0"/>
                  <w:autoSpaceDN w:val="0"/>
                  <w:adjustRightInd w:val="0"/>
                  <w:spacing w:after="0"/>
                </w:pPr>
              </w:pPrChange>
            </w:pPr>
            <w:r w:rsidRPr="00260CFA">
              <w:rPr>
                <w:rFonts w:ascii="Lora" w:eastAsia="SimSun" w:hAnsi="Lora" w:cs="Lora"/>
                <w:color w:val="000000"/>
                <w:lang w:eastAsia="zh-CN"/>
              </w:rPr>
              <w:t>ERC 20 Type Tokens. “ERC: Token Standard” q</w:t>
            </w:r>
          </w:p>
          <w:p w14:paraId="145B47DD" w14:textId="77777777" w:rsidR="00260CFA" w:rsidRPr="00260CFA" w:rsidRDefault="00147EF6" w:rsidP="00B73DC6">
            <w:pPr>
              <w:widowControl w:val="0"/>
              <w:autoSpaceDE w:val="0"/>
              <w:autoSpaceDN w:val="0"/>
              <w:adjustRightInd w:val="0"/>
              <w:spacing w:after="0"/>
              <w:jc w:val="both"/>
              <w:rPr>
                <w:rFonts w:ascii="Lora" w:eastAsia="SimSun" w:hAnsi="Lora" w:cs="Lora"/>
                <w:color w:val="000000"/>
                <w:lang w:eastAsia="zh-CN"/>
              </w:rPr>
              <w:pPrChange w:id="1566" w:author="Jie Lan" w:date="2017-08-19T20:30:00Z">
                <w:pPr>
                  <w:widowControl w:val="0"/>
                  <w:autoSpaceDE w:val="0"/>
                  <w:autoSpaceDN w:val="0"/>
                  <w:adjustRightInd w:val="0"/>
                  <w:spacing w:after="0"/>
                </w:pPr>
              </w:pPrChange>
            </w:pPr>
            <w:r>
              <w:fldChar w:fldCharType="begin"/>
            </w:r>
            <w:r>
              <w:instrText xml:space="preserve"> HYPERLINK "https://github.com/ethereum/EIPs/issues/20" </w:instrText>
            </w:r>
            <w:r>
              <w:fldChar w:fldCharType="separate"/>
            </w:r>
            <w:r w:rsidR="00260CFA" w:rsidRPr="00260CFA">
              <w:rPr>
                <w:rFonts w:ascii="Lora" w:eastAsia="SimSun" w:hAnsi="Lora" w:cs="Lora"/>
                <w:lang w:eastAsia="zh-CN"/>
              </w:rPr>
              <w:t>https://github.com/ethereum/EIPs/issues/20</w:t>
            </w:r>
            <w:r>
              <w:rPr>
                <w:rFonts w:ascii="Lora" w:eastAsia="SimSun" w:hAnsi="Lora" w:cs="Lora"/>
                <w:lang w:eastAsia="zh-CN"/>
              </w:rPr>
              <w:fldChar w:fldCharType="end"/>
            </w:r>
          </w:p>
          <w:p w14:paraId="0CE0A60E"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67" w:author="Jie Lan" w:date="2017-08-19T20:30:00Z">
                <w:pPr>
                  <w:widowControl w:val="0"/>
                  <w:autoSpaceDE w:val="0"/>
                  <w:autoSpaceDN w:val="0"/>
                  <w:adjustRightInd w:val="0"/>
                  <w:spacing w:after="0"/>
                </w:pPr>
              </w:pPrChange>
            </w:pPr>
          </w:p>
        </w:tc>
      </w:tr>
      <w:tr w:rsidR="00260CFA" w:rsidRPr="00260CFA" w14:paraId="5D7EB1EE" w14:textId="77777777">
        <w:tc>
          <w:tcPr>
            <w:tcW w:w="660" w:type="dxa"/>
            <w:tcBorders>
              <w:top w:val="nil"/>
              <w:left w:val="nil"/>
              <w:bottom w:val="nil"/>
              <w:right w:val="nil"/>
            </w:tcBorders>
          </w:tcPr>
          <w:p w14:paraId="7483E36B"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68" w:author="Jie Lan" w:date="2017-08-19T20:30:00Z">
                <w:pPr>
                  <w:widowControl w:val="0"/>
                  <w:autoSpaceDE w:val="0"/>
                  <w:autoSpaceDN w:val="0"/>
                  <w:adjustRightInd w:val="0"/>
                  <w:spacing w:after="0"/>
                </w:pPr>
              </w:pPrChange>
            </w:pPr>
            <w:r>
              <w:rPr>
                <w:rFonts w:ascii="Lora" w:eastAsia="SimSun" w:hAnsi="Lora" w:cs="Lora"/>
                <w:color w:val="000000"/>
                <w:lang w:eastAsia="zh-CN"/>
              </w:rPr>
              <w:t>[5</w:t>
            </w:r>
            <w:r w:rsidRPr="00260CFA">
              <w:rPr>
                <w:rFonts w:ascii="Lora" w:eastAsia="SimSun" w:hAnsi="Lora" w:cs="Lora"/>
                <w:color w:val="000000"/>
                <w:lang w:eastAsia="zh-CN"/>
              </w:rPr>
              <w:t>]</w:t>
            </w:r>
          </w:p>
        </w:tc>
        <w:tc>
          <w:tcPr>
            <w:tcW w:w="8700" w:type="dxa"/>
            <w:tcBorders>
              <w:top w:val="nil"/>
              <w:left w:val="nil"/>
              <w:bottom w:val="nil"/>
              <w:right w:val="nil"/>
            </w:tcBorders>
          </w:tcPr>
          <w:p w14:paraId="02B87C8E"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69" w:author="Jie Lan" w:date="2017-08-19T20:30:00Z">
                <w:pPr>
                  <w:widowControl w:val="0"/>
                  <w:autoSpaceDE w:val="0"/>
                  <w:autoSpaceDN w:val="0"/>
                  <w:adjustRightInd w:val="0"/>
                  <w:spacing w:after="0"/>
                </w:pPr>
              </w:pPrChange>
            </w:pPr>
            <w:r w:rsidRPr="00260CFA">
              <w:rPr>
                <w:rFonts w:ascii="Lora" w:eastAsia="SimSun" w:hAnsi="Lora" w:cs="Lora"/>
                <w:color w:val="000000"/>
                <w:lang w:eastAsia="zh-CN"/>
              </w:rPr>
              <w:t xml:space="preserve">David. A. Johnston, “The General Theory of Decentralized Applications, Dapps”, 2014. </w:t>
            </w:r>
            <w:r w:rsidR="00147EF6">
              <w:fldChar w:fldCharType="begin"/>
            </w:r>
            <w:r w:rsidR="00147EF6">
              <w:instrText xml:space="preserve"> HYPERLINK "https://github.com/DavidJohnstonCEO/DecentralizedApplications" </w:instrText>
            </w:r>
            <w:r w:rsidR="00147EF6">
              <w:fldChar w:fldCharType="separate"/>
            </w:r>
            <w:r w:rsidRPr="00260CFA">
              <w:rPr>
                <w:rFonts w:ascii="Lora" w:eastAsia="SimSun" w:hAnsi="Lora" w:cs="Lora"/>
                <w:lang w:eastAsia="zh-CN"/>
              </w:rPr>
              <w:t>https://github.com/DavidJohnstonCEO/DecentralizedApplications</w:t>
            </w:r>
            <w:r w:rsidR="00147EF6">
              <w:rPr>
                <w:rFonts w:ascii="Lora" w:eastAsia="SimSun" w:hAnsi="Lora" w:cs="Lora"/>
                <w:lang w:eastAsia="zh-CN"/>
              </w:rPr>
              <w:fldChar w:fldCharType="end"/>
            </w:r>
          </w:p>
          <w:p w14:paraId="7A8F10A6" w14:textId="77777777" w:rsidR="00260CFA" w:rsidRPr="00260CFA" w:rsidRDefault="00260CFA" w:rsidP="00B73DC6">
            <w:pPr>
              <w:widowControl w:val="0"/>
              <w:autoSpaceDE w:val="0"/>
              <w:autoSpaceDN w:val="0"/>
              <w:adjustRightInd w:val="0"/>
              <w:spacing w:after="0"/>
              <w:jc w:val="both"/>
              <w:rPr>
                <w:rFonts w:ascii="Lora" w:eastAsia="SimSun" w:hAnsi="Lora" w:cs="Lora"/>
                <w:color w:val="000000"/>
                <w:lang w:eastAsia="zh-CN"/>
              </w:rPr>
              <w:pPrChange w:id="1570" w:author="Jie Lan" w:date="2017-08-19T20:30:00Z">
                <w:pPr>
                  <w:widowControl w:val="0"/>
                  <w:autoSpaceDE w:val="0"/>
                  <w:autoSpaceDN w:val="0"/>
                  <w:adjustRightInd w:val="0"/>
                  <w:spacing w:after="0"/>
                </w:pPr>
              </w:pPrChange>
            </w:pPr>
          </w:p>
        </w:tc>
      </w:tr>
    </w:tbl>
    <w:p w14:paraId="607CF184" w14:textId="77777777" w:rsidR="00260CFA" w:rsidRPr="00260CFA" w:rsidRDefault="00260CFA" w:rsidP="00B73DC6">
      <w:pPr>
        <w:autoSpaceDE w:val="0"/>
        <w:autoSpaceDN w:val="0"/>
        <w:adjustRightInd w:val="0"/>
        <w:jc w:val="both"/>
        <w:rPr>
          <w:rFonts w:ascii="SimSun" w:eastAsia="SimSun" w:hAnsi="Lora" w:cs="SimSun"/>
          <w:lang w:val="zh-CN" w:eastAsia="zh-CN"/>
        </w:rPr>
        <w:pPrChange w:id="1571" w:author="Jie Lan" w:date="2017-08-19T20:30:00Z">
          <w:pPr>
            <w:autoSpaceDE w:val="0"/>
            <w:autoSpaceDN w:val="0"/>
            <w:adjustRightInd w:val="0"/>
          </w:pPr>
        </w:pPrChange>
      </w:pPr>
    </w:p>
    <w:p w14:paraId="344A5109" w14:textId="77777777" w:rsidR="00260CFA" w:rsidRPr="009C2842" w:rsidRDefault="00260CFA" w:rsidP="00B73DC6">
      <w:pPr>
        <w:jc w:val="both"/>
        <w:pPrChange w:id="1572" w:author="Jie Lan" w:date="2017-08-19T20:30:00Z">
          <w:pPr/>
        </w:pPrChange>
      </w:pPr>
    </w:p>
    <w:sectPr w:rsidR="00260CFA" w:rsidRPr="009C2842" w:rsidSect="00877372">
      <w:headerReference w:type="default" r:id="rId34"/>
      <w:footerReference w:type="default" r:id="rId35"/>
      <w:headerReference w:type="first" r:id="rId3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9" w:author="Gavin Zheng" w:date="2017-07-31T13:46:00Z" w:initials="GZ">
    <w:p w14:paraId="1D0FAE59" w14:textId="77777777" w:rsidR="0081572A" w:rsidRDefault="0081572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0FAE5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144767" w14:textId="77777777" w:rsidR="00697972" w:rsidRDefault="00697972" w:rsidP="00877372">
      <w:pPr>
        <w:spacing w:after="0" w:line="240" w:lineRule="auto"/>
      </w:pPr>
      <w:r>
        <w:separator/>
      </w:r>
    </w:p>
  </w:endnote>
  <w:endnote w:type="continuationSeparator" w:id="0">
    <w:p w14:paraId="66B132DA" w14:textId="77777777" w:rsidR="00697972" w:rsidRDefault="00697972"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萍方-简">
    <w:altName w:val="Microsoft YaHei UI Light"/>
    <w:panose1 w:val="00000000000000000000"/>
    <w:charset w:val="86"/>
    <w:family w:val="swiss"/>
    <w:notTrueType/>
    <w:pitch w:val="variable"/>
    <w:sig w:usb0="A00002FF" w:usb1="7ACFFCFB" w:usb2="00000016" w:usb3="00000000" w:csb0="00040001" w:csb1="00000000"/>
  </w:font>
  <w:font w:name="Arial Unicode MS">
    <w:altName w:val="Yu Gothic"/>
    <w:panose1 w:val="020B0604020202020204"/>
    <w:charset w:val="80"/>
    <w:family w:val="swiss"/>
    <w:pitch w:val="variable"/>
    <w:sig w:usb0="F7FFAFFF" w:usb1="E9DFFFFF" w:usb2="0000003F" w:usb3="00000000" w:csb0="003F01FF" w:csb1="00000000"/>
  </w:font>
  <w:font w:name="Microsoft YaHei">
    <w:altName w:val="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7DD78" w14:textId="77777777" w:rsidR="0081572A" w:rsidRDefault="0081572A">
    <w:pPr>
      <w:pStyle w:val="Footer"/>
      <w:pBdr>
        <w:bottom w:val="single" w:sz="6" w:space="1" w:color="auto"/>
      </w:pBdr>
    </w:pPr>
  </w:p>
  <w:p w14:paraId="32A8246E" w14:textId="5895EAC6" w:rsidR="0081572A" w:rsidRPr="00E0606F" w:rsidRDefault="0081572A">
    <w:pPr>
      <w:pStyle w:val="Footer"/>
      <w:rPr>
        <w:rFonts w:eastAsiaTheme="minorEastAsia"/>
        <w:lang w:eastAsia="zh-CN"/>
      </w:rPr>
    </w:pPr>
    <w:r>
      <w:t>Version 1.0.0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ECE30" w14:textId="77777777" w:rsidR="00697972" w:rsidRDefault="00697972" w:rsidP="00877372">
      <w:pPr>
        <w:spacing w:after="0" w:line="240" w:lineRule="auto"/>
      </w:pPr>
      <w:r>
        <w:separator/>
      </w:r>
    </w:p>
  </w:footnote>
  <w:footnote w:type="continuationSeparator" w:id="0">
    <w:p w14:paraId="4C2B157F" w14:textId="77777777" w:rsidR="00697972" w:rsidRDefault="00697972"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A03C9" w14:textId="77777777" w:rsidR="0081572A" w:rsidRDefault="0081572A">
    <w:pPr>
      <w:pStyle w:val="Header"/>
      <w:pBdr>
        <w:bottom w:val="single" w:sz="6" w:space="1" w:color="auto"/>
      </w:pBdr>
    </w:pPr>
    <w:r>
      <w:t>White Paper                                                                                        Mutual Chain for Mutual Financial Services</w:t>
    </w:r>
  </w:p>
  <w:p w14:paraId="43C01361" w14:textId="77777777" w:rsidR="0081572A" w:rsidRDefault="008157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E7C48" w14:textId="77777777" w:rsidR="0081572A" w:rsidRPr="00774A6A" w:rsidRDefault="0081572A" w:rsidP="00774A6A">
    <w:pPr>
      <w:pStyle w:val="Header"/>
      <w:jc w:val="right"/>
      <w:rPr>
        <w:sz w:val="28"/>
        <w:szCs w:val="28"/>
      </w:rPr>
    </w:pPr>
    <w:r>
      <w:rPr>
        <w:rFonts w:ascii="Arial" w:hAnsi="Arial" w:cs="Arial"/>
        <w:sz w:val="28"/>
        <w:szCs w:val="28"/>
      </w:rPr>
      <w:t>White Paper: MutualChain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C696B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2"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1"/>
  </w:num>
  <w:num w:numId="4">
    <w:abstractNumId w:val="1"/>
  </w:num>
  <w:num w:numId="5">
    <w:abstractNumId w:val="36"/>
  </w:num>
  <w:num w:numId="6">
    <w:abstractNumId w:val="29"/>
  </w:num>
  <w:num w:numId="7">
    <w:abstractNumId w:val="17"/>
  </w:num>
  <w:num w:numId="8">
    <w:abstractNumId w:val="35"/>
  </w:num>
  <w:num w:numId="9">
    <w:abstractNumId w:val="32"/>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8"/>
  </w:num>
  <w:num w:numId="17">
    <w:abstractNumId w:val="39"/>
  </w:num>
  <w:num w:numId="18">
    <w:abstractNumId w:val="25"/>
  </w:num>
  <w:num w:numId="19">
    <w:abstractNumId w:val="6"/>
  </w:num>
  <w:num w:numId="20">
    <w:abstractNumId w:val="2"/>
  </w:num>
  <w:num w:numId="21">
    <w:abstractNumId w:val="24"/>
  </w:num>
  <w:num w:numId="22">
    <w:abstractNumId w:val="38"/>
  </w:num>
  <w:num w:numId="23">
    <w:abstractNumId w:val="4"/>
  </w:num>
  <w:num w:numId="24">
    <w:abstractNumId w:val="37"/>
  </w:num>
  <w:num w:numId="25">
    <w:abstractNumId w:val="34"/>
  </w:num>
  <w:num w:numId="26">
    <w:abstractNumId w:val="26"/>
  </w:num>
  <w:num w:numId="27">
    <w:abstractNumId w:val="18"/>
  </w:num>
  <w:num w:numId="28">
    <w:abstractNumId w:val="0"/>
  </w:num>
  <w:num w:numId="29">
    <w:abstractNumId w:val="20"/>
  </w:num>
  <w:num w:numId="30">
    <w:abstractNumId w:val="26"/>
  </w:num>
  <w:num w:numId="31">
    <w:abstractNumId w:val="12"/>
  </w:num>
  <w:num w:numId="32">
    <w:abstractNumId w:val="8"/>
  </w:num>
  <w:num w:numId="33">
    <w:abstractNumId w:val="7"/>
  </w:num>
  <w:num w:numId="34">
    <w:abstractNumId w:val="3"/>
  </w:num>
  <w:num w:numId="35">
    <w:abstractNumId w:val="27"/>
  </w:num>
  <w:num w:numId="36">
    <w:abstractNumId w:val="30"/>
  </w:num>
  <w:num w:numId="37">
    <w:abstractNumId w:val="15"/>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Lan">
    <w15:presenceInfo w15:providerId="Windows Live" w15:userId="229f801efac31f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oNotDisplayPageBoundaries/>
  <w:bordersDoNotSurroundHeader/>
  <w:bordersDoNotSurroundFooter/>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72EB0"/>
    <w:rsid w:val="00004B8D"/>
    <w:rsid w:val="00007E34"/>
    <w:rsid w:val="000108D4"/>
    <w:rsid w:val="0001467E"/>
    <w:rsid w:val="00027228"/>
    <w:rsid w:val="00037DEB"/>
    <w:rsid w:val="000422F4"/>
    <w:rsid w:val="000434C5"/>
    <w:rsid w:val="000544A1"/>
    <w:rsid w:val="00061922"/>
    <w:rsid w:val="00063DB2"/>
    <w:rsid w:val="0006574B"/>
    <w:rsid w:val="00071ED7"/>
    <w:rsid w:val="000847E2"/>
    <w:rsid w:val="000856F6"/>
    <w:rsid w:val="000B248E"/>
    <w:rsid w:val="000B35E5"/>
    <w:rsid w:val="000B42C7"/>
    <w:rsid w:val="000C23B6"/>
    <w:rsid w:val="000C2724"/>
    <w:rsid w:val="000E1CB6"/>
    <w:rsid w:val="000E51E1"/>
    <w:rsid w:val="000F0B33"/>
    <w:rsid w:val="000F136E"/>
    <w:rsid w:val="000F3297"/>
    <w:rsid w:val="000F3D7F"/>
    <w:rsid w:val="000F5C17"/>
    <w:rsid w:val="001010B6"/>
    <w:rsid w:val="001100B8"/>
    <w:rsid w:val="001105B9"/>
    <w:rsid w:val="00114813"/>
    <w:rsid w:val="001340E1"/>
    <w:rsid w:val="00134A0B"/>
    <w:rsid w:val="001431F1"/>
    <w:rsid w:val="00144CB8"/>
    <w:rsid w:val="00147EF6"/>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F8B"/>
    <w:rsid w:val="00293C1D"/>
    <w:rsid w:val="002A1351"/>
    <w:rsid w:val="002B0114"/>
    <w:rsid w:val="002C16FA"/>
    <w:rsid w:val="002C559F"/>
    <w:rsid w:val="002D0012"/>
    <w:rsid w:val="002D3E19"/>
    <w:rsid w:val="002D6DE6"/>
    <w:rsid w:val="002E5BAD"/>
    <w:rsid w:val="002F43CA"/>
    <w:rsid w:val="002F6EBD"/>
    <w:rsid w:val="0031062E"/>
    <w:rsid w:val="00312BF3"/>
    <w:rsid w:val="00316034"/>
    <w:rsid w:val="003206D8"/>
    <w:rsid w:val="003250A1"/>
    <w:rsid w:val="0032780B"/>
    <w:rsid w:val="003444FA"/>
    <w:rsid w:val="00346640"/>
    <w:rsid w:val="00347117"/>
    <w:rsid w:val="003537A0"/>
    <w:rsid w:val="003615CD"/>
    <w:rsid w:val="0037390A"/>
    <w:rsid w:val="003847E4"/>
    <w:rsid w:val="00393AFE"/>
    <w:rsid w:val="00395CF3"/>
    <w:rsid w:val="003A20AD"/>
    <w:rsid w:val="003A40C7"/>
    <w:rsid w:val="003A48AD"/>
    <w:rsid w:val="003A7273"/>
    <w:rsid w:val="003B2770"/>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756A8"/>
    <w:rsid w:val="00481B22"/>
    <w:rsid w:val="00485352"/>
    <w:rsid w:val="00490E0A"/>
    <w:rsid w:val="00495547"/>
    <w:rsid w:val="004A5E44"/>
    <w:rsid w:val="004A6E57"/>
    <w:rsid w:val="004B26B5"/>
    <w:rsid w:val="004B3137"/>
    <w:rsid w:val="004C0809"/>
    <w:rsid w:val="004C12B2"/>
    <w:rsid w:val="004C7D77"/>
    <w:rsid w:val="004D3AEC"/>
    <w:rsid w:val="004E2A55"/>
    <w:rsid w:val="004E3A94"/>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3CD"/>
    <w:rsid w:val="005715B7"/>
    <w:rsid w:val="00574E39"/>
    <w:rsid w:val="005A12B0"/>
    <w:rsid w:val="005A31AB"/>
    <w:rsid w:val="005B505D"/>
    <w:rsid w:val="005C0455"/>
    <w:rsid w:val="005C51FC"/>
    <w:rsid w:val="005C7C75"/>
    <w:rsid w:val="005D42CC"/>
    <w:rsid w:val="005D5AAA"/>
    <w:rsid w:val="005E764D"/>
    <w:rsid w:val="005F2018"/>
    <w:rsid w:val="00606492"/>
    <w:rsid w:val="0061661C"/>
    <w:rsid w:val="00616ACC"/>
    <w:rsid w:val="00627D52"/>
    <w:rsid w:val="00632F63"/>
    <w:rsid w:val="006368F3"/>
    <w:rsid w:val="006400C7"/>
    <w:rsid w:val="00644D02"/>
    <w:rsid w:val="00650158"/>
    <w:rsid w:val="0065150F"/>
    <w:rsid w:val="006524CC"/>
    <w:rsid w:val="00652FA3"/>
    <w:rsid w:val="0065444F"/>
    <w:rsid w:val="006600CA"/>
    <w:rsid w:val="00661053"/>
    <w:rsid w:val="006615A8"/>
    <w:rsid w:val="006618E7"/>
    <w:rsid w:val="006761D8"/>
    <w:rsid w:val="006804B9"/>
    <w:rsid w:val="00681B47"/>
    <w:rsid w:val="00686953"/>
    <w:rsid w:val="006875E4"/>
    <w:rsid w:val="006907D6"/>
    <w:rsid w:val="00691A36"/>
    <w:rsid w:val="00691BE8"/>
    <w:rsid w:val="006941B6"/>
    <w:rsid w:val="006955E2"/>
    <w:rsid w:val="00697972"/>
    <w:rsid w:val="006A1280"/>
    <w:rsid w:val="006A4193"/>
    <w:rsid w:val="006A5F27"/>
    <w:rsid w:val="006A6C35"/>
    <w:rsid w:val="006A6F23"/>
    <w:rsid w:val="006B1E27"/>
    <w:rsid w:val="006C70A0"/>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47E49"/>
    <w:rsid w:val="00752F80"/>
    <w:rsid w:val="00753AC1"/>
    <w:rsid w:val="0075564A"/>
    <w:rsid w:val="007558F9"/>
    <w:rsid w:val="00762873"/>
    <w:rsid w:val="0076381B"/>
    <w:rsid w:val="007640DB"/>
    <w:rsid w:val="007668D7"/>
    <w:rsid w:val="0076723B"/>
    <w:rsid w:val="00774A6A"/>
    <w:rsid w:val="00776B75"/>
    <w:rsid w:val="00782936"/>
    <w:rsid w:val="007855D9"/>
    <w:rsid w:val="00790E9D"/>
    <w:rsid w:val="007A651B"/>
    <w:rsid w:val="007B48AB"/>
    <w:rsid w:val="007B577D"/>
    <w:rsid w:val="007B69E1"/>
    <w:rsid w:val="007C63A4"/>
    <w:rsid w:val="007D31FB"/>
    <w:rsid w:val="007D61E9"/>
    <w:rsid w:val="007E0FCC"/>
    <w:rsid w:val="007E6206"/>
    <w:rsid w:val="007E7B6D"/>
    <w:rsid w:val="007F06EE"/>
    <w:rsid w:val="00802887"/>
    <w:rsid w:val="008118CA"/>
    <w:rsid w:val="00814BC0"/>
    <w:rsid w:val="0081572A"/>
    <w:rsid w:val="00842331"/>
    <w:rsid w:val="008427E1"/>
    <w:rsid w:val="00842B0A"/>
    <w:rsid w:val="00844102"/>
    <w:rsid w:val="00845CAF"/>
    <w:rsid w:val="00851840"/>
    <w:rsid w:val="00855F64"/>
    <w:rsid w:val="008576F4"/>
    <w:rsid w:val="0086448F"/>
    <w:rsid w:val="0086464E"/>
    <w:rsid w:val="00870815"/>
    <w:rsid w:val="00877372"/>
    <w:rsid w:val="00887410"/>
    <w:rsid w:val="00895F2A"/>
    <w:rsid w:val="008A2277"/>
    <w:rsid w:val="008A2817"/>
    <w:rsid w:val="008A2A0A"/>
    <w:rsid w:val="008A52B1"/>
    <w:rsid w:val="008B1920"/>
    <w:rsid w:val="008B5100"/>
    <w:rsid w:val="008C7AD3"/>
    <w:rsid w:val="008D091B"/>
    <w:rsid w:val="008E1505"/>
    <w:rsid w:val="008F6049"/>
    <w:rsid w:val="008F6EB6"/>
    <w:rsid w:val="009002FB"/>
    <w:rsid w:val="009007A0"/>
    <w:rsid w:val="00901AEB"/>
    <w:rsid w:val="00902931"/>
    <w:rsid w:val="00903978"/>
    <w:rsid w:val="00905431"/>
    <w:rsid w:val="0092711F"/>
    <w:rsid w:val="00931B2E"/>
    <w:rsid w:val="00935A29"/>
    <w:rsid w:val="00940624"/>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EB1"/>
    <w:rsid w:val="009F0864"/>
    <w:rsid w:val="009F5B31"/>
    <w:rsid w:val="00A00BF8"/>
    <w:rsid w:val="00A20860"/>
    <w:rsid w:val="00A251DC"/>
    <w:rsid w:val="00A26305"/>
    <w:rsid w:val="00A2715C"/>
    <w:rsid w:val="00A309C1"/>
    <w:rsid w:val="00A31D88"/>
    <w:rsid w:val="00A4409C"/>
    <w:rsid w:val="00A440ED"/>
    <w:rsid w:val="00A50481"/>
    <w:rsid w:val="00A53658"/>
    <w:rsid w:val="00A61290"/>
    <w:rsid w:val="00A668F5"/>
    <w:rsid w:val="00A7234D"/>
    <w:rsid w:val="00A9107A"/>
    <w:rsid w:val="00AA1D41"/>
    <w:rsid w:val="00AB11E7"/>
    <w:rsid w:val="00AB718D"/>
    <w:rsid w:val="00AC06A3"/>
    <w:rsid w:val="00AC1B9F"/>
    <w:rsid w:val="00AC38C5"/>
    <w:rsid w:val="00AC7AD0"/>
    <w:rsid w:val="00AD4C8F"/>
    <w:rsid w:val="00AD6290"/>
    <w:rsid w:val="00AE1B7F"/>
    <w:rsid w:val="00AF45F6"/>
    <w:rsid w:val="00AF70DA"/>
    <w:rsid w:val="00B10827"/>
    <w:rsid w:val="00B17296"/>
    <w:rsid w:val="00B20443"/>
    <w:rsid w:val="00B365A3"/>
    <w:rsid w:val="00B37685"/>
    <w:rsid w:val="00B438C7"/>
    <w:rsid w:val="00B4670B"/>
    <w:rsid w:val="00B55FB4"/>
    <w:rsid w:val="00B63DAE"/>
    <w:rsid w:val="00B63ED0"/>
    <w:rsid w:val="00B66AE0"/>
    <w:rsid w:val="00B720FC"/>
    <w:rsid w:val="00B73DC6"/>
    <w:rsid w:val="00B748A2"/>
    <w:rsid w:val="00B816FD"/>
    <w:rsid w:val="00B86127"/>
    <w:rsid w:val="00B90262"/>
    <w:rsid w:val="00B92B77"/>
    <w:rsid w:val="00B92C03"/>
    <w:rsid w:val="00BB063E"/>
    <w:rsid w:val="00BB6926"/>
    <w:rsid w:val="00BC29E1"/>
    <w:rsid w:val="00BC50E6"/>
    <w:rsid w:val="00BC6153"/>
    <w:rsid w:val="00BD08B5"/>
    <w:rsid w:val="00BD1BDA"/>
    <w:rsid w:val="00BD2F03"/>
    <w:rsid w:val="00BD356B"/>
    <w:rsid w:val="00BD6680"/>
    <w:rsid w:val="00BD72D7"/>
    <w:rsid w:val="00BD7390"/>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301F"/>
    <w:rsid w:val="00C73B8E"/>
    <w:rsid w:val="00C811F3"/>
    <w:rsid w:val="00C83AE9"/>
    <w:rsid w:val="00C954E1"/>
    <w:rsid w:val="00CA1385"/>
    <w:rsid w:val="00CA7D7E"/>
    <w:rsid w:val="00CB0F60"/>
    <w:rsid w:val="00CB70F3"/>
    <w:rsid w:val="00CD013C"/>
    <w:rsid w:val="00CF58B7"/>
    <w:rsid w:val="00CF5E8C"/>
    <w:rsid w:val="00CF6484"/>
    <w:rsid w:val="00D01CC6"/>
    <w:rsid w:val="00D06CDF"/>
    <w:rsid w:val="00D07BF8"/>
    <w:rsid w:val="00D1292C"/>
    <w:rsid w:val="00D12C41"/>
    <w:rsid w:val="00D20CD6"/>
    <w:rsid w:val="00D245F5"/>
    <w:rsid w:val="00D441EC"/>
    <w:rsid w:val="00D465D6"/>
    <w:rsid w:val="00D552EC"/>
    <w:rsid w:val="00D62C3B"/>
    <w:rsid w:val="00D765B4"/>
    <w:rsid w:val="00D767EF"/>
    <w:rsid w:val="00D80843"/>
    <w:rsid w:val="00D86367"/>
    <w:rsid w:val="00D87569"/>
    <w:rsid w:val="00D91CD6"/>
    <w:rsid w:val="00D923E4"/>
    <w:rsid w:val="00D94DF3"/>
    <w:rsid w:val="00DA406F"/>
    <w:rsid w:val="00DB6205"/>
    <w:rsid w:val="00DB68D1"/>
    <w:rsid w:val="00DC2A3A"/>
    <w:rsid w:val="00DC6072"/>
    <w:rsid w:val="00DC6C19"/>
    <w:rsid w:val="00DD1A3F"/>
    <w:rsid w:val="00DE63CE"/>
    <w:rsid w:val="00E05C49"/>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80B6A"/>
    <w:rsid w:val="00E83067"/>
    <w:rsid w:val="00E909D7"/>
    <w:rsid w:val="00E93E3E"/>
    <w:rsid w:val="00EA1765"/>
    <w:rsid w:val="00EB1DE5"/>
    <w:rsid w:val="00ED25FC"/>
    <w:rsid w:val="00ED6E38"/>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B221C"/>
    <w:rsid w:val="00FB29CC"/>
    <w:rsid w:val="00FC012C"/>
    <w:rsid w:val="00FD1248"/>
    <w:rsid w:val="00FD3EED"/>
    <w:rsid w:val="00FD4050"/>
    <w:rsid w:val="00FD7B27"/>
    <w:rsid w:val="00FE7FA8"/>
    <w:rsid w:val="00FF1A86"/>
    <w:rsid w:val="00FF2516"/>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41"/>
        <o:r id="V:Rule2" type="connector" idref="#Straight Arrow Connector 30"/>
        <o:r id="V:Rule3" type="connector" idref="#Straight Arrow Connector 28"/>
        <o:r id="V:Rule4" type="connector" idref="#_x0000_s1129"/>
        <o:r id="V:Rule5" type="connector" idref="#_x0000_s1140"/>
        <o:r id="V:Rule6" type="connector" idref="#Straight Arrow Connector 25"/>
        <o:r id="V:Rule7" type="connector" idref="#_x0000_s1139"/>
      </o:rules>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6"/>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6"/>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6"/>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6"/>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SimSun" w:eastAsia="SimSun" w:hAnsi="SimSun" w:cs="SimSun"/>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58662E-232F-4824-AE18-822E14361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53</Pages>
  <Words>6517</Words>
  <Characters>37152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43582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Jie Lan</cp:lastModifiedBy>
  <cp:revision>4</cp:revision>
  <cp:lastPrinted>2017-08-13T01:01:00Z</cp:lastPrinted>
  <dcterms:created xsi:type="dcterms:W3CDTF">2017-08-20T00:10:00Z</dcterms:created>
  <dcterms:modified xsi:type="dcterms:W3CDTF">2017-08-20T03:43:00Z</dcterms:modified>
</cp:coreProperties>
</file>