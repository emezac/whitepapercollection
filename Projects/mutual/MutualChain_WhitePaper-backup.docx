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Title"/>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Title"/>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Title"/>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Title"/>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Title"/>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Title"/>
            <w:pBdr>
              <w:bottom w:val="none" w:sz="0" w:space="0" w:color="auto"/>
            </w:pBdr>
            <w:spacing w:after="120"/>
            <w:jc w:val="right"/>
          </w:pPr>
        </w:pPrChange>
      </w:pPr>
    </w:p>
    <w:p w14:paraId="559AB8B5" w14:textId="77777777" w:rsidR="000D2E05" w:rsidRDefault="00996482">
      <w:pPr>
        <w:pStyle w:val="Title"/>
        <w:pBdr>
          <w:bottom w:val="none" w:sz="0" w:space="0" w:color="auto"/>
        </w:pBdr>
        <w:spacing w:after="120"/>
        <w:jc w:val="center"/>
        <w:rPr>
          <w:ins w:id="34" w:author="Microsoft Office User" w:date="2017-08-26T16:25:00Z"/>
          <w:rFonts w:ascii="宋体" w:eastAsiaTheme="minorEastAsia" w:hAnsi="宋体" w:cs="宋体"/>
          <w:b/>
          <w:sz w:val="40"/>
          <w:szCs w:val="40"/>
          <w:lang w:eastAsia="zh-CN"/>
        </w:rPr>
        <w:pPrChange w:id="35" w:author="Microsoft Office User" w:date="2017-08-26T16:24:00Z">
          <w:pPr>
            <w:pStyle w:val="Title"/>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宋体" w:eastAsiaTheme="minorEastAsia" w:hAnsi="宋体" w:cs="宋体"/>
            <w:b/>
            <w:sz w:val="40"/>
            <w:szCs w:val="40"/>
            <w:lang w:eastAsia="zh-CN"/>
            <w:rPrChange w:id="42" w:author="Microsoft Office User" w:date="2017-08-26T15:42:00Z">
              <w:rPr>
                <w:rFonts w:ascii="宋体" w:eastAsia="宋体" w:hAnsi="宋体" w:cs="宋体"/>
                <w:b/>
                <w:sz w:val="40"/>
                <w:szCs w:val="40"/>
                <w:lang w:eastAsia="zh-CN"/>
              </w:rPr>
            </w:rPrChange>
          </w:rPr>
          <w:t>块链</w:t>
        </w:r>
      </w:ins>
      <w:ins w:id="43" w:author="Microsoft Office User" w:date="2017-08-26T15:32:00Z">
        <w:r w:rsidR="005E1FA1" w:rsidRPr="0088676B">
          <w:rPr>
            <w:rFonts w:ascii="宋体" w:eastAsiaTheme="minorEastAsia" w:hAnsi="宋体" w:cs="宋体" w:hint="eastAsia"/>
            <w:b/>
            <w:sz w:val="40"/>
            <w:szCs w:val="40"/>
            <w:lang w:eastAsia="zh-CN"/>
            <w:rPrChange w:id="44" w:author="Microsoft Office User" w:date="2017-08-26T15:42:00Z">
              <w:rPr>
                <w:rFonts w:ascii="宋体" w:eastAsia="宋体" w:hAnsi="宋体" w:cs="宋体" w:hint="eastAsia"/>
                <w:b/>
                <w:sz w:val="40"/>
                <w:szCs w:val="40"/>
                <w:lang w:eastAsia="zh-CN"/>
              </w:rPr>
            </w:rPrChange>
          </w:rPr>
          <w:t>去</w:t>
        </w:r>
        <w:r w:rsidR="005E1FA1" w:rsidRPr="0088676B">
          <w:rPr>
            <w:rFonts w:ascii="宋体" w:eastAsiaTheme="minorEastAsia" w:hAnsi="宋体" w:cs="宋体"/>
            <w:b/>
            <w:sz w:val="40"/>
            <w:szCs w:val="40"/>
            <w:lang w:eastAsia="zh-CN"/>
            <w:rPrChange w:id="45" w:author="Microsoft Office User" w:date="2017-08-26T15:42:00Z">
              <w:rPr>
                <w:rFonts w:ascii="宋体" w:eastAsia="宋体" w:hAnsi="宋体" w:cs="宋体"/>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宋体" w:eastAsiaTheme="minorEastAsia" w:hAnsi="宋体" w:cs="宋体"/>
            <w:b/>
            <w:sz w:val="40"/>
            <w:szCs w:val="40"/>
            <w:lang w:eastAsia="zh-CN"/>
            <w:rPrChange w:id="53" w:author="Microsoft Office User" w:date="2017-08-26T15:42:00Z">
              <w:rPr>
                <w:rFonts w:ascii="宋体" w:eastAsia="宋体" w:hAnsi="宋体" w:cs="宋体"/>
                <w:b/>
                <w:sz w:val="40"/>
                <w:szCs w:val="40"/>
                <w:lang w:eastAsia="zh-CN"/>
              </w:rPr>
            </w:rPrChange>
          </w:rPr>
          <w:t>务</w:t>
        </w:r>
      </w:ins>
    </w:p>
    <w:p w14:paraId="6245719B" w14:textId="2BACE85F" w:rsidR="00753AC1" w:rsidRDefault="000D2E05">
      <w:pPr>
        <w:pStyle w:val="Title"/>
        <w:pBdr>
          <w:bottom w:val="none" w:sz="0" w:space="0" w:color="auto"/>
        </w:pBdr>
        <w:spacing w:after="120"/>
        <w:jc w:val="center"/>
        <w:rPr>
          <w:ins w:id="54" w:author="Microsoft Office User" w:date="2017-08-26T16:25:00Z"/>
          <w:rFonts w:ascii="宋体" w:eastAsiaTheme="minorEastAsia" w:hAnsi="宋体" w:cs="宋体"/>
          <w:b/>
          <w:sz w:val="40"/>
          <w:szCs w:val="40"/>
          <w:lang w:eastAsia="zh-CN"/>
        </w:rPr>
        <w:pPrChange w:id="55" w:author="Microsoft Office User" w:date="2017-08-26T16:24:00Z">
          <w:pPr>
            <w:pStyle w:val="Title"/>
            <w:pBdr>
              <w:bottom w:val="none" w:sz="0" w:space="0" w:color="auto"/>
            </w:pBdr>
            <w:spacing w:after="120"/>
            <w:jc w:val="right"/>
          </w:pPr>
        </w:pPrChange>
      </w:pPr>
      <w:ins w:id="56" w:author="Microsoft Office User" w:date="2017-08-26T16:25:00Z">
        <w:r>
          <w:rPr>
            <w:rFonts w:ascii="宋体" w:eastAsiaTheme="minorEastAsia" w:hAnsi="宋体" w:cs="宋体"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Title"/>
            <w:pBdr>
              <w:bottom w:val="none" w:sz="0" w:space="0" w:color="auto"/>
            </w:pBdr>
            <w:spacing w:after="120"/>
            <w:jc w:val="right"/>
          </w:pPr>
        </w:pPrChange>
      </w:pPr>
    </w:p>
    <w:p w14:paraId="1D244364" w14:textId="6EBF53F7" w:rsidR="00753AC1" w:rsidRPr="0088676B" w:rsidDel="000D2E05" w:rsidRDefault="0064697D">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9" o:title=""/>
            </v:rect>
          </w:pict>
        </w:r>
      </w:del>
    </w:p>
    <w:p w14:paraId="133A2561" w14:textId="0A0DA76B" w:rsidR="00A20860" w:rsidRPr="0088676B" w:rsidDel="005E1FA1" w:rsidRDefault="00996482">
      <w:pPr>
        <w:pStyle w:val="Title"/>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Title"/>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lastRenderedPageBreak/>
          <w:delText>White Paper</w:delText>
        </w:r>
      </w:del>
    </w:p>
    <w:p w14:paraId="38B8A9BE" w14:textId="77777777" w:rsidR="00A20860" w:rsidRPr="0088676B" w:rsidRDefault="00A20860">
      <w:pPr>
        <w:pStyle w:val="Title"/>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Title"/>
            <w:pBdr>
              <w:bottom w:val="none" w:sz="0" w:space="0" w:color="auto"/>
            </w:pBdr>
            <w:spacing w:after="120"/>
            <w:jc w:val="right"/>
          </w:pPr>
        </w:pPrChange>
      </w:pPr>
    </w:p>
    <w:p w14:paraId="1F54BE02" w14:textId="591F59AA" w:rsidR="00753AC1" w:rsidRPr="0088676B" w:rsidRDefault="0086448F" w:rsidP="00753AC1">
      <w:pPr>
        <w:pStyle w:val="Title"/>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b w:val="0"/>
            <w:sz w:val="24"/>
            <w:szCs w:val="24"/>
            <w:lang w:eastAsia="zh-CN"/>
            <w:rPrChange w:id="135" w:author="Microsoft Office User" w:date="2017-08-26T15:42:00Z">
              <w:rPr>
                <w:rFonts w:ascii="Arial" w:hAnsi="Arial" w:cs="Arial"/>
                <w:b w:val="0"/>
                <w:sz w:val="24"/>
                <w:szCs w:val="24"/>
              </w:rPr>
            </w:rPrChange>
          </w:rPr>
          <w:delText>AMENDMENT HISTORY</w:delText>
        </w:r>
      </w:del>
    </w:p>
    <w:tbl>
      <w:tblPr>
        <w:tblStyle w:val="TableGrid"/>
        <w:tblW w:w="0" w:type="auto"/>
        <w:tblLook w:val="04A0" w:firstRow="1" w:lastRow="0" w:firstColumn="1" w:lastColumn="0" w:noHBand="0" w:noVBand="1"/>
      </w:tblPr>
      <w:tblGrid>
        <w:gridCol w:w="1008"/>
        <w:gridCol w:w="1510"/>
        <w:gridCol w:w="1460"/>
        <w:gridCol w:w="5598"/>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sz w:val="20"/>
                  <w:lang w:eastAsia="zh-CN"/>
                  <w:rPrChange w:id="162"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sz w:val="20"/>
                  <w:lang w:eastAsia="zh-CN"/>
                  <w:rPrChange w:id="167"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68"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69"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sz w:val="20"/>
                  <w:lang w:eastAsia="zh-CN"/>
                  <w:rPrChange w:id="174"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sz w:val="20"/>
                  <w:lang w:eastAsia="zh-CN"/>
                  <w:rPrChange w:id="179"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sz w:val="20"/>
                  <w:lang w:eastAsia="zh-CN"/>
                  <w:rPrChange w:id="185"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sz w:val="20"/>
                  <w:lang w:eastAsia="zh-CN"/>
                  <w:rPrChange w:id="188"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89"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sz w:val="20"/>
                  <w:lang w:eastAsia="zh-CN"/>
                  <w:rPrChange w:id="192"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sz w:val="20"/>
                  <w:lang w:eastAsia="zh-CN"/>
                  <w:rPrChange w:id="197"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sz w:val="20"/>
                  <w:lang w:eastAsia="zh-CN"/>
                  <w:rPrChange w:id="200"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sz w:val="20"/>
                  <w:lang w:eastAsia="zh-CN"/>
                  <w:rPrChange w:id="206"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sz w:val="20"/>
                  <w:lang w:eastAsia="zh-CN"/>
                  <w:rPrChange w:id="211"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2"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sz w:val="20"/>
                  <w:lang w:eastAsia="zh-CN"/>
                  <w:rPrChange w:id="217"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18"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sz w:val="20"/>
                  <w:lang w:eastAsia="zh-CN"/>
                  <w:rPrChange w:id="223"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sz w:val="20"/>
                  <w:lang w:eastAsia="zh-CN"/>
                  <w:rPrChange w:id="228"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sz w:val="20"/>
                  <w:lang w:eastAsia="zh-CN"/>
                  <w:rPrChange w:id="234"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sz w:val="20"/>
                  <w:lang w:eastAsia="zh-CN"/>
                  <w:rPrChange w:id="239"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0"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sz w:val="20"/>
                  <w:lang w:eastAsia="zh-CN"/>
                  <w:rPrChange w:id="245"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sz w:val="20"/>
                  <w:lang w:eastAsia="zh-CN"/>
                  <w:rPrChange w:id="250"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sz w:val="20"/>
                  <w:lang w:eastAsia="zh-CN"/>
                  <w:rPrChange w:id="256"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sz w:val="20"/>
                  <w:lang w:eastAsia="zh-CN"/>
                  <w:rPrChange w:id="261"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sz w:val="20"/>
                  <w:lang w:eastAsia="zh-CN"/>
                  <w:rPrChange w:id="266"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sz w:val="20"/>
                  <w:lang w:eastAsia="zh-CN"/>
                  <w:rPrChange w:id="271"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sz w:val="20"/>
                  <w:lang w:eastAsia="zh-CN"/>
                  <w:rPrChange w:id="276"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sz w:val="20"/>
                  <w:lang w:eastAsia="zh-CN"/>
                  <w:rPrChange w:id="285"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sz w:val="20"/>
                  <w:lang w:eastAsia="zh-CN"/>
                  <w:rPrChange w:id="290"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sz w:val="20"/>
                  <w:lang w:eastAsia="zh-CN"/>
                  <w:rPrChange w:id="295"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sz w:val="20"/>
                  <w:lang w:eastAsia="zh-CN"/>
                  <w:rPrChange w:id="300"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sz w:val="20"/>
                  <w:lang w:eastAsia="zh-CN"/>
                  <w:rPrChange w:id="305"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sz w:val="20"/>
                  <w:lang w:eastAsia="zh-CN"/>
                  <w:rPrChange w:id="310"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sz w:val="20"/>
                  <w:lang w:eastAsia="zh-CN"/>
                  <w:rPrChange w:id="314"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sz w:val="20"/>
                  <w:lang w:eastAsia="zh-CN"/>
                  <w:rPrChange w:id="319"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sz w:val="20"/>
                  <w:lang w:eastAsia="zh-CN"/>
                  <w:rPrChange w:id="324"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sz w:val="20"/>
                  <w:lang w:eastAsia="zh-CN"/>
                  <w:rPrChange w:id="332"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sz w:val="20"/>
                  <w:lang w:eastAsia="zh-CN"/>
                  <w:rPrChange w:id="337"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38"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1"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sz w:val="20"/>
                  <w:lang w:eastAsia="zh-CN"/>
                  <w:rPrChange w:id="346"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sz w:val="20"/>
                  <w:lang w:eastAsia="zh-CN"/>
                  <w:rPrChange w:id="360"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sz w:val="20"/>
                  <w:lang w:eastAsia="zh-CN"/>
                  <w:rPrChange w:id="365"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68"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sz w:val="20"/>
                  <w:lang w:eastAsia="zh-CN"/>
                  <w:rPrChange w:id="373"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sz w:val="20"/>
                  <w:lang w:eastAsia="zh-CN"/>
                  <w:rPrChange w:id="379"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sz w:val="20"/>
                  <w:lang w:eastAsia="zh-CN"/>
                  <w:rPrChange w:id="384"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5"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6"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sz w:val="20"/>
                  <w:lang w:eastAsia="zh-CN"/>
                  <w:rPrChange w:id="397"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398"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sz w:val="20"/>
                  <w:lang w:eastAsia="zh-CN"/>
                  <w:rPrChange w:id="403"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sz w:val="20"/>
                  <w:lang w:eastAsia="zh-CN"/>
                  <w:rPrChange w:id="408"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ListParagraph"/>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lastRenderedPageBreak/>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TOC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28"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0"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1"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2"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3"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4" w:author="Microsoft Office User" w:date="2017-08-26T15:42:00Z">
              <w:rPr>
                <w:b w:val="0"/>
                <w:bCs w:val="0"/>
                <w:caps w:val="0"/>
                <w:lang w:eastAsia="zh-CN"/>
              </w:rPr>
            </w:rPrChange>
          </w:rPr>
          <w:tab/>
        </w:r>
        <w:r w:rsidR="007E0FCC" w:rsidRPr="0088676B" w:rsidDel="005E1FA1">
          <w:rPr>
            <w:rFonts w:eastAsiaTheme="minorEastAsia"/>
            <w:b w:val="0"/>
            <w:bCs w:val="0"/>
            <w:caps w:val="0"/>
            <w:rPrChange w:id="435"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6" w:author="Microsoft Office User" w:date="2017-08-26T15:42:00Z">
              <w:rPr>
                <w:b w:val="0"/>
                <w:bCs w:val="0"/>
                <w:caps w:val="0"/>
                <w:lang w:eastAsia="zh-CN"/>
              </w:rPr>
            </w:rPrChange>
          </w:rPr>
          <w:delInstrText xml:space="preserve"> PAGEREF _Toc489971191 \h </w:delInstrText>
        </w:r>
        <w:r w:rsidR="007E0FCC" w:rsidRPr="0088676B" w:rsidDel="005E1FA1">
          <w:rPr>
            <w:rFonts w:eastAsiaTheme="minorEastAsia"/>
            <w:b w:val="0"/>
            <w:bCs w:val="0"/>
            <w:caps w:val="0"/>
            <w:rPrChange w:id="437" w:author="Microsoft Office User" w:date="2017-08-26T15:42:00Z">
              <w:rPr>
                <w:rFonts w:eastAsiaTheme="minorEastAsia"/>
                <w:b w:val="0"/>
                <w:bCs w:val="0"/>
                <w:caps w:val="0"/>
              </w:rPr>
            </w:rPrChange>
          </w:rPr>
        </w:r>
        <w:r w:rsidR="007E0FCC" w:rsidRPr="0088676B" w:rsidDel="005E1FA1">
          <w:rPr>
            <w:rFonts w:eastAsiaTheme="minorEastAsia"/>
            <w:b w:val="0"/>
            <w:bCs w:val="0"/>
            <w:caps w:val="0"/>
            <w:rPrChange w:id="43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39"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40" w:author="Microsoft Office User" w:date="2017-08-26T15:42:00Z">
              <w:rPr>
                <w:b w:val="0"/>
                <w:bCs w:val="0"/>
                <w:caps w:val="0"/>
              </w:rPr>
            </w:rPrChange>
          </w:rPr>
          <w:fldChar w:fldCharType="end"/>
        </w:r>
      </w:del>
    </w:p>
    <w:p w14:paraId="4D7FF923" w14:textId="6233B1F4" w:rsidR="007E0FCC" w:rsidRPr="0088676B" w:rsidDel="005E1FA1" w:rsidRDefault="007E0FCC">
      <w:pPr>
        <w:pStyle w:val="TOC2"/>
        <w:rPr>
          <w:del w:id="441" w:author="Microsoft Office User" w:date="2017-08-26T15:33:00Z"/>
          <w:rFonts w:asciiTheme="minorHAnsi" w:eastAsiaTheme="minorEastAsia" w:hAnsiTheme="minorHAnsi" w:cstheme="minorBidi"/>
          <w:bCs w:val="0"/>
          <w:sz w:val="22"/>
          <w:szCs w:val="22"/>
          <w:lang w:eastAsia="zh-CN"/>
        </w:rPr>
      </w:pPr>
      <w:del w:id="442" w:author="Microsoft Office User" w:date="2017-08-26T15:33:00Z">
        <w:r w:rsidRPr="0088676B" w:rsidDel="005E1FA1">
          <w:rPr>
            <w:rFonts w:ascii=".萍方-简" w:eastAsiaTheme="minorEastAsia" w:hAnsi=".萍方-简"/>
            <w:bCs w:val="0"/>
            <w:lang w:eastAsia="zh-CN"/>
            <w:rPrChange w:id="443"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4"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5" w:author="Microsoft Office User" w:date="2017-08-26T15:42:00Z">
              <w:rPr>
                <w:bCs w:val="0"/>
                <w:lang w:eastAsia="zh-CN"/>
              </w:rPr>
            </w:rPrChange>
          </w:rPr>
          <w:tab/>
        </w:r>
        <w:r w:rsidRPr="0088676B" w:rsidDel="005E1FA1">
          <w:rPr>
            <w:rFonts w:eastAsiaTheme="minorEastAsia"/>
            <w:bCs w:val="0"/>
            <w:rPrChange w:id="446" w:author="Microsoft Office User" w:date="2017-08-26T15:42:00Z">
              <w:rPr>
                <w:bCs w:val="0"/>
              </w:rPr>
            </w:rPrChange>
          </w:rPr>
          <w:fldChar w:fldCharType="begin"/>
        </w:r>
        <w:r w:rsidRPr="0088676B" w:rsidDel="005E1FA1">
          <w:rPr>
            <w:rFonts w:eastAsiaTheme="minorEastAsia"/>
            <w:bCs w:val="0"/>
            <w:lang w:eastAsia="zh-CN"/>
            <w:rPrChange w:id="447" w:author="Microsoft Office User" w:date="2017-08-26T15:42:00Z">
              <w:rPr>
                <w:bCs w:val="0"/>
                <w:lang w:eastAsia="zh-CN"/>
              </w:rPr>
            </w:rPrChange>
          </w:rPr>
          <w:delInstrText xml:space="preserve"> PAGEREF _Toc489971192 \h </w:delInstrText>
        </w:r>
        <w:r w:rsidRPr="0088676B" w:rsidDel="005E1FA1">
          <w:rPr>
            <w:rFonts w:eastAsiaTheme="minorEastAsia"/>
            <w:bCs w:val="0"/>
            <w:rPrChange w:id="448" w:author="Microsoft Office User" w:date="2017-08-26T15:42:00Z">
              <w:rPr>
                <w:rFonts w:eastAsiaTheme="minorEastAsia"/>
                <w:bCs w:val="0"/>
              </w:rPr>
            </w:rPrChange>
          </w:rPr>
        </w:r>
        <w:r w:rsidRPr="0088676B" w:rsidDel="005E1FA1">
          <w:rPr>
            <w:rFonts w:eastAsiaTheme="minorEastAsia"/>
            <w:bCs w:val="0"/>
            <w:rPrChange w:id="449" w:author="Microsoft Office User" w:date="2017-08-26T15:42:00Z">
              <w:rPr>
                <w:bCs w:val="0"/>
              </w:rPr>
            </w:rPrChange>
          </w:rPr>
          <w:fldChar w:fldCharType="separate"/>
        </w:r>
        <w:r w:rsidR="00C7301F" w:rsidRPr="0088676B" w:rsidDel="005E1FA1">
          <w:rPr>
            <w:rFonts w:eastAsiaTheme="minorEastAsia"/>
            <w:bCs w:val="0"/>
            <w:lang w:eastAsia="zh-CN"/>
            <w:rPrChange w:id="450" w:author="Microsoft Office User" w:date="2017-08-26T15:42:00Z">
              <w:rPr>
                <w:bCs w:val="0"/>
                <w:lang w:eastAsia="zh-CN"/>
              </w:rPr>
            </w:rPrChange>
          </w:rPr>
          <w:delText>5</w:delText>
        </w:r>
        <w:r w:rsidRPr="0088676B" w:rsidDel="005E1FA1">
          <w:rPr>
            <w:rFonts w:eastAsiaTheme="minorEastAsia"/>
            <w:bCs w:val="0"/>
            <w:rPrChange w:id="451" w:author="Microsoft Office User" w:date="2017-08-26T15:42:00Z">
              <w:rPr>
                <w:bCs w:val="0"/>
              </w:rPr>
            </w:rPrChange>
          </w:rPr>
          <w:fldChar w:fldCharType="end"/>
        </w:r>
      </w:del>
    </w:p>
    <w:p w14:paraId="41859532" w14:textId="36A36084" w:rsidR="007E0FCC" w:rsidRPr="0088676B" w:rsidDel="005E1FA1" w:rsidRDefault="007E0FCC">
      <w:pPr>
        <w:pStyle w:val="TOC2"/>
        <w:rPr>
          <w:del w:id="452" w:author="Microsoft Office User" w:date="2017-08-26T15:33:00Z"/>
          <w:rFonts w:asciiTheme="minorHAnsi" w:eastAsiaTheme="minorEastAsia" w:hAnsiTheme="minorHAnsi" w:cstheme="minorBidi"/>
          <w:bCs w:val="0"/>
          <w:sz w:val="22"/>
          <w:szCs w:val="22"/>
          <w:lang w:eastAsia="zh-CN"/>
        </w:rPr>
      </w:pPr>
      <w:del w:id="453" w:author="Microsoft Office User" w:date="2017-08-26T15:33:00Z">
        <w:r w:rsidRPr="0088676B" w:rsidDel="005E1FA1">
          <w:rPr>
            <w:rFonts w:ascii=".萍方-简" w:eastAsiaTheme="minorEastAsia" w:hAnsi=".萍方-简"/>
            <w:bCs w:val="0"/>
            <w:lang w:eastAsia="zh-CN"/>
            <w:rPrChange w:id="454" w:author="Microsoft Office User" w:date="2017-08-26T15:42:00Z">
              <w:rPr>
                <w:rFonts w:ascii=".萍方-简" w:eastAsia=".萍方-简" w:hAnsi=".萍方-简"/>
                <w:bC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5"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6" w:author="Microsoft Office User" w:date="2017-08-26T15:42:00Z">
              <w:rPr>
                <w:bCs w:val="0"/>
                <w:lang w:eastAsia="zh-CN"/>
              </w:rPr>
            </w:rPrChange>
          </w:rPr>
          <w:tab/>
        </w:r>
        <w:r w:rsidRPr="0088676B" w:rsidDel="005E1FA1">
          <w:rPr>
            <w:rFonts w:eastAsiaTheme="minorEastAsia"/>
            <w:bCs w:val="0"/>
            <w:rPrChange w:id="457" w:author="Microsoft Office User" w:date="2017-08-26T15:42:00Z">
              <w:rPr>
                <w:bCs w:val="0"/>
              </w:rPr>
            </w:rPrChange>
          </w:rPr>
          <w:fldChar w:fldCharType="begin"/>
        </w:r>
        <w:r w:rsidRPr="0088676B" w:rsidDel="005E1FA1">
          <w:rPr>
            <w:rFonts w:eastAsiaTheme="minorEastAsia"/>
            <w:bCs w:val="0"/>
            <w:lang w:eastAsia="zh-CN"/>
            <w:rPrChange w:id="458" w:author="Microsoft Office User" w:date="2017-08-26T15:42:00Z">
              <w:rPr>
                <w:bCs w:val="0"/>
                <w:lang w:eastAsia="zh-CN"/>
              </w:rPr>
            </w:rPrChange>
          </w:rPr>
          <w:delInstrText xml:space="preserve"> PAGEREF _Toc489971193 \h </w:delInstrText>
        </w:r>
        <w:r w:rsidRPr="0088676B" w:rsidDel="005E1FA1">
          <w:rPr>
            <w:rFonts w:eastAsiaTheme="minorEastAsia"/>
            <w:bCs w:val="0"/>
            <w:rPrChange w:id="459" w:author="Microsoft Office User" w:date="2017-08-26T15:42:00Z">
              <w:rPr>
                <w:rFonts w:eastAsiaTheme="minorEastAsia"/>
                <w:bCs w:val="0"/>
              </w:rPr>
            </w:rPrChange>
          </w:rPr>
        </w:r>
        <w:r w:rsidRPr="0088676B" w:rsidDel="005E1FA1">
          <w:rPr>
            <w:rFonts w:eastAsiaTheme="minorEastAsia"/>
            <w:bCs w:val="0"/>
            <w:rPrChange w:id="460" w:author="Microsoft Office User" w:date="2017-08-26T15:42:00Z">
              <w:rPr>
                <w:bCs w:val="0"/>
              </w:rPr>
            </w:rPrChange>
          </w:rPr>
          <w:fldChar w:fldCharType="separate"/>
        </w:r>
        <w:r w:rsidR="00C7301F" w:rsidRPr="0088676B" w:rsidDel="005E1FA1">
          <w:rPr>
            <w:rFonts w:eastAsiaTheme="minorEastAsia"/>
            <w:bCs w:val="0"/>
            <w:lang w:eastAsia="zh-CN"/>
            <w:rPrChange w:id="461" w:author="Microsoft Office User" w:date="2017-08-26T15:42:00Z">
              <w:rPr>
                <w:bCs w:val="0"/>
                <w:lang w:eastAsia="zh-CN"/>
              </w:rPr>
            </w:rPrChange>
          </w:rPr>
          <w:delText>5</w:delText>
        </w:r>
        <w:r w:rsidRPr="0088676B" w:rsidDel="005E1FA1">
          <w:rPr>
            <w:rFonts w:eastAsiaTheme="minorEastAsia"/>
            <w:bCs w:val="0"/>
            <w:rPrChange w:id="462" w:author="Microsoft Office User" w:date="2017-08-26T15:42:00Z">
              <w:rPr>
                <w:bCs w:val="0"/>
              </w:rPr>
            </w:rPrChange>
          </w:rPr>
          <w:fldChar w:fldCharType="end"/>
        </w:r>
      </w:del>
    </w:p>
    <w:p w14:paraId="3CB98511" w14:textId="17E9FE5F" w:rsidR="007E0FCC" w:rsidRPr="0088676B" w:rsidDel="005E1FA1" w:rsidRDefault="007E0FCC">
      <w:pPr>
        <w:pStyle w:val="TOC1"/>
        <w:rPr>
          <w:del w:id="463" w:author="Microsoft Office User" w:date="2017-08-26T15:33:00Z"/>
          <w:rFonts w:asciiTheme="minorHAnsi" w:eastAsiaTheme="minorEastAsia" w:hAnsiTheme="minorHAnsi" w:cstheme="minorBidi"/>
          <w:b w:val="0"/>
          <w:bCs w:val="0"/>
          <w:caps w:val="0"/>
          <w:sz w:val="22"/>
          <w:szCs w:val="22"/>
          <w:lang w:eastAsia="zh-CN"/>
        </w:rPr>
      </w:pPr>
      <w:del w:id="464" w:author="Microsoft Office User" w:date="2017-08-26T15:33:00Z">
        <w:r w:rsidRPr="0088676B" w:rsidDel="005E1FA1">
          <w:rPr>
            <w:rFonts w:ascii=".萍方-简" w:eastAsiaTheme="minorEastAsia" w:hAnsi=".萍方-简"/>
            <w:b w:val="0"/>
            <w:bCs w:val="0"/>
            <w:caps w:val="0"/>
            <w:lang w:eastAsia="zh-CN"/>
            <w:rPrChange w:id="465"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6"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67"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68" w:author="Microsoft Office User" w:date="2017-08-26T15:42:00Z">
              <w:rPr>
                <w:b w:val="0"/>
                <w:bCs w:val="0"/>
                <w:caps w:val="0"/>
              </w:rPr>
            </w:rPrChange>
          </w:rPr>
          <w:tab/>
        </w:r>
        <w:r w:rsidRPr="0088676B" w:rsidDel="005E1FA1">
          <w:rPr>
            <w:rFonts w:eastAsiaTheme="minorEastAsia"/>
            <w:b w:val="0"/>
            <w:bCs w:val="0"/>
            <w:caps w:val="0"/>
            <w:rPrChange w:id="469"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70" w:author="Microsoft Office User" w:date="2017-08-26T15:42:00Z">
              <w:rPr>
                <w:b w:val="0"/>
                <w:bCs w:val="0"/>
                <w:caps w:val="0"/>
              </w:rPr>
            </w:rPrChange>
          </w:rPr>
          <w:delInstrText xml:space="preserve"> PAGEREF _Toc489971194 \h </w:delInstrText>
        </w:r>
        <w:r w:rsidRPr="0088676B" w:rsidDel="005E1FA1">
          <w:rPr>
            <w:rFonts w:eastAsiaTheme="minorEastAsia"/>
            <w:b w:val="0"/>
            <w:bCs w:val="0"/>
            <w:caps w:val="0"/>
            <w:rPrChange w:id="471" w:author="Microsoft Office User" w:date="2017-08-26T15:42:00Z">
              <w:rPr>
                <w:rFonts w:eastAsiaTheme="minorEastAsia"/>
                <w:b w:val="0"/>
                <w:bCs w:val="0"/>
                <w:caps w:val="0"/>
              </w:rPr>
            </w:rPrChange>
          </w:rPr>
        </w:r>
        <w:r w:rsidRPr="0088676B" w:rsidDel="005E1FA1">
          <w:rPr>
            <w:rFonts w:eastAsiaTheme="minorEastAsia"/>
            <w:b w:val="0"/>
            <w:bCs w:val="0"/>
            <w:caps w:val="0"/>
            <w:rPrChange w:id="472"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73" w:author="Microsoft Office User" w:date="2017-08-26T15:42:00Z">
              <w:rPr>
                <w:b w:val="0"/>
                <w:bCs w:val="0"/>
                <w:caps w:val="0"/>
              </w:rPr>
            </w:rPrChange>
          </w:rPr>
          <w:delText>9</w:delText>
        </w:r>
        <w:r w:rsidRPr="0088676B" w:rsidDel="005E1FA1">
          <w:rPr>
            <w:rFonts w:eastAsiaTheme="minorEastAsia"/>
            <w:b w:val="0"/>
            <w:bCs w:val="0"/>
            <w:caps w:val="0"/>
            <w:rPrChange w:id="474" w:author="Microsoft Office User" w:date="2017-08-26T15:42:00Z">
              <w:rPr>
                <w:b w:val="0"/>
                <w:bCs w:val="0"/>
                <w:caps w:val="0"/>
              </w:rPr>
            </w:rPrChange>
          </w:rPr>
          <w:fldChar w:fldCharType="end"/>
        </w:r>
      </w:del>
    </w:p>
    <w:p w14:paraId="3432B837" w14:textId="4B6F831E" w:rsidR="007E0FCC" w:rsidRPr="0088676B" w:rsidDel="005E1FA1" w:rsidRDefault="007E0FCC">
      <w:pPr>
        <w:pStyle w:val="TOC2"/>
        <w:rPr>
          <w:del w:id="475" w:author="Microsoft Office User" w:date="2017-08-26T15:33:00Z"/>
          <w:rFonts w:asciiTheme="minorHAnsi" w:eastAsiaTheme="minorEastAsia" w:hAnsiTheme="minorHAnsi" w:cstheme="minorBidi"/>
          <w:bCs w:val="0"/>
          <w:sz w:val="22"/>
          <w:szCs w:val="22"/>
          <w:lang w:eastAsia="zh-CN"/>
        </w:rPr>
      </w:pPr>
      <w:del w:id="476" w:author="Microsoft Office User" w:date="2017-08-26T15:33:00Z">
        <w:r w:rsidRPr="0088676B" w:rsidDel="005E1FA1">
          <w:rPr>
            <w:rFonts w:ascii=".萍方-简" w:eastAsiaTheme="minorEastAsia" w:hAnsi=".萍方-简"/>
            <w:bCs w:val="0"/>
            <w:lang w:eastAsia="zh-CN"/>
            <w:rPrChange w:id="477" w:author="Microsoft Office User" w:date="2017-08-26T15:42:00Z">
              <w:rPr>
                <w:rFonts w:ascii=".萍方-简" w:eastAsia=".萍方-简" w:hAnsi=".萍方-简"/>
                <w:bCs w:val="0"/>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78"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79"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80" w:author="Microsoft Office User" w:date="2017-08-26T15:42:00Z">
              <w:rPr>
                <w:bCs w:val="0"/>
              </w:rPr>
            </w:rPrChange>
          </w:rPr>
          <w:tab/>
        </w:r>
        <w:r w:rsidRPr="0088676B" w:rsidDel="005E1FA1">
          <w:rPr>
            <w:rFonts w:eastAsiaTheme="minorEastAsia"/>
            <w:bCs w:val="0"/>
            <w:rPrChange w:id="481" w:author="Microsoft Office User" w:date="2017-08-26T15:42:00Z">
              <w:rPr>
                <w:bCs w:val="0"/>
              </w:rPr>
            </w:rPrChange>
          </w:rPr>
          <w:fldChar w:fldCharType="begin"/>
        </w:r>
        <w:r w:rsidRPr="0088676B" w:rsidDel="005E1FA1">
          <w:rPr>
            <w:rFonts w:eastAsiaTheme="minorEastAsia"/>
            <w:bCs w:val="0"/>
            <w:lang w:eastAsia="zh-CN"/>
            <w:rPrChange w:id="482" w:author="Microsoft Office User" w:date="2017-08-26T15:42:00Z">
              <w:rPr>
                <w:bCs w:val="0"/>
              </w:rPr>
            </w:rPrChange>
          </w:rPr>
          <w:delInstrText xml:space="preserve"> PAGEREF _Toc489971195 \h </w:delInstrText>
        </w:r>
        <w:r w:rsidRPr="0088676B" w:rsidDel="005E1FA1">
          <w:rPr>
            <w:rFonts w:eastAsiaTheme="minorEastAsia"/>
            <w:bCs w:val="0"/>
            <w:rPrChange w:id="483" w:author="Microsoft Office User" w:date="2017-08-26T15:42:00Z">
              <w:rPr>
                <w:rFonts w:eastAsiaTheme="minorEastAsia"/>
                <w:bCs w:val="0"/>
              </w:rPr>
            </w:rPrChange>
          </w:rPr>
        </w:r>
        <w:r w:rsidRPr="0088676B" w:rsidDel="005E1FA1">
          <w:rPr>
            <w:rFonts w:eastAsiaTheme="minorEastAsia"/>
            <w:bCs w:val="0"/>
            <w:rPrChange w:id="484" w:author="Microsoft Office User" w:date="2017-08-26T15:42:00Z">
              <w:rPr>
                <w:bCs w:val="0"/>
              </w:rPr>
            </w:rPrChange>
          </w:rPr>
          <w:fldChar w:fldCharType="separate"/>
        </w:r>
        <w:r w:rsidR="00C7301F" w:rsidRPr="0088676B" w:rsidDel="005E1FA1">
          <w:rPr>
            <w:rFonts w:eastAsiaTheme="minorEastAsia"/>
            <w:bCs w:val="0"/>
            <w:lang w:eastAsia="zh-CN"/>
            <w:rPrChange w:id="485" w:author="Microsoft Office User" w:date="2017-08-26T15:42:00Z">
              <w:rPr>
                <w:bCs w:val="0"/>
              </w:rPr>
            </w:rPrChange>
          </w:rPr>
          <w:delText>9</w:delText>
        </w:r>
        <w:r w:rsidRPr="0088676B" w:rsidDel="005E1FA1">
          <w:rPr>
            <w:rFonts w:eastAsiaTheme="minorEastAsia"/>
            <w:bCs w:val="0"/>
            <w:rPrChange w:id="486" w:author="Microsoft Office User" w:date="2017-08-26T15:42:00Z">
              <w:rPr>
                <w:bCs w:val="0"/>
              </w:rPr>
            </w:rPrChange>
          </w:rPr>
          <w:fldChar w:fldCharType="end"/>
        </w:r>
      </w:del>
    </w:p>
    <w:p w14:paraId="18D1E40F" w14:textId="4B538081" w:rsidR="007E0FCC" w:rsidRPr="0088676B" w:rsidDel="005E1FA1" w:rsidRDefault="007E0FCC">
      <w:pPr>
        <w:pStyle w:val="TOC2"/>
        <w:rPr>
          <w:del w:id="487" w:author="Microsoft Office User" w:date="2017-08-26T15:33:00Z"/>
          <w:rFonts w:asciiTheme="minorHAnsi" w:eastAsiaTheme="minorEastAsia" w:hAnsiTheme="minorHAnsi" w:cstheme="minorBidi"/>
          <w:bCs w:val="0"/>
          <w:sz w:val="22"/>
          <w:szCs w:val="22"/>
          <w:lang w:eastAsia="zh-CN"/>
        </w:rPr>
      </w:pPr>
      <w:del w:id="488" w:author="Microsoft Office User" w:date="2017-08-26T15:33:00Z">
        <w:r w:rsidRPr="0088676B" w:rsidDel="005E1FA1">
          <w:rPr>
            <w:rFonts w:ascii=".萍方-简" w:eastAsiaTheme="minorEastAsia" w:hAnsi=".萍方-简"/>
            <w:bCs w:val="0"/>
            <w:lang w:eastAsia="zh-CN"/>
            <w:rPrChange w:id="489"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0"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1"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92" w:author="Microsoft Office User" w:date="2017-08-26T15:42:00Z">
              <w:rPr>
                <w:bCs w:val="0"/>
              </w:rPr>
            </w:rPrChange>
          </w:rPr>
          <w:tab/>
        </w:r>
        <w:r w:rsidRPr="0088676B" w:rsidDel="005E1FA1">
          <w:rPr>
            <w:rFonts w:eastAsiaTheme="minorEastAsia"/>
            <w:bCs w:val="0"/>
            <w:rPrChange w:id="493" w:author="Microsoft Office User" w:date="2017-08-26T15:42:00Z">
              <w:rPr>
                <w:bCs w:val="0"/>
              </w:rPr>
            </w:rPrChange>
          </w:rPr>
          <w:fldChar w:fldCharType="begin"/>
        </w:r>
        <w:r w:rsidRPr="0088676B" w:rsidDel="005E1FA1">
          <w:rPr>
            <w:rFonts w:eastAsiaTheme="minorEastAsia"/>
            <w:bCs w:val="0"/>
            <w:lang w:eastAsia="zh-CN"/>
            <w:rPrChange w:id="494" w:author="Microsoft Office User" w:date="2017-08-26T15:42:00Z">
              <w:rPr>
                <w:bCs w:val="0"/>
              </w:rPr>
            </w:rPrChange>
          </w:rPr>
          <w:delInstrText xml:space="preserve"> PAGEREF _Toc489971196 \h </w:delInstrText>
        </w:r>
        <w:r w:rsidRPr="0088676B" w:rsidDel="005E1FA1">
          <w:rPr>
            <w:rFonts w:eastAsiaTheme="minorEastAsia"/>
            <w:bCs w:val="0"/>
            <w:rPrChange w:id="495" w:author="Microsoft Office User" w:date="2017-08-26T15:42:00Z">
              <w:rPr>
                <w:rFonts w:eastAsiaTheme="minorEastAsia"/>
                <w:bCs w:val="0"/>
              </w:rPr>
            </w:rPrChange>
          </w:rPr>
        </w:r>
        <w:r w:rsidRPr="0088676B" w:rsidDel="005E1FA1">
          <w:rPr>
            <w:rFonts w:eastAsiaTheme="minorEastAsia"/>
            <w:bCs w:val="0"/>
            <w:rPrChange w:id="496" w:author="Microsoft Office User" w:date="2017-08-26T15:42:00Z">
              <w:rPr>
                <w:bCs w:val="0"/>
              </w:rPr>
            </w:rPrChange>
          </w:rPr>
          <w:fldChar w:fldCharType="separate"/>
        </w:r>
        <w:r w:rsidR="00C7301F" w:rsidRPr="0088676B" w:rsidDel="005E1FA1">
          <w:rPr>
            <w:rFonts w:eastAsiaTheme="minorEastAsia"/>
            <w:bCs w:val="0"/>
            <w:lang w:eastAsia="zh-CN"/>
            <w:rPrChange w:id="497" w:author="Microsoft Office User" w:date="2017-08-26T15:42:00Z">
              <w:rPr>
                <w:bCs w:val="0"/>
              </w:rPr>
            </w:rPrChange>
          </w:rPr>
          <w:delText>10</w:delText>
        </w:r>
        <w:r w:rsidRPr="0088676B" w:rsidDel="005E1FA1">
          <w:rPr>
            <w:rFonts w:eastAsiaTheme="minorEastAsia"/>
            <w:bCs w:val="0"/>
            <w:rPrChange w:id="498" w:author="Microsoft Office User" w:date="2017-08-26T15:42:00Z">
              <w:rPr>
                <w:bCs w:val="0"/>
              </w:rPr>
            </w:rPrChange>
          </w:rPr>
          <w:fldChar w:fldCharType="end"/>
        </w:r>
      </w:del>
    </w:p>
    <w:p w14:paraId="4726D144" w14:textId="574A5FF5" w:rsidR="007E0FCC" w:rsidRPr="0088676B" w:rsidDel="005E1FA1" w:rsidRDefault="007E0FCC">
      <w:pPr>
        <w:pStyle w:val="TOC2"/>
        <w:rPr>
          <w:del w:id="499" w:author="Microsoft Office User" w:date="2017-08-26T15:33:00Z"/>
          <w:rFonts w:asciiTheme="minorHAnsi" w:eastAsiaTheme="minorEastAsia" w:hAnsiTheme="minorHAnsi" w:cstheme="minorBidi"/>
          <w:bCs w:val="0"/>
          <w:sz w:val="22"/>
          <w:szCs w:val="22"/>
          <w:lang w:eastAsia="zh-CN"/>
        </w:rPr>
      </w:pPr>
      <w:del w:id="500" w:author="Microsoft Office User" w:date="2017-08-26T15:33:00Z">
        <w:r w:rsidRPr="0088676B" w:rsidDel="005E1FA1">
          <w:rPr>
            <w:rFonts w:ascii=".萍方-简" w:eastAsiaTheme="minorEastAsia" w:hAnsi=".萍方-简"/>
            <w:bCs w:val="0"/>
            <w:lang w:eastAsia="zh-CN"/>
            <w:rPrChange w:id="501" w:author="Microsoft Office User" w:date="2017-08-26T15:42:00Z">
              <w:rPr>
                <w:rFonts w:ascii=".萍方-简" w:eastAsia=".萍方-简" w:hAnsi=".萍方-简"/>
                <w:bCs w:val="0"/>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502"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503"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504"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505"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6"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07"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08" w:author="Microsoft Office User" w:date="2017-08-26T15:42:00Z">
              <w:rPr>
                <w:bCs w:val="0"/>
              </w:rPr>
            </w:rPrChange>
          </w:rPr>
          <w:tab/>
        </w:r>
        <w:r w:rsidRPr="0088676B" w:rsidDel="005E1FA1">
          <w:rPr>
            <w:rFonts w:eastAsiaTheme="minorEastAsia"/>
            <w:bCs w:val="0"/>
            <w:rPrChange w:id="509" w:author="Microsoft Office User" w:date="2017-08-26T15:42:00Z">
              <w:rPr>
                <w:bCs w:val="0"/>
              </w:rPr>
            </w:rPrChange>
          </w:rPr>
          <w:fldChar w:fldCharType="begin"/>
        </w:r>
        <w:r w:rsidRPr="0088676B" w:rsidDel="005E1FA1">
          <w:rPr>
            <w:rFonts w:eastAsiaTheme="minorEastAsia"/>
            <w:bCs w:val="0"/>
            <w:lang w:eastAsia="zh-CN"/>
            <w:rPrChange w:id="510" w:author="Microsoft Office User" w:date="2017-08-26T15:42:00Z">
              <w:rPr>
                <w:bCs w:val="0"/>
              </w:rPr>
            </w:rPrChange>
          </w:rPr>
          <w:delInstrText xml:space="preserve"> PAGEREF _Toc489971197 \h </w:delInstrText>
        </w:r>
        <w:r w:rsidRPr="0088676B" w:rsidDel="005E1FA1">
          <w:rPr>
            <w:rFonts w:eastAsiaTheme="minorEastAsia"/>
            <w:bCs w:val="0"/>
            <w:rPrChange w:id="511" w:author="Microsoft Office User" w:date="2017-08-26T15:42:00Z">
              <w:rPr>
                <w:rFonts w:eastAsiaTheme="minorEastAsia"/>
                <w:bCs w:val="0"/>
              </w:rPr>
            </w:rPrChange>
          </w:rPr>
        </w:r>
        <w:r w:rsidRPr="0088676B" w:rsidDel="005E1FA1">
          <w:rPr>
            <w:rFonts w:eastAsiaTheme="minorEastAsia"/>
            <w:bCs w:val="0"/>
            <w:rPrChange w:id="512" w:author="Microsoft Office User" w:date="2017-08-26T15:42:00Z">
              <w:rPr>
                <w:bCs w:val="0"/>
              </w:rPr>
            </w:rPrChange>
          </w:rPr>
          <w:fldChar w:fldCharType="separate"/>
        </w:r>
        <w:r w:rsidR="00C7301F" w:rsidRPr="0088676B" w:rsidDel="005E1FA1">
          <w:rPr>
            <w:rFonts w:eastAsiaTheme="minorEastAsia"/>
            <w:bCs w:val="0"/>
            <w:lang w:eastAsia="zh-CN"/>
            <w:rPrChange w:id="513" w:author="Microsoft Office User" w:date="2017-08-26T15:42:00Z">
              <w:rPr>
                <w:bCs w:val="0"/>
              </w:rPr>
            </w:rPrChange>
          </w:rPr>
          <w:delText>12</w:delText>
        </w:r>
        <w:r w:rsidRPr="0088676B" w:rsidDel="005E1FA1">
          <w:rPr>
            <w:rFonts w:eastAsiaTheme="minorEastAsia"/>
            <w:bCs w:val="0"/>
            <w:rPrChange w:id="514" w:author="Microsoft Office User" w:date="2017-08-26T15:42:00Z">
              <w:rPr>
                <w:bCs w:val="0"/>
              </w:rPr>
            </w:rPrChange>
          </w:rPr>
          <w:fldChar w:fldCharType="end"/>
        </w:r>
      </w:del>
    </w:p>
    <w:p w14:paraId="51EBCADE" w14:textId="07DD3CFA" w:rsidR="007E0FCC" w:rsidRPr="0088676B" w:rsidDel="005E1FA1" w:rsidRDefault="007E0FCC">
      <w:pPr>
        <w:pStyle w:val="TOC1"/>
        <w:rPr>
          <w:del w:id="515" w:author="Microsoft Office User" w:date="2017-08-26T15:33:00Z"/>
          <w:rFonts w:asciiTheme="minorHAnsi" w:eastAsiaTheme="minorEastAsia" w:hAnsiTheme="minorHAnsi" w:cstheme="minorBidi"/>
          <w:b w:val="0"/>
          <w:bCs w:val="0"/>
          <w:caps w:val="0"/>
          <w:sz w:val="22"/>
          <w:szCs w:val="22"/>
          <w:lang w:eastAsia="zh-CN"/>
        </w:rPr>
      </w:pPr>
      <w:del w:id="516" w:author="Microsoft Office User" w:date="2017-08-26T15:33:00Z">
        <w:r w:rsidRPr="0088676B" w:rsidDel="005E1FA1">
          <w:rPr>
            <w:rFonts w:ascii=".萍方-简" w:eastAsiaTheme="minorEastAsia" w:hAnsi=".萍方-简"/>
            <w:b w:val="0"/>
            <w:bCs w:val="0"/>
            <w:caps w:val="0"/>
            <w:lang w:eastAsia="zh-CN"/>
            <w:rPrChange w:id="517"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18"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19" w:author="Microsoft Office User" w:date="2017-08-26T15:42:00Z">
              <w:rPr>
                <w:b w:val="0"/>
                <w:bCs w:val="0"/>
                <w:caps w:val="0"/>
                <w:lang w:eastAsia="zh-CN"/>
              </w:rPr>
            </w:rPrChange>
          </w:rPr>
          <w:tab/>
        </w:r>
        <w:r w:rsidRPr="0088676B" w:rsidDel="005E1FA1">
          <w:rPr>
            <w:rFonts w:eastAsiaTheme="minorEastAsia"/>
            <w:b w:val="0"/>
            <w:bCs w:val="0"/>
            <w:caps w:val="0"/>
            <w:rPrChange w:id="52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21" w:author="Microsoft Office User" w:date="2017-08-26T15:42:00Z">
              <w:rPr>
                <w:b w:val="0"/>
                <w:bCs w:val="0"/>
                <w:caps w:val="0"/>
                <w:lang w:eastAsia="zh-CN"/>
              </w:rPr>
            </w:rPrChange>
          </w:rPr>
          <w:delInstrText xml:space="preserve"> PAGEREF _Toc489971199 \h </w:delInstrText>
        </w:r>
        <w:r w:rsidRPr="0088676B" w:rsidDel="005E1FA1">
          <w:rPr>
            <w:rFonts w:eastAsiaTheme="minorEastAsia"/>
            <w:b w:val="0"/>
            <w:bCs w:val="0"/>
            <w:caps w:val="0"/>
            <w:rPrChange w:id="522" w:author="Microsoft Office User" w:date="2017-08-26T15:42:00Z">
              <w:rPr>
                <w:rFonts w:eastAsiaTheme="minorEastAsia"/>
                <w:b w:val="0"/>
                <w:bCs w:val="0"/>
                <w:caps w:val="0"/>
              </w:rPr>
            </w:rPrChange>
          </w:rPr>
        </w:r>
        <w:r w:rsidRPr="0088676B" w:rsidDel="005E1FA1">
          <w:rPr>
            <w:rFonts w:eastAsiaTheme="minorEastAsia"/>
            <w:b w:val="0"/>
            <w:bCs w:val="0"/>
            <w:caps w:val="0"/>
            <w:rPrChange w:id="52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24" w:author="Microsoft Office User" w:date="2017-08-26T15:42:00Z">
              <w:rPr>
                <w:b w:val="0"/>
                <w:bCs w:val="0"/>
                <w:caps w:val="0"/>
                <w:lang w:eastAsia="zh-CN"/>
              </w:rPr>
            </w:rPrChange>
          </w:rPr>
          <w:delText>13</w:delText>
        </w:r>
        <w:r w:rsidRPr="0088676B" w:rsidDel="005E1FA1">
          <w:rPr>
            <w:rFonts w:eastAsiaTheme="minorEastAsia"/>
            <w:b w:val="0"/>
            <w:bCs w:val="0"/>
            <w:caps w:val="0"/>
            <w:rPrChange w:id="525" w:author="Microsoft Office User" w:date="2017-08-26T15:42:00Z">
              <w:rPr>
                <w:b w:val="0"/>
                <w:bCs w:val="0"/>
                <w:caps w:val="0"/>
              </w:rPr>
            </w:rPrChange>
          </w:rPr>
          <w:fldChar w:fldCharType="end"/>
        </w:r>
      </w:del>
    </w:p>
    <w:p w14:paraId="5DD28236" w14:textId="509C397B" w:rsidR="007E0FCC" w:rsidRPr="0088676B" w:rsidDel="005E1FA1" w:rsidRDefault="007E0FCC">
      <w:pPr>
        <w:pStyle w:val="TOC2"/>
        <w:rPr>
          <w:del w:id="526" w:author="Microsoft Office User" w:date="2017-08-26T15:33:00Z"/>
          <w:rFonts w:asciiTheme="minorHAnsi" w:eastAsiaTheme="minorEastAsia" w:hAnsiTheme="minorHAnsi" w:cstheme="minorBidi"/>
          <w:bCs w:val="0"/>
          <w:sz w:val="22"/>
          <w:szCs w:val="22"/>
          <w:lang w:eastAsia="zh-CN"/>
        </w:rPr>
      </w:pPr>
      <w:del w:id="527" w:author="Microsoft Office User" w:date="2017-08-26T15:33:00Z">
        <w:r w:rsidRPr="0088676B" w:rsidDel="005E1FA1">
          <w:rPr>
            <w:rFonts w:ascii=".萍方-简" w:eastAsiaTheme="minorEastAsia" w:hAnsi=".萍方-简"/>
            <w:bCs w:val="0"/>
            <w:lang w:eastAsia="zh-CN"/>
            <w:rPrChange w:id="528" w:author="Microsoft Office User" w:date="2017-08-26T15:42:00Z">
              <w:rPr>
                <w:rFonts w:ascii=".萍方-简" w:eastAsia=".萍方-简" w:hAnsi=".萍方-简"/>
                <w:bCs w:val="0"/>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29"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30" w:author="Microsoft Office User" w:date="2017-08-26T15:42:00Z">
              <w:rPr>
                <w:bCs w:val="0"/>
                <w:lang w:eastAsia="zh-CN"/>
              </w:rPr>
            </w:rPrChange>
          </w:rPr>
          <w:tab/>
        </w:r>
        <w:r w:rsidRPr="0088676B" w:rsidDel="005E1FA1">
          <w:rPr>
            <w:rFonts w:eastAsiaTheme="minorEastAsia"/>
            <w:bCs w:val="0"/>
            <w:rPrChange w:id="531" w:author="Microsoft Office User" w:date="2017-08-26T15:42:00Z">
              <w:rPr>
                <w:bCs w:val="0"/>
              </w:rPr>
            </w:rPrChange>
          </w:rPr>
          <w:fldChar w:fldCharType="begin"/>
        </w:r>
        <w:r w:rsidRPr="0088676B" w:rsidDel="005E1FA1">
          <w:rPr>
            <w:rFonts w:eastAsiaTheme="minorEastAsia"/>
            <w:bCs w:val="0"/>
            <w:lang w:eastAsia="zh-CN"/>
            <w:rPrChange w:id="532" w:author="Microsoft Office User" w:date="2017-08-26T15:42:00Z">
              <w:rPr>
                <w:bCs w:val="0"/>
                <w:lang w:eastAsia="zh-CN"/>
              </w:rPr>
            </w:rPrChange>
          </w:rPr>
          <w:delInstrText xml:space="preserve"> PAGEREF _Toc489971200 \h </w:delInstrText>
        </w:r>
        <w:r w:rsidRPr="0088676B" w:rsidDel="005E1FA1">
          <w:rPr>
            <w:rFonts w:eastAsiaTheme="minorEastAsia"/>
            <w:bCs w:val="0"/>
            <w:rPrChange w:id="533" w:author="Microsoft Office User" w:date="2017-08-26T15:42:00Z">
              <w:rPr>
                <w:rFonts w:eastAsiaTheme="minorEastAsia"/>
                <w:bCs w:val="0"/>
              </w:rPr>
            </w:rPrChange>
          </w:rPr>
        </w:r>
        <w:r w:rsidRPr="0088676B" w:rsidDel="005E1FA1">
          <w:rPr>
            <w:rFonts w:eastAsiaTheme="minorEastAsia"/>
            <w:bCs w:val="0"/>
            <w:rPrChange w:id="534" w:author="Microsoft Office User" w:date="2017-08-26T15:42:00Z">
              <w:rPr>
                <w:bCs w:val="0"/>
              </w:rPr>
            </w:rPrChange>
          </w:rPr>
          <w:fldChar w:fldCharType="separate"/>
        </w:r>
        <w:r w:rsidR="00C7301F" w:rsidRPr="0088676B" w:rsidDel="005E1FA1">
          <w:rPr>
            <w:rFonts w:eastAsiaTheme="minorEastAsia"/>
            <w:bCs w:val="0"/>
            <w:lang w:eastAsia="zh-CN"/>
            <w:rPrChange w:id="535" w:author="Microsoft Office User" w:date="2017-08-26T15:42:00Z">
              <w:rPr>
                <w:bCs w:val="0"/>
                <w:lang w:eastAsia="zh-CN"/>
              </w:rPr>
            </w:rPrChange>
          </w:rPr>
          <w:delText>13</w:delText>
        </w:r>
        <w:r w:rsidRPr="0088676B" w:rsidDel="005E1FA1">
          <w:rPr>
            <w:rFonts w:eastAsiaTheme="minorEastAsia"/>
            <w:bCs w:val="0"/>
            <w:rPrChange w:id="536" w:author="Microsoft Office User" w:date="2017-08-26T15:42:00Z">
              <w:rPr>
                <w:bCs w:val="0"/>
              </w:rPr>
            </w:rPrChange>
          </w:rPr>
          <w:fldChar w:fldCharType="end"/>
        </w:r>
      </w:del>
    </w:p>
    <w:p w14:paraId="6FDA2A1B" w14:textId="735837C7" w:rsidR="007E0FCC" w:rsidRPr="0088676B" w:rsidDel="005E1FA1" w:rsidRDefault="007E0FCC">
      <w:pPr>
        <w:pStyle w:val="TOC2"/>
        <w:rPr>
          <w:del w:id="537" w:author="Microsoft Office User" w:date="2017-08-26T15:33:00Z"/>
          <w:rFonts w:asciiTheme="minorHAnsi" w:eastAsiaTheme="minorEastAsia" w:hAnsiTheme="minorHAnsi" w:cstheme="minorBidi"/>
          <w:bCs w:val="0"/>
          <w:sz w:val="22"/>
          <w:szCs w:val="22"/>
          <w:lang w:eastAsia="zh-CN"/>
        </w:rPr>
      </w:pPr>
      <w:del w:id="538" w:author="Microsoft Office User" w:date="2017-08-26T15:33:00Z">
        <w:r w:rsidRPr="0088676B" w:rsidDel="005E1FA1">
          <w:rPr>
            <w:rFonts w:eastAsiaTheme="minorEastAsia"/>
            <w:bCs w:val="0"/>
            <w:lang w:eastAsia="zh-CN"/>
            <w:rPrChange w:id="539"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0"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41" w:author="Microsoft Office User" w:date="2017-08-26T15:42:00Z">
              <w:rPr>
                <w:bCs w:val="0"/>
                <w:lang w:eastAsia="zh-CN"/>
              </w:rPr>
            </w:rPrChange>
          </w:rPr>
          <w:tab/>
        </w:r>
        <w:r w:rsidRPr="0088676B" w:rsidDel="005E1FA1">
          <w:rPr>
            <w:rFonts w:eastAsiaTheme="minorEastAsia"/>
            <w:bCs w:val="0"/>
            <w:rPrChange w:id="542" w:author="Microsoft Office User" w:date="2017-08-26T15:42:00Z">
              <w:rPr>
                <w:bCs w:val="0"/>
              </w:rPr>
            </w:rPrChange>
          </w:rPr>
          <w:fldChar w:fldCharType="begin"/>
        </w:r>
        <w:r w:rsidRPr="0088676B" w:rsidDel="005E1FA1">
          <w:rPr>
            <w:rFonts w:eastAsiaTheme="minorEastAsia"/>
            <w:bCs w:val="0"/>
            <w:lang w:eastAsia="zh-CN"/>
            <w:rPrChange w:id="543" w:author="Microsoft Office User" w:date="2017-08-26T15:42:00Z">
              <w:rPr>
                <w:bCs w:val="0"/>
                <w:lang w:eastAsia="zh-CN"/>
              </w:rPr>
            </w:rPrChange>
          </w:rPr>
          <w:delInstrText xml:space="preserve"> PAGEREF _Toc489971201 \h </w:delInstrText>
        </w:r>
        <w:r w:rsidRPr="0088676B" w:rsidDel="005E1FA1">
          <w:rPr>
            <w:rFonts w:eastAsiaTheme="minorEastAsia"/>
            <w:bCs w:val="0"/>
            <w:rPrChange w:id="544" w:author="Microsoft Office User" w:date="2017-08-26T15:42:00Z">
              <w:rPr>
                <w:rFonts w:eastAsiaTheme="minorEastAsia"/>
                <w:bCs w:val="0"/>
              </w:rPr>
            </w:rPrChange>
          </w:rPr>
        </w:r>
        <w:r w:rsidRPr="0088676B" w:rsidDel="005E1FA1">
          <w:rPr>
            <w:rFonts w:eastAsiaTheme="minorEastAsia"/>
            <w:bCs w:val="0"/>
            <w:rPrChange w:id="545" w:author="Microsoft Office User" w:date="2017-08-26T15:42:00Z">
              <w:rPr>
                <w:bCs w:val="0"/>
              </w:rPr>
            </w:rPrChange>
          </w:rPr>
          <w:fldChar w:fldCharType="separate"/>
        </w:r>
        <w:r w:rsidR="00C7301F" w:rsidRPr="0088676B" w:rsidDel="005E1FA1">
          <w:rPr>
            <w:rFonts w:eastAsiaTheme="minorEastAsia"/>
            <w:bCs w:val="0"/>
            <w:lang w:eastAsia="zh-CN"/>
            <w:rPrChange w:id="546" w:author="Microsoft Office User" w:date="2017-08-26T15:42:00Z">
              <w:rPr>
                <w:bCs w:val="0"/>
                <w:lang w:eastAsia="zh-CN"/>
              </w:rPr>
            </w:rPrChange>
          </w:rPr>
          <w:delText>16</w:delText>
        </w:r>
        <w:r w:rsidRPr="0088676B" w:rsidDel="005E1FA1">
          <w:rPr>
            <w:rFonts w:eastAsiaTheme="minorEastAsia"/>
            <w:bCs w:val="0"/>
            <w:rPrChange w:id="547" w:author="Microsoft Office User" w:date="2017-08-26T15:42:00Z">
              <w:rPr>
                <w:bCs w:val="0"/>
              </w:rPr>
            </w:rPrChange>
          </w:rPr>
          <w:fldChar w:fldCharType="end"/>
        </w:r>
      </w:del>
    </w:p>
    <w:p w14:paraId="1F8E3B82" w14:textId="3FE878ED" w:rsidR="007E0FCC" w:rsidRPr="0088676B" w:rsidDel="005E1FA1" w:rsidRDefault="007E0FCC">
      <w:pPr>
        <w:pStyle w:val="TOC2"/>
        <w:rPr>
          <w:del w:id="548" w:author="Microsoft Office User" w:date="2017-08-26T15:33:00Z"/>
          <w:rFonts w:asciiTheme="minorHAnsi" w:eastAsiaTheme="minorEastAsia" w:hAnsiTheme="minorHAnsi" w:cstheme="minorBidi"/>
          <w:bCs w:val="0"/>
          <w:sz w:val="22"/>
          <w:szCs w:val="22"/>
          <w:lang w:eastAsia="zh-CN"/>
        </w:rPr>
      </w:pPr>
      <w:del w:id="549" w:author="Microsoft Office User" w:date="2017-08-26T15:33:00Z">
        <w:r w:rsidRPr="0088676B" w:rsidDel="005E1FA1">
          <w:rPr>
            <w:rFonts w:eastAsiaTheme="minorEastAsia"/>
            <w:bCs w:val="0"/>
            <w:lang w:eastAsia="zh-CN"/>
            <w:rPrChange w:id="550" w:author="Microsoft Office User" w:date="2017-08-26T15:42:00Z">
              <w:rPr>
                <w:rFonts w:eastAsia=".萍方-简"/>
                <w:bCs w:val="0"/>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51"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52" w:author="Microsoft Office User" w:date="2017-08-26T15:42:00Z">
              <w:rPr>
                <w:bCs w:val="0"/>
                <w:lang w:eastAsia="zh-CN"/>
              </w:rPr>
            </w:rPrChange>
          </w:rPr>
          <w:tab/>
        </w:r>
        <w:r w:rsidRPr="0088676B" w:rsidDel="005E1FA1">
          <w:rPr>
            <w:rFonts w:eastAsiaTheme="minorEastAsia"/>
            <w:bCs w:val="0"/>
            <w:rPrChange w:id="553" w:author="Microsoft Office User" w:date="2017-08-26T15:42:00Z">
              <w:rPr>
                <w:bCs w:val="0"/>
              </w:rPr>
            </w:rPrChange>
          </w:rPr>
          <w:fldChar w:fldCharType="begin"/>
        </w:r>
        <w:r w:rsidRPr="0088676B" w:rsidDel="005E1FA1">
          <w:rPr>
            <w:rFonts w:eastAsiaTheme="minorEastAsia"/>
            <w:bCs w:val="0"/>
            <w:lang w:eastAsia="zh-CN"/>
            <w:rPrChange w:id="554" w:author="Microsoft Office User" w:date="2017-08-26T15:42:00Z">
              <w:rPr>
                <w:bCs w:val="0"/>
                <w:lang w:eastAsia="zh-CN"/>
              </w:rPr>
            </w:rPrChange>
          </w:rPr>
          <w:delInstrText xml:space="preserve"> PAGEREF _Toc489971202 \h </w:delInstrText>
        </w:r>
        <w:r w:rsidRPr="0088676B" w:rsidDel="005E1FA1">
          <w:rPr>
            <w:rFonts w:eastAsiaTheme="minorEastAsia"/>
            <w:bCs w:val="0"/>
            <w:rPrChange w:id="555" w:author="Microsoft Office User" w:date="2017-08-26T15:42:00Z">
              <w:rPr>
                <w:rFonts w:eastAsiaTheme="minorEastAsia"/>
                <w:bCs w:val="0"/>
              </w:rPr>
            </w:rPrChange>
          </w:rPr>
        </w:r>
        <w:r w:rsidRPr="0088676B" w:rsidDel="005E1FA1">
          <w:rPr>
            <w:rFonts w:eastAsiaTheme="minorEastAsia"/>
            <w:bCs w:val="0"/>
            <w:rPrChange w:id="556" w:author="Microsoft Office User" w:date="2017-08-26T15:42:00Z">
              <w:rPr>
                <w:bCs w:val="0"/>
              </w:rPr>
            </w:rPrChange>
          </w:rPr>
          <w:fldChar w:fldCharType="separate"/>
        </w:r>
        <w:r w:rsidR="00C7301F" w:rsidRPr="0088676B" w:rsidDel="005E1FA1">
          <w:rPr>
            <w:rFonts w:eastAsiaTheme="minorEastAsia"/>
            <w:bCs w:val="0"/>
            <w:lang w:eastAsia="zh-CN"/>
            <w:rPrChange w:id="557" w:author="Microsoft Office User" w:date="2017-08-26T15:42:00Z">
              <w:rPr>
                <w:bCs w:val="0"/>
                <w:lang w:eastAsia="zh-CN"/>
              </w:rPr>
            </w:rPrChange>
          </w:rPr>
          <w:delText>17</w:delText>
        </w:r>
        <w:r w:rsidRPr="0088676B" w:rsidDel="005E1FA1">
          <w:rPr>
            <w:rFonts w:eastAsiaTheme="minorEastAsia"/>
            <w:bCs w:val="0"/>
            <w:rPrChange w:id="558" w:author="Microsoft Office User" w:date="2017-08-26T15:42:00Z">
              <w:rPr>
                <w:bCs w:val="0"/>
              </w:rPr>
            </w:rPrChange>
          </w:rPr>
          <w:fldChar w:fldCharType="end"/>
        </w:r>
      </w:del>
    </w:p>
    <w:p w14:paraId="2E8D9AB5" w14:textId="19DE0DF5" w:rsidR="007E0FCC" w:rsidRPr="0088676B" w:rsidDel="005E1FA1" w:rsidRDefault="007E0FCC">
      <w:pPr>
        <w:pStyle w:val="TOC1"/>
        <w:rPr>
          <w:del w:id="559" w:author="Microsoft Office User" w:date="2017-08-26T15:33:00Z"/>
          <w:rFonts w:asciiTheme="minorHAnsi" w:eastAsiaTheme="minorEastAsia" w:hAnsiTheme="minorHAnsi" w:cstheme="minorBidi"/>
          <w:b w:val="0"/>
          <w:bCs w:val="0"/>
          <w:caps w:val="0"/>
          <w:sz w:val="22"/>
          <w:szCs w:val="22"/>
          <w:lang w:eastAsia="zh-CN"/>
        </w:rPr>
      </w:pPr>
      <w:del w:id="560" w:author="Microsoft Office User" w:date="2017-08-26T15:33:00Z">
        <w:r w:rsidRPr="0088676B" w:rsidDel="005E1FA1">
          <w:rPr>
            <w:rFonts w:ascii=".萍方-简" w:eastAsiaTheme="minorEastAsia" w:hAnsi=".萍方-简"/>
            <w:b w:val="0"/>
            <w:bCs w:val="0"/>
            <w:caps w:val="0"/>
            <w:lang w:eastAsia="zh-CN"/>
            <w:rPrChange w:id="561"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2"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63" w:author="Microsoft Office User" w:date="2017-08-26T15:42:00Z">
              <w:rPr>
                <w:b w:val="0"/>
                <w:bCs w:val="0"/>
                <w:caps w:val="0"/>
                <w:lang w:eastAsia="zh-CN"/>
              </w:rPr>
            </w:rPrChange>
          </w:rPr>
          <w:tab/>
        </w:r>
        <w:r w:rsidRPr="0088676B" w:rsidDel="005E1FA1">
          <w:rPr>
            <w:rFonts w:eastAsiaTheme="minorEastAsia"/>
            <w:b w:val="0"/>
            <w:bCs w:val="0"/>
            <w:caps w:val="0"/>
            <w:rPrChange w:id="56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5" w:author="Microsoft Office User" w:date="2017-08-26T15:42:00Z">
              <w:rPr>
                <w:b w:val="0"/>
                <w:bCs w:val="0"/>
                <w:caps w:val="0"/>
                <w:lang w:eastAsia="zh-CN"/>
              </w:rPr>
            </w:rPrChange>
          </w:rPr>
          <w:delInstrText xml:space="preserve"> PAGEREF _Toc489971203 \h </w:delInstrText>
        </w:r>
        <w:r w:rsidRPr="0088676B" w:rsidDel="005E1FA1">
          <w:rPr>
            <w:rFonts w:eastAsiaTheme="minorEastAsia"/>
            <w:b w:val="0"/>
            <w:bCs w:val="0"/>
            <w:caps w:val="0"/>
            <w:rPrChange w:id="566" w:author="Microsoft Office User" w:date="2017-08-26T15:42:00Z">
              <w:rPr>
                <w:rFonts w:eastAsiaTheme="minorEastAsia"/>
                <w:b w:val="0"/>
                <w:bCs w:val="0"/>
                <w:caps w:val="0"/>
              </w:rPr>
            </w:rPrChange>
          </w:rPr>
        </w:r>
        <w:r w:rsidRPr="0088676B" w:rsidDel="005E1FA1">
          <w:rPr>
            <w:rFonts w:eastAsiaTheme="minorEastAsia"/>
            <w:b w:val="0"/>
            <w:bCs w:val="0"/>
            <w:caps w:val="0"/>
            <w:rPrChange w:id="56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68" w:author="Microsoft Office User" w:date="2017-08-26T15:42:00Z">
              <w:rPr>
                <w:b w:val="0"/>
                <w:bCs w:val="0"/>
                <w:caps w:val="0"/>
                <w:lang w:eastAsia="zh-CN"/>
              </w:rPr>
            </w:rPrChange>
          </w:rPr>
          <w:delText>19</w:delText>
        </w:r>
        <w:r w:rsidRPr="0088676B" w:rsidDel="005E1FA1">
          <w:rPr>
            <w:rFonts w:eastAsiaTheme="minorEastAsia"/>
            <w:b w:val="0"/>
            <w:bCs w:val="0"/>
            <w:caps w:val="0"/>
            <w:rPrChange w:id="569" w:author="Microsoft Office User" w:date="2017-08-26T15:42:00Z">
              <w:rPr>
                <w:b w:val="0"/>
                <w:bCs w:val="0"/>
                <w:caps w:val="0"/>
              </w:rPr>
            </w:rPrChange>
          </w:rPr>
          <w:fldChar w:fldCharType="end"/>
        </w:r>
      </w:del>
    </w:p>
    <w:p w14:paraId="0974D93D" w14:textId="3A724151" w:rsidR="007E0FCC" w:rsidRPr="0088676B" w:rsidDel="005E1FA1" w:rsidRDefault="007E0FCC">
      <w:pPr>
        <w:pStyle w:val="TOC1"/>
        <w:rPr>
          <w:del w:id="570" w:author="Microsoft Office User" w:date="2017-08-26T15:33:00Z"/>
          <w:rFonts w:asciiTheme="minorHAnsi" w:eastAsiaTheme="minorEastAsia" w:hAnsiTheme="minorHAnsi" w:cstheme="minorBidi"/>
          <w:b w:val="0"/>
          <w:bCs w:val="0"/>
          <w:caps w:val="0"/>
          <w:sz w:val="22"/>
          <w:szCs w:val="22"/>
          <w:lang w:eastAsia="zh-CN"/>
        </w:rPr>
      </w:pPr>
      <w:del w:id="571" w:author="Microsoft Office User" w:date="2017-08-26T15:33:00Z">
        <w:r w:rsidRPr="0088676B" w:rsidDel="005E1FA1">
          <w:rPr>
            <w:rFonts w:ascii=".萍方-简" w:eastAsiaTheme="minorEastAsia" w:hAnsi=".萍方-简"/>
            <w:b w:val="0"/>
            <w:bCs w:val="0"/>
            <w:caps w:val="0"/>
            <w:lang w:eastAsia="zh-CN"/>
            <w:rPrChange w:id="572" w:author="Microsoft Office User" w:date="2017-08-26T15:42:00Z">
              <w:rPr>
                <w:rFonts w:ascii=".萍方-简" w:eastAsia=".萍方-简" w:hAnsi=".萍方-简"/>
                <w:b w:val="0"/>
                <w:bCs w:val="0"/>
                <w:caps w:val="0"/>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73"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74" w:author="Microsoft Office User" w:date="2017-08-26T15:42:00Z">
              <w:rPr>
                <w:b w:val="0"/>
                <w:bCs w:val="0"/>
                <w:caps w:val="0"/>
                <w:lang w:eastAsia="zh-CN"/>
              </w:rPr>
            </w:rPrChange>
          </w:rPr>
          <w:tab/>
        </w:r>
        <w:r w:rsidRPr="0088676B" w:rsidDel="005E1FA1">
          <w:rPr>
            <w:rFonts w:eastAsiaTheme="minorEastAsia"/>
            <w:b w:val="0"/>
            <w:bCs w:val="0"/>
            <w:caps w:val="0"/>
            <w:rPrChange w:id="57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76" w:author="Microsoft Office User" w:date="2017-08-26T15:42:00Z">
              <w:rPr>
                <w:b w:val="0"/>
                <w:bCs w:val="0"/>
                <w:caps w:val="0"/>
                <w:lang w:eastAsia="zh-CN"/>
              </w:rPr>
            </w:rPrChange>
          </w:rPr>
          <w:delInstrText xml:space="preserve"> PAGEREF _Toc489971204 \h </w:delInstrText>
        </w:r>
        <w:r w:rsidRPr="0088676B" w:rsidDel="005E1FA1">
          <w:rPr>
            <w:rFonts w:eastAsiaTheme="minorEastAsia"/>
            <w:b w:val="0"/>
            <w:bCs w:val="0"/>
            <w:caps w:val="0"/>
            <w:rPrChange w:id="577" w:author="Microsoft Office User" w:date="2017-08-26T15:42:00Z">
              <w:rPr>
                <w:rFonts w:eastAsiaTheme="minorEastAsia"/>
                <w:b w:val="0"/>
                <w:bCs w:val="0"/>
                <w:caps w:val="0"/>
              </w:rPr>
            </w:rPrChange>
          </w:rPr>
        </w:r>
        <w:r w:rsidRPr="0088676B" w:rsidDel="005E1FA1">
          <w:rPr>
            <w:rFonts w:eastAsiaTheme="minorEastAsia"/>
            <w:b w:val="0"/>
            <w:bCs w:val="0"/>
            <w:caps w:val="0"/>
            <w:rPrChange w:id="57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79" w:author="Microsoft Office User" w:date="2017-08-26T15:42:00Z">
              <w:rPr>
                <w:b w:val="0"/>
                <w:bCs w:val="0"/>
                <w:caps w:val="0"/>
                <w:lang w:eastAsia="zh-CN"/>
              </w:rPr>
            </w:rPrChange>
          </w:rPr>
          <w:delText>20</w:delText>
        </w:r>
        <w:r w:rsidRPr="0088676B" w:rsidDel="005E1FA1">
          <w:rPr>
            <w:rFonts w:eastAsiaTheme="minorEastAsia"/>
            <w:b w:val="0"/>
            <w:bCs w:val="0"/>
            <w:caps w:val="0"/>
            <w:rPrChange w:id="580" w:author="Microsoft Office User" w:date="2017-08-26T15:42:00Z">
              <w:rPr>
                <w:b w:val="0"/>
                <w:bCs w:val="0"/>
                <w:caps w:val="0"/>
              </w:rPr>
            </w:rPrChange>
          </w:rPr>
          <w:fldChar w:fldCharType="end"/>
        </w:r>
      </w:del>
    </w:p>
    <w:p w14:paraId="62BEB793" w14:textId="4065194B" w:rsidR="007E0FCC" w:rsidRPr="0088676B" w:rsidDel="005E1FA1" w:rsidRDefault="007E0FCC">
      <w:pPr>
        <w:pStyle w:val="TOC2"/>
        <w:rPr>
          <w:del w:id="581" w:author="Microsoft Office User" w:date="2017-08-26T15:33:00Z"/>
          <w:rFonts w:asciiTheme="minorHAnsi" w:eastAsiaTheme="minorEastAsia" w:hAnsiTheme="minorHAnsi" w:cstheme="minorBidi"/>
          <w:bCs w:val="0"/>
          <w:sz w:val="22"/>
          <w:szCs w:val="22"/>
          <w:lang w:eastAsia="zh-CN"/>
        </w:rPr>
      </w:pPr>
      <w:del w:id="582" w:author="Microsoft Office User" w:date="2017-08-26T15:33:00Z">
        <w:r w:rsidRPr="0088676B" w:rsidDel="005E1FA1">
          <w:rPr>
            <w:rFonts w:eastAsiaTheme="minorEastAsia"/>
            <w:bCs w:val="0"/>
            <w:lang w:eastAsia="zh-CN"/>
            <w:rPrChange w:id="583"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4"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85" w:author="Microsoft Office User" w:date="2017-08-26T15:42:00Z">
              <w:rPr>
                <w:bCs w:val="0"/>
                <w:lang w:eastAsia="zh-CN"/>
              </w:rPr>
            </w:rPrChange>
          </w:rPr>
          <w:tab/>
        </w:r>
        <w:r w:rsidRPr="0088676B" w:rsidDel="005E1FA1">
          <w:rPr>
            <w:rFonts w:eastAsiaTheme="minorEastAsia"/>
            <w:bCs w:val="0"/>
            <w:rPrChange w:id="586" w:author="Microsoft Office User" w:date="2017-08-26T15:42:00Z">
              <w:rPr>
                <w:bCs w:val="0"/>
              </w:rPr>
            </w:rPrChange>
          </w:rPr>
          <w:fldChar w:fldCharType="begin"/>
        </w:r>
        <w:r w:rsidRPr="0088676B" w:rsidDel="005E1FA1">
          <w:rPr>
            <w:rFonts w:eastAsiaTheme="minorEastAsia"/>
            <w:bCs w:val="0"/>
            <w:lang w:eastAsia="zh-CN"/>
            <w:rPrChange w:id="587" w:author="Microsoft Office User" w:date="2017-08-26T15:42:00Z">
              <w:rPr>
                <w:bCs w:val="0"/>
                <w:lang w:eastAsia="zh-CN"/>
              </w:rPr>
            </w:rPrChange>
          </w:rPr>
          <w:delInstrText xml:space="preserve"> PAGEREF _Toc489971205 \h </w:delInstrText>
        </w:r>
        <w:r w:rsidRPr="0088676B" w:rsidDel="005E1FA1">
          <w:rPr>
            <w:rFonts w:eastAsiaTheme="minorEastAsia"/>
            <w:bCs w:val="0"/>
            <w:rPrChange w:id="588" w:author="Microsoft Office User" w:date="2017-08-26T15:42:00Z">
              <w:rPr>
                <w:rFonts w:eastAsiaTheme="minorEastAsia"/>
                <w:bCs w:val="0"/>
              </w:rPr>
            </w:rPrChange>
          </w:rPr>
        </w:r>
        <w:r w:rsidRPr="0088676B" w:rsidDel="005E1FA1">
          <w:rPr>
            <w:rFonts w:eastAsiaTheme="minorEastAsia"/>
            <w:bCs w:val="0"/>
            <w:rPrChange w:id="589" w:author="Microsoft Office User" w:date="2017-08-26T15:42:00Z">
              <w:rPr>
                <w:bCs w:val="0"/>
              </w:rPr>
            </w:rPrChange>
          </w:rPr>
          <w:fldChar w:fldCharType="separate"/>
        </w:r>
        <w:r w:rsidR="00C7301F" w:rsidRPr="0088676B" w:rsidDel="005E1FA1">
          <w:rPr>
            <w:rFonts w:eastAsiaTheme="minorEastAsia"/>
            <w:bCs w:val="0"/>
            <w:lang w:eastAsia="zh-CN"/>
            <w:rPrChange w:id="590" w:author="Microsoft Office User" w:date="2017-08-26T15:42:00Z">
              <w:rPr>
                <w:bCs w:val="0"/>
                <w:lang w:eastAsia="zh-CN"/>
              </w:rPr>
            </w:rPrChange>
          </w:rPr>
          <w:delText>21</w:delText>
        </w:r>
        <w:r w:rsidRPr="0088676B" w:rsidDel="005E1FA1">
          <w:rPr>
            <w:rFonts w:eastAsiaTheme="minorEastAsia"/>
            <w:bCs w:val="0"/>
            <w:rPrChange w:id="591" w:author="Microsoft Office User" w:date="2017-08-26T15:42:00Z">
              <w:rPr>
                <w:bCs w:val="0"/>
              </w:rPr>
            </w:rPrChange>
          </w:rPr>
          <w:fldChar w:fldCharType="end"/>
        </w:r>
      </w:del>
    </w:p>
    <w:p w14:paraId="49956801" w14:textId="73F54758" w:rsidR="007E0FCC" w:rsidRPr="0088676B" w:rsidDel="005E1FA1" w:rsidRDefault="007E0FCC">
      <w:pPr>
        <w:pStyle w:val="TOC2"/>
        <w:rPr>
          <w:del w:id="592" w:author="Microsoft Office User" w:date="2017-08-26T15:33:00Z"/>
          <w:rFonts w:asciiTheme="minorHAnsi" w:eastAsiaTheme="minorEastAsia" w:hAnsiTheme="minorHAnsi" w:cstheme="minorBidi"/>
          <w:bCs w:val="0"/>
          <w:sz w:val="22"/>
          <w:szCs w:val="22"/>
          <w:lang w:eastAsia="zh-CN"/>
        </w:rPr>
      </w:pPr>
      <w:del w:id="593" w:author="Microsoft Office User" w:date="2017-08-26T15:33:00Z">
        <w:r w:rsidRPr="0088676B" w:rsidDel="005E1FA1">
          <w:rPr>
            <w:rFonts w:eastAsiaTheme="minorEastAsia"/>
            <w:bCs w:val="0"/>
            <w:lang w:eastAsia="zh-CN"/>
            <w:rPrChange w:id="594" w:author="Microsoft Office User" w:date="2017-08-26T15:42:00Z">
              <w:rPr>
                <w:rFonts w:eastAsia=".萍方-简"/>
                <w:bCs w:val="0"/>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95"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96"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597"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598" w:author="Microsoft Office User" w:date="2017-08-26T15:42:00Z">
              <w:rPr>
                <w:bCs w:val="0"/>
                <w:lang w:eastAsia="zh-CN"/>
              </w:rPr>
            </w:rPrChange>
          </w:rPr>
          <w:tab/>
        </w:r>
        <w:r w:rsidRPr="0088676B" w:rsidDel="005E1FA1">
          <w:rPr>
            <w:rFonts w:eastAsiaTheme="minorEastAsia"/>
            <w:bCs w:val="0"/>
            <w:rPrChange w:id="599" w:author="Microsoft Office User" w:date="2017-08-26T15:42:00Z">
              <w:rPr>
                <w:bCs w:val="0"/>
              </w:rPr>
            </w:rPrChange>
          </w:rPr>
          <w:fldChar w:fldCharType="begin"/>
        </w:r>
        <w:r w:rsidRPr="0088676B" w:rsidDel="005E1FA1">
          <w:rPr>
            <w:rFonts w:eastAsiaTheme="minorEastAsia"/>
            <w:bCs w:val="0"/>
            <w:lang w:eastAsia="zh-CN"/>
            <w:rPrChange w:id="600" w:author="Microsoft Office User" w:date="2017-08-26T15:42:00Z">
              <w:rPr>
                <w:bCs w:val="0"/>
                <w:lang w:eastAsia="zh-CN"/>
              </w:rPr>
            </w:rPrChange>
          </w:rPr>
          <w:delInstrText xml:space="preserve"> PAGEREF _Toc489971206 \h </w:delInstrText>
        </w:r>
        <w:r w:rsidRPr="0088676B" w:rsidDel="005E1FA1">
          <w:rPr>
            <w:rFonts w:eastAsiaTheme="minorEastAsia"/>
            <w:bCs w:val="0"/>
            <w:rPrChange w:id="601" w:author="Microsoft Office User" w:date="2017-08-26T15:42:00Z">
              <w:rPr>
                <w:rFonts w:eastAsiaTheme="minorEastAsia"/>
                <w:bCs w:val="0"/>
              </w:rPr>
            </w:rPrChange>
          </w:rPr>
        </w:r>
        <w:r w:rsidRPr="0088676B" w:rsidDel="005E1FA1">
          <w:rPr>
            <w:rFonts w:eastAsiaTheme="minorEastAsia"/>
            <w:bCs w:val="0"/>
            <w:rPrChange w:id="602" w:author="Microsoft Office User" w:date="2017-08-26T15:42:00Z">
              <w:rPr>
                <w:bCs w:val="0"/>
              </w:rPr>
            </w:rPrChange>
          </w:rPr>
          <w:fldChar w:fldCharType="separate"/>
        </w:r>
        <w:r w:rsidR="00C7301F" w:rsidRPr="0088676B" w:rsidDel="005E1FA1">
          <w:rPr>
            <w:rFonts w:eastAsiaTheme="minorEastAsia"/>
            <w:bCs w:val="0"/>
            <w:lang w:eastAsia="zh-CN"/>
            <w:rPrChange w:id="603" w:author="Microsoft Office User" w:date="2017-08-26T15:42:00Z">
              <w:rPr>
                <w:bCs w:val="0"/>
                <w:lang w:eastAsia="zh-CN"/>
              </w:rPr>
            </w:rPrChange>
          </w:rPr>
          <w:delText>21</w:delText>
        </w:r>
        <w:r w:rsidRPr="0088676B" w:rsidDel="005E1FA1">
          <w:rPr>
            <w:rFonts w:eastAsiaTheme="minorEastAsia"/>
            <w:bCs w:val="0"/>
            <w:rPrChange w:id="604" w:author="Microsoft Office User" w:date="2017-08-26T15:42:00Z">
              <w:rPr>
                <w:bCs w:val="0"/>
              </w:rPr>
            </w:rPrChange>
          </w:rPr>
          <w:fldChar w:fldCharType="end"/>
        </w:r>
      </w:del>
    </w:p>
    <w:p w14:paraId="03C3D3E5" w14:textId="4D0464BA" w:rsidR="007E0FCC" w:rsidRPr="0088676B" w:rsidDel="005E1FA1" w:rsidRDefault="007E0FCC">
      <w:pPr>
        <w:pStyle w:val="TOC1"/>
        <w:rPr>
          <w:del w:id="605" w:author="Microsoft Office User" w:date="2017-08-26T15:33:00Z"/>
          <w:rFonts w:asciiTheme="minorHAnsi" w:eastAsiaTheme="minorEastAsia" w:hAnsiTheme="minorHAnsi" w:cstheme="minorBidi"/>
          <w:b w:val="0"/>
          <w:bCs w:val="0"/>
          <w:caps w:val="0"/>
          <w:sz w:val="22"/>
          <w:szCs w:val="22"/>
          <w:lang w:eastAsia="zh-CN"/>
        </w:rPr>
      </w:pPr>
      <w:del w:id="606" w:author="Microsoft Office User" w:date="2017-08-26T15:33:00Z">
        <w:r w:rsidRPr="0088676B" w:rsidDel="005E1FA1">
          <w:rPr>
            <w:rFonts w:ascii=".萍方-简" w:eastAsiaTheme="minorEastAsia" w:hAnsi=".萍方-简"/>
            <w:b w:val="0"/>
            <w:bCs w:val="0"/>
            <w:caps w:val="0"/>
            <w:lang w:eastAsia="zh-CN"/>
            <w:rPrChange w:id="607"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08"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609" w:author="Microsoft Office User" w:date="2017-08-26T15:42:00Z">
              <w:rPr>
                <w:b w:val="0"/>
                <w:bCs w:val="0"/>
                <w:caps w:val="0"/>
                <w:lang w:eastAsia="zh-CN"/>
              </w:rPr>
            </w:rPrChange>
          </w:rPr>
          <w:tab/>
        </w:r>
        <w:r w:rsidRPr="0088676B" w:rsidDel="005E1FA1">
          <w:rPr>
            <w:rFonts w:eastAsiaTheme="minorEastAsia"/>
            <w:b w:val="0"/>
            <w:bCs w:val="0"/>
            <w:caps w:val="0"/>
            <w:rPrChange w:id="61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1" w:author="Microsoft Office User" w:date="2017-08-26T15:42:00Z">
              <w:rPr>
                <w:b w:val="0"/>
                <w:bCs w:val="0"/>
                <w:caps w:val="0"/>
                <w:lang w:eastAsia="zh-CN"/>
              </w:rPr>
            </w:rPrChange>
          </w:rPr>
          <w:delInstrText xml:space="preserve"> PAGEREF _Toc489971207 \h </w:delInstrText>
        </w:r>
        <w:r w:rsidRPr="0088676B" w:rsidDel="005E1FA1">
          <w:rPr>
            <w:rFonts w:eastAsiaTheme="minorEastAsia"/>
            <w:b w:val="0"/>
            <w:bCs w:val="0"/>
            <w:caps w:val="0"/>
            <w:rPrChange w:id="612" w:author="Microsoft Office User" w:date="2017-08-26T15:42:00Z">
              <w:rPr>
                <w:rFonts w:eastAsiaTheme="minorEastAsia"/>
                <w:b w:val="0"/>
                <w:bCs w:val="0"/>
                <w:caps w:val="0"/>
              </w:rPr>
            </w:rPrChange>
          </w:rPr>
        </w:r>
        <w:r w:rsidRPr="0088676B" w:rsidDel="005E1FA1">
          <w:rPr>
            <w:rFonts w:eastAsiaTheme="minorEastAsia"/>
            <w:b w:val="0"/>
            <w:bCs w:val="0"/>
            <w:caps w:val="0"/>
            <w:rPrChange w:id="61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4" w:author="Microsoft Office User" w:date="2017-08-26T15:42:00Z">
              <w:rPr>
                <w:b w:val="0"/>
                <w:bCs w:val="0"/>
                <w:caps w:val="0"/>
                <w:lang w:eastAsia="zh-CN"/>
              </w:rPr>
            </w:rPrChange>
          </w:rPr>
          <w:delText>21</w:delText>
        </w:r>
        <w:r w:rsidRPr="0088676B" w:rsidDel="005E1FA1">
          <w:rPr>
            <w:rFonts w:eastAsiaTheme="minorEastAsia"/>
            <w:b w:val="0"/>
            <w:bCs w:val="0"/>
            <w:caps w:val="0"/>
            <w:rPrChange w:id="615" w:author="Microsoft Office User" w:date="2017-08-26T15:42:00Z">
              <w:rPr>
                <w:b w:val="0"/>
                <w:bCs w:val="0"/>
                <w:caps w:val="0"/>
              </w:rPr>
            </w:rPrChange>
          </w:rPr>
          <w:fldChar w:fldCharType="end"/>
        </w:r>
      </w:del>
    </w:p>
    <w:p w14:paraId="0AA4B064" w14:textId="3E1368F4" w:rsidR="007E0FCC" w:rsidRPr="0088676B" w:rsidDel="005E1FA1" w:rsidRDefault="007E0FCC">
      <w:pPr>
        <w:pStyle w:val="TOC1"/>
        <w:rPr>
          <w:del w:id="616" w:author="Microsoft Office User" w:date="2017-08-26T15:33:00Z"/>
          <w:rFonts w:asciiTheme="minorHAnsi" w:eastAsiaTheme="minorEastAsia" w:hAnsiTheme="minorHAnsi" w:cstheme="minorBidi"/>
          <w:b w:val="0"/>
          <w:bCs w:val="0"/>
          <w:caps w:val="0"/>
          <w:sz w:val="22"/>
          <w:szCs w:val="22"/>
          <w:lang w:eastAsia="zh-CN"/>
        </w:rPr>
      </w:pPr>
      <w:del w:id="617" w:author="Microsoft Office User" w:date="2017-08-26T15:33:00Z">
        <w:r w:rsidRPr="0088676B" w:rsidDel="005E1FA1">
          <w:rPr>
            <w:rFonts w:ascii=".萍方-简" w:eastAsiaTheme="minorEastAsia" w:hAnsi=".萍方-简"/>
            <w:b w:val="0"/>
            <w:bCs w:val="0"/>
            <w:caps w:val="0"/>
            <w:lang w:eastAsia="zh-CN"/>
            <w:rPrChange w:id="618" w:author="Microsoft Office User" w:date="2017-08-26T15:42:00Z">
              <w:rPr>
                <w:rFonts w:ascii=".萍方-简" w:eastAsia=".萍方-简" w:hAnsi=".萍方-简"/>
                <w:b w:val="0"/>
                <w:bCs w:val="0"/>
                <w:caps w:val="0"/>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9"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20" w:author="Microsoft Office User" w:date="2017-08-26T15:42:00Z">
              <w:rPr>
                <w:b w:val="0"/>
                <w:bCs w:val="0"/>
                <w:caps w:val="0"/>
                <w:lang w:eastAsia="zh-CN"/>
              </w:rPr>
            </w:rPrChange>
          </w:rPr>
          <w:tab/>
        </w:r>
        <w:r w:rsidRPr="0088676B" w:rsidDel="005E1FA1">
          <w:rPr>
            <w:rFonts w:eastAsiaTheme="minorEastAsia"/>
            <w:b w:val="0"/>
            <w:bCs w:val="0"/>
            <w:caps w:val="0"/>
            <w:rPrChange w:id="62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22" w:author="Microsoft Office User" w:date="2017-08-26T15:42:00Z">
              <w:rPr>
                <w:b w:val="0"/>
                <w:bCs w:val="0"/>
                <w:caps w:val="0"/>
                <w:lang w:eastAsia="zh-CN"/>
              </w:rPr>
            </w:rPrChange>
          </w:rPr>
          <w:delInstrText xml:space="preserve"> PAGEREF _Toc489971208 \h </w:delInstrText>
        </w:r>
        <w:r w:rsidRPr="0088676B" w:rsidDel="005E1FA1">
          <w:rPr>
            <w:rFonts w:eastAsiaTheme="minorEastAsia"/>
            <w:b w:val="0"/>
            <w:bCs w:val="0"/>
            <w:caps w:val="0"/>
            <w:rPrChange w:id="623" w:author="Microsoft Office User" w:date="2017-08-26T15:42:00Z">
              <w:rPr>
                <w:rFonts w:eastAsiaTheme="minorEastAsia"/>
                <w:b w:val="0"/>
                <w:bCs w:val="0"/>
                <w:caps w:val="0"/>
              </w:rPr>
            </w:rPrChange>
          </w:rPr>
        </w:r>
        <w:r w:rsidRPr="0088676B" w:rsidDel="005E1FA1">
          <w:rPr>
            <w:rFonts w:eastAsiaTheme="minorEastAsia"/>
            <w:b w:val="0"/>
            <w:bCs w:val="0"/>
            <w:caps w:val="0"/>
            <w:rPrChange w:id="62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25" w:author="Microsoft Office User" w:date="2017-08-26T15:42:00Z">
              <w:rPr>
                <w:b w:val="0"/>
                <w:bCs w:val="0"/>
                <w:caps w:val="0"/>
                <w:lang w:eastAsia="zh-CN"/>
              </w:rPr>
            </w:rPrChange>
          </w:rPr>
          <w:delText>21</w:delText>
        </w:r>
        <w:r w:rsidRPr="0088676B" w:rsidDel="005E1FA1">
          <w:rPr>
            <w:rFonts w:eastAsiaTheme="minorEastAsia"/>
            <w:b w:val="0"/>
            <w:bCs w:val="0"/>
            <w:caps w:val="0"/>
            <w:rPrChange w:id="626" w:author="Microsoft Office User" w:date="2017-08-26T15:42:00Z">
              <w:rPr>
                <w:b w:val="0"/>
                <w:bCs w:val="0"/>
                <w:caps w:val="0"/>
              </w:rPr>
            </w:rPrChange>
          </w:rPr>
          <w:fldChar w:fldCharType="end"/>
        </w:r>
      </w:del>
    </w:p>
    <w:p w14:paraId="6B0FA8A5" w14:textId="7AD2D3D4" w:rsidR="007E0FCC" w:rsidRPr="0088676B" w:rsidDel="005E1FA1" w:rsidRDefault="007E0FCC">
      <w:pPr>
        <w:pStyle w:val="TOC1"/>
        <w:rPr>
          <w:del w:id="627" w:author="Microsoft Office User" w:date="2017-08-26T15:33:00Z"/>
          <w:rFonts w:asciiTheme="minorHAnsi" w:eastAsiaTheme="minorEastAsia" w:hAnsiTheme="minorHAnsi" w:cstheme="minorBidi"/>
          <w:b w:val="0"/>
          <w:bCs w:val="0"/>
          <w:caps w:val="0"/>
          <w:sz w:val="22"/>
          <w:szCs w:val="22"/>
          <w:lang w:eastAsia="zh-CN"/>
        </w:rPr>
      </w:pPr>
      <w:del w:id="628" w:author="Microsoft Office User" w:date="2017-08-26T15:33:00Z">
        <w:r w:rsidRPr="0088676B" w:rsidDel="005E1FA1">
          <w:rPr>
            <w:rFonts w:ascii=".萍方-简" w:eastAsiaTheme="minorEastAsia" w:hAnsi=".萍方-简"/>
            <w:b w:val="0"/>
            <w:bCs w:val="0"/>
            <w:caps w:val="0"/>
            <w:lang w:eastAsia="zh-CN"/>
            <w:rPrChange w:id="629"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30"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31" w:author="Microsoft Office User" w:date="2017-08-26T15:42:00Z">
              <w:rPr>
                <w:b w:val="0"/>
                <w:bCs w:val="0"/>
                <w:caps w:val="0"/>
                <w:lang w:eastAsia="zh-CN"/>
              </w:rPr>
            </w:rPrChange>
          </w:rPr>
          <w:tab/>
        </w:r>
        <w:r w:rsidRPr="0088676B" w:rsidDel="005E1FA1">
          <w:rPr>
            <w:rFonts w:eastAsiaTheme="minorEastAsia"/>
            <w:b w:val="0"/>
            <w:bCs w:val="0"/>
            <w:caps w:val="0"/>
            <w:rPrChange w:id="63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33" w:author="Microsoft Office User" w:date="2017-08-26T15:42:00Z">
              <w:rPr>
                <w:b w:val="0"/>
                <w:bCs w:val="0"/>
                <w:caps w:val="0"/>
                <w:lang w:eastAsia="zh-CN"/>
              </w:rPr>
            </w:rPrChange>
          </w:rPr>
          <w:delInstrText xml:space="preserve"> PAGEREF _Toc489971209 \h </w:delInstrText>
        </w:r>
        <w:r w:rsidRPr="0088676B" w:rsidDel="005E1FA1">
          <w:rPr>
            <w:rFonts w:eastAsiaTheme="minorEastAsia"/>
            <w:b w:val="0"/>
            <w:bCs w:val="0"/>
            <w:caps w:val="0"/>
            <w:rPrChange w:id="634" w:author="Microsoft Office User" w:date="2017-08-26T15:42:00Z">
              <w:rPr>
                <w:rFonts w:eastAsiaTheme="minorEastAsia"/>
                <w:b w:val="0"/>
                <w:bCs w:val="0"/>
                <w:caps w:val="0"/>
              </w:rPr>
            </w:rPrChange>
          </w:rPr>
        </w:r>
        <w:r w:rsidRPr="0088676B" w:rsidDel="005E1FA1">
          <w:rPr>
            <w:rFonts w:eastAsiaTheme="minorEastAsia"/>
            <w:b w:val="0"/>
            <w:bCs w:val="0"/>
            <w:caps w:val="0"/>
            <w:rPrChange w:id="63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36" w:author="Microsoft Office User" w:date="2017-08-26T15:42:00Z">
              <w:rPr>
                <w:b w:val="0"/>
                <w:bCs w:val="0"/>
                <w:caps w:val="0"/>
                <w:lang w:eastAsia="zh-CN"/>
              </w:rPr>
            </w:rPrChange>
          </w:rPr>
          <w:delText>24</w:delText>
        </w:r>
        <w:r w:rsidRPr="0088676B" w:rsidDel="005E1FA1">
          <w:rPr>
            <w:rFonts w:eastAsiaTheme="minorEastAsia"/>
            <w:b w:val="0"/>
            <w:bCs w:val="0"/>
            <w:caps w:val="0"/>
            <w:rPrChange w:id="637" w:author="Microsoft Office User" w:date="2017-08-26T15:42:00Z">
              <w:rPr>
                <w:b w:val="0"/>
                <w:bCs w:val="0"/>
                <w:caps w:val="0"/>
              </w:rPr>
            </w:rPrChange>
          </w:rPr>
          <w:fldChar w:fldCharType="end"/>
        </w:r>
      </w:del>
    </w:p>
    <w:p w14:paraId="52C5A43F" w14:textId="18554CF4" w:rsidR="007E0FCC" w:rsidRPr="0088676B" w:rsidDel="005E1FA1" w:rsidRDefault="007E0FCC">
      <w:pPr>
        <w:pStyle w:val="TOC2"/>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40"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41" w:author="Microsoft Office User" w:date="2017-08-26T15:42:00Z">
              <w:rPr>
                <w:bCs w:val="0"/>
                <w:lang w:eastAsia="zh-CN"/>
              </w:rPr>
            </w:rPrChange>
          </w:rPr>
          <w:tab/>
        </w:r>
        <w:r w:rsidRPr="0088676B" w:rsidDel="005E1FA1">
          <w:rPr>
            <w:rFonts w:eastAsiaTheme="minorEastAsia"/>
            <w:bCs w:val="0"/>
            <w:rPrChange w:id="642" w:author="Microsoft Office User" w:date="2017-08-26T15:42:00Z">
              <w:rPr>
                <w:bCs w:val="0"/>
              </w:rPr>
            </w:rPrChange>
          </w:rPr>
          <w:fldChar w:fldCharType="begin"/>
        </w:r>
        <w:r w:rsidRPr="0088676B" w:rsidDel="005E1FA1">
          <w:rPr>
            <w:rFonts w:eastAsiaTheme="minorEastAsia"/>
            <w:bCs w:val="0"/>
            <w:lang w:eastAsia="zh-CN"/>
            <w:rPrChange w:id="643" w:author="Microsoft Office User" w:date="2017-08-26T15:42:00Z">
              <w:rPr>
                <w:bCs w:val="0"/>
                <w:lang w:eastAsia="zh-CN"/>
              </w:rPr>
            </w:rPrChange>
          </w:rPr>
          <w:delInstrText xml:space="preserve"> PAGEREF _Toc489971210 \h </w:delInstrText>
        </w:r>
        <w:r w:rsidRPr="0088676B" w:rsidDel="005E1FA1">
          <w:rPr>
            <w:rFonts w:eastAsiaTheme="minorEastAsia"/>
            <w:bCs w:val="0"/>
            <w:rPrChange w:id="644" w:author="Microsoft Office User" w:date="2017-08-26T15:42:00Z">
              <w:rPr>
                <w:rFonts w:eastAsiaTheme="minorEastAsia"/>
                <w:bCs w:val="0"/>
              </w:rPr>
            </w:rPrChange>
          </w:rPr>
        </w:r>
        <w:r w:rsidRPr="0088676B" w:rsidDel="005E1FA1">
          <w:rPr>
            <w:rFonts w:eastAsiaTheme="minorEastAsia"/>
            <w:bCs w:val="0"/>
            <w:rPrChange w:id="645" w:author="Microsoft Office User" w:date="2017-08-26T15:42:00Z">
              <w:rPr>
                <w:bCs w:val="0"/>
              </w:rPr>
            </w:rPrChange>
          </w:rPr>
          <w:fldChar w:fldCharType="separate"/>
        </w:r>
        <w:r w:rsidR="00C7301F" w:rsidRPr="0088676B" w:rsidDel="005E1FA1">
          <w:rPr>
            <w:rFonts w:eastAsiaTheme="minorEastAsia"/>
            <w:bCs w:val="0"/>
            <w:lang w:eastAsia="zh-CN"/>
            <w:rPrChange w:id="646" w:author="Microsoft Office User" w:date="2017-08-26T15:42:00Z">
              <w:rPr>
                <w:bCs w:val="0"/>
                <w:lang w:eastAsia="zh-CN"/>
              </w:rPr>
            </w:rPrChange>
          </w:rPr>
          <w:delText>24</w:delText>
        </w:r>
        <w:r w:rsidRPr="0088676B" w:rsidDel="005E1FA1">
          <w:rPr>
            <w:rFonts w:eastAsiaTheme="minorEastAsia"/>
            <w:bCs w:val="0"/>
            <w:rPrChange w:id="647" w:author="Microsoft Office User" w:date="2017-08-26T15:42:00Z">
              <w:rPr>
                <w:bCs w:val="0"/>
              </w:rPr>
            </w:rPrChange>
          </w:rPr>
          <w:fldChar w:fldCharType="end"/>
        </w:r>
      </w:del>
    </w:p>
    <w:p w14:paraId="033AEAB8" w14:textId="103BEA80" w:rsidR="007E0FCC" w:rsidRPr="0088676B" w:rsidDel="005E1FA1" w:rsidRDefault="007E0FCC">
      <w:pPr>
        <w:pStyle w:val="TOC2"/>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0"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51" w:author="Microsoft Office User" w:date="2017-08-26T15:42:00Z">
              <w:rPr>
                <w:bCs w:val="0"/>
                <w:lang w:eastAsia="zh-CN"/>
              </w:rPr>
            </w:rPrChange>
          </w:rPr>
          <w:tab/>
        </w:r>
        <w:r w:rsidRPr="0088676B" w:rsidDel="005E1FA1">
          <w:rPr>
            <w:rFonts w:eastAsiaTheme="minorEastAsia"/>
            <w:bCs w:val="0"/>
            <w:rPrChange w:id="652" w:author="Microsoft Office User" w:date="2017-08-26T15:42:00Z">
              <w:rPr>
                <w:bCs w:val="0"/>
              </w:rPr>
            </w:rPrChange>
          </w:rPr>
          <w:fldChar w:fldCharType="begin"/>
        </w:r>
        <w:r w:rsidRPr="0088676B" w:rsidDel="005E1FA1">
          <w:rPr>
            <w:rFonts w:eastAsiaTheme="minorEastAsia"/>
            <w:bCs w:val="0"/>
            <w:lang w:eastAsia="zh-CN"/>
            <w:rPrChange w:id="653" w:author="Microsoft Office User" w:date="2017-08-26T15:42:00Z">
              <w:rPr>
                <w:bCs w:val="0"/>
                <w:lang w:eastAsia="zh-CN"/>
              </w:rPr>
            </w:rPrChange>
          </w:rPr>
          <w:delInstrText xml:space="preserve"> PAGEREF _Toc489971211 \h </w:delInstrText>
        </w:r>
        <w:r w:rsidRPr="0088676B" w:rsidDel="005E1FA1">
          <w:rPr>
            <w:rFonts w:eastAsiaTheme="minorEastAsia"/>
            <w:bCs w:val="0"/>
            <w:rPrChange w:id="654" w:author="Microsoft Office User" w:date="2017-08-26T15:42:00Z">
              <w:rPr>
                <w:rFonts w:eastAsiaTheme="minorEastAsia"/>
                <w:bCs w:val="0"/>
              </w:rPr>
            </w:rPrChange>
          </w:rPr>
        </w:r>
        <w:r w:rsidRPr="0088676B" w:rsidDel="005E1FA1">
          <w:rPr>
            <w:rFonts w:eastAsiaTheme="minorEastAsia"/>
            <w:bCs w:val="0"/>
            <w:rPrChange w:id="655" w:author="Microsoft Office User" w:date="2017-08-26T15:42:00Z">
              <w:rPr>
                <w:bCs w:val="0"/>
              </w:rPr>
            </w:rPrChange>
          </w:rPr>
          <w:fldChar w:fldCharType="separate"/>
        </w:r>
        <w:r w:rsidR="00C7301F" w:rsidRPr="0088676B" w:rsidDel="005E1FA1">
          <w:rPr>
            <w:rFonts w:eastAsiaTheme="minorEastAsia"/>
            <w:bCs w:val="0"/>
            <w:lang w:eastAsia="zh-CN"/>
            <w:rPrChange w:id="656" w:author="Microsoft Office User" w:date="2017-08-26T15:42:00Z">
              <w:rPr>
                <w:bCs w:val="0"/>
                <w:lang w:eastAsia="zh-CN"/>
              </w:rPr>
            </w:rPrChange>
          </w:rPr>
          <w:delText>24</w:delText>
        </w:r>
        <w:r w:rsidRPr="0088676B" w:rsidDel="005E1FA1">
          <w:rPr>
            <w:rFonts w:eastAsiaTheme="minorEastAsia"/>
            <w:bCs w:val="0"/>
            <w:rPrChange w:id="657" w:author="Microsoft Office User" w:date="2017-08-26T15:42:00Z">
              <w:rPr>
                <w:bCs w:val="0"/>
              </w:rPr>
            </w:rPrChange>
          </w:rPr>
          <w:fldChar w:fldCharType="end"/>
        </w:r>
      </w:del>
    </w:p>
    <w:p w14:paraId="064B428E" w14:textId="15DA828F" w:rsidR="007E0FCC" w:rsidRPr="0088676B" w:rsidDel="005E1FA1" w:rsidRDefault="007E0FCC">
      <w:pPr>
        <w:pStyle w:val="TOC2"/>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ascii=".萍方-简" w:eastAsiaTheme="minorEastAsia" w:hAnsi=".萍方-简"/>
            <w:bCs w:val="0"/>
            <w:lang w:eastAsia="zh-CN"/>
            <w:rPrChange w:id="660" w:author="Microsoft Office User" w:date="2017-08-26T15:42:00Z">
              <w:rPr>
                <w:rFonts w:ascii=".萍方-简" w:eastAsia=".萍方-简" w:hAnsi=".萍方-简"/>
                <w:bCs w:val="0"/>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1"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62" w:author="Microsoft Office User" w:date="2017-08-26T15:42:00Z">
              <w:rPr>
                <w:bCs w:val="0"/>
                <w:lang w:eastAsia="zh-CN"/>
              </w:rPr>
            </w:rPrChange>
          </w:rPr>
          <w:tab/>
        </w:r>
        <w:r w:rsidRPr="0088676B" w:rsidDel="005E1FA1">
          <w:rPr>
            <w:rFonts w:eastAsiaTheme="minorEastAsia"/>
            <w:bCs w:val="0"/>
            <w:rPrChange w:id="663" w:author="Microsoft Office User" w:date="2017-08-26T15:42:00Z">
              <w:rPr>
                <w:bCs w:val="0"/>
              </w:rPr>
            </w:rPrChange>
          </w:rPr>
          <w:fldChar w:fldCharType="begin"/>
        </w:r>
        <w:r w:rsidRPr="0088676B" w:rsidDel="005E1FA1">
          <w:rPr>
            <w:rFonts w:eastAsiaTheme="minorEastAsia"/>
            <w:bCs w:val="0"/>
            <w:lang w:eastAsia="zh-CN"/>
            <w:rPrChange w:id="664" w:author="Microsoft Office User" w:date="2017-08-26T15:42:00Z">
              <w:rPr>
                <w:bCs w:val="0"/>
                <w:lang w:eastAsia="zh-CN"/>
              </w:rPr>
            </w:rPrChange>
          </w:rPr>
          <w:delInstrText xml:space="preserve"> PAGEREF _Toc489971212 \h </w:delInstrText>
        </w:r>
        <w:r w:rsidRPr="0088676B" w:rsidDel="005E1FA1">
          <w:rPr>
            <w:rFonts w:eastAsiaTheme="minorEastAsia"/>
            <w:bCs w:val="0"/>
            <w:rPrChange w:id="665" w:author="Microsoft Office User" w:date="2017-08-26T15:42:00Z">
              <w:rPr>
                <w:rFonts w:eastAsiaTheme="minorEastAsia"/>
                <w:bCs w:val="0"/>
              </w:rPr>
            </w:rPrChange>
          </w:rPr>
        </w:r>
        <w:r w:rsidRPr="0088676B" w:rsidDel="005E1FA1">
          <w:rPr>
            <w:rFonts w:eastAsiaTheme="minorEastAsia"/>
            <w:bCs w:val="0"/>
            <w:rPrChange w:id="666" w:author="Microsoft Office User" w:date="2017-08-26T15:42:00Z">
              <w:rPr>
                <w:bCs w:val="0"/>
              </w:rPr>
            </w:rPrChange>
          </w:rPr>
          <w:fldChar w:fldCharType="separate"/>
        </w:r>
        <w:r w:rsidR="00C7301F" w:rsidRPr="0088676B" w:rsidDel="005E1FA1">
          <w:rPr>
            <w:rFonts w:eastAsiaTheme="minorEastAsia"/>
            <w:bCs w:val="0"/>
            <w:lang w:eastAsia="zh-CN"/>
            <w:rPrChange w:id="667" w:author="Microsoft Office User" w:date="2017-08-26T15:42:00Z">
              <w:rPr>
                <w:bCs w:val="0"/>
                <w:lang w:eastAsia="zh-CN"/>
              </w:rPr>
            </w:rPrChange>
          </w:rPr>
          <w:delText>25</w:delText>
        </w:r>
        <w:r w:rsidRPr="0088676B" w:rsidDel="005E1FA1">
          <w:rPr>
            <w:rFonts w:eastAsiaTheme="minorEastAsia"/>
            <w:bCs w:val="0"/>
            <w:rPrChange w:id="668" w:author="Microsoft Office User" w:date="2017-08-26T15:42:00Z">
              <w:rPr>
                <w:bCs w:val="0"/>
              </w:rPr>
            </w:rPrChange>
          </w:rPr>
          <w:fldChar w:fldCharType="end"/>
        </w:r>
      </w:del>
    </w:p>
    <w:p w14:paraId="1044ED6D" w14:textId="4CC36D1E" w:rsidR="007E0FCC" w:rsidRPr="0088676B" w:rsidDel="005E1FA1" w:rsidRDefault="007E0FCC">
      <w:pPr>
        <w:pStyle w:val="TOC2"/>
        <w:rPr>
          <w:del w:id="669" w:author="Microsoft Office User" w:date="2017-08-26T15:33:00Z"/>
          <w:rFonts w:asciiTheme="minorHAnsi" w:eastAsiaTheme="minorEastAsia" w:hAnsiTheme="minorHAnsi" w:cstheme="minorBidi"/>
          <w:bCs w:val="0"/>
          <w:sz w:val="22"/>
          <w:szCs w:val="22"/>
          <w:lang w:eastAsia="zh-CN"/>
        </w:rPr>
      </w:pPr>
      <w:del w:id="670" w:author="Microsoft Office User" w:date="2017-08-26T15:33:00Z">
        <w:r w:rsidRPr="0088676B" w:rsidDel="005E1FA1">
          <w:rPr>
            <w:rFonts w:ascii=".萍方-简" w:eastAsiaTheme="minorEastAsia" w:hAnsi=".萍方-简"/>
            <w:bCs w:val="0"/>
            <w:lang w:eastAsia="zh-CN"/>
            <w:rPrChange w:id="671"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72"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73" w:author="Microsoft Office User" w:date="2017-08-26T15:42:00Z">
              <w:rPr>
                <w:bCs w:val="0"/>
                <w:lang w:eastAsia="zh-CN"/>
              </w:rPr>
            </w:rPrChange>
          </w:rPr>
          <w:tab/>
        </w:r>
        <w:r w:rsidRPr="0088676B" w:rsidDel="005E1FA1">
          <w:rPr>
            <w:rFonts w:eastAsiaTheme="minorEastAsia"/>
            <w:bCs w:val="0"/>
            <w:rPrChange w:id="674" w:author="Microsoft Office User" w:date="2017-08-26T15:42:00Z">
              <w:rPr>
                <w:bCs w:val="0"/>
              </w:rPr>
            </w:rPrChange>
          </w:rPr>
          <w:fldChar w:fldCharType="begin"/>
        </w:r>
        <w:r w:rsidRPr="0088676B" w:rsidDel="005E1FA1">
          <w:rPr>
            <w:rFonts w:eastAsiaTheme="minorEastAsia"/>
            <w:bCs w:val="0"/>
            <w:lang w:eastAsia="zh-CN"/>
            <w:rPrChange w:id="675" w:author="Microsoft Office User" w:date="2017-08-26T15:42:00Z">
              <w:rPr>
                <w:bCs w:val="0"/>
                <w:lang w:eastAsia="zh-CN"/>
              </w:rPr>
            </w:rPrChange>
          </w:rPr>
          <w:delInstrText xml:space="preserve"> PAGEREF _Toc489971213 \h </w:delInstrText>
        </w:r>
        <w:r w:rsidRPr="0088676B" w:rsidDel="005E1FA1">
          <w:rPr>
            <w:rFonts w:eastAsiaTheme="minorEastAsia"/>
            <w:bCs w:val="0"/>
            <w:rPrChange w:id="676" w:author="Microsoft Office User" w:date="2017-08-26T15:42:00Z">
              <w:rPr>
                <w:rFonts w:eastAsiaTheme="minorEastAsia"/>
                <w:bCs w:val="0"/>
              </w:rPr>
            </w:rPrChange>
          </w:rPr>
        </w:r>
        <w:r w:rsidRPr="0088676B" w:rsidDel="005E1FA1">
          <w:rPr>
            <w:rFonts w:eastAsiaTheme="minorEastAsia"/>
            <w:bCs w:val="0"/>
            <w:rPrChange w:id="677" w:author="Microsoft Office User" w:date="2017-08-26T15:42:00Z">
              <w:rPr>
                <w:bCs w:val="0"/>
              </w:rPr>
            </w:rPrChange>
          </w:rPr>
          <w:fldChar w:fldCharType="separate"/>
        </w:r>
        <w:r w:rsidR="00C7301F" w:rsidRPr="0088676B" w:rsidDel="005E1FA1">
          <w:rPr>
            <w:rFonts w:eastAsiaTheme="minorEastAsia"/>
            <w:bCs w:val="0"/>
            <w:lang w:eastAsia="zh-CN"/>
            <w:rPrChange w:id="678" w:author="Microsoft Office User" w:date="2017-08-26T15:42:00Z">
              <w:rPr>
                <w:bCs w:val="0"/>
                <w:lang w:eastAsia="zh-CN"/>
              </w:rPr>
            </w:rPrChange>
          </w:rPr>
          <w:delText>25</w:delText>
        </w:r>
        <w:r w:rsidRPr="0088676B" w:rsidDel="005E1FA1">
          <w:rPr>
            <w:rFonts w:eastAsiaTheme="minorEastAsia"/>
            <w:bCs w:val="0"/>
            <w:rPrChange w:id="679" w:author="Microsoft Office User" w:date="2017-08-26T15:42:00Z">
              <w:rPr>
                <w:bCs w:val="0"/>
              </w:rPr>
            </w:rPrChange>
          </w:rPr>
          <w:fldChar w:fldCharType="end"/>
        </w:r>
      </w:del>
    </w:p>
    <w:p w14:paraId="3F551CAB" w14:textId="5311E375" w:rsidR="007E0FCC" w:rsidRPr="0088676B" w:rsidDel="005E1FA1" w:rsidRDefault="007E0FCC">
      <w:pPr>
        <w:pStyle w:val="TOC2"/>
        <w:rPr>
          <w:del w:id="680" w:author="Microsoft Office User" w:date="2017-08-26T15:33:00Z"/>
          <w:rFonts w:asciiTheme="minorHAnsi" w:eastAsiaTheme="minorEastAsia" w:hAnsiTheme="minorHAnsi" w:cstheme="minorBidi"/>
          <w:bCs w:val="0"/>
          <w:sz w:val="22"/>
          <w:szCs w:val="22"/>
          <w:lang w:eastAsia="zh-CN"/>
        </w:rPr>
      </w:pPr>
      <w:del w:id="681"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82"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83" w:author="Microsoft Office User" w:date="2017-08-26T15:42:00Z">
              <w:rPr>
                <w:bCs w:val="0"/>
                <w:lang w:eastAsia="zh-CN"/>
              </w:rPr>
            </w:rPrChange>
          </w:rPr>
          <w:tab/>
        </w:r>
        <w:r w:rsidRPr="0088676B" w:rsidDel="005E1FA1">
          <w:rPr>
            <w:rFonts w:eastAsiaTheme="minorEastAsia"/>
            <w:bCs w:val="0"/>
            <w:rPrChange w:id="684" w:author="Microsoft Office User" w:date="2017-08-26T15:42:00Z">
              <w:rPr>
                <w:bCs w:val="0"/>
              </w:rPr>
            </w:rPrChange>
          </w:rPr>
          <w:fldChar w:fldCharType="begin"/>
        </w:r>
        <w:r w:rsidRPr="0088676B" w:rsidDel="005E1FA1">
          <w:rPr>
            <w:rFonts w:eastAsiaTheme="minorEastAsia"/>
            <w:bCs w:val="0"/>
            <w:lang w:eastAsia="zh-CN"/>
            <w:rPrChange w:id="685" w:author="Microsoft Office User" w:date="2017-08-26T15:42:00Z">
              <w:rPr>
                <w:bCs w:val="0"/>
                <w:lang w:eastAsia="zh-CN"/>
              </w:rPr>
            </w:rPrChange>
          </w:rPr>
          <w:delInstrText xml:space="preserve"> PAGEREF _Toc489971214 \h </w:delInstrText>
        </w:r>
        <w:r w:rsidRPr="0088676B" w:rsidDel="005E1FA1">
          <w:rPr>
            <w:rFonts w:eastAsiaTheme="minorEastAsia"/>
            <w:bCs w:val="0"/>
            <w:rPrChange w:id="686" w:author="Microsoft Office User" w:date="2017-08-26T15:42:00Z">
              <w:rPr>
                <w:rFonts w:eastAsiaTheme="minorEastAsia"/>
                <w:bCs w:val="0"/>
              </w:rPr>
            </w:rPrChange>
          </w:rPr>
        </w:r>
        <w:r w:rsidRPr="0088676B" w:rsidDel="005E1FA1">
          <w:rPr>
            <w:rFonts w:eastAsiaTheme="minorEastAsia"/>
            <w:bCs w:val="0"/>
            <w:rPrChange w:id="687" w:author="Microsoft Office User" w:date="2017-08-26T15:42:00Z">
              <w:rPr>
                <w:bCs w:val="0"/>
              </w:rPr>
            </w:rPrChange>
          </w:rPr>
          <w:fldChar w:fldCharType="separate"/>
        </w:r>
        <w:r w:rsidR="00C7301F" w:rsidRPr="0088676B" w:rsidDel="005E1FA1">
          <w:rPr>
            <w:rFonts w:eastAsiaTheme="minorEastAsia"/>
            <w:bCs w:val="0"/>
            <w:lang w:eastAsia="zh-CN"/>
            <w:rPrChange w:id="688" w:author="Microsoft Office User" w:date="2017-08-26T15:42:00Z">
              <w:rPr>
                <w:bCs w:val="0"/>
                <w:lang w:eastAsia="zh-CN"/>
              </w:rPr>
            </w:rPrChange>
          </w:rPr>
          <w:delText>26</w:delText>
        </w:r>
        <w:r w:rsidRPr="0088676B" w:rsidDel="005E1FA1">
          <w:rPr>
            <w:rFonts w:eastAsiaTheme="minorEastAsia"/>
            <w:bCs w:val="0"/>
            <w:rPrChange w:id="689" w:author="Microsoft Office User" w:date="2017-08-26T15:42:00Z">
              <w:rPr>
                <w:bCs w:val="0"/>
              </w:rPr>
            </w:rPrChange>
          </w:rPr>
          <w:fldChar w:fldCharType="end"/>
        </w:r>
      </w:del>
    </w:p>
    <w:p w14:paraId="3F39B1E9" w14:textId="37B064AD" w:rsidR="007E0FCC" w:rsidRPr="0088676B" w:rsidDel="005E1FA1" w:rsidRDefault="007E0FCC">
      <w:pPr>
        <w:pStyle w:val="TOC2"/>
        <w:rPr>
          <w:del w:id="690" w:author="Microsoft Office User" w:date="2017-08-26T15:33:00Z"/>
          <w:rFonts w:asciiTheme="minorHAnsi" w:eastAsiaTheme="minorEastAsia" w:hAnsiTheme="minorHAnsi" w:cstheme="minorBidi"/>
          <w:bCs w:val="0"/>
          <w:sz w:val="22"/>
          <w:szCs w:val="22"/>
          <w:lang w:eastAsia="zh-CN"/>
        </w:rPr>
      </w:pPr>
      <w:del w:id="691"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92"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93" w:author="Microsoft Office User" w:date="2017-08-26T15:42:00Z">
              <w:rPr>
                <w:bCs w:val="0"/>
                <w:lang w:eastAsia="zh-CN"/>
              </w:rPr>
            </w:rPrChange>
          </w:rPr>
          <w:tab/>
        </w:r>
        <w:r w:rsidRPr="0088676B" w:rsidDel="005E1FA1">
          <w:rPr>
            <w:rFonts w:eastAsiaTheme="minorEastAsia"/>
            <w:bCs w:val="0"/>
            <w:rPrChange w:id="694" w:author="Microsoft Office User" w:date="2017-08-26T15:42:00Z">
              <w:rPr>
                <w:bCs w:val="0"/>
              </w:rPr>
            </w:rPrChange>
          </w:rPr>
          <w:fldChar w:fldCharType="begin"/>
        </w:r>
        <w:r w:rsidRPr="0088676B" w:rsidDel="005E1FA1">
          <w:rPr>
            <w:rFonts w:eastAsiaTheme="minorEastAsia"/>
            <w:bCs w:val="0"/>
            <w:lang w:eastAsia="zh-CN"/>
            <w:rPrChange w:id="695" w:author="Microsoft Office User" w:date="2017-08-26T15:42:00Z">
              <w:rPr>
                <w:bCs w:val="0"/>
                <w:lang w:eastAsia="zh-CN"/>
              </w:rPr>
            </w:rPrChange>
          </w:rPr>
          <w:delInstrText xml:space="preserve"> PAGEREF _Toc489971215 \h </w:delInstrText>
        </w:r>
        <w:r w:rsidRPr="0088676B" w:rsidDel="005E1FA1">
          <w:rPr>
            <w:rFonts w:eastAsiaTheme="minorEastAsia"/>
            <w:bCs w:val="0"/>
            <w:rPrChange w:id="696" w:author="Microsoft Office User" w:date="2017-08-26T15:42:00Z">
              <w:rPr>
                <w:rFonts w:eastAsiaTheme="minorEastAsia"/>
                <w:bCs w:val="0"/>
              </w:rPr>
            </w:rPrChange>
          </w:rPr>
        </w:r>
        <w:r w:rsidRPr="0088676B" w:rsidDel="005E1FA1">
          <w:rPr>
            <w:rFonts w:eastAsiaTheme="minorEastAsia"/>
            <w:bCs w:val="0"/>
            <w:rPrChange w:id="697" w:author="Microsoft Office User" w:date="2017-08-26T15:42:00Z">
              <w:rPr>
                <w:bCs w:val="0"/>
              </w:rPr>
            </w:rPrChange>
          </w:rPr>
          <w:fldChar w:fldCharType="separate"/>
        </w:r>
        <w:r w:rsidR="00C7301F" w:rsidRPr="0088676B" w:rsidDel="005E1FA1">
          <w:rPr>
            <w:rFonts w:eastAsiaTheme="minorEastAsia"/>
            <w:bCs w:val="0"/>
            <w:lang w:eastAsia="zh-CN"/>
            <w:rPrChange w:id="698" w:author="Microsoft Office User" w:date="2017-08-26T15:42:00Z">
              <w:rPr>
                <w:bCs w:val="0"/>
                <w:lang w:eastAsia="zh-CN"/>
              </w:rPr>
            </w:rPrChange>
          </w:rPr>
          <w:delText>26</w:delText>
        </w:r>
        <w:r w:rsidRPr="0088676B" w:rsidDel="005E1FA1">
          <w:rPr>
            <w:rFonts w:eastAsiaTheme="minorEastAsia"/>
            <w:bCs w:val="0"/>
            <w:rPrChange w:id="699" w:author="Microsoft Office User" w:date="2017-08-26T15:42:00Z">
              <w:rPr>
                <w:bCs w:val="0"/>
              </w:rPr>
            </w:rPrChange>
          </w:rPr>
          <w:fldChar w:fldCharType="end"/>
        </w:r>
      </w:del>
    </w:p>
    <w:p w14:paraId="236B1B73" w14:textId="4EE58AFE" w:rsidR="007E0FCC" w:rsidRPr="0088676B" w:rsidDel="005E1FA1" w:rsidRDefault="007E0FCC">
      <w:pPr>
        <w:pStyle w:val="TOC1"/>
        <w:rPr>
          <w:del w:id="700" w:author="Microsoft Office User" w:date="2017-08-26T15:33:00Z"/>
          <w:rFonts w:asciiTheme="minorHAnsi" w:eastAsiaTheme="minorEastAsia" w:hAnsiTheme="minorHAnsi" w:cstheme="minorBidi"/>
          <w:b w:val="0"/>
          <w:bCs w:val="0"/>
          <w:caps w:val="0"/>
          <w:sz w:val="22"/>
          <w:szCs w:val="22"/>
          <w:lang w:eastAsia="zh-CN"/>
        </w:rPr>
      </w:pPr>
      <w:del w:id="701" w:author="Microsoft Office User" w:date="2017-08-26T15:33:00Z">
        <w:r w:rsidRPr="0088676B" w:rsidDel="005E1FA1">
          <w:rPr>
            <w:rFonts w:ascii=".萍方-简" w:eastAsiaTheme="minorEastAsia" w:hAnsi=".萍方-简"/>
            <w:b w:val="0"/>
            <w:bCs w:val="0"/>
            <w:caps w:val="0"/>
            <w:lang w:eastAsia="zh-CN"/>
            <w:rPrChange w:id="702" w:author="Microsoft Office User" w:date="2017-08-26T15:42:00Z">
              <w:rPr>
                <w:rFonts w:ascii=".萍方-简" w:eastAsia=".萍方-简" w:hAnsi=".萍方-简"/>
                <w:b w:val="0"/>
                <w:bCs w:val="0"/>
                <w:caps w:val="0"/>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03"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704" w:author="Microsoft Office User" w:date="2017-08-26T15:42:00Z">
              <w:rPr>
                <w:b w:val="0"/>
                <w:bCs w:val="0"/>
                <w:caps w:val="0"/>
                <w:lang w:eastAsia="zh-CN"/>
              </w:rPr>
            </w:rPrChange>
          </w:rPr>
          <w:tab/>
        </w:r>
        <w:r w:rsidRPr="0088676B" w:rsidDel="005E1FA1">
          <w:rPr>
            <w:rFonts w:eastAsiaTheme="minorEastAsia"/>
            <w:b w:val="0"/>
            <w:bCs w:val="0"/>
            <w:caps w:val="0"/>
            <w:rPrChange w:id="70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06" w:author="Microsoft Office User" w:date="2017-08-26T15:42:00Z">
              <w:rPr>
                <w:b w:val="0"/>
                <w:bCs w:val="0"/>
                <w:caps w:val="0"/>
                <w:lang w:eastAsia="zh-CN"/>
              </w:rPr>
            </w:rPrChange>
          </w:rPr>
          <w:delInstrText xml:space="preserve"> PAGEREF _Toc489971216 \h </w:delInstrText>
        </w:r>
        <w:r w:rsidRPr="0088676B" w:rsidDel="005E1FA1">
          <w:rPr>
            <w:rFonts w:eastAsiaTheme="minorEastAsia"/>
            <w:b w:val="0"/>
            <w:bCs w:val="0"/>
            <w:caps w:val="0"/>
            <w:rPrChange w:id="707" w:author="Microsoft Office User" w:date="2017-08-26T15:42:00Z">
              <w:rPr>
                <w:rFonts w:eastAsiaTheme="minorEastAsia"/>
                <w:b w:val="0"/>
                <w:bCs w:val="0"/>
                <w:caps w:val="0"/>
              </w:rPr>
            </w:rPrChange>
          </w:rPr>
        </w:r>
        <w:r w:rsidRPr="0088676B" w:rsidDel="005E1FA1">
          <w:rPr>
            <w:rFonts w:eastAsiaTheme="minorEastAsia"/>
            <w:b w:val="0"/>
            <w:bCs w:val="0"/>
            <w:caps w:val="0"/>
            <w:rPrChange w:id="70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09" w:author="Microsoft Office User" w:date="2017-08-26T15:42:00Z">
              <w:rPr>
                <w:b w:val="0"/>
                <w:bCs w:val="0"/>
                <w:caps w:val="0"/>
                <w:lang w:eastAsia="zh-CN"/>
              </w:rPr>
            </w:rPrChange>
          </w:rPr>
          <w:delText>29</w:delText>
        </w:r>
        <w:r w:rsidRPr="0088676B" w:rsidDel="005E1FA1">
          <w:rPr>
            <w:rFonts w:eastAsiaTheme="minorEastAsia"/>
            <w:b w:val="0"/>
            <w:bCs w:val="0"/>
            <w:caps w:val="0"/>
            <w:rPrChange w:id="710" w:author="Microsoft Office User" w:date="2017-08-26T15:42:00Z">
              <w:rPr>
                <w:b w:val="0"/>
                <w:bCs w:val="0"/>
                <w:caps w:val="0"/>
              </w:rPr>
            </w:rPrChange>
          </w:rPr>
          <w:fldChar w:fldCharType="end"/>
        </w:r>
      </w:del>
    </w:p>
    <w:p w14:paraId="5F08E284" w14:textId="51DCAC16" w:rsidR="007E0FCC" w:rsidRPr="0088676B" w:rsidDel="005E1FA1" w:rsidRDefault="007E0FCC">
      <w:pPr>
        <w:pStyle w:val="TOC1"/>
        <w:rPr>
          <w:del w:id="711" w:author="Microsoft Office User" w:date="2017-08-26T15:33:00Z"/>
          <w:rFonts w:asciiTheme="minorHAnsi" w:eastAsiaTheme="minorEastAsia" w:hAnsiTheme="minorHAnsi" w:cstheme="minorBidi"/>
          <w:b w:val="0"/>
          <w:bCs w:val="0"/>
          <w:caps w:val="0"/>
          <w:sz w:val="22"/>
          <w:szCs w:val="22"/>
          <w:lang w:eastAsia="zh-CN"/>
        </w:rPr>
      </w:pPr>
      <w:del w:id="712" w:author="Microsoft Office User" w:date="2017-08-26T15:33:00Z">
        <w:r w:rsidRPr="0088676B" w:rsidDel="005E1FA1">
          <w:rPr>
            <w:rFonts w:ascii=".萍方-简" w:eastAsiaTheme="minorEastAsia" w:hAnsi=".萍方-简"/>
            <w:b w:val="0"/>
            <w:bCs w:val="0"/>
            <w:caps w:val="0"/>
            <w:lang w:eastAsia="zh-CN"/>
            <w:rPrChange w:id="713"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14"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715"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716"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717"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18"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719"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0"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721" w:author="Microsoft Office User" w:date="2017-08-26T15:42:00Z">
              <w:rPr>
                <w:b w:val="0"/>
                <w:bCs w:val="0"/>
                <w:caps w:val="0"/>
                <w:lang w:eastAsia="zh-CN"/>
              </w:rPr>
            </w:rPrChange>
          </w:rPr>
          <w:tab/>
        </w:r>
        <w:r w:rsidRPr="0088676B" w:rsidDel="005E1FA1">
          <w:rPr>
            <w:rFonts w:eastAsiaTheme="minorEastAsia"/>
            <w:b w:val="0"/>
            <w:bCs w:val="0"/>
            <w:caps w:val="0"/>
            <w:rPrChange w:id="72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23" w:author="Microsoft Office User" w:date="2017-08-26T15:42:00Z">
              <w:rPr>
                <w:b w:val="0"/>
                <w:bCs w:val="0"/>
                <w:caps w:val="0"/>
                <w:lang w:eastAsia="zh-CN"/>
              </w:rPr>
            </w:rPrChange>
          </w:rPr>
          <w:delInstrText xml:space="preserve"> PAGEREF _Toc489971217 \h </w:delInstrText>
        </w:r>
        <w:r w:rsidRPr="0088676B" w:rsidDel="005E1FA1">
          <w:rPr>
            <w:rFonts w:eastAsiaTheme="minorEastAsia"/>
            <w:b w:val="0"/>
            <w:bCs w:val="0"/>
            <w:caps w:val="0"/>
            <w:rPrChange w:id="724" w:author="Microsoft Office User" w:date="2017-08-26T15:42:00Z">
              <w:rPr>
                <w:rFonts w:eastAsiaTheme="minorEastAsia"/>
                <w:b w:val="0"/>
                <w:bCs w:val="0"/>
                <w:caps w:val="0"/>
              </w:rPr>
            </w:rPrChange>
          </w:rPr>
        </w:r>
        <w:r w:rsidRPr="0088676B" w:rsidDel="005E1FA1">
          <w:rPr>
            <w:rFonts w:eastAsiaTheme="minorEastAsia"/>
            <w:b w:val="0"/>
            <w:bCs w:val="0"/>
            <w:caps w:val="0"/>
            <w:rPrChange w:id="72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26" w:author="Microsoft Office User" w:date="2017-08-26T15:42:00Z">
              <w:rPr>
                <w:b w:val="0"/>
                <w:bCs w:val="0"/>
                <w:caps w:val="0"/>
                <w:lang w:eastAsia="zh-CN"/>
              </w:rPr>
            </w:rPrChange>
          </w:rPr>
          <w:delText>31</w:delText>
        </w:r>
        <w:r w:rsidRPr="0088676B" w:rsidDel="005E1FA1">
          <w:rPr>
            <w:rFonts w:eastAsiaTheme="minorEastAsia"/>
            <w:b w:val="0"/>
            <w:bCs w:val="0"/>
            <w:caps w:val="0"/>
            <w:rPrChange w:id="727" w:author="Microsoft Office User" w:date="2017-08-26T15:42:00Z">
              <w:rPr>
                <w:b w:val="0"/>
                <w:bCs w:val="0"/>
                <w:caps w:val="0"/>
              </w:rPr>
            </w:rPrChange>
          </w:rPr>
          <w:fldChar w:fldCharType="end"/>
        </w:r>
      </w:del>
    </w:p>
    <w:p w14:paraId="72E6D6B0" w14:textId="7757BA4C" w:rsidR="007E0FCC" w:rsidRPr="0088676B" w:rsidDel="005E1FA1" w:rsidRDefault="007E0FCC">
      <w:pPr>
        <w:pStyle w:val="TOC2"/>
        <w:rPr>
          <w:del w:id="728" w:author="Microsoft Office User" w:date="2017-08-26T15:33:00Z"/>
          <w:rFonts w:asciiTheme="minorHAnsi" w:eastAsiaTheme="minorEastAsia" w:hAnsiTheme="minorHAnsi" w:cstheme="minorBidi"/>
          <w:bCs w:val="0"/>
          <w:sz w:val="22"/>
          <w:szCs w:val="22"/>
          <w:lang w:eastAsia="zh-CN"/>
        </w:rPr>
      </w:pPr>
      <w:del w:id="729" w:author="Microsoft Office User" w:date="2017-08-26T15:33:00Z">
        <w:r w:rsidRPr="0088676B" w:rsidDel="005E1FA1">
          <w:rPr>
            <w:rFonts w:ascii=".萍方-简" w:eastAsiaTheme="minorEastAsia" w:hAnsi=".萍方-简"/>
            <w:bCs w:val="0"/>
            <w:lang w:eastAsia="zh-CN"/>
            <w:rPrChange w:id="730" w:author="Microsoft Office User" w:date="2017-08-26T15:42:00Z">
              <w:rPr>
                <w:rFonts w:ascii=".萍方-简" w:eastAsia=".萍方-简" w:hAnsi=".萍方-简"/>
                <w:bCs w:val="0"/>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31"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32"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33"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34"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35"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36" w:author="Microsoft Office User" w:date="2017-08-26T15:42:00Z">
              <w:rPr>
                <w:bCs w:val="0"/>
                <w:lang w:eastAsia="zh-CN"/>
              </w:rPr>
            </w:rPrChange>
          </w:rPr>
          <w:tab/>
        </w:r>
        <w:r w:rsidRPr="0088676B" w:rsidDel="005E1FA1">
          <w:rPr>
            <w:rFonts w:eastAsiaTheme="minorEastAsia"/>
            <w:bCs w:val="0"/>
            <w:rPrChange w:id="737" w:author="Microsoft Office User" w:date="2017-08-26T15:42:00Z">
              <w:rPr>
                <w:bCs w:val="0"/>
              </w:rPr>
            </w:rPrChange>
          </w:rPr>
          <w:fldChar w:fldCharType="begin"/>
        </w:r>
        <w:r w:rsidRPr="0088676B" w:rsidDel="005E1FA1">
          <w:rPr>
            <w:rFonts w:eastAsiaTheme="minorEastAsia"/>
            <w:bCs w:val="0"/>
            <w:lang w:eastAsia="zh-CN"/>
            <w:rPrChange w:id="738" w:author="Microsoft Office User" w:date="2017-08-26T15:42:00Z">
              <w:rPr>
                <w:bCs w:val="0"/>
                <w:lang w:eastAsia="zh-CN"/>
              </w:rPr>
            </w:rPrChange>
          </w:rPr>
          <w:delInstrText xml:space="preserve"> PAGEREF _Toc489971218 \h </w:delInstrText>
        </w:r>
        <w:r w:rsidRPr="0088676B" w:rsidDel="005E1FA1">
          <w:rPr>
            <w:rFonts w:eastAsiaTheme="minorEastAsia"/>
            <w:bCs w:val="0"/>
            <w:rPrChange w:id="739" w:author="Microsoft Office User" w:date="2017-08-26T15:42:00Z">
              <w:rPr>
                <w:rFonts w:eastAsiaTheme="minorEastAsia"/>
                <w:bCs w:val="0"/>
              </w:rPr>
            </w:rPrChange>
          </w:rPr>
        </w:r>
        <w:r w:rsidRPr="0088676B" w:rsidDel="005E1FA1">
          <w:rPr>
            <w:rFonts w:eastAsiaTheme="minorEastAsia"/>
            <w:bCs w:val="0"/>
            <w:rPrChange w:id="740" w:author="Microsoft Office User" w:date="2017-08-26T15:42:00Z">
              <w:rPr>
                <w:bCs w:val="0"/>
              </w:rPr>
            </w:rPrChange>
          </w:rPr>
          <w:fldChar w:fldCharType="separate"/>
        </w:r>
        <w:r w:rsidR="00C7301F" w:rsidRPr="0088676B" w:rsidDel="005E1FA1">
          <w:rPr>
            <w:rFonts w:eastAsiaTheme="minorEastAsia"/>
            <w:bCs w:val="0"/>
            <w:lang w:eastAsia="zh-CN"/>
            <w:rPrChange w:id="741" w:author="Microsoft Office User" w:date="2017-08-26T15:42:00Z">
              <w:rPr>
                <w:bCs w:val="0"/>
                <w:lang w:eastAsia="zh-CN"/>
              </w:rPr>
            </w:rPrChange>
          </w:rPr>
          <w:delText>31</w:delText>
        </w:r>
        <w:r w:rsidRPr="0088676B" w:rsidDel="005E1FA1">
          <w:rPr>
            <w:rFonts w:eastAsiaTheme="minorEastAsia"/>
            <w:bCs w:val="0"/>
            <w:rPrChange w:id="742" w:author="Microsoft Office User" w:date="2017-08-26T15:42:00Z">
              <w:rPr>
                <w:bCs w:val="0"/>
              </w:rPr>
            </w:rPrChange>
          </w:rPr>
          <w:fldChar w:fldCharType="end"/>
        </w:r>
      </w:del>
    </w:p>
    <w:p w14:paraId="1CC71DFE" w14:textId="0D1660B9" w:rsidR="007E0FCC" w:rsidRPr="0088676B" w:rsidDel="005E1FA1" w:rsidRDefault="007E0FCC">
      <w:pPr>
        <w:pStyle w:val="TOC2"/>
        <w:rPr>
          <w:del w:id="743" w:author="Microsoft Office User" w:date="2017-08-26T15:33:00Z"/>
          <w:rFonts w:asciiTheme="minorHAnsi" w:eastAsiaTheme="minorEastAsia" w:hAnsiTheme="minorHAnsi" w:cstheme="minorBidi"/>
          <w:bCs w:val="0"/>
          <w:sz w:val="22"/>
          <w:szCs w:val="22"/>
          <w:lang w:eastAsia="zh-CN"/>
        </w:rPr>
      </w:pPr>
      <w:del w:id="744" w:author="Microsoft Office User" w:date="2017-08-26T15:33:00Z">
        <w:r w:rsidRPr="0088676B" w:rsidDel="005E1FA1">
          <w:rPr>
            <w:rFonts w:ascii=".萍方-简" w:eastAsiaTheme="minorEastAsia" w:hAnsi=".萍方-简"/>
            <w:bCs w:val="0"/>
            <w:lang w:eastAsia="zh-CN"/>
            <w:rPrChange w:id="745"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46"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47" w:author="Microsoft Office User" w:date="2017-08-26T15:42:00Z">
              <w:rPr>
                <w:bCs w:val="0"/>
                <w:lang w:eastAsia="zh-CN"/>
              </w:rPr>
            </w:rPrChange>
          </w:rPr>
          <w:tab/>
        </w:r>
        <w:r w:rsidRPr="0088676B" w:rsidDel="005E1FA1">
          <w:rPr>
            <w:rFonts w:eastAsiaTheme="minorEastAsia"/>
            <w:bCs w:val="0"/>
            <w:rPrChange w:id="748" w:author="Microsoft Office User" w:date="2017-08-26T15:42:00Z">
              <w:rPr>
                <w:bCs w:val="0"/>
              </w:rPr>
            </w:rPrChange>
          </w:rPr>
          <w:fldChar w:fldCharType="begin"/>
        </w:r>
        <w:r w:rsidRPr="0088676B" w:rsidDel="005E1FA1">
          <w:rPr>
            <w:rFonts w:eastAsiaTheme="minorEastAsia"/>
            <w:bCs w:val="0"/>
            <w:lang w:eastAsia="zh-CN"/>
            <w:rPrChange w:id="749" w:author="Microsoft Office User" w:date="2017-08-26T15:42:00Z">
              <w:rPr>
                <w:bCs w:val="0"/>
                <w:lang w:eastAsia="zh-CN"/>
              </w:rPr>
            </w:rPrChange>
          </w:rPr>
          <w:delInstrText xml:space="preserve"> PAGEREF _Toc489971219 \h </w:delInstrText>
        </w:r>
        <w:r w:rsidRPr="0088676B" w:rsidDel="005E1FA1">
          <w:rPr>
            <w:rFonts w:eastAsiaTheme="minorEastAsia"/>
            <w:bCs w:val="0"/>
            <w:rPrChange w:id="750" w:author="Microsoft Office User" w:date="2017-08-26T15:42:00Z">
              <w:rPr>
                <w:rFonts w:eastAsiaTheme="minorEastAsia"/>
                <w:bCs w:val="0"/>
              </w:rPr>
            </w:rPrChange>
          </w:rPr>
        </w:r>
        <w:r w:rsidRPr="0088676B" w:rsidDel="005E1FA1">
          <w:rPr>
            <w:rFonts w:eastAsiaTheme="minorEastAsia"/>
            <w:bCs w:val="0"/>
            <w:rPrChange w:id="751" w:author="Microsoft Office User" w:date="2017-08-26T15:42:00Z">
              <w:rPr>
                <w:bCs w:val="0"/>
              </w:rPr>
            </w:rPrChange>
          </w:rPr>
          <w:fldChar w:fldCharType="separate"/>
        </w:r>
        <w:r w:rsidR="00C7301F" w:rsidRPr="0088676B" w:rsidDel="005E1FA1">
          <w:rPr>
            <w:rFonts w:eastAsiaTheme="minorEastAsia"/>
            <w:bCs w:val="0"/>
            <w:lang w:eastAsia="zh-CN"/>
            <w:rPrChange w:id="752" w:author="Microsoft Office User" w:date="2017-08-26T15:42:00Z">
              <w:rPr>
                <w:bCs w:val="0"/>
                <w:lang w:eastAsia="zh-CN"/>
              </w:rPr>
            </w:rPrChange>
          </w:rPr>
          <w:delText>31</w:delText>
        </w:r>
        <w:r w:rsidRPr="0088676B" w:rsidDel="005E1FA1">
          <w:rPr>
            <w:rFonts w:eastAsiaTheme="minorEastAsia"/>
            <w:bCs w:val="0"/>
            <w:rPrChange w:id="753" w:author="Microsoft Office User" w:date="2017-08-26T15:42:00Z">
              <w:rPr>
                <w:bCs w:val="0"/>
              </w:rPr>
            </w:rPrChange>
          </w:rPr>
          <w:fldChar w:fldCharType="end"/>
        </w:r>
      </w:del>
    </w:p>
    <w:p w14:paraId="1DD65D16" w14:textId="2A2E54F9" w:rsidR="007E0FCC" w:rsidRPr="0088676B" w:rsidDel="005E1FA1" w:rsidRDefault="007E0FCC">
      <w:pPr>
        <w:pStyle w:val="TOC2"/>
        <w:rPr>
          <w:del w:id="754" w:author="Microsoft Office User" w:date="2017-08-26T15:33:00Z"/>
          <w:rFonts w:asciiTheme="minorHAnsi" w:eastAsiaTheme="minorEastAsia" w:hAnsiTheme="minorHAnsi" w:cstheme="minorBidi"/>
          <w:bCs w:val="0"/>
          <w:sz w:val="22"/>
          <w:szCs w:val="22"/>
          <w:lang w:eastAsia="zh-CN"/>
        </w:rPr>
      </w:pPr>
      <w:del w:id="755" w:author="Microsoft Office User" w:date="2017-08-26T15:33:00Z">
        <w:r w:rsidRPr="0088676B" w:rsidDel="005E1FA1">
          <w:rPr>
            <w:rFonts w:ascii=".萍方-简" w:eastAsiaTheme="minorEastAsia" w:hAnsi=".萍方-简"/>
            <w:bCs w:val="0"/>
            <w:lang w:eastAsia="zh-CN"/>
            <w:rPrChange w:id="756" w:author="Microsoft Office User" w:date="2017-08-26T15:42:00Z">
              <w:rPr>
                <w:rFonts w:ascii=".萍方-简" w:eastAsia=".萍方-简" w:hAnsi=".萍方-简"/>
                <w:bCs w:val="0"/>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57"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58" w:author="Microsoft Office User" w:date="2017-08-26T15:42:00Z">
              <w:rPr>
                <w:bCs w:val="0"/>
                <w:lang w:eastAsia="zh-CN"/>
              </w:rPr>
            </w:rPrChange>
          </w:rPr>
          <w:tab/>
        </w:r>
        <w:r w:rsidRPr="0088676B" w:rsidDel="005E1FA1">
          <w:rPr>
            <w:rFonts w:eastAsiaTheme="minorEastAsia"/>
            <w:bCs w:val="0"/>
            <w:rPrChange w:id="759" w:author="Microsoft Office User" w:date="2017-08-26T15:42:00Z">
              <w:rPr>
                <w:bCs w:val="0"/>
              </w:rPr>
            </w:rPrChange>
          </w:rPr>
          <w:fldChar w:fldCharType="begin"/>
        </w:r>
        <w:r w:rsidRPr="0088676B" w:rsidDel="005E1FA1">
          <w:rPr>
            <w:rFonts w:eastAsiaTheme="minorEastAsia"/>
            <w:bCs w:val="0"/>
            <w:lang w:eastAsia="zh-CN"/>
            <w:rPrChange w:id="760" w:author="Microsoft Office User" w:date="2017-08-26T15:42:00Z">
              <w:rPr>
                <w:bCs w:val="0"/>
                <w:lang w:eastAsia="zh-CN"/>
              </w:rPr>
            </w:rPrChange>
          </w:rPr>
          <w:delInstrText xml:space="preserve"> PAGEREF _Toc489971220 \h </w:delInstrText>
        </w:r>
        <w:r w:rsidRPr="0088676B" w:rsidDel="005E1FA1">
          <w:rPr>
            <w:rFonts w:eastAsiaTheme="minorEastAsia"/>
            <w:bCs w:val="0"/>
            <w:rPrChange w:id="761" w:author="Microsoft Office User" w:date="2017-08-26T15:42:00Z">
              <w:rPr>
                <w:rFonts w:eastAsiaTheme="minorEastAsia"/>
                <w:bCs w:val="0"/>
              </w:rPr>
            </w:rPrChange>
          </w:rPr>
        </w:r>
        <w:r w:rsidRPr="0088676B" w:rsidDel="005E1FA1">
          <w:rPr>
            <w:rFonts w:eastAsiaTheme="minorEastAsia"/>
            <w:bCs w:val="0"/>
            <w:rPrChange w:id="762" w:author="Microsoft Office User" w:date="2017-08-26T15:42:00Z">
              <w:rPr>
                <w:bCs w:val="0"/>
              </w:rPr>
            </w:rPrChange>
          </w:rPr>
          <w:fldChar w:fldCharType="separate"/>
        </w:r>
        <w:r w:rsidR="00C7301F" w:rsidRPr="0088676B" w:rsidDel="005E1FA1">
          <w:rPr>
            <w:rFonts w:eastAsiaTheme="minorEastAsia"/>
            <w:bCs w:val="0"/>
            <w:lang w:eastAsia="zh-CN"/>
            <w:rPrChange w:id="763" w:author="Microsoft Office User" w:date="2017-08-26T15:42:00Z">
              <w:rPr>
                <w:bCs w:val="0"/>
                <w:lang w:eastAsia="zh-CN"/>
              </w:rPr>
            </w:rPrChange>
          </w:rPr>
          <w:delText>31</w:delText>
        </w:r>
        <w:r w:rsidRPr="0088676B" w:rsidDel="005E1FA1">
          <w:rPr>
            <w:rFonts w:eastAsiaTheme="minorEastAsia"/>
            <w:bCs w:val="0"/>
            <w:rPrChange w:id="764" w:author="Microsoft Office User" w:date="2017-08-26T15:42:00Z">
              <w:rPr>
                <w:bCs w:val="0"/>
              </w:rPr>
            </w:rPrChange>
          </w:rPr>
          <w:fldChar w:fldCharType="end"/>
        </w:r>
      </w:del>
    </w:p>
    <w:p w14:paraId="43BDD73B" w14:textId="1CDACA1C" w:rsidR="007E0FCC" w:rsidRPr="0088676B" w:rsidDel="005E1FA1" w:rsidRDefault="007E0FCC">
      <w:pPr>
        <w:pStyle w:val="TOC1"/>
        <w:rPr>
          <w:del w:id="765" w:author="Microsoft Office User" w:date="2017-08-26T15:33:00Z"/>
          <w:rFonts w:asciiTheme="minorHAnsi" w:eastAsiaTheme="minorEastAsia" w:hAnsiTheme="minorHAnsi" w:cstheme="minorBidi"/>
          <w:b w:val="0"/>
          <w:bCs w:val="0"/>
          <w:caps w:val="0"/>
          <w:sz w:val="22"/>
          <w:szCs w:val="22"/>
          <w:lang w:eastAsia="zh-CN"/>
        </w:rPr>
      </w:pPr>
      <w:del w:id="766" w:author="Microsoft Office User" w:date="2017-08-26T15:33:00Z">
        <w:r w:rsidRPr="0088676B" w:rsidDel="005E1FA1">
          <w:rPr>
            <w:rFonts w:ascii=".萍方-简" w:eastAsiaTheme="minorEastAsia" w:hAnsi=".萍方-简"/>
            <w:b w:val="0"/>
            <w:bCs w:val="0"/>
            <w:caps w:val="0"/>
            <w:lang w:eastAsia="zh-CN"/>
            <w:rPrChange w:id="767"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68"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69" w:author="Microsoft Office User" w:date="2017-08-26T15:42:00Z">
              <w:rPr>
                <w:b w:val="0"/>
                <w:bCs w:val="0"/>
                <w:caps w:val="0"/>
                <w:lang w:eastAsia="zh-CN"/>
              </w:rPr>
            </w:rPrChange>
          </w:rPr>
          <w:tab/>
        </w:r>
        <w:r w:rsidRPr="0088676B" w:rsidDel="005E1FA1">
          <w:rPr>
            <w:rFonts w:eastAsiaTheme="minorEastAsia"/>
            <w:b w:val="0"/>
            <w:bCs w:val="0"/>
            <w:caps w:val="0"/>
            <w:rPrChange w:id="77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71" w:author="Microsoft Office User" w:date="2017-08-26T15:42:00Z">
              <w:rPr>
                <w:b w:val="0"/>
                <w:bCs w:val="0"/>
                <w:caps w:val="0"/>
                <w:lang w:eastAsia="zh-CN"/>
              </w:rPr>
            </w:rPrChange>
          </w:rPr>
          <w:delInstrText xml:space="preserve"> PAGEREF _Toc489971221 \h </w:delInstrText>
        </w:r>
        <w:r w:rsidRPr="0088676B" w:rsidDel="005E1FA1">
          <w:rPr>
            <w:rFonts w:eastAsiaTheme="minorEastAsia"/>
            <w:b w:val="0"/>
            <w:bCs w:val="0"/>
            <w:caps w:val="0"/>
            <w:rPrChange w:id="772" w:author="Microsoft Office User" w:date="2017-08-26T15:42:00Z">
              <w:rPr>
                <w:rFonts w:eastAsiaTheme="minorEastAsia"/>
                <w:b w:val="0"/>
                <w:bCs w:val="0"/>
                <w:caps w:val="0"/>
              </w:rPr>
            </w:rPrChange>
          </w:rPr>
        </w:r>
        <w:r w:rsidRPr="0088676B" w:rsidDel="005E1FA1">
          <w:rPr>
            <w:rFonts w:eastAsiaTheme="minorEastAsia"/>
            <w:b w:val="0"/>
            <w:bCs w:val="0"/>
            <w:caps w:val="0"/>
            <w:rPrChange w:id="77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74" w:author="Microsoft Office User" w:date="2017-08-26T15:42:00Z">
              <w:rPr>
                <w:b w:val="0"/>
                <w:bCs w:val="0"/>
                <w:caps w:val="0"/>
                <w:lang w:eastAsia="zh-CN"/>
              </w:rPr>
            </w:rPrChange>
          </w:rPr>
          <w:delText>31</w:delText>
        </w:r>
        <w:r w:rsidRPr="0088676B" w:rsidDel="005E1FA1">
          <w:rPr>
            <w:rFonts w:eastAsiaTheme="minorEastAsia"/>
            <w:b w:val="0"/>
            <w:bCs w:val="0"/>
            <w:caps w:val="0"/>
            <w:rPrChange w:id="775" w:author="Microsoft Office User" w:date="2017-08-26T15:42:00Z">
              <w:rPr>
                <w:b w:val="0"/>
                <w:bCs w:val="0"/>
                <w:caps w:val="0"/>
              </w:rPr>
            </w:rPrChange>
          </w:rPr>
          <w:fldChar w:fldCharType="end"/>
        </w:r>
      </w:del>
    </w:p>
    <w:p w14:paraId="64F6BBC9" w14:textId="5AD72FE3" w:rsidR="007E0FCC" w:rsidRPr="0088676B" w:rsidDel="005E1FA1" w:rsidRDefault="007E0FCC">
      <w:pPr>
        <w:pStyle w:val="TOC1"/>
        <w:rPr>
          <w:del w:id="776" w:author="Microsoft Office User" w:date="2017-08-26T15:33:00Z"/>
          <w:rFonts w:asciiTheme="minorHAnsi" w:eastAsiaTheme="minorEastAsia" w:hAnsiTheme="minorHAnsi" w:cstheme="minorBidi"/>
          <w:b w:val="0"/>
          <w:bCs w:val="0"/>
          <w:caps w:val="0"/>
          <w:sz w:val="22"/>
          <w:szCs w:val="22"/>
          <w:lang w:eastAsia="zh-CN"/>
        </w:rPr>
      </w:pPr>
      <w:del w:id="777" w:author="Microsoft Office User" w:date="2017-08-26T15:33:00Z">
        <w:r w:rsidRPr="0088676B" w:rsidDel="005E1FA1">
          <w:rPr>
            <w:rFonts w:ascii=".萍方-简" w:eastAsiaTheme="minorEastAsia" w:hAnsi=".萍方-简"/>
            <w:b w:val="0"/>
            <w:bCs w:val="0"/>
            <w:caps w:val="0"/>
            <w:lang w:eastAsia="zh-CN"/>
            <w:rPrChange w:id="778" w:author="Microsoft Office User" w:date="2017-08-26T15:42:00Z">
              <w:rPr>
                <w:rFonts w:ascii=".萍方-简" w:eastAsia=".萍方-简" w:hAnsi=".萍方-简"/>
                <w:b w:val="0"/>
                <w:bCs w:val="0"/>
                <w:caps w:val="0"/>
                <w:lang w:eastAsia="zh-CN"/>
              </w:rPr>
            </w:rPrChange>
          </w:rPr>
          <w:lastRenderedPageBreak/>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79"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80" w:author="Microsoft Office User" w:date="2017-08-26T15:42:00Z">
              <w:rPr>
                <w:b w:val="0"/>
                <w:bCs w:val="0"/>
                <w:caps w:val="0"/>
                <w:lang w:eastAsia="zh-CN"/>
              </w:rPr>
            </w:rPrChange>
          </w:rPr>
          <w:tab/>
        </w:r>
        <w:r w:rsidRPr="0088676B" w:rsidDel="005E1FA1">
          <w:rPr>
            <w:rFonts w:eastAsiaTheme="minorEastAsia"/>
            <w:b w:val="0"/>
            <w:bCs w:val="0"/>
            <w:caps w:val="0"/>
            <w:rPrChange w:id="78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82" w:author="Microsoft Office User" w:date="2017-08-26T15:42:00Z">
              <w:rPr>
                <w:b w:val="0"/>
                <w:bCs w:val="0"/>
                <w:caps w:val="0"/>
                <w:lang w:eastAsia="zh-CN"/>
              </w:rPr>
            </w:rPrChange>
          </w:rPr>
          <w:delInstrText xml:space="preserve"> PAGEREF _Toc489971222 \h </w:delInstrText>
        </w:r>
        <w:r w:rsidRPr="0088676B" w:rsidDel="005E1FA1">
          <w:rPr>
            <w:rFonts w:eastAsiaTheme="minorEastAsia"/>
            <w:b w:val="0"/>
            <w:bCs w:val="0"/>
            <w:caps w:val="0"/>
            <w:rPrChange w:id="783" w:author="Microsoft Office User" w:date="2017-08-26T15:42:00Z">
              <w:rPr>
                <w:rFonts w:eastAsiaTheme="minorEastAsia"/>
                <w:b w:val="0"/>
                <w:bCs w:val="0"/>
                <w:caps w:val="0"/>
              </w:rPr>
            </w:rPrChange>
          </w:rPr>
        </w:r>
        <w:r w:rsidRPr="0088676B" w:rsidDel="005E1FA1">
          <w:rPr>
            <w:rFonts w:eastAsiaTheme="minorEastAsia"/>
            <w:b w:val="0"/>
            <w:bCs w:val="0"/>
            <w:caps w:val="0"/>
            <w:rPrChange w:id="78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85" w:author="Microsoft Office User" w:date="2017-08-26T15:42:00Z">
              <w:rPr>
                <w:b w:val="0"/>
                <w:bCs w:val="0"/>
                <w:caps w:val="0"/>
                <w:lang w:eastAsia="zh-CN"/>
              </w:rPr>
            </w:rPrChange>
          </w:rPr>
          <w:delText>31</w:delText>
        </w:r>
        <w:r w:rsidRPr="0088676B" w:rsidDel="005E1FA1">
          <w:rPr>
            <w:rFonts w:eastAsiaTheme="minorEastAsia"/>
            <w:b w:val="0"/>
            <w:bCs w:val="0"/>
            <w:caps w:val="0"/>
            <w:rPrChange w:id="786" w:author="Microsoft Office User" w:date="2017-08-26T15:42:00Z">
              <w:rPr>
                <w:b w:val="0"/>
                <w:bCs w:val="0"/>
                <w:caps w:val="0"/>
              </w:rPr>
            </w:rPrChange>
          </w:rPr>
          <w:fldChar w:fldCharType="end"/>
        </w:r>
      </w:del>
    </w:p>
    <w:p w14:paraId="688F078D" w14:textId="3A6BA5D5" w:rsidR="007E0FCC" w:rsidRPr="0088676B" w:rsidDel="005E1FA1" w:rsidRDefault="007E0FCC">
      <w:pPr>
        <w:pStyle w:val="TOC1"/>
        <w:rPr>
          <w:del w:id="787" w:author="Microsoft Office User" w:date="2017-08-26T15:33:00Z"/>
          <w:rFonts w:asciiTheme="minorHAnsi" w:eastAsiaTheme="minorEastAsia" w:hAnsiTheme="minorHAnsi" w:cstheme="minorBidi"/>
          <w:b w:val="0"/>
          <w:bCs w:val="0"/>
          <w:caps w:val="0"/>
          <w:sz w:val="22"/>
          <w:szCs w:val="22"/>
          <w:lang w:eastAsia="zh-CN"/>
        </w:rPr>
      </w:pPr>
      <w:del w:id="788" w:author="Microsoft Office User" w:date="2017-08-26T15:33:00Z">
        <w:r w:rsidRPr="0088676B" w:rsidDel="005E1FA1">
          <w:rPr>
            <w:rFonts w:ascii=".萍方-简" w:eastAsiaTheme="minorEastAsia" w:hAnsi=".萍方-简"/>
            <w:b w:val="0"/>
            <w:bCs w:val="0"/>
            <w:caps w:val="0"/>
            <w:lang w:eastAsia="zh-CN"/>
            <w:rPrChange w:id="789"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90"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91" w:author="Microsoft Office User" w:date="2017-08-26T15:42:00Z">
              <w:rPr>
                <w:b w:val="0"/>
                <w:bCs w:val="0"/>
                <w:caps w:val="0"/>
                <w:lang w:eastAsia="zh-CN"/>
              </w:rPr>
            </w:rPrChange>
          </w:rPr>
          <w:tab/>
        </w:r>
        <w:r w:rsidRPr="0088676B" w:rsidDel="005E1FA1">
          <w:rPr>
            <w:rFonts w:eastAsiaTheme="minorEastAsia"/>
            <w:b w:val="0"/>
            <w:bCs w:val="0"/>
            <w:caps w:val="0"/>
            <w:rPrChange w:id="79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93" w:author="Microsoft Office User" w:date="2017-08-26T15:42:00Z">
              <w:rPr>
                <w:b w:val="0"/>
                <w:bCs w:val="0"/>
                <w:caps w:val="0"/>
                <w:lang w:eastAsia="zh-CN"/>
              </w:rPr>
            </w:rPrChange>
          </w:rPr>
          <w:delInstrText xml:space="preserve"> PAGEREF _Toc489971223 \h </w:delInstrText>
        </w:r>
        <w:r w:rsidRPr="0088676B" w:rsidDel="005E1FA1">
          <w:rPr>
            <w:rFonts w:eastAsiaTheme="minorEastAsia"/>
            <w:b w:val="0"/>
            <w:bCs w:val="0"/>
            <w:caps w:val="0"/>
            <w:rPrChange w:id="794" w:author="Microsoft Office User" w:date="2017-08-26T15:42:00Z">
              <w:rPr>
                <w:rFonts w:eastAsiaTheme="minorEastAsia"/>
                <w:b w:val="0"/>
                <w:bCs w:val="0"/>
                <w:caps w:val="0"/>
              </w:rPr>
            </w:rPrChange>
          </w:rPr>
        </w:r>
        <w:r w:rsidRPr="0088676B" w:rsidDel="005E1FA1">
          <w:rPr>
            <w:rFonts w:eastAsiaTheme="minorEastAsia"/>
            <w:b w:val="0"/>
            <w:bCs w:val="0"/>
            <w:caps w:val="0"/>
            <w:rPrChange w:id="79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96" w:author="Microsoft Office User" w:date="2017-08-26T15:42:00Z">
              <w:rPr>
                <w:b w:val="0"/>
                <w:bCs w:val="0"/>
                <w:caps w:val="0"/>
                <w:lang w:eastAsia="zh-CN"/>
              </w:rPr>
            </w:rPrChange>
          </w:rPr>
          <w:delText>31</w:delText>
        </w:r>
        <w:r w:rsidRPr="0088676B" w:rsidDel="005E1FA1">
          <w:rPr>
            <w:rFonts w:eastAsiaTheme="minorEastAsia"/>
            <w:b w:val="0"/>
            <w:bCs w:val="0"/>
            <w:caps w:val="0"/>
            <w:rPrChange w:id="797" w:author="Microsoft Office User" w:date="2017-08-26T15:42:00Z">
              <w:rPr>
                <w:b w:val="0"/>
                <w:bCs w:val="0"/>
                <w:caps w:val="0"/>
              </w:rPr>
            </w:rPrChange>
          </w:rPr>
          <w:fldChar w:fldCharType="end"/>
        </w:r>
      </w:del>
    </w:p>
    <w:p w14:paraId="52219DE3" w14:textId="4AAA1835" w:rsidR="007E0FCC" w:rsidRPr="0088676B" w:rsidDel="005E1FA1" w:rsidRDefault="007E0FCC">
      <w:pPr>
        <w:pStyle w:val="TOC2"/>
        <w:rPr>
          <w:del w:id="798" w:author="Microsoft Office User" w:date="2017-08-26T15:33:00Z"/>
          <w:rFonts w:asciiTheme="minorHAnsi" w:eastAsiaTheme="minorEastAsia" w:hAnsiTheme="minorHAnsi" w:cstheme="minorBidi"/>
          <w:bCs w:val="0"/>
          <w:sz w:val="22"/>
          <w:szCs w:val="22"/>
          <w:lang w:eastAsia="zh-CN"/>
        </w:rPr>
      </w:pPr>
      <w:del w:id="799" w:author="Microsoft Office User" w:date="2017-08-26T15:33:00Z">
        <w:r w:rsidRPr="0088676B" w:rsidDel="005E1FA1">
          <w:rPr>
            <w:rFonts w:ascii=".萍方-简" w:eastAsiaTheme="minorEastAsia" w:hAnsi=".萍方-简"/>
            <w:bCs w:val="0"/>
            <w:lang w:val="en-CA" w:eastAsia="zh-CN"/>
            <w:rPrChange w:id="800" w:author="Microsoft Office User" w:date="2017-08-26T15:42:00Z">
              <w:rPr>
                <w:rFonts w:ascii=".萍方-简" w:eastAsia=".萍方-简" w:hAnsi=".萍方-简"/>
                <w:bCs w:val="0"/>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801"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802" w:author="Microsoft Office User" w:date="2017-08-26T15:42:00Z">
              <w:rPr>
                <w:bCs w:val="0"/>
                <w:lang w:eastAsia="zh-CN"/>
              </w:rPr>
            </w:rPrChange>
          </w:rPr>
          <w:tab/>
        </w:r>
        <w:r w:rsidRPr="0088676B" w:rsidDel="005E1FA1">
          <w:rPr>
            <w:rFonts w:eastAsiaTheme="minorEastAsia"/>
            <w:bCs w:val="0"/>
            <w:rPrChange w:id="803" w:author="Microsoft Office User" w:date="2017-08-26T15:42:00Z">
              <w:rPr>
                <w:bCs w:val="0"/>
              </w:rPr>
            </w:rPrChange>
          </w:rPr>
          <w:fldChar w:fldCharType="begin"/>
        </w:r>
        <w:r w:rsidRPr="0088676B" w:rsidDel="005E1FA1">
          <w:rPr>
            <w:rFonts w:eastAsiaTheme="minorEastAsia"/>
            <w:bCs w:val="0"/>
            <w:lang w:eastAsia="zh-CN"/>
            <w:rPrChange w:id="804" w:author="Microsoft Office User" w:date="2017-08-26T15:42:00Z">
              <w:rPr>
                <w:bCs w:val="0"/>
                <w:lang w:eastAsia="zh-CN"/>
              </w:rPr>
            </w:rPrChange>
          </w:rPr>
          <w:delInstrText xml:space="preserve"> PAGEREF _Toc489971224 \h </w:delInstrText>
        </w:r>
        <w:r w:rsidRPr="0088676B" w:rsidDel="005E1FA1">
          <w:rPr>
            <w:rFonts w:eastAsiaTheme="minorEastAsia"/>
            <w:bCs w:val="0"/>
            <w:rPrChange w:id="805" w:author="Microsoft Office User" w:date="2017-08-26T15:42:00Z">
              <w:rPr>
                <w:rFonts w:eastAsiaTheme="minorEastAsia"/>
                <w:bCs w:val="0"/>
              </w:rPr>
            </w:rPrChange>
          </w:rPr>
        </w:r>
        <w:r w:rsidRPr="0088676B" w:rsidDel="005E1FA1">
          <w:rPr>
            <w:rFonts w:eastAsiaTheme="minorEastAsia"/>
            <w:bCs w:val="0"/>
            <w:rPrChange w:id="806" w:author="Microsoft Office User" w:date="2017-08-26T15:42:00Z">
              <w:rPr>
                <w:bCs w:val="0"/>
              </w:rPr>
            </w:rPrChange>
          </w:rPr>
          <w:fldChar w:fldCharType="separate"/>
        </w:r>
        <w:r w:rsidR="00C7301F" w:rsidRPr="0088676B" w:rsidDel="005E1FA1">
          <w:rPr>
            <w:rFonts w:eastAsiaTheme="minorEastAsia"/>
            <w:bCs w:val="0"/>
            <w:lang w:eastAsia="zh-CN"/>
            <w:rPrChange w:id="807" w:author="Microsoft Office User" w:date="2017-08-26T15:42:00Z">
              <w:rPr>
                <w:bCs w:val="0"/>
                <w:lang w:eastAsia="zh-CN"/>
              </w:rPr>
            </w:rPrChange>
          </w:rPr>
          <w:delText>31</w:delText>
        </w:r>
        <w:r w:rsidRPr="0088676B" w:rsidDel="005E1FA1">
          <w:rPr>
            <w:rFonts w:eastAsiaTheme="minorEastAsia"/>
            <w:bCs w:val="0"/>
            <w:rPrChange w:id="808" w:author="Microsoft Office User" w:date="2017-08-26T15:42:00Z">
              <w:rPr>
                <w:bCs w:val="0"/>
              </w:rPr>
            </w:rPrChange>
          </w:rPr>
          <w:fldChar w:fldCharType="end"/>
        </w:r>
      </w:del>
    </w:p>
    <w:p w14:paraId="6EB2FC5B" w14:textId="4C861EE9" w:rsidR="007E0FCC" w:rsidRPr="0088676B" w:rsidDel="005E1FA1" w:rsidRDefault="007E0FCC">
      <w:pPr>
        <w:pStyle w:val="TOC3"/>
        <w:rPr>
          <w:del w:id="809" w:author="Microsoft Office User" w:date="2017-08-26T15:33:00Z"/>
          <w:rFonts w:asciiTheme="minorHAnsi" w:eastAsiaTheme="minorEastAsia" w:hAnsiTheme="minorHAnsi" w:cstheme="minorBidi"/>
          <w:noProof/>
          <w:lang w:eastAsia="zh-CN"/>
        </w:rPr>
      </w:pPr>
      <w:del w:id="810" w:author="Microsoft Office User" w:date="2017-08-26T15:33:00Z">
        <w:r w:rsidRPr="0088676B" w:rsidDel="005E1FA1">
          <w:rPr>
            <w:rFonts w:eastAsiaTheme="minorEastAsia"/>
            <w:noProof/>
            <w:lang w:eastAsia="zh-CN"/>
            <w:rPrChange w:id="811"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2"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3" w:author="Microsoft Office User" w:date="2017-08-26T15:42:00Z">
              <w:rPr>
                <w:noProof/>
                <w:lang w:eastAsia="zh-CN"/>
              </w:rPr>
            </w:rPrChange>
          </w:rPr>
          <w:tab/>
        </w:r>
        <w:r w:rsidRPr="0088676B" w:rsidDel="005E1FA1">
          <w:rPr>
            <w:rFonts w:eastAsiaTheme="minorEastAsia"/>
            <w:noProof/>
            <w:rPrChange w:id="814" w:author="Microsoft Office User" w:date="2017-08-26T15:42:00Z">
              <w:rPr>
                <w:noProof/>
              </w:rPr>
            </w:rPrChange>
          </w:rPr>
          <w:fldChar w:fldCharType="begin"/>
        </w:r>
        <w:r w:rsidRPr="0088676B" w:rsidDel="005E1FA1">
          <w:rPr>
            <w:rFonts w:eastAsiaTheme="minorEastAsia"/>
            <w:noProof/>
            <w:lang w:eastAsia="zh-CN"/>
            <w:rPrChange w:id="815"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6" w:author="Microsoft Office User" w:date="2017-08-26T15:42:00Z">
              <w:rPr>
                <w:rFonts w:eastAsiaTheme="minorEastAsia"/>
                <w:noProof/>
              </w:rPr>
            </w:rPrChange>
          </w:rPr>
        </w:r>
        <w:r w:rsidRPr="0088676B" w:rsidDel="005E1FA1">
          <w:rPr>
            <w:rFonts w:eastAsiaTheme="minorEastAsia"/>
            <w:noProof/>
            <w:rPrChange w:id="817" w:author="Microsoft Office User" w:date="2017-08-26T15:42:00Z">
              <w:rPr>
                <w:noProof/>
              </w:rPr>
            </w:rPrChange>
          </w:rPr>
          <w:fldChar w:fldCharType="separate"/>
        </w:r>
        <w:r w:rsidR="00C7301F" w:rsidRPr="0088676B" w:rsidDel="005E1FA1">
          <w:rPr>
            <w:rFonts w:eastAsiaTheme="minorEastAsia"/>
            <w:noProof/>
            <w:lang w:eastAsia="zh-CN"/>
            <w:rPrChange w:id="818" w:author="Microsoft Office User" w:date="2017-08-26T15:42:00Z">
              <w:rPr>
                <w:noProof/>
                <w:lang w:eastAsia="zh-CN"/>
              </w:rPr>
            </w:rPrChange>
          </w:rPr>
          <w:delText>31</w:delText>
        </w:r>
        <w:r w:rsidRPr="0088676B" w:rsidDel="005E1FA1">
          <w:rPr>
            <w:rFonts w:eastAsiaTheme="minorEastAsia"/>
            <w:noProof/>
            <w:rPrChange w:id="819" w:author="Microsoft Office User" w:date="2017-08-26T15:42:00Z">
              <w:rPr>
                <w:noProof/>
              </w:rPr>
            </w:rPrChange>
          </w:rPr>
          <w:fldChar w:fldCharType="end"/>
        </w:r>
      </w:del>
    </w:p>
    <w:p w14:paraId="638828AA" w14:textId="1B8CC659" w:rsidR="007E0FCC" w:rsidRPr="0088676B" w:rsidDel="005E1FA1" w:rsidRDefault="007E0FCC">
      <w:pPr>
        <w:pStyle w:val="TOC3"/>
        <w:rPr>
          <w:del w:id="820" w:author="Microsoft Office User" w:date="2017-08-26T15:33:00Z"/>
          <w:rFonts w:asciiTheme="minorHAnsi" w:eastAsiaTheme="minorEastAsia" w:hAnsiTheme="minorHAnsi" w:cstheme="minorBidi"/>
          <w:noProof/>
          <w:lang w:eastAsia="zh-CN"/>
        </w:rPr>
      </w:pPr>
      <w:del w:id="821" w:author="Microsoft Office User" w:date="2017-08-26T15:33:00Z">
        <w:r w:rsidRPr="0088676B" w:rsidDel="005E1FA1">
          <w:rPr>
            <w:rFonts w:eastAsiaTheme="minorEastAsia"/>
            <w:noProof/>
            <w:lang w:eastAsia="zh-CN"/>
            <w:rPrChange w:id="822"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3"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4" w:author="Microsoft Office User" w:date="2017-08-26T15:42:00Z">
              <w:rPr>
                <w:noProof/>
                <w:lang w:eastAsia="zh-CN"/>
              </w:rPr>
            </w:rPrChange>
          </w:rPr>
          <w:tab/>
        </w:r>
        <w:r w:rsidRPr="0088676B" w:rsidDel="005E1FA1">
          <w:rPr>
            <w:rFonts w:eastAsiaTheme="minorEastAsia"/>
            <w:noProof/>
            <w:rPrChange w:id="825" w:author="Microsoft Office User" w:date="2017-08-26T15:42:00Z">
              <w:rPr>
                <w:noProof/>
              </w:rPr>
            </w:rPrChange>
          </w:rPr>
          <w:fldChar w:fldCharType="begin"/>
        </w:r>
        <w:r w:rsidRPr="0088676B" w:rsidDel="005E1FA1">
          <w:rPr>
            <w:rFonts w:eastAsiaTheme="minorEastAsia"/>
            <w:noProof/>
            <w:lang w:eastAsia="zh-CN"/>
            <w:rPrChange w:id="826"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7" w:author="Microsoft Office User" w:date="2017-08-26T15:42:00Z">
              <w:rPr>
                <w:rFonts w:eastAsiaTheme="minorEastAsia"/>
                <w:noProof/>
              </w:rPr>
            </w:rPrChange>
          </w:rPr>
        </w:r>
        <w:r w:rsidRPr="0088676B" w:rsidDel="005E1FA1">
          <w:rPr>
            <w:rFonts w:eastAsiaTheme="minorEastAsia"/>
            <w:noProof/>
            <w:rPrChange w:id="828" w:author="Microsoft Office User" w:date="2017-08-26T15:42:00Z">
              <w:rPr>
                <w:noProof/>
              </w:rPr>
            </w:rPrChange>
          </w:rPr>
          <w:fldChar w:fldCharType="separate"/>
        </w:r>
        <w:r w:rsidR="00C7301F" w:rsidRPr="0088676B" w:rsidDel="005E1FA1">
          <w:rPr>
            <w:rFonts w:eastAsiaTheme="minorEastAsia"/>
            <w:noProof/>
            <w:lang w:eastAsia="zh-CN"/>
            <w:rPrChange w:id="829" w:author="Microsoft Office User" w:date="2017-08-26T15:42:00Z">
              <w:rPr>
                <w:noProof/>
                <w:lang w:eastAsia="zh-CN"/>
              </w:rPr>
            </w:rPrChange>
          </w:rPr>
          <w:delText>36</w:delText>
        </w:r>
        <w:r w:rsidRPr="0088676B" w:rsidDel="005E1FA1">
          <w:rPr>
            <w:rFonts w:eastAsiaTheme="minorEastAsia"/>
            <w:noProof/>
            <w:rPrChange w:id="830" w:author="Microsoft Office User" w:date="2017-08-26T15:42:00Z">
              <w:rPr>
                <w:noProof/>
              </w:rPr>
            </w:rPrChange>
          </w:rPr>
          <w:fldChar w:fldCharType="end"/>
        </w:r>
      </w:del>
    </w:p>
    <w:p w14:paraId="307198F9" w14:textId="16D8E7B0" w:rsidR="007E0FCC" w:rsidRPr="0088676B" w:rsidDel="005E1FA1" w:rsidRDefault="007E0FCC">
      <w:pPr>
        <w:pStyle w:val="TOC2"/>
        <w:rPr>
          <w:del w:id="831" w:author="Microsoft Office User" w:date="2017-08-26T15:33:00Z"/>
          <w:rFonts w:asciiTheme="minorHAnsi" w:eastAsiaTheme="minorEastAsia" w:hAnsiTheme="minorHAnsi" w:cstheme="minorBidi"/>
          <w:bCs w:val="0"/>
          <w:sz w:val="22"/>
          <w:szCs w:val="22"/>
          <w:lang w:eastAsia="zh-CN"/>
        </w:rPr>
      </w:pPr>
      <w:del w:id="832" w:author="Microsoft Office User" w:date="2017-08-26T15:33:00Z">
        <w:r w:rsidRPr="0088676B" w:rsidDel="005E1FA1">
          <w:rPr>
            <w:rFonts w:ascii=".萍方-简" w:eastAsiaTheme="minorEastAsia" w:hAnsi=".萍方-简"/>
            <w:bCs w:val="0"/>
            <w:lang w:eastAsia="zh-CN"/>
            <w:rPrChange w:id="833"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34"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35" w:author="Microsoft Office User" w:date="2017-08-26T15:42:00Z">
              <w:rPr>
                <w:bCs w:val="0"/>
                <w:lang w:eastAsia="zh-CN"/>
              </w:rPr>
            </w:rPrChange>
          </w:rPr>
          <w:tab/>
        </w:r>
        <w:r w:rsidRPr="0088676B" w:rsidDel="005E1FA1">
          <w:rPr>
            <w:rFonts w:eastAsiaTheme="minorEastAsia"/>
            <w:bCs w:val="0"/>
            <w:rPrChange w:id="836" w:author="Microsoft Office User" w:date="2017-08-26T15:42:00Z">
              <w:rPr>
                <w:bCs w:val="0"/>
              </w:rPr>
            </w:rPrChange>
          </w:rPr>
          <w:fldChar w:fldCharType="begin"/>
        </w:r>
        <w:r w:rsidRPr="0088676B" w:rsidDel="005E1FA1">
          <w:rPr>
            <w:rFonts w:eastAsiaTheme="minorEastAsia"/>
            <w:bCs w:val="0"/>
            <w:lang w:eastAsia="zh-CN"/>
            <w:rPrChange w:id="837" w:author="Microsoft Office User" w:date="2017-08-26T15:42:00Z">
              <w:rPr>
                <w:bCs w:val="0"/>
                <w:lang w:eastAsia="zh-CN"/>
              </w:rPr>
            </w:rPrChange>
          </w:rPr>
          <w:delInstrText xml:space="preserve"> PAGEREF _Toc489971229 \h </w:delInstrText>
        </w:r>
        <w:r w:rsidRPr="0088676B" w:rsidDel="005E1FA1">
          <w:rPr>
            <w:rFonts w:eastAsiaTheme="minorEastAsia"/>
            <w:bCs w:val="0"/>
            <w:rPrChange w:id="838" w:author="Microsoft Office User" w:date="2017-08-26T15:42:00Z">
              <w:rPr>
                <w:rFonts w:eastAsiaTheme="minorEastAsia"/>
                <w:bCs w:val="0"/>
              </w:rPr>
            </w:rPrChange>
          </w:rPr>
        </w:r>
        <w:r w:rsidRPr="0088676B" w:rsidDel="005E1FA1">
          <w:rPr>
            <w:rFonts w:eastAsiaTheme="minorEastAsia"/>
            <w:bCs w:val="0"/>
            <w:rPrChange w:id="839" w:author="Microsoft Office User" w:date="2017-08-26T15:42:00Z">
              <w:rPr>
                <w:bCs w:val="0"/>
              </w:rPr>
            </w:rPrChange>
          </w:rPr>
          <w:fldChar w:fldCharType="separate"/>
        </w:r>
        <w:r w:rsidR="00C7301F" w:rsidRPr="0088676B" w:rsidDel="005E1FA1">
          <w:rPr>
            <w:rFonts w:eastAsiaTheme="minorEastAsia"/>
            <w:bCs w:val="0"/>
            <w:lang w:eastAsia="zh-CN"/>
            <w:rPrChange w:id="840" w:author="Microsoft Office User" w:date="2017-08-26T15:42:00Z">
              <w:rPr>
                <w:bCs w:val="0"/>
                <w:lang w:eastAsia="zh-CN"/>
              </w:rPr>
            </w:rPrChange>
          </w:rPr>
          <w:delText>37</w:delText>
        </w:r>
        <w:r w:rsidRPr="0088676B" w:rsidDel="005E1FA1">
          <w:rPr>
            <w:rFonts w:eastAsiaTheme="minorEastAsia"/>
            <w:bCs w:val="0"/>
            <w:rPrChange w:id="841" w:author="Microsoft Office User" w:date="2017-08-26T15:42:00Z">
              <w:rPr>
                <w:bCs w:val="0"/>
              </w:rPr>
            </w:rPrChange>
          </w:rPr>
          <w:fldChar w:fldCharType="end"/>
        </w:r>
      </w:del>
    </w:p>
    <w:p w14:paraId="1106581C" w14:textId="5D694763" w:rsidR="007E0FCC" w:rsidRPr="0088676B" w:rsidDel="005E1FA1" w:rsidRDefault="007E0FCC">
      <w:pPr>
        <w:pStyle w:val="TOC3"/>
        <w:rPr>
          <w:del w:id="842" w:author="Microsoft Office User" w:date="2017-08-26T15:33:00Z"/>
          <w:rFonts w:asciiTheme="minorHAnsi" w:eastAsiaTheme="minorEastAsia" w:hAnsiTheme="minorHAnsi" w:cstheme="minorBidi"/>
          <w:noProof/>
          <w:lang w:eastAsia="zh-CN"/>
        </w:rPr>
      </w:pPr>
      <w:del w:id="843" w:author="Microsoft Office User" w:date="2017-08-26T15:33:00Z">
        <w:r w:rsidRPr="0088676B" w:rsidDel="005E1FA1">
          <w:rPr>
            <w:rFonts w:ascii=".萍方-简" w:eastAsiaTheme="minorEastAsia" w:hAnsi=".萍方-简"/>
            <w:noProof/>
            <w:lang w:eastAsia="zh-CN"/>
            <w:rPrChange w:id="84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5"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6" w:author="Microsoft Office User" w:date="2017-08-26T15:42:00Z">
              <w:rPr>
                <w:noProof/>
                <w:lang w:eastAsia="zh-CN"/>
              </w:rPr>
            </w:rPrChange>
          </w:rPr>
          <w:tab/>
        </w:r>
        <w:r w:rsidRPr="0088676B" w:rsidDel="005E1FA1">
          <w:rPr>
            <w:rFonts w:eastAsiaTheme="minorEastAsia"/>
            <w:noProof/>
            <w:rPrChange w:id="847" w:author="Microsoft Office User" w:date="2017-08-26T15:42:00Z">
              <w:rPr>
                <w:noProof/>
              </w:rPr>
            </w:rPrChange>
          </w:rPr>
          <w:fldChar w:fldCharType="begin"/>
        </w:r>
        <w:r w:rsidRPr="0088676B" w:rsidDel="005E1FA1">
          <w:rPr>
            <w:rFonts w:eastAsiaTheme="minorEastAsia"/>
            <w:noProof/>
            <w:lang w:eastAsia="zh-CN"/>
            <w:rPrChange w:id="848"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49" w:author="Microsoft Office User" w:date="2017-08-26T15:42:00Z">
              <w:rPr>
                <w:rFonts w:eastAsiaTheme="minorEastAsia"/>
                <w:noProof/>
              </w:rPr>
            </w:rPrChange>
          </w:rPr>
        </w:r>
        <w:r w:rsidRPr="0088676B" w:rsidDel="005E1FA1">
          <w:rPr>
            <w:rFonts w:eastAsiaTheme="minorEastAsia"/>
            <w:noProof/>
            <w:rPrChange w:id="850" w:author="Microsoft Office User" w:date="2017-08-26T15:42:00Z">
              <w:rPr>
                <w:noProof/>
              </w:rPr>
            </w:rPrChange>
          </w:rPr>
          <w:fldChar w:fldCharType="separate"/>
        </w:r>
        <w:r w:rsidR="00C7301F" w:rsidRPr="0088676B" w:rsidDel="005E1FA1">
          <w:rPr>
            <w:rFonts w:eastAsiaTheme="minorEastAsia"/>
            <w:noProof/>
            <w:lang w:eastAsia="zh-CN"/>
            <w:rPrChange w:id="851" w:author="Microsoft Office User" w:date="2017-08-26T15:42:00Z">
              <w:rPr>
                <w:noProof/>
                <w:lang w:eastAsia="zh-CN"/>
              </w:rPr>
            </w:rPrChange>
          </w:rPr>
          <w:delText>37</w:delText>
        </w:r>
        <w:r w:rsidRPr="0088676B" w:rsidDel="005E1FA1">
          <w:rPr>
            <w:rFonts w:eastAsiaTheme="minorEastAsia"/>
            <w:noProof/>
            <w:rPrChange w:id="852" w:author="Microsoft Office User" w:date="2017-08-26T15:42:00Z">
              <w:rPr>
                <w:noProof/>
              </w:rPr>
            </w:rPrChange>
          </w:rPr>
          <w:fldChar w:fldCharType="end"/>
        </w:r>
      </w:del>
    </w:p>
    <w:p w14:paraId="3B6EE0DF" w14:textId="7D7D7EFE" w:rsidR="007E0FCC" w:rsidRPr="0088676B" w:rsidDel="005E1FA1" w:rsidRDefault="007E0FCC">
      <w:pPr>
        <w:pStyle w:val="TOC3"/>
        <w:rPr>
          <w:del w:id="853" w:author="Microsoft Office User" w:date="2017-08-26T15:33:00Z"/>
          <w:rFonts w:asciiTheme="minorHAnsi" w:eastAsiaTheme="minorEastAsia" w:hAnsiTheme="minorHAnsi" w:cstheme="minorBidi"/>
          <w:noProof/>
          <w:lang w:eastAsia="zh-CN"/>
        </w:rPr>
      </w:pPr>
      <w:del w:id="854" w:author="Microsoft Office User" w:date="2017-08-26T15:33:00Z">
        <w:r w:rsidRPr="0088676B" w:rsidDel="005E1FA1">
          <w:rPr>
            <w:rFonts w:ascii=".萍方-简" w:eastAsiaTheme="minorEastAsia" w:hAnsi=".萍方-简"/>
            <w:noProof/>
            <w:lang w:eastAsia="zh-CN"/>
            <w:rPrChange w:id="855"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6"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7" w:author="Microsoft Office User" w:date="2017-08-26T15:42:00Z">
              <w:rPr>
                <w:noProof/>
              </w:rPr>
            </w:rPrChange>
          </w:rPr>
          <w:tab/>
        </w:r>
        <w:r w:rsidRPr="0088676B" w:rsidDel="005E1FA1">
          <w:rPr>
            <w:rFonts w:eastAsiaTheme="minorEastAsia"/>
            <w:noProof/>
            <w:rPrChange w:id="858" w:author="Microsoft Office User" w:date="2017-08-26T15:42:00Z">
              <w:rPr>
                <w:noProof/>
              </w:rPr>
            </w:rPrChange>
          </w:rPr>
          <w:fldChar w:fldCharType="begin"/>
        </w:r>
        <w:r w:rsidRPr="0088676B" w:rsidDel="005E1FA1">
          <w:rPr>
            <w:rFonts w:eastAsiaTheme="minorEastAsia"/>
            <w:noProof/>
            <w:lang w:eastAsia="zh-CN"/>
            <w:rPrChange w:id="859" w:author="Microsoft Office User" w:date="2017-08-26T15:42:00Z">
              <w:rPr>
                <w:noProof/>
              </w:rPr>
            </w:rPrChange>
          </w:rPr>
          <w:delInstrText xml:space="preserve"> PAGEREF _Toc489971231 \h </w:delInstrText>
        </w:r>
        <w:r w:rsidRPr="0088676B" w:rsidDel="005E1FA1">
          <w:rPr>
            <w:rFonts w:eastAsiaTheme="minorEastAsia"/>
            <w:noProof/>
            <w:rPrChange w:id="860" w:author="Microsoft Office User" w:date="2017-08-26T15:42:00Z">
              <w:rPr>
                <w:rFonts w:eastAsiaTheme="minorEastAsia"/>
                <w:noProof/>
              </w:rPr>
            </w:rPrChange>
          </w:rPr>
        </w:r>
        <w:r w:rsidRPr="0088676B" w:rsidDel="005E1FA1">
          <w:rPr>
            <w:rFonts w:eastAsiaTheme="minorEastAsia"/>
            <w:noProof/>
            <w:rPrChange w:id="861" w:author="Microsoft Office User" w:date="2017-08-26T15:42:00Z">
              <w:rPr>
                <w:noProof/>
              </w:rPr>
            </w:rPrChange>
          </w:rPr>
          <w:fldChar w:fldCharType="separate"/>
        </w:r>
        <w:r w:rsidR="00C7301F" w:rsidRPr="0088676B" w:rsidDel="005E1FA1">
          <w:rPr>
            <w:rFonts w:eastAsiaTheme="minorEastAsia"/>
            <w:noProof/>
            <w:lang w:eastAsia="zh-CN"/>
            <w:rPrChange w:id="862" w:author="Microsoft Office User" w:date="2017-08-26T15:42:00Z">
              <w:rPr>
                <w:noProof/>
              </w:rPr>
            </w:rPrChange>
          </w:rPr>
          <w:delText>38</w:delText>
        </w:r>
        <w:r w:rsidRPr="0088676B" w:rsidDel="005E1FA1">
          <w:rPr>
            <w:rFonts w:eastAsiaTheme="minorEastAsia"/>
            <w:noProof/>
            <w:rPrChange w:id="863" w:author="Microsoft Office User" w:date="2017-08-26T15:42:00Z">
              <w:rPr>
                <w:noProof/>
              </w:rPr>
            </w:rPrChange>
          </w:rPr>
          <w:fldChar w:fldCharType="end"/>
        </w:r>
      </w:del>
    </w:p>
    <w:p w14:paraId="27B5956B" w14:textId="159A49CD" w:rsidR="007E0FCC" w:rsidRPr="0088676B" w:rsidDel="005E1FA1" w:rsidRDefault="007E0FCC">
      <w:pPr>
        <w:pStyle w:val="TOC2"/>
        <w:rPr>
          <w:del w:id="864" w:author="Microsoft Office User" w:date="2017-08-26T15:33:00Z"/>
          <w:rFonts w:asciiTheme="minorHAnsi" w:eastAsiaTheme="minorEastAsia" w:hAnsiTheme="minorHAnsi" w:cstheme="minorBidi"/>
          <w:bCs w:val="0"/>
          <w:sz w:val="22"/>
          <w:szCs w:val="22"/>
          <w:lang w:eastAsia="zh-CN"/>
        </w:rPr>
      </w:pPr>
      <w:del w:id="865" w:author="Microsoft Office User" w:date="2017-08-26T15:33:00Z">
        <w:r w:rsidRPr="0088676B" w:rsidDel="005E1FA1">
          <w:rPr>
            <w:rFonts w:ascii=".萍方-简" w:eastAsiaTheme="minorEastAsia" w:hAnsi=".萍方-简"/>
            <w:bCs w:val="0"/>
            <w:lang w:eastAsia="zh-CN"/>
            <w:rPrChange w:id="866"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67"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68"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69" w:author="Microsoft Office User" w:date="2017-08-26T15:42:00Z">
              <w:rPr>
                <w:bCs w:val="0"/>
              </w:rPr>
            </w:rPrChange>
          </w:rPr>
          <w:tab/>
        </w:r>
        <w:r w:rsidRPr="0088676B" w:rsidDel="005E1FA1">
          <w:rPr>
            <w:rFonts w:eastAsiaTheme="minorEastAsia"/>
            <w:bCs w:val="0"/>
            <w:rPrChange w:id="870" w:author="Microsoft Office User" w:date="2017-08-26T15:42:00Z">
              <w:rPr>
                <w:bCs w:val="0"/>
              </w:rPr>
            </w:rPrChange>
          </w:rPr>
          <w:fldChar w:fldCharType="begin"/>
        </w:r>
        <w:r w:rsidRPr="0088676B" w:rsidDel="005E1FA1">
          <w:rPr>
            <w:rFonts w:eastAsiaTheme="minorEastAsia"/>
            <w:bCs w:val="0"/>
            <w:lang w:eastAsia="zh-CN"/>
            <w:rPrChange w:id="871" w:author="Microsoft Office User" w:date="2017-08-26T15:42:00Z">
              <w:rPr>
                <w:bCs w:val="0"/>
              </w:rPr>
            </w:rPrChange>
          </w:rPr>
          <w:delInstrText xml:space="preserve"> PAGEREF _Toc489971232 \h </w:delInstrText>
        </w:r>
        <w:r w:rsidRPr="0088676B" w:rsidDel="005E1FA1">
          <w:rPr>
            <w:rFonts w:eastAsiaTheme="minorEastAsia"/>
            <w:bCs w:val="0"/>
            <w:rPrChange w:id="872" w:author="Microsoft Office User" w:date="2017-08-26T15:42:00Z">
              <w:rPr>
                <w:rFonts w:eastAsiaTheme="minorEastAsia"/>
                <w:bCs w:val="0"/>
              </w:rPr>
            </w:rPrChange>
          </w:rPr>
        </w:r>
        <w:r w:rsidRPr="0088676B" w:rsidDel="005E1FA1">
          <w:rPr>
            <w:rFonts w:eastAsiaTheme="minorEastAsia"/>
            <w:bCs w:val="0"/>
            <w:rPrChange w:id="873" w:author="Microsoft Office User" w:date="2017-08-26T15:42:00Z">
              <w:rPr>
                <w:bCs w:val="0"/>
              </w:rPr>
            </w:rPrChange>
          </w:rPr>
          <w:fldChar w:fldCharType="separate"/>
        </w:r>
        <w:r w:rsidR="00C7301F" w:rsidRPr="0088676B" w:rsidDel="005E1FA1">
          <w:rPr>
            <w:rFonts w:eastAsiaTheme="minorEastAsia"/>
            <w:bCs w:val="0"/>
            <w:lang w:eastAsia="zh-CN"/>
            <w:rPrChange w:id="874" w:author="Microsoft Office User" w:date="2017-08-26T15:42:00Z">
              <w:rPr>
                <w:bCs w:val="0"/>
              </w:rPr>
            </w:rPrChange>
          </w:rPr>
          <w:delText>38</w:delText>
        </w:r>
        <w:r w:rsidRPr="0088676B" w:rsidDel="005E1FA1">
          <w:rPr>
            <w:rFonts w:eastAsiaTheme="minorEastAsia"/>
            <w:bCs w:val="0"/>
            <w:rPrChange w:id="875" w:author="Microsoft Office User" w:date="2017-08-26T15:42:00Z">
              <w:rPr>
                <w:bCs w:val="0"/>
              </w:rPr>
            </w:rPrChange>
          </w:rPr>
          <w:fldChar w:fldCharType="end"/>
        </w:r>
      </w:del>
    </w:p>
    <w:p w14:paraId="1C13FF6B" w14:textId="401B14DF" w:rsidR="001105B9" w:rsidRPr="0088676B" w:rsidDel="005E1FA1" w:rsidRDefault="0001467E" w:rsidP="00855F64">
      <w:pPr>
        <w:rPr>
          <w:del w:id="876" w:author="Microsoft Office User" w:date="2017-08-26T15:33:00Z"/>
          <w:rFonts w:ascii="Arial" w:eastAsiaTheme="minorEastAsia" w:hAnsi="Arial" w:cs="Arial"/>
          <w:b/>
          <w:bCs/>
          <w:caps/>
          <w:sz w:val="20"/>
          <w:szCs w:val="20"/>
          <w:u w:val="single"/>
          <w:lang w:eastAsia="zh-CN"/>
          <w:rPrChange w:id="877" w:author="Microsoft Office User" w:date="2017-08-26T15:42:00Z">
            <w:rPr>
              <w:del w:id="878" w:author="Microsoft Office User" w:date="2017-08-26T15:33:00Z"/>
              <w:rFonts w:ascii="Arial" w:hAnsi="Arial" w:cs="Arial"/>
              <w:b/>
              <w:bCs/>
              <w:caps/>
              <w:sz w:val="20"/>
              <w:szCs w:val="20"/>
              <w:u w:val="single"/>
            </w:rPr>
          </w:rPrChange>
        </w:rPr>
      </w:pPr>
      <w:del w:id="879" w:author="Microsoft Office User" w:date="2017-08-26T15:33:00Z">
        <w:r w:rsidRPr="0088676B" w:rsidDel="005E1FA1">
          <w:rPr>
            <w:rFonts w:ascii="Arial" w:eastAsiaTheme="minorEastAsia" w:hAnsi="Arial" w:cs="Arial"/>
            <w:b/>
            <w:bCs/>
            <w:caps/>
            <w:sz w:val="20"/>
            <w:szCs w:val="20"/>
            <w:u w:val="single"/>
            <w:rPrChange w:id="880"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ListParagraph"/>
        <w:numPr>
          <w:ilvl w:val="0"/>
          <w:numId w:val="3"/>
        </w:num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lang w:eastAsia="zh-CN"/>
            <w:rPrChange w:id="885"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6" w:author="Microsoft Office User" w:date="2017-08-26T15:33:00Z"/>
          <w:rFonts w:eastAsiaTheme="minorEastAsia" w:cs="Arial"/>
          <w:caps/>
          <w:u w:val="single"/>
          <w:lang w:eastAsia="zh-CN"/>
          <w:rPrChange w:id="887" w:author="Microsoft Office User" w:date="2017-08-26T15:42:00Z">
            <w:rPr>
              <w:del w:id="888" w:author="Microsoft Office User" w:date="2017-08-26T15:33:00Z"/>
              <w:rFonts w:cs="Arial"/>
              <w:caps/>
              <w:u w:val="single"/>
            </w:rPr>
          </w:rPrChange>
        </w:rPr>
      </w:pPr>
    </w:p>
    <w:p w14:paraId="5AD0716C" w14:textId="77777777" w:rsidR="005E1FA1" w:rsidRPr="0088676B" w:rsidRDefault="005E1FA1" w:rsidP="00855F64">
      <w:pPr>
        <w:rPr>
          <w:ins w:id="889" w:author="Microsoft Office User" w:date="2017-08-26T15:33:00Z"/>
          <w:rFonts w:eastAsiaTheme="minorEastAsia" w:cs="Arial"/>
          <w:caps/>
          <w:u w:val="single"/>
          <w:lang w:eastAsia="zh-CN"/>
          <w:rPrChange w:id="890" w:author="Microsoft Office User" w:date="2017-08-26T15:42:00Z">
            <w:rPr>
              <w:ins w:id="891" w:author="Microsoft Office User" w:date="2017-08-26T15:33:00Z"/>
              <w:rFonts w:cs="Arial"/>
              <w:caps/>
              <w:u w:val="single"/>
            </w:rPr>
          </w:rPrChange>
        </w:rPr>
      </w:pPr>
    </w:p>
    <w:p w14:paraId="158D6534" w14:textId="77777777" w:rsidR="005E1FA1" w:rsidRPr="0088676B" w:rsidRDefault="005E1FA1" w:rsidP="00855F64">
      <w:pPr>
        <w:rPr>
          <w:ins w:id="892" w:author="Microsoft Office User" w:date="2017-08-26T15:33:00Z"/>
          <w:rFonts w:eastAsiaTheme="minorEastAsia" w:cs="Arial"/>
          <w:caps/>
          <w:u w:val="single"/>
          <w:lang w:eastAsia="zh-CN"/>
          <w:rPrChange w:id="893" w:author="Microsoft Office User" w:date="2017-08-26T15:42:00Z">
            <w:rPr>
              <w:ins w:id="894" w:author="Microsoft Office User" w:date="2017-08-26T15:33:00Z"/>
              <w:rFonts w:cs="Arial"/>
              <w:caps/>
              <w:u w:val="single"/>
            </w:rPr>
          </w:rPrChange>
        </w:rPr>
      </w:pPr>
    </w:p>
    <w:p w14:paraId="6C702686" w14:textId="77777777" w:rsidR="005E1FA1" w:rsidRPr="0088676B" w:rsidRDefault="005E1FA1" w:rsidP="00855F64">
      <w:pPr>
        <w:rPr>
          <w:ins w:id="895" w:author="Microsoft Office User" w:date="2017-08-26T15:33:00Z"/>
          <w:rFonts w:eastAsiaTheme="minorEastAsia" w:cs="Arial"/>
          <w:caps/>
          <w:u w:val="single"/>
          <w:lang w:eastAsia="zh-CN"/>
          <w:rPrChange w:id="896" w:author="Microsoft Office User" w:date="2017-08-26T15:42:00Z">
            <w:rPr>
              <w:ins w:id="897" w:author="Microsoft Office User" w:date="2017-08-26T15:33:00Z"/>
              <w:rFonts w:cs="Arial"/>
              <w:caps/>
              <w:u w:val="single"/>
            </w:rPr>
          </w:rPrChange>
        </w:rPr>
      </w:pPr>
    </w:p>
    <w:p w14:paraId="2582CA15" w14:textId="77777777" w:rsidR="005E1FA1" w:rsidRPr="0088676B" w:rsidRDefault="005E1FA1" w:rsidP="00855F64">
      <w:pPr>
        <w:rPr>
          <w:ins w:id="898" w:author="Microsoft Office User" w:date="2017-08-26T15:33:00Z"/>
          <w:rFonts w:eastAsiaTheme="minorEastAsia" w:cs="Arial"/>
          <w:caps/>
          <w:u w:val="single"/>
          <w:lang w:eastAsia="zh-CN"/>
          <w:rPrChange w:id="899" w:author="Microsoft Office User" w:date="2017-08-26T15:42:00Z">
            <w:rPr>
              <w:ins w:id="900" w:author="Microsoft Office User" w:date="2017-08-26T15:33:00Z"/>
              <w:rFonts w:cs="Arial"/>
              <w:caps/>
              <w:u w:val="single"/>
            </w:rPr>
          </w:rPrChange>
        </w:rPr>
      </w:pPr>
    </w:p>
    <w:p w14:paraId="258F5495" w14:textId="77777777" w:rsidR="005E1FA1" w:rsidRPr="0088676B" w:rsidRDefault="005E1FA1" w:rsidP="00855F64">
      <w:pPr>
        <w:rPr>
          <w:ins w:id="901" w:author="Microsoft Office User" w:date="2017-08-26T15:33:00Z"/>
          <w:rFonts w:eastAsiaTheme="minorEastAsia" w:cs="Arial"/>
          <w:caps/>
          <w:u w:val="single"/>
          <w:lang w:eastAsia="zh-CN"/>
          <w:rPrChange w:id="902" w:author="Microsoft Office User" w:date="2017-08-26T15:42:00Z">
            <w:rPr>
              <w:ins w:id="903" w:author="Microsoft Office User" w:date="2017-08-26T15:33:00Z"/>
              <w:rFonts w:cs="Arial"/>
              <w:caps/>
              <w:u w:val="single"/>
            </w:rPr>
          </w:rPrChange>
        </w:rPr>
      </w:pPr>
    </w:p>
    <w:p w14:paraId="06ACA083" w14:textId="77777777" w:rsidR="005E1FA1" w:rsidRPr="0088676B" w:rsidRDefault="005E1FA1" w:rsidP="00855F64">
      <w:pPr>
        <w:rPr>
          <w:ins w:id="904" w:author="Microsoft Office User" w:date="2017-08-26T15:33:00Z"/>
          <w:rFonts w:eastAsiaTheme="minorEastAsia" w:cs="Arial"/>
          <w:caps/>
          <w:u w:val="single"/>
          <w:lang w:eastAsia="zh-CN"/>
          <w:rPrChange w:id="905" w:author="Microsoft Office User" w:date="2017-08-26T15:42:00Z">
            <w:rPr>
              <w:ins w:id="906" w:author="Microsoft Office User" w:date="2017-08-26T15:33:00Z"/>
              <w:rFonts w:cs="Arial"/>
              <w:caps/>
              <w:u w:val="single"/>
            </w:rPr>
          </w:rPrChange>
        </w:rPr>
      </w:pPr>
    </w:p>
    <w:p w14:paraId="279686E6" w14:textId="77777777" w:rsidR="005E1FA1" w:rsidRPr="0088676B" w:rsidRDefault="005E1FA1" w:rsidP="00855F64">
      <w:pPr>
        <w:rPr>
          <w:ins w:id="907" w:author="Microsoft Office User" w:date="2017-08-26T15:33:00Z"/>
          <w:rFonts w:eastAsiaTheme="minorEastAsia" w:cs="Arial"/>
          <w:caps/>
          <w:u w:val="single"/>
          <w:lang w:eastAsia="zh-CN"/>
          <w:rPrChange w:id="908" w:author="Microsoft Office User" w:date="2017-08-26T15:42:00Z">
            <w:rPr>
              <w:ins w:id="909" w:author="Microsoft Office User" w:date="2017-08-26T15:33:00Z"/>
              <w:rFonts w:cs="Arial"/>
              <w:caps/>
              <w:u w:val="single"/>
            </w:rPr>
          </w:rPrChange>
        </w:rPr>
      </w:pPr>
    </w:p>
    <w:p w14:paraId="54C20011" w14:textId="77777777" w:rsidR="005E1FA1" w:rsidRPr="0088676B" w:rsidRDefault="005E1FA1" w:rsidP="00855F64">
      <w:pPr>
        <w:rPr>
          <w:ins w:id="910" w:author="Microsoft Office User" w:date="2017-08-26T15:33:00Z"/>
          <w:rFonts w:eastAsiaTheme="minorEastAsia" w:cs="Arial"/>
          <w:caps/>
          <w:u w:val="single"/>
          <w:lang w:eastAsia="zh-CN"/>
          <w:rPrChange w:id="911" w:author="Microsoft Office User" w:date="2017-08-26T15:42:00Z">
            <w:rPr>
              <w:ins w:id="912" w:author="Microsoft Office User" w:date="2017-08-26T15:33:00Z"/>
              <w:rFonts w:cs="Arial"/>
              <w:caps/>
              <w:u w:val="single"/>
            </w:rPr>
          </w:rPrChange>
        </w:rPr>
      </w:pPr>
    </w:p>
    <w:p w14:paraId="31897633" w14:textId="77777777" w:rsidR="005E1FA1" w:rsidRPr="0088676B" w:rsidRDefault="005E1FA1">
      <w:pPr>
        <w:pStyle w:val="NoSpacing"/>
        <w:rPr>
          <w:ins w:id="913" w:author="Microsoft Office User" w:date="2017-08-26T15:33:00Z"/>
          <w:rFonts w:eastAsiaTheme="minorEastAsia"/>
          <w:lang w:eastAsia="zh-CN"/>
          <w:rPrChange w:id="914" w:author="Microsoft Office User" w:date="2017-08-26T15:42:00Z">
            <w:rPr>
              <w:ins w:id="915" w:author="Microsoft Office User" w:date="2017-08-26T15:33:00Z"/>
            </w:rPr>
          </w:rPrChange>
        </w:rPr>
        <w:pPrChange w:id="916"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7" w:author="Microsoft Office User" w:date="2017-08-26T15:42:00Z">
            <w:rPr>
              <w:rFonts w:cs="Arial"/>
              <w:caps/>
              <w:u w:val="single"/>
            </w:rPr>
          </w:rPrChange>
        </w:rPr>
      </w:pPr>
    </w:p>
    <w:p w14:paraId="35A5A200" w14:textId="1597A2F4" w:rsidR="00063DB2" w:rsidRPr="0088676B" w:rsidRDefault="00645797" w:rsidP="00063DB2">
      <w:pPr>
        <w:pStyle w:val="Heading1"/>
        <w:rPr>
          <w:rFonts w:ascii=".萍方-简" w:eastAsiaTheme="minorEastAsia" w:hAnsi=".萍方-简"/>
          <w:lang w:eastAsia="zh-CN"/>
          <w:rPrChange w:id="918" w:author="Microsoft Office User" w:date="2017-08-26T15:42:00Z">
            <w:rPr>
              <w:rFonts w:ascii=".萍方-简" w:eastAsia=".萍方-简" w:hAnsi=".萍方-简"/>
              <w:lang w:eastAsia="zh-CN"/>
            </w:rPr>
          </w:rPrChange>
        </w:rPr>
      </w:pPr>
      <w:bookmarkStart w:id="919"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19"/>
    </w:p>
    <w:p w14:paraId="64F09B26" w14:textId="598E5831" w:rsidR="00CF1D69" w:rsidRDefault="00CF1D69">
      <w:pPr>
        <w:jc w:val="both"/>
        <w:rPr>
          <w:ins w:id="920" w:author="Jie Lan" w:date="2017-08-19T20:09:00Z"/>
          <w:rFonts w:ascii=".萍方-简" w:eastAsia=".萍方-简" w:hAnsi=".萍方-简"/>
          <w:lang w:eastAsia="zh-CN"/>
        </w:rPr>
        <w:pPrChange w:id="921"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22"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Heading2"/>
        <w:ind w:left="720" w:hanging="720"/>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2"/>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的使命</w:t>
      </w:r>
      <w:bookmarkEnd w:id="924"/>
    </w:p>
    <w:p w14:paraId="1FA38494" w14:textId="14B843AA" w:rsidR="00A251DC" w:rsidRPr="0088676B" w:rsidRDefault="002B215F" w:rsidP="00BD1BDA">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30"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更加快捷</w:t>
      </w:r>
      <w:r w:rsidR="002D3E19"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lastRenderedPageBreak/>
        <w:t>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48"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49"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50"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Heading2"/>
        <w:ind w:left="720" w:hanging="720"/>
        <w:rPr>
          <w:rFonts w:ascii=".萍方-简" w:eastAsiaTheme="minorEastAsia" w:hAnsi=".萍方-简"/>
          <w:lang w:eastAsia="zh-CN"/>
          <w:rPrChange w:id="951" w:author="Microsoft Office User" w:date="2017-08-26T15:42:00Z">
            <w:rPr>
              <w:rFonts w:ascii=".萍方-简" w:eastAsia=".萍方-简" w:hAnsi=".萍方-简"/>
              <w:lang w:eastAsia="zh-CN"/>
            </w:rPr>
          </w:rPrChange>
        </w:rPr>
      </w:pPr>
      <w:bookmarkStart w:id="952" w:name="_Toc489971193"/>
      <w:r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55" w:author="Microsoft Office User" w:date="2017-08-26T15:42:00Z">
            <w:rPr>
              <w:rFonts w:ascii=".萍方-简" w:eastAsia=".萍方-简" w:hAnsi=".萍方-简" w:hint="eastAsia"/>
              <w:lang w:eastAsia="zh-CN"/>
            </w:rPr>
          </w:rPrChange>
        </w:rPr>
        <w:t>特征</w:t>
      </w:r>
      <w:bookmarkEnd w:id="952"/>
    </w:p>
    <w:p w14:paraId="64B63ABA" w14:textId="093FDDF1" w:rsidR="00C6325E" w:rsidRPr="0088676B" w:rsidRDefault="002B215F" w:rsidP="00A251DC">
      <w:pPr>
        <w:rPr>
          <w:rFonts w:ascii=".萍方-简" w:eastAsiaTheme="minorEastAsia" w:hAnsi=".萍方-简"/>
          <w:lang w:eastAsia="zh-CN"/>
          <w:rPrChange w:id="956"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57"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58"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6"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67"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9"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t>等</w:t>
      </w:r>
      <w:r w:rsidR="00C6325E"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72"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lastRenderedPageBreak/>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73"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75"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76"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77"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79"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80"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1"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83"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84"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85"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87"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lastRenderedPageBreak/>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8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9"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9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92"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9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、利用密码学的方式保证数据传输和访问的安全、利用</w:t>
      </w:r>
      <w:r w:rsidRPr="0088676B">
        <w:rPr>
          <w:rFonts w:ascii=".萍方-简" w:eastAsiaTheme="minorEastAsia" w:hAnsi=".萍方-简" w:hint="eastAsia"/>
          <w:lang w:eastAsia="zh-CN"/>
          <w:rPrChange w:id="995"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ListParagraph"/>
        <w:numPr>
          <w:ilvl w:val="0"/>
          <w:numId w:val="24"/>
        </w:numPr>
        <w:rPr>
          <w:rFonts w:ascii=".萍方-简" w:eastAsiaTheme="minorEastAsia" w:hAnsi=".萍方-简"/>
          <w:lang w:eastAsia="zh-CN"/>
          <w:rPrChange w:id="99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97"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98"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1000"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01"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ListParagraph"/>
        <w:numPr>
          <w:ilvl w:val="0"/>
          <w:numId w:val="24"/>
        </w:numPr>
        <w:rPr>
          <w:rFonts w:ascii=".萍方-简" w:eastAsiaTheme="minorEastAsia" w:hAnsi=".萍方-简"/>
          <w:lang w:eastAsia="zh-CN"/>
          <w:rPrChange w:id="100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3" w:author="Microsoft Office User" w:date="2017-08-26T15:42:00Z">
            <w:rPr>
              <w:rFonts w:ascii=".萍方-简" w:eastAsia=".萍方-简" w:hAnsi=".萍方-简" w:hint="eastAsia"/>
              <w:lang w:eastAsia="zh-CN"/>
            </w:rPr>
          </w:rPrChange>
        </w:rPr>
        <w:t>全网共享账本（</w:t>
      </w:r>
      <w:proofErr w:type="spellStart"/>
      <w:r w:rsidRPr="0088676B">
        <w:rPr>
          <w:rFonts w:ascii=".萍方-简" w:eastAsiaTheme="minorEastAsia" w:hAnsi=".萍方-简"/>
          <w:lang w:eastAsia="zh-CN"/>
          <w:rPrChange w:id="1004" w:author="Microsoft Office User" w:date="2017-08-26T15:42:00Z">
            <w:rPr>
              <w:rFonts w:ascii=".萍方-简" w:eastAsia=".萍方-简" w:hAnsi=".萍方-简"/>
              <w:lang w:eastAsia="zh-CN"/>
            </w:rPr>
          </w:rPrChange>
        </w:rPr>
        <w:t>SharedLedger</w:t>
      </w:r>
      <w:proofErr w:type="spellEnd"/>
      <w:r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06"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w:t>
      </w:r>
      <w:r w:rsidR="0075564A"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lastRenderedPageBreak/>
        <w:t>务器，因此不存在单一的攻击入口。同时，全网共享账本这个特性也使得防止双重支付成为现实。</w:t>
      </w:r>
    </w:p>
    <w:p w14:paraId="5262CEF7" w14:textId="77777777" w:rsidR="0075564A" w:rsidRPr="0088676B" w:rsidRDefault="0075564A" w:rsidP="009F0864">
      <w:pPr>
        <w:pStyle w:val="ListParagraph"/>
        <w:numPr>
          <w:ilvl w:val="0"/>
          <w:numId w:val="24"/>
        </w:numPr>
        <w:rPr>
          <w:rFonts w:ascii=".萍方-简" w:eastAsiaTheme="minorEastAsia" w:hAnsi=".萍方-简"/>
          <w:lang w:eastAsia="zh-CN"/>
          <w:rPrChange w:id="100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10"/>
      <w:r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开源的源代码进行验证</w:t>
      </w:r>
      <w:commentRangeEnd w:id="1010"/>
      <w:r w:rsidR="006400C7" w:rsidRPr="0088676B">
        <w:rPr>
          <w:rStyle w:val="CommentReference"/>
          <w:rFonts w:eastAsiaTheme="minorEastAsia"/>
          <w:rPrChange w:id="1012" w:author="Microsoft Office User" w:date="2017-08-26T15:42:00Z">
            <w:rPr>
              <w:rStyle w:val="CommentReference"/>
            </w:rPr>
          </w:rPrChange>
        </w:rPr>
        <w:commentReference w:id="1010"/>
      </w:r>
      <w:r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ListParagraph"/>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ListParagraph"/>
        <w:numPr>
          <w:ilvl w:val="0"/>
          <w:numId w:val="24"/>
        </w:numPr>
        <w:rPr>
          <w:rFonts w:ascii=".萍方-简" w:eastAsiaTheme="minorEastAsia" w:hAnsi=".萍方-简"/>
          <w:lang w:eastAsia="zh-CN"/>
          <w:rPrChange w:id="101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18"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19" w:author="Microsoft Office User" w:date="2017-08-26T15:42:00Z">
            <w:rPr>
              <w:rFonts w:ascii=".萍方-简" w:eastAsia=".萍方-简" w:hAnsi=".萍方-简" w:hint="eastAsia"/>
              <w:lang w:eastAsia="zh-CN"/>
            </w:rPr>
          </w:rPrChange>
        </w:rPr>
        <w:t>（</w:t>
      </w:r>
      <w:proofErr w:type="spellStart"/>
      <w:r w:rsidRPr="0088676B">
        <w:rPr>
          <w:rFonts w:ascii=".萍方-简" w:eastAsiaTheme="minorEastAsia" w:hAnsi=".萍方-简"/>
          <w:lang w:eastAsia="zh-CN"/>
          <w:rPrChange w:id="1020" w:author="Microsoft Office User" w:date="2017-08-26T15:42:00Z">
            <w:rPr>
              <w:rFonts w:ascii=".萍方-简" w:eastAsia=".萍方-简" w:hAnsi=".萍方-简"/>
              <w:lang w:eastAsia="zh-CN"/>
            </w:rPr>
          </w:rPrChange>
        </w:rPr>
        <w:t>SmartContract</w:t>
      </w:r>
      <w:proofErr w:type="spellEnd"/>
      <w:r w:rsidRPr="0088676B">
        <w:rPr>
          <w:rFonts w:ascii=".萍方-简" w:eastAsiaTheme="minorEastAsia" w:hAnsi=".萍方-简" w:hint="eastAsia"/>
          <w:lang w:eastAsia="zh-CN"/>
          <w:rPrChange w:id="1021"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ListParagraph"/>
        <w:numPr>
          <w:ilvl w:val="0"/>
          <w:numId w:val="24"/>
        </w:numPr>
        <w:rPr>
          <w:rFonts w:ascii=".萍方-简" w:eastAsiaTheme="minorEastAsia" w:hAnsi=".萍方-简"/>
          <w:lang w:eastAsia="zh-CN"/>
          <w:rPrChange w:id="1022"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23"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24"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ListParagraph"/>
        <w:numPr>
          <w:ilvl w:val="0"/>
          <w:numId w:val="24"/>
        </w:numPr>
        <w:rPr>
          <w:rFonts w:ascii=".萍方-简" w:eastAsiaTheme="minorEastAsia" w:hAnsi=".萍方-简"/>
          <w:lang w:eastAsia="zh-CN"/>
          <w:rPrChange w:id="102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7"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28"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29"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30" w:author="Microsoft Office User" w:date="2017-08-26T15:42:00Z">
            <w:rPr>
              <w:rFonts w:ascii="Arial" w:hAnsi="Arial" w:cs="Arial"/>
              <w:sz w:val="20"/>
              <w:szCs w:val="20"/>
              <w:lang w:eastAsia="zh-CN"/>
            </w:rPr>
          </w:rPrChange>
        </w:rPr>
        <w:br w:type="page"/>
      </w:r>
    </w:p>
    <w:p w14:paraId="78A01085" w14:textId="77777777" w:rsidR="00291EF7" w:rsidRPr="00A5792F" w:rsidRDefault="00291EF7" w:rsidP="00291EF7">
      <w:pPr>
        <w:pStyle w:val="Heading1"/>
        <w:rPr>
          <w:rFonts w:ascii=".萍方-简" w:eastAsiaTheme="minorEastAsia" w:hAnsi=".萍方-简"/>
          <w:lang w:eastAsia="zh-CN"/>
        </w:rPr>
      </w:pPr>
      <w:bookmarkStart w:id="1031" w:name="_Toc405660669"/>
      <w:bookmarkStart w:id="1032" w:name="_Toc405660863"/>
      <w:bookmarkStart w:id="1033" w:name="_Toc489971194"/>
      <w:r>
        <w:rPr>
          <w:rFonts w:ascii=".萍方-简" w:eastAsiaTheme="minorEastAsia" w:hAnsi=".萍方-简" w:hint="eastAsia"/>
          <w:lang w:eastAsia="zh-CN"/>
        </w:rPr>
        <w:lastRenderedPageBreak/>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系统构架</w:t>
      </w:r>
      <w:bookmarkEnd w:id="1033"/>
    </w:p>
    <w:p w14:paraId="2FA6C916" w14:textId="77777777" w:rsidR="00291EF7" w:rsidRPr="00A5792F" w:rsidRDefault="00291EF7" w:rsidP="00291EF7">
      <w:pPr>
        <w:pStyle w:val="Heading2"/>
        <w:ind w:left="720" w:hanging="720"/>
        <w:rPr>
          <w:rFonts w:ascii=".萍方-简" w:eastAsiaTheme="minorEastAsia" w:hAnsi=".萍方-简"/>
          <w:lang w:eastAsia="zh-CN"/>
        </w:rPr>
      </w:pPr>
      <w:bookmarkStart w:id="1034" w:name="_Toc489971195"/>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的商业</w:t>
      </w:r>
      <w:bookmarkEnd w:id="1034"/>
      <w:r w:rsidRPr="00A5792F">
        <w:rPr>
          <w:rFonts w:ascii=".萍方-简" w:eastAsiaTheme="minorEastAsia" w:hAnsi=".萍方-简" w:hint="eastAsia"/>
          <w:lang w:eastAsia="zh-CN"/>
        </w:rPr>
        <w:t>逻辑引擎</w:t>
      </w:r>
    </w:p>
    <w:p w14:paraId="2C7D13C1" w14:textId="77777777" w:rsidR="00291EF7" w:rsidRPr="00A60611" w:rsidRDefault="00291EF7" w:rsidP="00291EF7">
      <w:pPr>
        <w:rPr>
          <w:rFonts w:ascii=".萍方-简" w:eastAsiaTheme="minorEastAsia" w:hAnsi=".萍方-简"/>
          <w:color w:val="FF0000"/>
          <w:lang w:eastAsia="zh-CN"/>
        </w:rPr>
      </w:pPr>
      <w:r w:rsidRPr="00A60611">
        <w:rPr>
          <w:rFonts w:ascii=".萍方-简" w:eastAsiaTheme="minorEastAsia" w:hAnsi=".萍方-简" w:hint="eastAsia"/>
          <w:color w:val="FF0000"/>
          <w:lang w:eastAsia="zh-CN"/>
        </w:rPr>
        <w:t>(2.</w:t>
      </w:r>
      <w:r w:rsidRPr="00A60611">
        <w:rPr>
          <w:rFonts w:ascii=".萍方-简" w:eastAsiaTheme="minorEastAsia" w:hAnsi=".萍方-简"/>
          <w:color w:val="FF0000"/>
          <w:lang w:eastAsia="zh-CN"/>
        </w:rPr>
        <w:t xml:space="preserve">1 </w:t>
      </w:r>
      <w:r w:rsidRPr="00A60611">
        <w:rPr>
          <w:rFonts w:ascii=".萍方-简" w:eastAsiaTheme="minorEastAsia" w:hAnsi=".萍方-简" w:hint="eastAsia"/>
          <w:color w:val="FF0000"/>
          <w:lang w:eastAsia="zh-CN"/>
        </w:rPr>
        <w:t>补充</w:t>
      </w:r>
      <w:r>
        <w:rPr>
          <w:rFonts w:ascii=".萍方-简" w:eastAsiaTheme="minorEastAsia" w:hAnsi=".萍方-简" w:hint="eastAsia"/>
          <w:color w:val="FF0000"/>
          <w:lang w:eastAsia="zh-CN"/>
        </w:rPr>
        <w:t>更</w:t>
      </w:r>
      <w:r w:rsidRPr="00A60611">
        <w:rPr>
          <w:rFonts w:ascii=".萍方-简" w:eastAsiaTheme="minorEastAsia" w:hAnsi=".萍方-简" w:hint="eastAsia"/>
          <w:color w:val="FF0000"/>
          <w:lang w:eastAsia="zh-CN"/>
        </w:rPr>
        <w:t>多的内容</w:t>
      </w:r>
      <w:r>
        <w:rPr>
          <w:rFonts w:ascii=".萍方-简" w:eastAsiaTheme="minorEastAsia" w:hAnsi=".萍方-简" w:hint="eastAsia"/>
          <w:color w:val="FF0000"/>
          <w:lang w:eastAsia="zh-CN"/>
        </w:rPr>
        <w:t>，和各个平台工具的详细阐述</w:t>
      </w:r>
      <w:r w:rsidRPr="00A60611">
        <w:rPr>
          <w:rFonts w:ascii=".萍方-简" w:eastAsiaTheme="minorEastAsia" w:hAnsi=".萍方-简" w:hint="eastAsia"/>
          <w:color w:val="FF0000"/>
          <w:lang w:eastAsia="zh-CN"/>
        </w:rPr>
        <w:t>)</w:t>
      </w:r>
    </w:p>
    <w:p w14:paraId="556BA6E2"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平台将以互助和对等方式，让用户可以建立自己的金融产品和服务。发起人</w:t>
      </w:r>
      <w:r w:rsidRPr="00A5792F">
        <w:rPr>
          <w:rFonts w:ascii=".萍方-简" w:eastAsiaTheme="minorEastAsia" w:hAnsi=".萍方-简" w:hint="eastAsia"/>
          <w:lang w:eastAsia="zh-CN"/>
        </w:rPr>
        <w:t>通过平台提供的模板</w:t>
      </w:r>
      <w:r>
        <w:rPr>
          <w:rFonts w:ascii=".萍方-简" w:eastAsiaTheme="minorEastAsia" w:hAnsi=".萍方-简" w:hint="eastAsia"/>
          <w:lang w:eastAsia="zh-CN"/>
        </w:rPr>
        <w:t>，快捷的建立可流通的金融协议，例如保险产品，信贷协议，期权</w:t>
      </w:r>
      <w:r w:rsidRPr="00A5792F">
        <w:rPr>
          <w:rFonts w:ascii=".萍方-简" w:eastAsiaTheme="minorEastAsia" w:hAnsi=".萍方-简" w:hint="eastAsia"/>
          <w:lang w:eastAsia="zh-CN"/>
        </w:rPr>
        <w:t>等。发起人可以指定参与方或者公众发售。同时发起人定义协议的执行方式，以保证参与各方的利益。</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一旦完成，这款协议可以作为金融产品应用到</w:t>
      </w:r>
      <w:r>
        <w:rPr>
          <w:rFonts w:ascii=".萍方-简" w:eastAsiaTheme="minorEastAsia" w:hAnsi=".萍方-简" w:hint="eastAsia"/>
          <w:lang w:eastAsia="zh-CN"/>
        </w:rPr>
        <w:t>相互链</w:t>
      </w:r>
      <w:r w:rsidRPr="00A5792F">
        <w:rPr>
          <w:rFonts w:ascii=".萍方-简" w:eastAsiaTheme="minorEastAsia" w:hAnsi=".萍方-简" w:hint="eastAsia"/>
          <w:lang w:eastAsia="zh-CN"/>
        </w:rPr>
        <w:t>中，并通过</w:t>
      </w:r>
      <w:r>
        <w:rPr>
          <w:rFonts w:ascii=".萍方-简" w:eastAsiaTheme="minorEastAsia" w:hAnsi=".萍方-简" w:hint="eastAsia"/>
          <w:lang w:eastAsia="zh-CN"/>
        </w:rPr>
        <w:t>相互链</w:t>
      </w:r>
      <w:r w:rsidRPr="00A5792F">
        <w:rPr>
          <w:rFonts w:ascii=".萍方-简" w:eastAsiaTheme="minorEastAsia" w:hAnsi=".萍方-简" w:hint="eastAsia"/>
          <w:lang w:eastAsia="zh-CN"/>
        </w:rPr>
        <w:t>公告板发送给公众或者指定方。如果有用户参与，金融协议即刻</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绑定参与者以智能合约形式进行流通和执行。平台工具包括：</w:t>
      </w:r>
    </w:p>
    <w:p w14:paraId="1DEE08CA" w14:textId="77777777" w:rsidR="00291EF7" w:rsidRPr="00A5792F" w:rsidRDefault="00291EF7" w:rsidP="00291EF7">
      <w:pPr>
        <w:pStyle w:val="ListParagraph"/>
        <w:numPr>
          <w:ilvl w:val="0"/>
          <w:numId w:val="29"/>
        </w:numPr>
        <w:rPr>
          <w:rFonts w:ascii=".萍方-简" w:eastAsiaTheme="minorEastAsia" w:hAnsi=".萍方-简"/>
          <w:lang w:eastAsia="zh-CN"/>
        </w:rPr>
      </w:pPr>
      <w:r w:rsidRPr="00A5792F">
        <w:rPr>
          <w:rFonts w:ascii=".萍方-简" w:eastAsiaTheme="minorEastAsia" w:hAnsi=".萍方-简" w:hint="eastAsia"/>
          <w:lang w:eastAsia="zh-CN"/>
        </w:rPr>
        <w:t>资产定义</w:t>
      </w:r>
      <w:r w:rsidRPr="00A5792F">
        <w:rPr>
          <w:rFonts w:ascii=".萍方-简" w:eastAsiaTheme="minorEastAsia" w:hAnsi=".萍方-简"/>
          <w:lang w:eastAsia="zh-CN"/>
        </w:rPr>
        <w:t>(Asset Definition)</w:t>
      </w:r>
      <w:r w:rsidRPr="00A5792F">
        <w:rPr>
          <w:rFonts w:ascii=".萍方-简" w:eastAsiaTheme="minorEastAsia" w:hAnsi=".萍方-简" w:hint="eastAsia"/>
          <w:lang w:eastAsia="zh-CN"/>
        </w:rPr>
        <w:t>：</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发起人可以定义</w:t>
      </w:r>
      <w:r>
        <w:rPr>
          <w:rFonts w:ascii=".萍方-简" w:eastAsiaTheme="minorEastAsia" w:hAnsi=".萍方-简" w:hint="eastAsia"/>
          <w:lang w:eastAsia="zh-CN"/>
        </w:rPr>
        <w:t>相互链</w:t>
      </w:r>
      <w:r w:rsidRPr="00A5792F">
        <w:rPr>
          <w:rFonts w:ascii=".萍方-简" w:eastAsiaTheme="minorEastAsia" w:hAnsi=".萍方-简" w:hint="eastAsia"/>
          <w:lang w:eastAsia="zh-CN"/>
        </w:rPr>
        <w:t>流通资产和金融协议。对于保险业来说，发起人可以设计一款保险产品的属性和内容作为链中流通资产。</w:t>
      </w:r>
    </w:p>
    <w:p w14:paraId="4FD3FB4F" w14:textId="77777777" w:rsidR="00291EF7" w:rsidRPr="00A5792F" w:rsidRDefault="00291EF7" w:rsidP="00291EF7">
      <w:pPr>
        <w:pStyle w:val="ListParagraph"/>
        <w:numPr>
          <w:ilvl w:val="0"/>
          <w:numId w:val="29"/>
        </w:numPr>
        <w:rPr>
          <w:rFonts w:ascii=".萍方-简" w:eastAsiaTheme="minorEastAsia" w:hAnsi=".萍方-简"/>
          <w:lang w:eastAsia="zh-CN"/>
        </w:rPr>
      </w:pPr>
      <w:r w:rsidRPr="00A5792F">
        <w:rPr>
          <w:rFonts w:ascii=".萍方-简" w:eastAsiaTheme="minorEastAsia" w:hAnsi=".萍方-简" w:hint="eastAsia"/>
          <w:lang w:eastAsia="zh-CN"/>
        </w:rPr>
        <w:t>参与人定义</w:t>
      </w:r>
      <w:r w:rsidRPr="00A5792F">
        <w:rPr>
          <w:rFonts w:ascii=".萍方-简" w:eastAsiaTheme="minorEastAsia" w:hAnsi=".萍方-简"/>
          <w:lang w:eastAsia="zh-CN"/>
        </w:rPr>
        <w:t>(Participant Definition)</w:t>
      </w:r>
      <w:r w:rsidRPr="00A5792F">
        <w:rPr>
          <w:rFonts w:ascii=".萍方-简" w:eastAsiaTheme="minorEastAsia" w:hAnsi=".萍方-简" w:hint="eastAsia"/>
          <w:lang w:eastAsia="zh-CN"/>
        </w:rPr>
        <w:t>：发起人定义协议或者产品的参与方，可以是对公众，群体或者</w:t>
      </w:r>
      <w:r>
        <w:rPr>
          <w:rFonts w:ascii=".萍方-简" w:eastAsiaTheme="minorEastAsia" w:hAnsi=".萍方-简" w:hint="eastAsia"/>
          <w:lang w:eastAsia="zh-CN"/>
        </w:rPr>
        <w:t>相互链</w:t>
      </w:r>
      <w:r w:rsidRPr="00A5792F">
        <w:rPr>
          <w:rFonts w:ascii=".萍方-简" w:eastAsiaTheme="minorEastAsia" w:hAnsi=".萍方-简" w:hint="eastAsia"/>
          <w:lang w:eastAsia="zh-CN"/>
        </w:rPr>
        <w:t>中的个人发售。</w:t>
      </w:r>
    </w:p>
    <w:p w14:paraId="125CDBF2" w14:textId="77777777" w:rsidR="00291EF7" w:rsidRPr="00A5792F" w:rsidRDefault="00291EF7" w:rsidP="00291EF7">
      <w:pPr>
        <w:pStyle w:val="ListParagraph"/>
        <w:numPr>
          <w:ilvl w:val="0"/>
          <w:numId w:val="29"/>
        </w:numPr>
        <w:rPr>
          <w:rFonts w:ascii=".萍方-简" w:eastAsiaTheme="minorEastAsia" w:hAnsi=".萍方-简"/>
          <w:lang w:eastAsia="zh-CN"/>
        </w:rPr>
      </w:pPr>
      <w:r w:rsidRPr="00A5792F">
        <w:rPr>
          <w:rFonts w:ascii=".萍方-简" w:eastAsiaTheme="minorEastAsia" w:hAnsi=".萍方-简" w:hint="eastAsia"/>
          <w:lang w:eastAsia="zh-CN"/>
        </w:rPr>
        <w:t>接入控制</w:t>
      </w:r>
      <w:r w:rsidRPr="00A5792F">
        <w:rPr>
          <w:rFonts w:ascii=".萍方-简" w:eastAsiaTheme="minorEastAsia" w:hAnsi=".萍方-简"/>
          <w:lang w:eastAsia="zh-CN"/>
        </w:rPr>
        <w:t xml:space="preserve">(Access Control):  </w:t>
      </w:r>
      <w:r w:rsidRPr="00A5792F">
        <w:rPr>
          <w:rFonts w:ascii=".萍方-简" w:eastAsiaTheme="minorEastAsia" w:hAnsi=".萍方-简" w:hint="eastAsia"/>
          <w:lang w:eastAsia="zh-CN"/>
        </w:rPr>
        <w:t>虽然共享账本，发起人可以定义各个参与方的访问权限。</w:t>
      </w:r>
    </w:p>
    <w:p w14:paraId="0F6E8904" w14:textId="77777777" w:rsidR="00291EF7" w:rsidRPr="00A5792F" w:rsidRDefault="00291EF7" w:rsidP="00291EF7">
      <w:pPr>
        <w:pStyle w:val="ListParagraph"/>
        <w:numPr>
          <w:ilvl w:val="0"/>
          <w:numId w:val="29"/>
        </w:numPr>
        <w:rPr>
          <w:rFonts w:ascii=".萍方-简" w:eastAsiaTheme="minorEastAsia" w:hAnsi=".萍方-简"/>
          <w:lang w:eastAsia="zh-CN"/>
        </w:rPr>
      </w:pPr>
      <w:r w:rsidRPr="00A5792F">
        <w:rPr>
          <w:rFonts w:ascii=".萍方-简" w:eastAsiaTheme="minorEastAsia" w:hAnsi=".萍方-简" w:hint="eastAsia"/>
          <w:lang w:eastAsia="zh-CN"/>
        </w:rPr>
        <w:t>核心交易</w:t>
      </w:r>
      <w:r w:rsidRPr="00A5792F">
        <w:rPr>
          <w:rFonts w:ascii=".萍方-简" w:eastAsiaTheme="minorEastAsia" w:hAnsi=".萍方-简"/>
          <w:lang w:eastAsia="zh-CN"/>
        </w:rPr>
        <w:t xml:space="preserve">(Core Transaction):  </w:t>
      </w:r>
      <w:r w:rsidRPr="00A5792F">
        <w:rPr>
          <w:rFonts w:ascii=".萍方-简" w:eastAsiaTheme="minorEastAsia" w:hAnsi=".萍方-简" w:hint="eastAsia"/>
          <w:lang w:eastAsia="zh-CN"/>
        </w:rPr>
        <w:t>金融产品或者协议的执行方式，这是各个金融产品在</w:t>
      </w:r>
      <w:r>
        <w:rPr>
          <w:rFonts w:ascii=".萍方-简" w:eastAsiaTheme="minorEastAsia" w:hAnsi=".萍方-简" w:hint="eastAsia"/>
          <w:lang w:eastAsia="zh-CN"/>
        </w:rPr>
        <w:t>相互链</w:t>
      </w:r>
      <w:r w:rsidRPr="00A5792F">
        <w:rPr>
          <w:rFonts w:ascii=".萍方-简" w:eastAsiaTheme="minorEastAsia" w:hAnsi=".萍方-简" w:hint="eastAsia"/>
          <w:lang w:eastAsia="zh-CN"/>
        </w:rPr>
        <w:t>中的核心交易流程以及保证，以智能合约的形式在</w:t>
      </w:r>
      <w:r>
        <w:rPr>
          <w:rFonts w:ascii=".萍方-简" w:eastAsiaTheme="minorEastAsia" w:hAnsi=".萍方-简" w:hint="eastAsia"/>
          <w:lang w:eastAsia="zh-CN"/>
        </w:rPr>
        <w:t>相互链</w:t>
      </w:r>
      <w:r w:rsidRPr="00A5792F">
        <w:rPr>
          <w:rFonts w:ascii=".萍方-简" w:eastAsiaTheme="minorEastAsia" w:hAnsi=".萍方-简" w:hint="eastAsia"/>
          <w:lang w:eastAsia="zh-CN"/>
        </w:rPr>
        <w:t>中执行。</w:t>
      </w:r>
    </w:p>
    <w:p w14:paraId="1E8B177A" w14:textId="77777777" w:rsidR="00291EF7" w:rsidRPr="00A5792F" w:rsidRDefault="00291EF7" w:rsidP="00291EF7">
      <w:pPr>
        <w:pStyle w:val="ListParagraph"/>
        <w:numPr>
          <w:ilvl w:val="0"/>
          <w:numId w:val="29"/>
        </w:numPr>
        <w:rPr>
          <w:rFonts w:ascii=".萍方-简" w:eastAsiaTheme="minorEastAsia" w:hAnsi=".萍方-简"/>
          <w:lang w:eastAsia="zh-CN"/>
        </w:rPr>
      </w:pPr>
      <w:r w:rsidRPr="00A5792F">
        <w:rPr>
          <w:rFonts w:ascii=".萍方-简" w:eastAsiaTheme="minorEastAsia" w:hAnsi=".萍方-简" w:hint="eastAsia"/>
          <w:lang w:eastAsia="zh-CN"/>
        </w:rPr>
        <w:t>共联</w:t>
      </w:r>
      <w:r w:rsidRPr="00A5792F">
        <w:rPr>
          <w:rFonts w:ascii=".萍方-简" w:eastAsiaTheme="minorEastAsia" w:hAnsi=".萍方-简"/>
          <w:lang w:eastAsia="zh-CN"/>
        </w:rPr>
        <w:t>(Connector)</w:t>
      </w:r>
      <w:r w:rsidRPr="00A5792F">
        <w:rPr>
          <w:rFonts w:ascii=".萍方-简" w:eastAsiaTheme="minorEastAsia" w:hAnsi=".萍方-简" w:hint="eastAsia"/>
          <w:lang w:eastAsia="zh-CN"/>
        </w:rPr>
        <w:t>：这是各个金融商业区的企业级整合工具，通过共联可以实现链数据和现有中心商业网络的互联和整合，建立一个区块链和中心金融服务区的混合应用。</w:t>
      </w:r>
    </w:p>
    <w:p w14:paraId="59105F90" w14:textId="77777777" w:rsidR="00291EF7" w:rsidRPr="0088676B" w:rsidRDefault="00291EF7" w:rsidP="00291EF7">
      <w:pPr>
        <w:pStyle w:val="ListParagraph"/>
        <w:rPr>
          <w:rFonts w:eastAsiaTheme="minorEastAsia"/>
          <w:lang w:eastAsia="zh-CN"/>
        </w:rPr>
      </w:pPr>
    </w:p>
    <w:p w14:paraId="642EF2A6" w14:textId="77777777" w:rsidR="00291EF7" w:rsidRDefault="00291EF7" w:rsidP="00291EF7">
      <w:pPr>
        <w:rPr>
          <w:rFonts w:eastAsiaTheme="minorEastAsia"/>
          <w:lang w:eastAsia="zh-CN"/>
        </w:rPr>
      </w:pPr>
    </w:p>
    <w:p w14:paraId="781FB440" w14:textId="77777777" w:rsidR="00291EF7" w:rsidRDefault="00291EF7" w:rsidP="00291EF7">
      <w:pPr>
        <w:rPr>
          <w:rFonts w:eastAsiaTheme="minorEastAsia"/>
          <w:lang w:eastAsia="zh-CN"/>
        </w:rPr>
      </w:pPr>
    </w:p>
    <w:p w14:paraId="7352F54E" w14:textId="77777777" w:rsidR="00291EF7" w:rsidRDefault="00291EF7" w:rsidP="00291EF7">
      <w:pPr>
        <w:rPr>
          <w:rFonts w:eastAsiaTheme="minorEastAsia"/>
          <w:lang w:eastAsia="zh-CN"/>
        </w:rPr>
      </w:pPr>
    </w:p>
    <w:p w14:paraId="5099AD7E" w14:textId="77777777" w:rsidR="00291EF7" w:rsidRPr="0088676B" w:rsidRDefault="00291EF7" w:rsidP="00291EF7">
      <w:pPr>
        <w:rPr>
          <w:rFonts w:eastAsiaTheme="minorEastAsia"/>
          <w:lang w:eastAsia="zh-CN"/>
        </w:rPr>
      </w:pPr>
    </w:p>
    <w:p w14:paraId="32A193DD" w14:textId="77777777" w:rsidR="00291EF7" w:rsidRPr="0088676B" w:rsidRDefault="00291EF7" w:rsidP="00291EF7">
      <w:pPr>
        <w:rPr>
          <w:rFonts w:eastAsiaTheme="minorEastAsia"/>
          <w:lang w:eastAsia="zh-CN"/>
        </w:rPr>
      </w:pPr>
    </w:p>
    <w:p w14:paraId="7BB25DFF" w14:textId="77777777" w:rsidR="00291EF7" w:rsidRPr="0088676B" w:rsidRDefault="00291EF7" w:rsidP="00291EF7">
      <w:pPr>
        <w:rPr>
          <w:rFonts w:eastAsiaTheme="minorEastAsia"/>
          <w:lang w:eastAsia="zh-CN"/>
        </w:rPr>
      </w:pPr>
    </w:p>
    <w:p w14:paraId="04CD023E" w14:textId="77777777" w:rsidR="00291EF7" w:rsidRPr="0088676B" w:rsidRDefault="00291EF7" w:rsidP="00291EF7">
      <w:pPr>
        <w:rPr>
          <w:rFonts w:eastAsiaTheme="minorEastAsia"/>
          <w:lang w:eastAsia="zh-CN"/>
        </w:rPr>
      </w:pPr>
    </w:p>
    <w:p w14:paraId="47DBA8B7" w14:textId="77777777" w:rsidR="00291EF7" w:rsidRPr="0088676B" w:rsidRDefault="00291EF7" w:rsidP="00291EF7">
      <w:pPr>
        <w:rPr>
          <w:rFonts w:eastAsiaTheme="minorEastAsia"/>
          <w:lang w:eastAsia="zh-CN"/>
        </w:rPr>
      </w:pPr>
    </w:p>
    <w:p w14:paraId="50E4440E" w14:textId="77777777" w:rsidR="00291EF7" w:rsidRPr="0088676B" w:rsidRDefault="00291EF7" w:rsidP="00291EF7">
      <w:pPr>
        <w:rPr>
          <w:rFonts w:eastAsiaTheme="minorEastAsia"/>
          <w:lang w:eastAsia="zh-CN"/>
        </w:rPr>
      </w:pPr>
    </w:p>
    <w:p w14:paraId="6013A32D" w14:textId="77777777" w:rsidR="00291EF7" w:rsidRPr="0088676B" w:rsidRDefault="00291EF7" w:rsidP="00291EF7">
      <w:pPr>
        <w:rPr>
          <w:rFonts w:eastAsiaTheme="minorEastAsia"/>
          <w:lang w:eastAsia="zh-CN"/>
        </w:rPr>
      </w:pPr>
    </w:p>
    <w:p w14:paraId="6C67EA3C" w14:textId="77777777" w:rsidR="00291EF7" w:rsidRPr="0088676B" w:rsidRDefault="00291EF7" w:rsidP="00291EF7">
      <w:pPr>
        <w:rPr>
          <w:rFonts w:eastAsiaTheme="minorEastAsia"/>
          <w:lang w:eastAsia="zh-CN"/>
        </w:rPr>
      </w:pPr>
      <w:r>
        <w:rPr>
          <w:noProof/>
          <w:lang w:eastAsia="zh-CN"/>
        </w:rPr>
        <w:drawing>
          <wp:inline distT="0" distB="0" distL="0" distR="0" wp14:anchorId="6D629C1F" wp14:editId="7B0C3358">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7100"/>
                    </a:xfrm>
                    <a:prstGeom prst="rect">
                      <a:avLst/>
                    </a:prstGeom>
                  </pic:spPr>
                </pic:pic>
              </a:graphicData>
            </a:graphic>
          </wp:inline>
        </w:drawing>
      </w:r>
      <w:r>
        <w:rPr>
          <w:rStyle w:val="CommentReference"/>
        </w:rPr>
        <w:commentReference w:id="1035"/>
      </w:r>
    </w:p>
    <w:p w14:paraId="6991E76C" w14:textId="77777777" w:rsidR="00291EF7" w:rsidRDefault="00291EF7" w:rsidP="00291EF7">
      <w:pPr>
        <w:rPr>
          <w:rFonts w:eastAsiaTheme="minorEastAsia"/>
          <w:lang w:eastAsia="zh-CN"/>
        </w:rPr>
      </w:pPr>
    </w:p>
    <w:p w14:paraId="1D67FC2B" w14:textId="77777777" w:rsidR="00291EF7" w:rsidRPr="0088676B" w:rsidRDefault="00291EF7" w:rsidP="00291EF7">
      <w:pPr>
        <w:rPr>
          <w:rFonts w:eastAsiaTheme="minorEastAsia"/>
          <w:lang w:eastAsia="zh-CN"/>
        </w:rPr>
      </w:pPr>
    </w:p>
    <w:p w14:paraId="3941C09C" w14:textId="77777777" w:rsidR="00291EF7" w:rsidRPr="00A5792F" w:rsidRDefault="00291EF7" w:rsidP="00291EF7">
      <w:pPr>
        <w:pStyle w:val="Heading2"/>
        <w:ind w:left="720" w:hanging="720"/>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的区块链中间件</w:t>
      </w:r>
    </w:p>
    <w:p w14:paraId="2A86E2FC"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区块链中间件是帮助企业和商业用户创建，设计，定制，运营自己的</w:t>
      </w:r>
      <w:r>
        <w:rPr>
          <w:rFonts w:ascii=".萍方-简" w:eastAsiaTheme="minorEastAsia" w:hAnsi=".萍方-简" w:hint="eastAsia"/>
          <w:lang w:eastAsia="zh-CN"/>
        </w:rPr>
        <w:t>相互链</w:t>
      </w:r>
      <w:r w:rsidRPr="00A5792F">
        <w:rPr>
          <w:rFonts w:ascii=".萍方-简" w:eastAsiaTheme="minorEastAsia" w:hAnsi=".萍方-简" w:hint="eastAsia"/>
          <w:lang w:eastAsia="zh-CN"/>
        </w:rPr>
        <w:t>而使用的企业级区块链应用产品。在价值网络搭建起来并运营后，当一个完全的去中心化方式的价值网络不一定需要区块链中间件就能自己存在，但是大量的企业用户</w:t>
      </w:r>
      <w:r>
        <w:rPr>
          <w:rFonts w:ascii=".萍方-简" w:eastAsiaTheme="minorEastAsia" w:hAnsi=".萍方-简" w:hint="eastAsia"/>
          <w:lang w:eastAsia="zh-CN"/>
        </w:rPr>
        <w:t>会</w:t>
      </w:r>
      <w:r w:rsidRPr="00A5792F">
        <w:rPr>
          <w:rFonts w:ascii=".萍方-简" w:eastAsiaTheme="minorEastAsia" w:hAnsi=".萍方-简" w:hint="eastAsia"/>
          <w:lang w:eastAsia="zh-CN"/>
        </w:rPr>
        <w:t>因为有区块链中间件而大大的降低研发和运营成本，提高价值网络流转效率。</w:t>
      </w:r>
    </w:p>
    <w:p w14:paraId="13BEADDF" w14:textId="77777777" w:rsidR="00291EF7" w:rsidRPr="00A60611" w:rsidRDefault="00291EF7" w:rsidP="00291EF7">
      <w:pPr>
        <w:rPr>
          <w:rFonts w:eastAsiaTheme="minorEastAsia"/>
          <w:color w:val="FF0000"/>
          <w:lang w:eastAsia="zh-CN"/>
        </w:rPr>
      </w:pPr>
      <w:r w:rsidRPr="00A60611">
        <w:rPr>
          <w:rFonts w:eastAsiaTheme="minorEastAsia" w:hint="eastAsia"/>
          <w:color w:val="FF0000"/>
          <w:lang w:eastAsia="zh-CN"/>
        </w:rPr>
        <w:t>（</w:t>
      </w:r>
      <w:r w:rsidRPr="00A60611">
        <w:rPr>
          <w:rFonts w:eastAsiaTheme="minorEastAsia" w:hint="eastAsia"/>
          <w:color w:val="FF0000"/>
          <w:lang w:eastAsia="zh-CN"/>
        </w:rPr>
        <w:t>2.2</w:t>
      </w:r>
      <w:r w:rsidRPr="00A60611">
        <w:rPr>
          <w:rFonts w:eastAsiaTheme="minorEastAsia"/>
          <w:color w:val="FF0000"/>
          <w:lang w:eastAsia="zh-CN"/>
        </w:rPr>
        <w:t xml:space="preserve"> </w:t>
      </w:r>
      <w:r w:rsidRPr="00A60611">
        <w:rPr>
          <w:rFonts w:eastAsiaTheme="minorEastAsia" w:hint="eastAsia"/>
          <w:color w:val="FF0000"/>
          <w:lang w:eastAsia="zh-CN"/>
        </w:rPr>
        <w:t>把各个模块做延展阐述）</w:t>
      </w:r>
    </w:p>
    <w:p w14:paraId="15211310" w14:textId="77777777" w:rsidR="00291EF7" w:rsidRPr="00A5792F" w:rsidRDefault="00291EF7" w:rsidP="00291EF7">
      <w:pPr>
        <w:pStyle w:val="Heading2"/>
        <w:ind w:left="720" w:hanging="720"/>
        <w:rPr>
          <w:rFonts w:ascii=".萍方-简" w:eastAsiaTheme="minorEastAsia" w:hAnsi=".萍方-简"/>
          <w:lang w:eastAsia="zh-CN"/>
        </w:rPr>
      </w:pPr>
      <w:bookmarkStart w:id="1036" w:name="_Toc489971196"/>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链式结构</w:t>
      </w:r>
      <w:bookmarkEnd w:id="1036"/>
    </w:p>
    <w:p w14:paraId="30E5187E"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hint="eastAsia"/>
          <w:lang w:eastAsia="zh-CN"/>
        </w:rPr>
        <w:t>是一个松紧耦合可配置的复杂多级链式结构</w:t>
      </w:r>
    </w:p>
    <w:p w14:paraId="5FE95EC8" w14:textId="77777777" w:rsidR="00291EF7" w:rsidRPr="00A5792F" w:rsidRDefault="00291EF7" w:rsidP="00291EF7">
      <w:pPr>
        <w:pStyle w:val="ListParagraph"/>
        <w:numPr>
          <w:ilvl w:val="0"/>
          <w:numId w:val="21"/>
        </w:numPr>
        <w:rPr>
          <w:rFonts w:ascii=".萍方-简" w:eastAsiaTheme="minorEastAsia" w:hAnsi=".萍方-简"/>
          <w:lang w:eastAsia="zh-CN"/>
        </w:rPr>
      </w:pPr>
      <w:r w:rsidRPr="00A5792F">
        <w:rPr>
          <w:rFonts w:ascii=".萍方-简" w:eastAsiaTheme="minorEastAsia" w:hAnsi=".萍方-简" w:hint="eastAsia"/>
          <w:lang w:eastAsia="zh-CN"/>
        </w:rPr>
        <w:t>用户和系统可根据业务场景需要在部署前进行调配</w:t>
      </w:r>
      <w:r w:rsidRPr="00A5792F">
        <w:rPr>
          <w:rFonts w:ascii=".萍方-简" w:eastAsiaTheme="minorEastAsia" w:hAnsi=".萍方-简"/>
          <w:lang w:eastAsia="zh-CN"/>
        </w:rPr>
        <w:t>(configurable)</w:t>
      </w:r>
    </w:p>
    <w:p w14:paraId="16E603AA" w14:textId="77777777" w:rsidR="00291EF7" w:rsidRPr="00A5792F" w:rsidRDefault="00291EF7" w:rsidP="00291EF7">
      <w:pPr>
        <w:pStyle w:val="ListParagraph"/>
        <w:numPr>
          <w:ilvl w:val="0"/>
          <w:numId w:val="21"/>
        </w:numPr>
        <w:rPr>
          <w:rFonts w:ascii=".萍方-简" w:eastAsiaTheme="minorEastAsia" w:hAnsi=".萍方-简"/>
          <w:lang w:eastAsia="zh-CN"/>
        </w:rPr>
      </w:pPr>
      <w:r w:rsidRPr="00A5792F">
        <w:rPr>
          <w:rFonts w:ascii=".萍方-简" w:eastAsiaTheme="minorEastAsia" w:hAnsi=".萍方-简" w:hint="eastAsia"/>
          <w:lang w:eastAsia="zh-CN"/>
        </w:rPr>
        <w:t>多级链式结构间通过跨链引擎来协调与复制</w:t>
      </w:r>
      <w:r w:rsidRPr="00A5792F">
        <w:rPr>
          <w:rFonts w:ascii=".萍方-简" w:eastAsiaTheme="minorEastAsia" w:hAnsi=".萍方-简"/>
          <w:lang w:eastAsia="zh-CN"/>
        </w:rPr>
        <w:t>/</w:t>
      </w:r>
      <w:r w:rsidRPr="00A5792F">
        <w:rPr>
          <w:rFonts w:ascii=".萍方-简" w:eastAsiaTheme="minorEastAsia" w:hAnsi=".萍方-简" w:hint="eastAsia"/>
          <w:lang w:eastAsia="zh-CN"/>
        </w:rPr>
        <w:t>同步</w:t>
      </w:r>
    </w:p>
    <w:p w14:paraId="11273E8B" w14:textId="77777777" w:rsidR="00291EF7" w:rsidRPr="00A5792F" w:rsidRDefault="00291EF7" w:rsidP="00291EF7">
      <w:pPr>
        <w:pStyle w:val="ListParagraph"/>
        <w:numPr>
          <w:ilvl w:val="0"/>
          <w:numId w:val="21"/>
        </w:numPr>
        <w:rPr>
          <w:rFonts w:ascii=".萍方-简" w:eastAsiaTheme="minorEastAsia" w:hAnsi=".萍方-简"/>
          <w:lang w:eastAsia="zh-CN"/>
        </w:rPr>
      </w:pPr>
      <w:r w:rsidRPr="00A5792F">
        <w:rPr>
          <w:rFonts w:ascii=".萍方-简" w:eastAsiaTheme="minorEastAsia" w:hAnsi=".萍方-简" w:hint="eastAsia"/>
          <w:lang w:eastAsia="zh-CN"/>
        </w:rPr>
        <w:t>链间连接通过加密</w:t>
      </w:r>
      <w:r w:rsidRPr="00A5792F">
        <w:rPr>
          <w:rFonts w:ascii=".萍方-简" w:eastAsiaTheme="minorEastAsia" w:hAnsi=".萍方-简"/>
          <w:lang w:eastAsia="zh-CN"/>
        </w:rPr>
        <w:t>HASH</w:t>
      </w:r>
      <w:r w:rsidRPr="00A5792F">
        <w:rPr>
          <w:rFonts w:ascii=".萍方-简" w:eastAsiaTheme="minorEastAsia" w:hAnsi=".萍方-简" w:hint="eastAsia"/>
          <w:lang w:eastAsia="zh-CN"/>
        </w:rPr>
        <w:t>函数保障安全性，可扩展性和可访问性</w:t>
      </w:r>
    </w:p>
    <w:p w14:paraId="29970D4D" w14:textId="77777777" w:rsidR="00291EF7" w:rsidRPr="0088676B" w:rsidRDefault="00291EF7" w:rsidP="00291EF7">
      <w:pPr>
        <w:pStyle w:val="ListParagraph"/>
        <w:rPr>
          <w:rFonts w:asciiTheme="minorEastAsia" w:eastAsiaTheme="minorEastAsia" w:hAnsiTheme="minorEastAsia"/>
          <w:lang w:eastAsia="zh-CN"/>
        </w:rPr>
      </w:pPr>
    </w:p>
    <w:p w14:paraId="22E5FC4B" w14:textId="77777777" w:rsidR="00291EF7" w:rsidRPr="00A5792F" w:rsidRDefault="00291EF7" w:rsidP="00291EF7">
      <w:pPr>
        <w:rPr>
          <w:rFonts w:eastAsiaTheme="minorEastAsia"/>
          <w:lang w:eastAsia="zh-CN"/>
        </w:rPr>
      </w:pPr>
      <w:r>
        <w:rPr>
          <w:noProof/>
          <w:lang w:eastAsia="zh-CN"/>
        </w:rPr>
        <w:lastRenderedPageBreak/>
        <w:drawing>
          <wp:inline distT="0" distB="0" distL="0" distR="0" wp14:anchorId="1E1A9EE6" wp14:editId="7E4E8EA1">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9700"/>
                    </a:xfrm>
                    <a:prstGeom prst="rect">
                      <a:avLst/>
                    </a:prstGeom>
                  </pic:spPr>
                </pic:pic>
              </a:graphicData>
            </a:graphic>
          </wp:inline>
        </w:drawing>
      </w:r>
    </w:p>
    <w:p w14:paraId="6C0CA15C" w14:textId="77777777" w:rsidR="00291EF7" w:rsidRPr="0088676B" w:rsidRDefault="00291EF7" w:rsidP="00291EF7">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3B9737A4" w14:textId="77777777" w:rsidR="00291EF7" w:rsidRPr="00A5792F" w:rsidRDefault="00291EF7" w:rsidP="00291EF7">
      <w:pPr>
        <w:pStyle w:val="Heading2"/>
        <w:ind w:left="720" w:hanging="720"/>
        <w:rPr>
          <w:rFonts w:ascii=".萍方-简" w:eastAsiaTheme="minorEastAsia" w:hAnsi=".萍方-简"/>
          <w:lang w:eastAsia="zh-CN"/>
        </w:rPr>
      </w:pPr>
      <w:bookmarkStart w:id="1037" w:name="_Toc489971197"/>
      <w:r>
        <w:rPr>
          <w:rFonts w:ascii=".萍方-简" w:eastAsiaTheme="minorEastAsia" w:hAnsi=".萍方-简" w:hint="eastAsia"/>
          <w:lang w:eastAsia="zh-CN"/>
        </w:rPr>
        <w:lastRenderedPageBreak/>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系统实现</w:t>
      </w:r>
      <w:r w:rsidRPr="00A5792F">
        <w:rPr>
          <w:rFonts w:ascii=".萍方-简" w:eastAsiaTheme="minorEastAsia" w:hAnsi=".萍方-简"/>
          <w:lang w:eastAsia="zh-CN"/>
        </w:rPr>
        <w:t xml:space="preserve"> </w:t>
      </w:r>
      <w:r w:rsidRPr="00A5792F">
        <w:rPr>
          <w:rFonts w:ascii=".萍方-简" w:eastAsiaTheme="minorEastAsia" w:hAnsi=".萍方-简" w:cs="Arial Unicode MS" w:hint="eastAsia"/>
          <w:cs/>
          <w:lang w:eastAsia="zh-CN" w:bidi="mr-IN"/>
        </w:rPr>
        <w:t>–</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数字资产计算理论设计原理</w:t>
      </w:r>
      <w:bookmarkEnd w:id="1037"/>
    </w:p>
    <w:p w14:paraId="333E53BD" w14:textId="77777777" w:rsidR="00291EF7" w:rsidRPr="00A5792F" w:rsidRDefault="00291EF7" w:rsidP="00291EF7">
      <w:pPr>
        <w:rPr>
          <w:rFonts w:eastAsiaTheme="minorEastAsia"/>
          <w:sz w:val="28"/>
          <w:szCs w:val="28"/>
          <w:lang w:eastAsia="zh-CN"/>
        </w:rPr>
      </w:pPr>
      <w:r w:rsidRPr="00A5792F">
        <w:rPr>
          <w:rFonts w:ascii="微软雅黑" w:eastAsiaTheme="minorEastAsia" w:hAnsi="微软雅黑" w:cs="微软雅黑" w:hint="eastAsia"/>
          <w:sz w:val="28"/>
          <w:szCs w:val="28"/>
          <w:lang w:eastAsia="zh-CN"/>
        </w:rPr>
        <w:t>（相互链状态机）确定型有限状态机原理理论描述：</w:t>
      </w:r>
    </w:p>
    <w:p w14:paraId="791F463C" w14:textId="77777777" w:rsidR="00291EF7" w:rsidRPr="00A5792F" w:rsidRDefault="00291EF7" w:rsidP="00291EF7">
      <w:pPr>
        <w:rPr>
          <w:rFonts w:eastAsiaTheme="minorEastAsia"/>
          <w:lang w:eastAsia="zh-CN"/>
        </w:rPr>
      </w:pPr>
      <w:r w:rsidRPr="00A5792F">
        <w:rPr>
          <w:rFonts w:ascii="微软雅黑" w:eastAsiaTheme="minorEastAsia" w:hAnsi="微软雅黑" w:cs="微软雅黑" w:hint="eastAsia"/>
          <w:lang w:eastAsia="zh-CN"/>
        </w:rPr>
        <w:t>相互链上链信息是一个确定型有限状态机</w:t>
      </w:r>
      <w:r w:rsidRPr="00A5792F">
        <w:rPr>
          <w:rFonts w:ascii="微软雅黑" w:eastAsiaTheme="minorEastAsia" w:hAnsi="微软雅黑" w:cs="微软雅黑"/>
          <w:lang w:eastAsia="zh-CN"/>
        </w:rPr>
        <w:t xml:space="preserve"> </w:t>
      </w:r>
      <w:r>
        <w:rPr>
          <w:rFonts w:eastAsiaTheme="minorEastAsia" w:hint="eastAsia"/>
          <w:lang w:eastAsia="zh-CN"/>
        </w:rPr>
        <w:t>（</w:t>
      </w:r>
      <w:r w:rsidRPr="00A5792F">
        <w:rPr>
          <w:rFonts w:eastAsiaTheme="minorEastAsia"/>
          <w:lang w:eastAsia="zh-CN"/>
        </w:rPr>
        <w:t xml:space="preserve">Deterministic Finite State Machine </w:t>
      </w:r>
      <w:r>
        <w:rPr>
          <w:rFonts w:eastAsiaTheme="minorEastAsia"/>
          <w:lang w:eastAsia="zh-CN"/>
        </w:rPr>
        <w:t xml:space="preserve">- </w:t>
      </w:r>
      <w:r w:rsidRPr="00A5792F">
        <w:rPr>
          <w:rFonts w:eastAsiaTheme="minorEastAsia"/>
          <w:lang w:eastAsia="zh-CN"/>
        </w:rPr>
        <w:t>DFSM</w:t>
      </w:r>
      <w:r>
        <w:rPr>
          <w:rFonts w:eastAsiaTheme="minorEastAsia" w:hint="eastAsia"/>
          <w:lang w:eastAsia="zh-CN"/>
        </w:rPr>
        <w:t>）</w:t>
      </w:r>
      <w:r w:rsidRPr="00A5792F">
        <w:rPr>
          <w:rFonts w:eastAsiaTheme="minorEastAsia"/>
          <w:lang w:eastAsia="zh-CN"/>
        </w:rPr>
        <w:t xml:space="preserve"> </w:t>
      </w:r>
    </w:p>
    <w:p w14:paraId="3FD65E10" w14:textId="77777777" w:rsidR="00291EF7" w:rsidRPr="0088676B" w:rsidRDefault="00291EF7" w:rsidP="00291EF7">
      <w:pPr>
        <w:ind w:firstLine="360"/>
        <w:rPr>
          <w:rFonts w:eastAsiaTheme="minorEastAsia"/>
          <w:b/>
          <w:bCs/>
          <w:lang w:eastAsia="zh-CN"/>
        </w:rPr>
      </w:pPr>
      <w:r w:rsidRPr="00A5792F">
        <w:rPr>
          <w:rFonts w:eastAsiaTheme="minorEastAsia"/>
          <w:b/>
          <w:bCs/>
          <w:lang w:eastAsia="zh-CN"/>
        </w:rPr>
        <w:t>M</w:t>
      </w:r>
      <w:proofErr w:type="gramStart"/>
      <w:r w:rsidRPr="00A5792F">
        <w:rPr>
          <w:rFonts w:eastAsiaTheme="minorEastAsia"/>
          <w:b/>
          <w:bCs/>
          <w:lang w:eastAsia="zh-CN"/>
        </w:rPr>
        <w:t>=(</w:t>
      </w:r>
      <w:proofErr w:type="gramEnd"/>
      <w:r w:rsidRPr="00A5792F">
        <w:rPr>
          <w:rFonts w:eastAsiaTheme="minorEastAsia"/>
          <w:b/>
          <w:bCs/>
          <w:lang w:eastAsia="zh-CN"/>
        </w:rPr>
        <w:t xml:space="preserve">Σ,S,s0,δ,F)  </w:t>
      </w:r>
    </w:p>
    <w:p w14:paraId="1DE365CE" w14:textId="77777777" w:rsidR="00291EF7" w:rsidRPr="00A5792F" w:rsidRDefault="00291EF7" w:rsidP="00291EF7">
      <w:pPr>
        <w:numPr>
          <w:ilvl w:val="0"/>
          <w:numId w:val="23"/>
        </w:numPr>
        <w:rPr>
          <w:rFonts w:ascii="微软雅黑" w:eastAsiaTheme="minorEastAsia" w:hAnsi="微软雅黑" w:cs="微软雅黑"/>
          <w:lang w:eastAsia="zh-CN"/>
        </w:rPr>
      </w:pPr>
      <w:r w:rsidRPr="00A5792F">
        <w:rPr>
          <w:rFonts w:ascii="微软雅黑" w:eastAsiaTheme="minorEastAsia" w:hAnsi="微软雅黑" w:cs="微软雅黑"/>
          <w:lang w:eastAsia="zh-CN"/>
        </w:rPr>
        <w:t>Σ</w:t>
      </w:r>
      <w:r w:rsidRPr="00A5792F">
        <w:rPr>
          <w:rFonts w:ascii="微软雅黑" w:eastAsiaTheme="minorEastAsia" w:hAnsi="微软雅黑" w:cs="微软雅黑" w:hint="eastAsia"/>
          <w:lang w:eastAsia="zh-CN"/>
        </w:rPr>
        <w:t>是输入字母表</w:t>
      </w:r>
      <w:r w:rsidRPr="00A5792F">
        <w:rPr>
          <w:rFonts w:ascii="微软雅黑" w:eastAsiaTheme="minorEastAsia" w:hAnsi="微软雅黑" w:cs="微软雅黑"/>
          <w:lang w:eastAsia="zh-CN"/>
        </w:rPr>
        <w:t xml:space="preserve"> (</w:t>
      </w:r>
      <w:r w:rsidRPr="00A5792F">
        <w:rPr>
          <w:rFonts w:ascii="微软雅黑" w:eastAsiaTheme="minorEastAsia" w:hAnsi="微软雅黑" w:cs="微软雅黑" w:hint="eastAsia"/>
          <w:lang w:eastAsia="zh-CN"/>
        </w:rPr>
        <w:t>有限，非空）</w:t>
      </w:r>
      <w:r w:rsidRPr="00A5792F">
        <w:rPr>
          <w:rFonts w:ascii="微软雅黑" w:eastAsiaTheme="minorEastAsia" w:hAnsi="微软雅黑" w:cs="微软雅黑"/>
          <w:lang w:eastAsia="zh-CN"/>
        </w:rPr>
        <w:t xml:space="preserve">- </w:t>
      </w:r>
      <w:r w:rsidRPr="00A5792F">
        <w:rPr>
          <w:rFonts w:ascii="微软雅黑" w:eastAsiaTheme="minorEastAsia" w:hAnsi="微软雅黑" w:cs="微软雅黑" w:hint="eastAsia"/>
          <w:lang w:eastAsia="zh-CN"/>
        </w:rPr>
        <w:t>动作</w:t>
      </w:r>
    </w:p>
    <w:p w14:paraId="37C54915"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S</w:t>
      </w:r>
      <w:r w:rsidRPr="00A5792F">
        <w:rPr>
          <w:rFonts w:ascii="微软雅黑" w:eastAsiaTheme="minorEastAsia" w:hAnsi="微软雅黑" w:cs="微软雅黑" w:hint="eastAsia"/>
          <w:lang w:eastAsia="zh-CN"/>
        </w:rPr>
        <w:t>是有限非空状态</w:t>
      </w:r>
      <w:r w:rsidRPr="00A5792F">
        <w:rPr>
          <w:rFonts w:eastAsiaTheme="minorEastAsia"/>
          <w:lang w:eastAsia="zh-CN"/>
        </w:rPr>
        <w:t xml:space="preserve">- </w:t>
      </w:r>
      <w:r w:rsidRPr="00A5792F">
        <w:rPr>
          <w:rFonts w:ascii="微软雅黑" w:eastAsiaTheme="minorEastAsia" w:hAnsi="微软雅黑" w:cs="微软雅黑" w:hint="eastAsia"/>
          <w:lang w:eastAsia="zh-CN"/>
        </w:rPr>
        <w:t>状态</w:t>
      </w:r>
      <w:r w:rsidRPr="00A5792F">
        <w:rPr>
          <w:rFonts w:eastAsiaTheme="minorEastAsia"/>
          <w:lang w:eastAsia="zh-CN"/>
        </w:rPr>
        <w:t>(</w:t>
      </w:r>
      <w:r w:rsidRPr="00A5792F">
        <w:rPr>
          <w:rFonts w:ascii="微软雅黑" w:eastAsiaTheme="minorEastAsia" w:hAnsi="微软雅黑" w:cs="微软雅黑" w:hint="eastAsia"/>
          <w:lang w:eastAsia="zh-CN"/>
        </w:rPr>
        <w:t>目前暂定</w:t>
      </w:r>
      <w:r w:rsidRPr="00A5792F">
        <w:rPr>
          <w:rFonts w:eastAsiaTheme="minorEastAsia"/>
          <w:lang w:eastAsia="zh-CN"/>
        </w:rPr>
        <w:t>5</w:t>
      </w:r>
      <w:r w:rsidRPr="00A5792F">
        <w:rPr>
          <w:rFonts w:ascii="微软雅黑" w:eastAsiaTheme="minorEastAsia" w:hAnsi="微软雅黑" w:cs="微软雅黑" w:hint="eastAsia"/>
          <w:lang w:eastAsia="zh-CN"/>
        </w:rPr>
        <w:t>个状态</w:t>
      </w:r>
      <w:r w:rsidRPr="00A5792F">
        <w:rPr>
          <w:rFonts w:ascii="微软雅黑" w:eastAsiaTheme="minorEastAsia" w:hAnsi="微软雅黑" w:cs="微软雅黑"/>
          <w:lang w:eastAsia="zh-CN"/>
        </w:rPr>
        <w:t>)</w:t>
      </w:r>
    </w:p>
    <w:p w14:paraId="26917BC7"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s0</w:t>
      </w:r>
      <w:r w:rsidRPr="00A5792F">
        <w:rPr>
          <w:rFonts w:ascii="微软雅黑" w:eastAsiaTheme="minorEastAsia" w:hAnsi="微软雅黑" w:cs="微软雅黑" w:hint="eastAsia"/>
          <w:lang w:eastAsia="zh-CN"/>
        </w:rPr>
        <w:t>是初始状态</w:t>
      </w:r>
      <w:r w:rsidRPr="00A5792F">
        <w:rPr>
          <w:rFonts w:eastAsiaTheme="minorEastAsia"/>
          <w:lang w:eastAsia="zh-CN"/>
        </w:rPr>
        <w:t>S</w:t>
      </w:r>
      <w:r w:rsidRPr="00A5792F">
        <w:rPr>
          <w:rFonts w:ascii="微软雅黑" w:eastAsiaTheme="minorEastAsia" w:hAnsi="微软雅黑" w:cs="微软雅黑" w:hint="eastAsia"/>
          <w:lang w:eastAsia="zh-CN"/>
        </w:rPr>
        <w:t>的一个子集</w:t>
      </w:r>
    </w:p>
    <w:p w14:paraId="36465045"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δ</w:t>
      </w:r>
      <w:r w:rsidRPr="00A5792F">
        <w:rPr>
          <w:rFonts w:ascii="微软雅黑" w:eastAsiaTheme="minorEastAsia" w:hAnsi="微软雅黑" w:cs="微软雅黑" w:hint="eastAsia"/>
          <w:lang w:eastAsia="zh-CN"/>
        </w:rPr>
        <w:t>是状态转换函数：</w:t>
      </w:r>
      <w:r w:rsidRPr="00A5792F">
        <w:rPr>
          <w:rFonts w:eastAsiaTheme="minorEastAsia"/>
          <w:lang w:eastAsia="zh-CN"/>
        </w:rPr>
        <w:t>δ</w:t>
      </w:r>
      <w:r w:rsidRPr="00A5792F">
        <w:rPr>
          <w:rFonts w:ascii="微软雅黑" w:eastAsiaTheme="minorEastAsia" w:hAnsi="微软雅黑" w:cs="微软雅黑" w:hint="eastAsia"/>
          <w:lang w:eastAsia="zh-CN"/>
        </w:rPr>
        <w:t>：</w:t>
      </w:r>
      <w:r w:rsidRPr="00A5792F">
        <w:rPr>
          <w:rFonts w:eastAsiaTheme="minorEastAsia"/>
          <w:lang w:eastAsia="zh-CN"/>
        </w:rPr>
        <w:t>S x Σ -&gt; S (δ</w:t>
      </w:r>
      <w:r w:rsidRPr="00A5792F">
        <w:rPr>
          <w:rFonts w:ascii="微软雅黑" w:eastAsiaTheme="minorEastAsia" w:hAnsi="微软雅黑" w:cs="微软雅黑" w:hint="eastAsia"/>
          <w:lang w:eastAsia="zh-CN"/>
        </w:rPr>
        <w:t>必须返回一个属于</w:t>
      </w:r>
      <w:r w:rsidRPr="00A5792F">
        <w:rPr>
          <w:rFonts w:eastAsiaTheme="minorEastAsia"/>
          <w:lang w:eastAsia="zh-CN"/>
        </w:rPr>
        <w:t>S</w:t>
      </w:r>
      <w:r w:rsidRPr="00A5792F">
        <w:rPr>
          <w:rFonts w:ascii="微软雅黑" w:eastAsiaTheme="minorEastAsia" w:hAnsi="微软雅黑" w:cs="微软雅黑" w:hint="eastAsia"/>
          <w:lang w:eastAsia="zh-CN"/>
        </w:rPr>
        <w:t>的状态</w:t>
      </w:r>
      <w:r w:rsidRPr="00A5792F">
        <w:rPr>
          <w:rFonts w:eastAsiaTheme="minorEastAsia"/>
          <w:lang w:eastAsia="zh-CN"/>
        </w:rPr>
        <w:t>s)</w:t>
      </w:r>
    </w:p>
    <w:p w14:paraId="42822BC7"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F</w:t>
      </w:r>
      <w:r w:rsidRPr="00A5792F">
        <w:rPr>
          <w:rFonts w:ascii="微软雅黑" w:eastAsiaTheme="minorEastAsia" w:hAnsi="微软雅黑" w:cs="微软雅黑" w:hint="eastAsia"/>
          <w:lang w:eastAsia="zh-CN"/>
        </w:rPr>
        <w:t>是一组最终状态集，是（可为空）</w:t>
      </w:r>
      <w:r w:rsidRPr="00A5792F">
        <w:rPr>
          <w:rFonts w:eastAsiaTheme="minorEastAsia"/>
          <w:lang w:eastAsia="zh-CN"/>
        </w:rPr>
        <w:t>S</w:t>
      </w:r>
      <w:r w:rsidRPr="00A5792F">
        <w:rPr>
          <w:rFonts w:ascii="微软雅黑" w:eastAsiaTheme="minorEastAsia" w:hAnsi="微软雅黑" w:cs="微软雅黑" w:hint="eastAsia"/>
          <w:lang w:eastAsia="zh-CN"/>
        </w:rPr>
        <w:t>的一个子集</w:t>
      </w:r>
    </w:p>
    <w:p w14:paraId="16D63A6D" w14:textId="77777777" w:rsidR="00291EF7" w:rsidRDefault="00291EF7" w:rsidP="00291EF7">
      <w:pPr>
        <w:rPr>
          <w:rFonts w:eastAsiaTheme="minorEastAsia"/>
          <w:lang w:eastAsia="zh-CN"/>
        </w:rPr>
      </w:pPr>
      <w:r>
        <w:rPr>
          <w:noProof/>
          <w:lang w:eastAsia="zh-CN"/>
        </w:rPr>
        <w:drawing>
          <wp:inline distT="0" distB="0" distL="0" distR="0" wp14:anchorId="26C2B5B8" wp14:editId="16C217CE">
            <wp:extent cx="5288738" cy="2598645"/>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738" cy="2598645"/>
                    </a:xfrm>
                    <a:prstGeom prst="rect">
                      <a:avLst/>
                    </a:prstGeom>
                  </pic:spPr>
                </pic:pic>
              </a:graphicData>
            </a:graphic>
          </wp:inline>
        </w:drawing>
      </w:r>
    </w:p>
    <w:p w14:paraId="78B70693" w14:textId="77777777" w:rsidR="00D51062" w:rsidRDefault="00D51062" w:rsidP="00291EF7">
      <w:pPr>
        <w:rPr>
          <w:rFonts w:ascii="微软雅黑" w:eastAsiaTheme="minorEastAsia" w:hAnsi="微软雅黑" w:cs="微软雅黑" w:hint="eastAsia"/>
          <w:b/>
          <w:bCs/>
          <w:lang w:eastAsia="zh-CN"/>
        </w:rPr>
      </w:pPr>
    </w:p>
    <w:p w14:paraId="589B660C" w14:textId="77777777" w:rsidR="00291EF7" w:rsidRPr="00A5792F" w:rsidRDefault="00291EF7" w:rsidP="00291EF7">
      <w:pPr>
        <w:rPr>
          <w:rFonts w:eastAsiaTheme="minorEastAsia"/>
          <w:lang w:eastAsia="zh-CN"/>
        </w:rPr>
      </w:pPr>
      <w:r w:rsidRPr="00A5792F">
        <w:rPr>
          <w:rFonts w:ascii="微软雅黑" w:eastAsiaTheme="minorEastAsia" w:hAnsi="微软雅黑" w:cs="微软雅黑" w:hint="eastAsia"/>
          <w:b/>
          <w:bCs/>
          <w:lang w:eastAsia="zh-CN"/>
        </w:rPr>
        <w:t>相互链状态转换函数（区块链上链数据结构和流程逻辑数据标准基础）：</w:t>
      </w:r>
    </w:p>
    <w:p w14:paraId="45EB1992" w14:textId="77777777" w:rsidR="00D51062" w:rsidRDefault="00291EF7" w:rsidP="00D51062">
      <w:pPr>
        <w:rPr>
          <w:rFonts w:eastAsiaTheme="minorEastAsia" w:hint="eastAsia"/>
          <w:lang w:eastAsia="zh-CN"/>
        </w:rPr>
      </w:pPr>
      <w:r w:rsidRPr="00A5792F">
        <w:rPr>
          <w:rFonts w:eastAsiaTheme="minorEastAsia"/>
          <w:noProof/>
          <w:lang w:eastAsia="zh-CN"/>
        </w:rPr>
        <w:lastRenderedPageBreak/>
        <w:drawing>
          <wp:inline distT="0" distB="0" distL="0" distR="0" wp14:anchorId="2F180A03" wp14:editId="4844D634">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3DAFEE2F" w14:textId="77777777" w:rsidR="00D51062" w:rsidRDefault="00D51062" w:rsidP="00D51062">
      <w:pPr>
        <w:rPr>
          <w:rFonts w:eastAsiaTheme="minorEastAsia" w:hint="eastAsia"/>
          <w:lang w:eastAsia="zh-CN"/>
        </w:rPr>
      </w:pPr>
    </w:p>
    <w:p w14:paraId="713933C4" w14:textId="6740D81E" w:rsidR="00602A4C" w:rsidRDefault="00291EF7" w:rsidP="00D51062">
      <w:pPr>
        <w:ind w:firstLineChars="400" w:firstLine="880"/>
        <w:rPr>
          <w:rFonts w:eastAsiaTheme="minorEastAsia" w:hint="eastAsia"/>
          <w:lang w:eastAsia="zh-CN"/>
        </w:rPr>
      </w:pPr>
      <w:bookmarkStart w:id="1038" w:name="_GoBack"/>
      <w:bookmarkEnd w:id="1038"/>
      <w:r>
        <w:rPr>
          <w:noProof/>
          <w:lang w:eastAsia="zh-CN"/>
        </w:rPr>
        <w:drawing>
          <wp:inline distT="0" distB="0" distL="0" distR="0" wp14:anchorId="13DA5CD0" wp14:editId="3B275BD3">
            <wp:extent cx="3391194" cy="2240474"/>
            <wp:effectExtent l="0" t="0" r="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194" cy="2240474"/>
                    </a:xfrm>
                    <a:prstGeom prst="rect">
                      <a:avLst/>
                    </a:prstGeom>
                  </pic:spPr>
                </pic:pic>
              </a:graphicData>
            </a:graphic>
          </wp:inline>
        </w:drawing>
      </w:r>
    </w:p>
    <w:p w14:paraId="4A16894C" w14:textId="095716B1" w:rsidR="00D51062" w:rsidRDefault="00D51062">
      <w:pPr>
        <w:rPr>
          <w:rFonts w:eastAsiaTheme="minorEastAsia"/>
          <w:lang w:eastAsia="zh-CN"/>
        </w:rPr>
      </w:pPr>
      <w:r>
        <w:rPr>
          <w:rFonts w:eastAsiaTheme="minorEastAsia"/>
          <w:lang w:eastAsia="zh-CN"/>
        </w:rPr>
        <w:br w:type="page"/>
      </w:r>
    </w:p>
    <w:p w14:paraId="6D0E49D5" w14:textId="77777777" w:rsidR="00D51062" w:rsidRPr="0088676B" w:rsidRDefault="00D51062" w:rsidP="00D51062">
      <w:pPr>
        <w:rPr>
          <w:rFonts w:eastAsiaTheme="minorEastAsia"/>
          <w:lang w:eastAsia="zh-CN"/>
          <w:rPrChange w:id="1039" w:author="Microsoft Office User" w:date="2017-08-26T15:42:00Z">
            <w:rPr>
              <w:lang w:eastAsia="zh-CN"/>
            </w:rPr>
          </w:rPrChange>
        </w:rPr>
      </w:pPr>
    </w:p>
    <w:p w14:paraId="757D3002" w14:textId="77777777" w:rsidR="00063DB2" w:rsidRPr="0088676B" w:rsidRDefault="002F6EBD" w:rsidP="00063DB2">
      <w:pPr>
        <w:pStyle w:val="Heading1"/>
        <w:rPr>
          <w:rFonts w:ascii=".萍方-简" w:eastAsiaTheme="minorEastAsia" w:hAnsi=".萍方-简"/>
          <w:lang w:eastAsia="zh-CN"/>
          <w:rPrChange w:id="1040" w:author="Microsoft Office User" w:date="2017-08-26T15:42:00Z">
            <w:rPr>
              <w:rFonts w:ascii=".萍方-简" w:eastAsia=".萍方-简" w:hAnsi=".萍方-简"/>
              <w:lang w:eastAsia="zh-CN"/>
            </w:rPr>
          </w:rPrChange>
        </w:rPr>
      </w:pPr>
      <w:bookmarkStart w:id="1041" w:name="_Toc489971199"/>
      <w:r w:rsidRPr="0088676B">
        <w:rPr>
          <w:rFonts w:ascii=".萍方-简" w:eastAsiaTheme="minorEastAsia" w:hAnsi=".萍方-简" w:hint="eastAsia"/>
          <w:lang w:eastAsia="zh-CN"/>
          <w:rPrChange w:id="1042" w:author="Microsoft Office User" w:date="2017-08-26T15:42:00Z">
            <w:rPr>
              <w:rFonts w:ascii=".萍方-简" w:eastAsia=".萍方-简" w:hAnsi=".萍方-简" w:hint="eastAsia"/>
              <w:lang w:eastAsia="zh-CN"/>
            </w:rPr>
          </w:rPrChange>
        </w:rPr>
        <w:t>应用场景分析</w:t>
      </w:r>
      <w:bookmarkEnd w:id="1031"/>
      <w:bookmarkEnd w:id="1032"/>
      <w:r w:rsidR="00F25B16"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及流程架构</w:t>
      </w:r>
      <w:bookmarkEnd w:id="1041"/>
    </w:p>
    <w:p w14:paraId="5EA7C41F" w14:textId="77777777" w:rsidR="00063DB2" w:rsidRPr="0088676B" w:rsidRDefault="00293C1D" w:rsidP="006400C7">
      <w:pPr>
        <w:pStyle w:val="Heading2"/>
        <w:ind w:left="720" w:hanging="720"/>
        <w:rPr>
          <w:rFonts w:ascii=".萍方-简" w:eastAsiaTheme="minorEastAsia" w:hAnsi=".萍方-简"/>
          <w:lang w:eastAsia="zh-CN"/>
          <w:rPrChange w:id="1044" w:author="Microsoft Office User" w:date="2017-08-26T15:42:00Z">
            <w:rPr>
              <w:rFonts w:ascii=".萍方-简" w:eastAsia=".萍方-简" w:hAnsi=".萍方-简"/>
              <w:lang w:eastAsia="zh-CN"/>
            </w:rPr>
          </w:rPrChange>
        </w:rPr>
      </w:pPr>
      <w:bookmarkStart w:id="1045" w:name="_Toc489971200"/>
      <w:r w:rsidRPr="0088676B">
        <w:rPr>
          <w:rFonts w:ascii=".萍方-简" w:eastAsiaTheme="minorEastAsia" w:hAnsi=".萍方-简" w:hint="eastAsia"/>
          <w:lang w:eastAsia="zh-CN"/>
          <w:rPrChange w:id="1046"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应用场景角色概述</w:t>
      </w:r>
      <w:bookmarkEnd w:id="1045"/>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048"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049"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050"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051"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052"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053"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054"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05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057"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058"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061"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063"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064"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065"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066"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067"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068"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069"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070"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072"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073"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075"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076"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077"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078"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079"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宋体" w:eastAsiaTheme="minorEastAsia" w:hAnsi="宋体" w:cs="宋体"/>
          <w:color w:val="FF0000"/>
          <w:sz w:val="19"/>
          <w:szCs w:val="19"/>
          <w:shd w:val="clear" w:color="auto" w:fill="FFFFFF"/>
          <w:lang w:eastAsia="zh-CN"/>
          <w:rPrChange w:id="1081" w:author="Microsoft Office User" w:date="2017-08-26T15:42:00Z">
            <w:rPr>
              <w:rFonts w:ascii="宋体" w:eastAsia="宋体" w:hAnsi="宋体" w:cs="宋体"/>
              <w:color w:val="222222"/>
              <w:sz w:val="19"/>
              <w:szCs w:val="19"/>
              <w:shd w:val="clear" w:color="auto" w:fill="FFFFFF"/>
              <w:lang w:eastAsia="zh-CN"/>
            </w:rPr>
          </w:rPrChange>
        </w:rPr>
      </w:pPr>
      <w:r w:rsidRPr="0012045F">
        <w:rPr>
          <w:rFonts w:ascii="宋体" w:eastAsiaTheme="minorEastAsia" w:hAnsi="宋体" w:cs="宋体"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082"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083"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084"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08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86"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087"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88"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89"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090"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091"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92"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093"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94"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095"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96" w:author="Microsoft Office User" w:date="2017-08-26T15:42:00Z">
            <w:rPr>
              <w:rFonts w:ascii=".萍方-简" w:eastAsia=".萍方-简" w:hAnsi=".萍方-简" w:hint="eastAsia"/>
              <w:lang w:eastAsia="zh-CN"/>
            </w:rPr>
          </w:rPrChange>
        </w:rPr>
        <w:t>基于问责的集体行为效应远远大于个人行为效</w:t>
      </w:r>
      <w:r w:rsidRPr="0088676B">
        <w:rPr>
          <w:rFonts w:ascii=".萍方-简" w:eastAsiaTheme="minorEastAsia" w:hAnsi=".萍方-简" w:hint="eastAsia"/>
          <w:lang w:eastAsia="zh-CN"/>
          <w:rPrChange w:id="1097" w:author="Microsoft Office User" w:date="2017-08-26T15:42:00Z">
            <w:rPr>
              <w:rFonts w:ascii=".萍方-简" w:eastAsia=".萍方-简" w:hAnsi=".萍方-简" w:hint="eastAsia"/>
              <w:lang w:eastAsia="zh-CN"/>
            </w:rPr>
          </w:rPrChange>
        </w:rPr>
        <w:lastRenderedPageBreak/>
        <w:t>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98"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099"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100"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101"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102"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103"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104"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105"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106"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107"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10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109"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110"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111"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112"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Heading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ListParagraph"/>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ListParagraph"/>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ListParagraph"/>
        <w:numPr>
          <w:ilvl w:val="0"/>
          <w:numId w:val="32"/>
        </w:numPr>
        <w:jc w:val="both"/>
        <w:rPr>
          <w:rFonts w:eastAsiaTheme="minorEastAsia"/>
          <w:lang w:eastAsia="zh-CN"/>
        </w:rPr>
        <w:pPrChange w:id="1113" w:author="Microsoft Office User" w:date="2017-08-26T16:26:00Z">
          <w:pPr>
            <w:pStyle w:val="ListParagraph"/>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114" w:name="_Toc489971201"/>
    </w:p>
    <w:p w14:paraId="4D19B86B" w14:textId="0CC26957" w:rsidR="008427E1" w:rsidRPr="0072012C" w:rsidDel="000D2E05" w:rsidRDefault="006A6C35" w:rsidP="0072012C">
      <w:pPr>
        <w:pStyle w:val="Heading2"/>
        <w:rPr>
          <w:del w:id="1115" w:author="Microsoft Office User" w:date="2017-08-26T16:26:00Z"/>
          <w:rFonts w:eastAsiaTheme="minorEastAsia"/>
          <w:lang w:eastAsia="zh-CN"/>
          <w:rPrChange w:id="1116" w:author="Microsoft Office User" w:date="2017-08-26T15:42:00Z">
            <w:rPr>
              <w:del w:id="1117" w:author="Microsoft Office User" w:date="2017-08-26T16:26:00Z"/>
              <w:rFonts w:eastAsia=".萍方-简"/>
              <w:lang w:eastAsia="zh-CN"/>
            </w:rPr>
          </w:rPrChange>
        </w:rPr>
      </w:pPr>
      <w:del w:id="1118" w:author="Microsoft Office User" w:date="2017-08-26T16:26:00Z">
        <w:r w:rsidRPr="0072012C" w:rsidDel="000D2E05">
          <w:rPr>
            <w:rFonts w:eastAsiaTheme="minorEastAsia" w:hint="eastAsia"/>
            <w:b w:val="0"/>
            <w:bCs w:val="0"/>
            <w:lang w:eastAsia="zh-CN"/>
            <w:rPrChange w:id="1119"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120" w:author="Microsoft Office User" w:date="2017-08-26T15:42:00Z">
              <w:rPr>
                <w:rFonts w:eastAsia=".萍方-简" w:hint="eastAsia"/>
                <w:b w:val="0"/>
                <w:bCs w:val="0"/>
                <w:lang w:eastAsia="zh-CN"/>
              </w:rPr>
            </w:rPrChange>
          </w:rPr>
          <w:delText>保险应用承保逻辑</w:delText>
        </w:r>
        <w:bookmarkEnd w:id="1114"/>
      </w:del>
    </w:p>
    <w:p w14:paraId="3A359835" w14:textId="087D7F1B" w:rsidR="00931B2E" w:rsidRPr="0072012C" w:rsidDel="000D2E05" w:rsidRDefault="004E3A94">
      <w:pPr>
        <w:pStyle w:val="Heading2"/>
        <w:rPr>
          <w:del w:id="1121" w:author="Microsoft Office User" w:date="2017-08-26T16:26:00Z"/>
          <w:rFonts w:eastAsiaTheme="minorEastAsia"/>
          <w:lang w:eastAsia="zh-CN"/>
          <w:rPrChange w:id="1122" w:author="Microsoft Office User" w:date="2017-08-26T15:42:00Z">
            <w:rPr>
              <w:del w:id="1123" w:author="Microsoft Office User" w:date="2017-08-26T16:26:00Z"/>
            </w:rPr>
          </w:rPrChange>
        </w:rPr>
        <w:pPrChange w:id="1124" w:author="Microsoft Office User" w:date="2017-08-26T16:26:00Z">
          <w:pPr>
            <w:jc w:val="center"/>
          </w:pPr>
        </w:pPrChange>
      </w:pPr>
      <w:del w:id="1125" w:author="Microsoft Office User" w:date="2017-08-26T16:26:00Z">
        <w:r w:rsidRPr="000B67C4" w:rsidDel="000D2E05">
          <w:rPr>
            <w:rFonts w:eastAsiaTheme="minorEastAsia"/>
            <w:b w:val="0"/>
            <w:bCs w:val="0"/>
            <w:noProof/>
            <w:lang w:eastAsia="zh-CN"/>
          </w:rPr>
          <w:lastRenderedPageBreak/>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Heading2"/>
        <w:rPr>
          <w:del w:id="1126" w:author="Microsoft Office User" w:date="2017-08-26T16:26:00Z"/>
          <w:rFonts w:eastAsiaTheme="minorEastAsia"/>
          <w:lang w:eastAsia="zh-CN"/>
          <w:rPrChange w:id="1127" w:author="Microsoft Office User" w:date="2017-08-26T15:42:00Z">
            <w:rPr>
              <w:del w:id="1128" w:author="Microsoft Office User" w:date="2017-08-26T16:26:00Z"/>
            </w:rPr>
          </w:rPrChange>
        </w:rPr>
        <w:pPrChange w:id="1129" w:author="Microsoft Office User" w:date="2017-08-26T16:26:00Z">
          <w:pPr>
            <w:jc w:val="center"/>
          </w:pPr>
        </w:pPrChange>
      </w:pPr>
    </w:p>
    <w:p w14:paraId="5184269E" w14:textId="443155AA" w:rsidR="00931B2E" w:rsidRPr="0072012C" w:rsidDel="000D2E05" w:rsidRDefault="00931B2E">
      <w:pPr>
        <w:pStyle w:val="Heading2"/>
        <w:rPr>
          <w:del w:id="1130" w:author="Microsoft Office User" w:date="2017-08-26T16:26:00Z"/>
          <w:rFonts w:eastAsiaTheme="minorEastAsia"/>
          <w:lang w:eastAsia="zh-CN"/>
          <w:rPrChange w:id="1131" w:author="Microsoft Office User" w:date="2017-08-26T15:42:00Z">
            <w:rPr>
              <w:del w:id="1132" w:author="Microsoft Office User" w:date="2017-08-26T16:26:00Z"/>
              <w:rFonts w:eastAsiaTheme="minorEastAsia"/>
              <w:lang w:eastAsia="zh-CN"/>
            </w:rPr>
          </w:rPrChange>
        </w:rPr>
        <w:pPrChange w:id="1133" w:author="Microsoft Office User" w:date="2017-08-26T16:26:00Z">
          <w:pPr>
            <w:pStyle w:val="ListParagraph"/>
            <w:numPr>
              <w:numId w:val="32"/>
            </w:numPr>
            <w:ind w:hanging="360"/>
          </w:pPr>
        </w:pPrChange>
      </w:pPr>
      <w:del w:id="1134" w:author="Microsoft Office User" w:date="2017-08-26T16:26:00Z">
        <w:r w:rsidRPr="0072012C" w:rsidDel="000D2E05">
          <w:rPr>
            <w:rFonts w:eastAsiaTheme="minorEastAsia"/>
            <w:lang w:eastAsia="zh-CN"/>
            <w:rPrChange w:id="1135"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72012C" w:rsidDel="000D2E05" w:rsidRDefault="00931B2E">
      <w:pPr>
        <w:pStyle w:val="Heading2"/>
        <w:rPr>
          <w:del w:id="1136" w:author="Microsoft Office User" w:date="2017-08-26T16:26:00Z"/>
          <w:rFonts w:eastAsiaTheme="minorEastAsia"/>
          <w:lang w:eastAsia="zh-CN"/>
          <w:rPrChange w:id="1137" w:author="Microsoft Office User" w:date="2017-08-26T15:42:00Z">
            <w:rPr>
              <w:del w:id="1138" w:author="Microsoft Office User" w:date="2017-08-26T16:26:00Z"/>
              <w:rFonts w:eastAsiaTheme="minorEastAsia"/>
              <w:lang w:eastAsia="zh-CN"/>
            </w:rPr>
          </w:rPrChange>
        </w:rPr>
        <w:pPrChange w:id="1139" w:author="Microsoft Office User" w:date="2017-08-26T16:26:00Z">
          <w:pPr>
            <w:pStyle w:val="ListParagraph"/>
            <w:numPr>
              <w:numId w:val="32"/>
            </w:numPr>
            <w:ind w:hanging="360"/>
          </w:pPr>
        </w:pPrChange>
      </w:pPr>
      <w:del w:id="1140" w:author="Microsoft Office User" w:date="2017-08-26T16:26:00Z">
        <w:r w:rsidRPr="0072012C" w:rsidDel="000D2E05">
          <w:rPr>
            <w:rFonts w:eastAsiaTheme="minorEastAsia"/>
            <w:lang w:eastAsia="zh-CN"/>
            <w:rPrChange w:id="1141"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72012C" w:rsidDel="000D2E05" w:rsidRDefault="00931B2E">
      <w:pPr>
        <w:pStyle w:val="Heading2"/>
        <w:rPr>
          <w:del w:id="1142" w:author="Microsoft Office User" w:date="2017-08-26T16:26:00Z"/>
          <w:rFonts w:eastAsiaTheme="minorEastAsia"/>
          <w:lang w:eastAsia="zh-CN"/>
          <w:rPrChange w:id="1143" w:author="Microsoft Office User" w:date="2017-08-26T15:42:00Z">
            <w:rPr>
              <w:del w:id="1144" w:author="Microsoft Office User" w:date="2017-08-26T16:26:00Z"/>
              <w:rFonts w:eastAsiaTheme="minorEastAsia"/>
              <w:lang w:eastAsia="zh-CN"/>
            </w:rPr>
          </w:rPrChange>
        </w:rPr>
        <w:pPrChange w:id="1145" w:author="Microsoft Office User" w:date="2017-08-26T16:26:00Z">
          <w:pPr>
            <w:pStyle w:val="ListParagraph"/>
            <w:numPr>
              <w:numId w:val="32"/>
            </w:numPr>
            <w:ind w:hanging="360"/>
          </w:pPr>
        </w:pPrChange>
      </w:pPr>
      <w:del w:id="1146" w:author="Microsoft Office User" w:date="2017-08-26T16:26:00Z">
        <w:r w:rsidRPr="0072012C" w:rsidDel="000D2E05">
          <w:rPr>
            <w:rFonts w:eastAsiaTheme="minorEastAsia"/>
            <w:lang w:eastAsia="zh-CN"/>
            <w:rPrChange w:id="1147"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72012C" w:rsidDel="000D2E05">
          <w:rPr>
            <w:rFonts w:eastAsiaTheme="minorEastAsia" w:hint="eastAsia"/>
            <w:lang w:eastAsia="zh-CN"/>
            <w:rPrChange w:id="1148" w:author="Microsoft Office User" w:date="2017-08-26T15:42:00Z">
              <w:rPr>
                <w:rFonts w:eastAsiaTheme="minorEastAsia" w:hint="eastAsia"/>
                <w:lang w:eastAsia="zh-CN"/>
              </w:rPr>
            </w:rPrChange>
          </w:rPr>
          <w:delText>加密系统</w:delText>
        </w:r>
        <w:r w:rsidRPr="0072012C" w:rsidDel="000D2E05">
          <w:rPr>
            <w:rFonts w:eastAsiaTheme="minorEastAsia"/>
            <w:lang w:eastAsia="zh-CN"/>
            <w:rPrChange w:id="1149" w:author="Microsoft Office User" w:date="2017-08-26T15:42:00Z">
              <w:rPr>
                <w:rFonts w:eastAsiaTheme="minorEastAsia"/>
                <w:lang w:eastAsia="zh-CN"/>
              </w:rPr>
            </w:rPrChange>
          </w:rPr>
          <w:delText>to send this information to chain.</w:delText>
        </w:r>
      </w:del>
    </w:p>
    <w:p w14:paraId="6EE6FF22" w14:textId="65284030" w:rsidR="00931B2E" w:rsidRPr="0072012C" w:rsidRDefault="00931B2E">
      <w:pPr>
        <w:pStyle w:val="Heading2"/>
        <w:rPr>
          <w:rFonts w:eastAsiaTheme="minorEastAsia"/>
          <w:lang w:eastAsia="zh-CN"/>
          <w:rPrChange w:id="1150" w:author="Microsoft Office User" w:date="2017-08-26T15:42:00Z">
            <w:rPr>
              <w:rFonts w:eastAsia=".萍方-简"/>
              <w:lang w:eastAsia="zh-CN"/>
            </w:rPr>
          </w:rPrChange>
        </w:rPr>
      </w:pPr>
      <w:del w:id="1151" w:author="Microsoft Office User" w:date="2017-08-26T16:26:00Z">
        <w:r w:rsidRPr="0072012C" w:rsidDel="000D2E05">
          <w:rPr>
            <w:rFonts w:eastAsiaTheme="minorEastAsia"/>
            <w:lang w:eastAsia="zh-CN"/>
            <w:rPrChange w:id="1152"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153" w:name="_Toc489971202"/>
      <w:r w:rsidR="00616ACC" w:rsidRPr="0072012C">
        <w:rPr>
          <w:rFonts w:eastAsiaTheme="minorEastAsia" w:hint="eastAsia"/>
          <w:lang w:eastAsia="zh-CN"/>
          <w:rPrChange w:id="1154" w:author="Microsoft Office User" w:date="2017-08-26T15:42:00Z">
            <w:rPr>
              <w:rFonts w:eastAsia=".萍方-简" w:hint="eastAsia"/>
              <w:lang w:eastAsia="zh-CN"/>
            </w:rPr>
          </w:rPrChange>
        </w:rPr>
        <w:lastRenderedPageBreak/>
        <w:t>互助保险应用理赔逻辑</w:t>
      </w:r>
      <w:bookmarkEnd w:id="1153"/>
    </w:p>
    <w:p w14:paraId="3D546C31" w14:textId="434B561F" w:rsidR="007B69E1" w:rsidRPr="0088676B" w:rsidRDefault="007B69E1" w:rsidP="007B69E1">
      <w:pPr>
        <w:pStyle w:val="ListParagraph"/>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ListParagraph"/>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2">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ListParagraph"/>
        <w:ind w:left="1080"/>
        <w:rPr>
          <w:rFonts w:eastAsiaTheme="minorEastAsia"/>
          <w:lang w:eastAsia="zh-CN"/>
        </w:rPr>
      </w:pPr>
    </w:p>
    <w:p w14:paraId="6ED0EC5E" w14:textId="77777777" w:rsidR="007B69E1" w:rsidRPr="0088676B" w:rsidRDefault="007B69E1" w:rsidP="007B69E1">
      <w:pPr>
        <w:pStyle w:val="ListParagraph"/>
        <w:ind w:left="1080"/>
        <w:rPr>
          <w:rFonts w:eastAsiaTheme="minorEastAsia"/>
          <w:lang w:eastAsia="zh-CN"/>
        </w:rPr>
      </w:pPr>
    </w:p>
    <w:p w14:paraId="066926DF" w14:textId="632FE02D" w:rsidR="007B69E1" w:rsidRPr="0088676B" w:rsidDel="000D2E05" w:rsidRDefault="007B69E1" w:rsidP="007B69E1">
      <w:pPr>
        <w:pStyle w:val="ListParagraph"/>
        <w:numPr>
          <w:ilvl w:val="0"/>
          <w:numId w:val="35"/>
        </w:numPr>
        <w:rPr>
          <w:del w:id="1155" w:author="Microsoft Office User" w:date="2017-08-26T16:26:00Z"/>
          <w:rFonts w:eastAsiaTheme="minorEastAsia"/>
          <w:lang w:eastAsia="zh-CN"/>
        </w:rPr>
      </w:pPr>
      <w:del w:id="1156"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ListParagraph"/>
        <w:numPr>
          <w:ilvl w:val="0"/>
          <w:numId w:val="35"/>
        </w:numPr>
        <w:rPr>
          <w:del w:id="1157" w:author="Microsoft Office User" w:date="2017-08-26T16:26:00Z"/>
          <w:rFonts w:eastAsiaTheme="minorEastAsia"/>
          <w:lang w:eastAsia="zh-CN"/>
        </w:rPr>
      </w:pPr>
      <w:del w:id="1158"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159" w:author="Microsoft Office User" w:date="2017-08-26T16:26:00Z"/>
          <w:rFonts w:ascii="Arial" w:eastAsiaTheme="minorEastAsia" w:hAnsi="Arial" w:cs="Arial"/>
          <w:b/>
          <w:bCs/>
          <w:sz w:val="28"/>
          <w:szCs w:val="28"/>
          <w:lang w:eastAsia="zh-CN"/>
          <w:rPrChange w:id="1160" w:author="Microsoft Office User" w:date="2017-08-26T15:42:00Z">
            <w:rPr>
              <w:del w:id="1161" w:author="Microsoft Office User" w:date="2017-08-26T16:26:00Z"/>
              <w:rFonts w:ascii="Arial" w:eastAsia=".萍方-简" w:hAnsi="Arial" w:cs="Arial"/>
              <w:b/>
              <w:bCs/>
              <w:sz w:val="28"/>
              <w:szCs w:val="28"/>
              <w:lang w:eastAsia="zh-CN"/>
            </w:rPr>
          </w:rPrChange>
        </w:rPr>
      </w:pPr>
      <w:del w:id="1162" w:author="Microsoft Office User" w:date="2017-08-26T16:26:00Z">
        <w:r w:rsidRPr="0088676B" w:rsidDel="000D2E05">
          <w:rPr>
            <w:rFonts w:eastAsiaTheme="minorEastAsia"/>
            <w:lang w:eastAsia="zh-CN"/>
            <w:rPrChange w:id="1163" w:author="Microsoft Office User" w:date="2017-08-26T15:42:00Z">
              <w:rPr>
                <w:rFonts w:eastAsia=".萍方-简"/>
                <w:lang w:eastAsia="zh-CN"/>
              </w:rPr>
            </w:rPrChange>
          </w:rPr>
          <w:br w:type="page"/>
        </w:r>
      </w:del>
    </w:p>
    <w:p w14:paraId="0D58B28F" w14:textId="107EE788" w:rsidR="00901AEB" w:rsidRPr="0088676B" w:rsidRDefault="00901AEB" w:rsidP="00901AEB">
      <w:pPr>
        <w:pStyle w:val="Heading2"/>
        <w:rPr>
          <w:rFonts w:eastAsiaTheme="minorEastAsia"/>
          <w:lang w:eastAsia="zh-CN"/>
          <w:rPrChange w:id="1164" w:author="Microsoft Office User" w:date="2017-08-26T15:42:00Z">
            <w:rPr>
              <w:rFonts w:eastAsia=".萍方-简"/>
              <w:lang w:eastAsia="zh-CN"/>
            </w:rPr>
          </w:rPrChange>
        </w:rPr>
      </w:pPr>
      <w:r w:rsidRPr="0088676B">
        <w:rPr>
          <w:rFonts w:eastAsiaTheme="minorEastAsia" w:hint="eastAsia"/>
          <w:lang w:eastAsia="zh-CN"/>
          <w:rPrChange w:id="1165" w:author="Microsoft Office User" w:date="2017-08-26T15:42:00Z">
            <w:rPr>
              <w:rFonts w:eastAsia=".萍方-简" w:hint="eastAsia"/>
              <w:lang w:eastAsia="zh-CN"/>
            </w:rPr>
          </w:rPrChange>
        </w:rPr>
        <w:lastRenderedPageBreak/>
        <w:t>互助保险应用面临的问题和解决方案</w:t>
      </w:r>
    </w:p>
    <w:p w14:paraId="21C66252" w14:textId="4A04CE32" w:rsidR="008F6049" w:rsidRPr="0088676B" w:rsidRDefault="008F6049" w:rsidP="008F6049">
      <w:pPr>
        <w:tabs>
          <w:tab w:val="left" w:pos="1215"/>
        </w:tabs>
        <w:rPr>
          <w:rFonts w:ascii="微软雅黑" w:eastAsiaTheme="minorEastAsia" w:hAnsi="微软雅黑"/>
          <w:lang w:eastAsia="zh-CN"/>
          <w:rPrChange w:id="1166"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167" w:author="Microsoft Office User" w:date="2017-08-26T15:42:00Z">
            <w:rPr>
              <w:rFonts w:ascii="微软雅黑" w:eastAsia="微软雅黑" w:hAnsi="微软雅黑" w:hint="eastAsia"/>
              <w:lang w:eastAsia="zh-CN"/>
            </w:rPr>
          </w:rPrChange>
        </w:rPr>
        <w:t>传统</w:t>
      </w:r>
      <w:r w:rsidRPr="0088676B">
        <w:rPr>
          <w:rFonts w:ascii="微软雅黑" w:eastAsiaTheme="minorEastAsia" w:hAnsi="微软雅黑"/>
          <w:lang w:eastAsia="zh-CN"/>
          <w:rPrChange w:id="1168"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169" w:author="Microsoft Office User" w:date="2017-08-26T15:42:00Z">
            <w:rPr>
              <w:rFonts w:ascii="微软雅黑" w:eastAsia="微软雅黑" w:hAnsi="微软雅黑" w:hint="eastAsia"/>
              <w:lang w:eastAsia="zh-CN"/>
            </w:rPr>
          </w:rPrChange>
        </w:rPr>
        <w:t>保险缺乏</w:t>
      </w:r>
      <w:r w:rsidRPr="0088676B">
        <w:rPr>
          <w:rFonts w:ascii="微软雅黑" w:eastAsiaTheme="minorEastAsia" w:hAnsi="微软雅黑"/>
          <w:lang w:eastAsia="zh-CN"/>
          <w:rPrChange w:id="1170" w:author="Microsoft Office User" w:date="2017-08-26T15:42:00Z">
            <w:rPr>
              <w:rFonts w:ascii="微软雅黑" w:eastAsia="微软雅黑" w:hAnsi="微软雅黑"/>
              <w:lang w:eastAsia="zh-CN"/>
            </w:rPr>
          </w:rPrChange>
        </w:rPr>
        <w:t>有效的</w:t>
      </w:r>
      <w:r w:rsidRPr="0088676B">
        <w:rPr>
          <w:rFonts w:ascii="微软雅黑" w:eastAsiaTheme="minorEastAsia" w:hAnsi="微软雅黑" w:hint="eastAsia"/>
          <w:lang w:eastAsia="zh-CN"/>
          <w:rPrChange w:id="1171" w:author="Microsoft Office User" w:date="2017-08-26T15:42:00Z">
            <w:rPr>
              <w:rFonts w:ascii="微软雅黑" w:eastAsia="微软雅黑" w:hAnsi="微软雅黑" w:hint="eastAsia"/>
              <w:lang w:eastAsia="zh-CN"/>
            </w:rPr>
          </w:rPrChange>
        </w:rPr>
        <w:t>低成本</w:t>
      </w:r>
      <w:r w:rsidRPr="0088676B">
        <w:rPr>
          <w:rFonts w:ascii="微软雅黑" w:eastAsiaTheme="minorEastAsia" w:hAnsi="微软雅黑"/>
          <w:lang w:eastAsia="zh-CN"/>
          <w:rPrChange w:id="1172"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173" w:author="Microsoft Office User" w:date="2017-08-26T15:42:00Z">
            <w:rPr>
              <w:rFonts w:ascii="微软雅黑" w:eastAsia="微软雅黑" w:hAnsi="微软雅黑" w:hint="eastAsia"/>
              <w:lang w:eastAsia="zh-CN"/>
            </w:rPr>
          </w:rPrChange>
        </w:rPr>
        <w:t>防欺诈机制</w:t>
      </w:r>
      <w:r w:rsidRPr="0088676B">
        <w:rPr>
          <w:rFonts w:ascii="微软雅黑" w:eastAsiaTheme="minorEastAsia" w:hAnsi="微软雅黑"/>
          <w:lang w:eastAsia="zh-CN"/>
          <w:rPrChange w:id="1174"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175" w:author="Microsoft Office User" w:date="2017-08-26T15:42:00Z">
            <w:rPr>
              <w:rFonts w:ascii="微软雅黑" w:eastAsia="微软雅黑" w:hAnsi="微软雅黑" w:hint="eastAsia"/>
              <w:lang w:eastAsia="zh-CN"/>
            </w:rPr>
          </w:rPrChange>
        </w:rPr>
        <w:t>商业保险在</w:t>
      </w:r>
      <w:r w:rsidRPr="0088676B">
        <w:rPr>
          <w:rFonts w:ascii="微软雅黑" w:eastAsiaTheme="minorEastAsia" w:hAnsi="微软雅黑"/>
          <w:lang w:eastAsia="zh-CN"/>
          <w:rPrChange w:id="1176" w:author="Microsoft Office User" w:date="2017-08-26T15:42:00Z">
            <w:rPr>
              <w:rFonts w:ascii="微软雅黑" w:eastAsia="微软雅黑" w:hAnsi="微软雅黑"/>
              <w:lang w:eastAsia="zh-CN"/>
            </w:rPr>
          </w:rPrChange>
        </w:rPr>
        <w:t>签发保险前，通过</w:t>
      </w:r>
      <w:r w:rsidRPr="0088676B">
        <w:rPr>
          <w:rFonts w:ascii="微软雅黑" w:eastAsiaTheme="minorEastAsia" w:hAnsi="微软雅黑" w:hint="eastAsia"/>
          <w:lang w:eastAsia="zh-CN"/>
          <w:rPrChange w:id="1177" w:author="Microsoft Office User" w:date="2017-08-26T15:42:00Z">
            <w:rPr>
              <w:rFonts w:ascii="微软雅黑" w:eastAsia="微软雅黑" w:hAnsi="微软雅黑" w:hint="eastAsia"/>
              <w:lang w:eastAsia="zh-CN"/>
            </w:rPr>
          </w:rPrChange>
        </w:rPr>
        <w:t>严格</w:t>
      </w:r>
      <w:r w:rsidRPr="0088676B">
        <w:rPr>
          <w:rFonts w:ascii="微软雅黑" w:eastAsiaTheme="minorEastAsia" w:hAnsi="微软雅黑"/>
          <w:lang w:eastAsia="zh-CN"/>
          <w:rPrChange w:id="1178" w:author="Microsoft Office User" w:date="2017-08-26T15:42:00Z">
            <w:rPr>
              <w:rFonts w:ascii="微软雅黑" w:eastAsia="微软雅黑" w:hAnsi="微软雅黑"/>
              <w:lang w:eastAsia="zh-CN"/>
            </w:rPr>
          </w:rPrChange>
        </w:rPr>
        <w:t>的核保机制</w:t>
      </w:r>
      <w:r w:rsidRPr="0088676B">
        <w:rPr>
          <w:rFonts w:ascii="微软雅黑" w:eastAsiaTheme="minorEastAsia" w:hAnsi="微软雅黑"/>
          <w:lang w:eastAsia="zh-CN"/>
          <w:rPrChange w:id="1179" w:author="Microsoft Office User" w:date="2017-08-26T15:42:00Z">
            <w:rPr>
              <w:rFonts w:ascii="微软雅黑" w:eastAsia="微软雅黑" w:hAnsi="微软雅黑"/>
              <w:lang w:eastAsia="zh-CN"/>
            </w:rPr>
          </w:rPrChange>
        </w:rPr>
        <w:t>-</w:t>
      </w:r>
      <w:r w:rsidRPr="0088676B">
        <w:rPr>
          <w:rFonts w:ascii="微软雅黑" w:eastAsiaTheme="minorEastAsia" w:hAnsi="微软雅黑"/>
          <w:lang w:eastAsia="zh-CN"/>
          <w:rPrChange w:id="1180" w:author="Microsoft Office User" w:date="2017-08-26T15:42:00Z">
            <w:rPr>
              <w:rFonts w:ascii="微软雅黑" w:eastAsia="微软雅黑" w:hAnsi="微软雅黑"/>
              <w:lang w:eastAsia="zh-CN"/>
            </w:rPr>
          </w:rPrChange>
        </w:rPr>
        <w:t>派核保人员</w:t>
      </w:r>
      <w:r w:rsidRPr="0088676B">
        <w:rPr>
          <w:rFonts w:ascii="微软雅黑" w:eastAsiaTheme="minorEastAsia" w:hAnsi="微软雅黑" w:hint="eastAsia"/>
          <w:lang w:eastAsia="zh-CN"/>
          <w:rPrChange w:id="1181" w:author="Microsoft Office User" w:date="2017-08-26T15:42:00Z">
            <w:rPr>
              <w:rFonts w:ascii="微软雅黑" w:eastAsia="微软雅黑" w:hAnsi="微软雅黑" w:hint="eastAsia"/>
              <w:lang w:eastAsia="zh-CN"/>
            </w:rPr>
          </w:rPrChange>
        </w:rPr>
        <w:t>进行家访</w:t>
      </w:r>
      <w:r w:rsidRPr="0088676B">
        <w:rPr>
          <w:rFonts w:ascii="微软雅黑" w:eastAsiaTheme="minorEastAsia" w:hAnsi="微软雅黑"/>
          <w:lang w:eastAsia="zh-CN"/>
          <w:rPrChange w:id="1182" w:author="Microsoft Office User" w:date="2017-08-26T15:42:00Z">
            <w:rPr>
              <w:rFonts w:ascii="微软雅黑" w:eastAsia="微软雅黑" w:hAnsi="微软雅黑"/>
              <w:lang w:eastAsia="zh-CN"/>
            </w:rPr>
          </w:rPrChange>
        </w:rPr>
        <w:t>和全面的体检等手段尝试将潜在的风险控制在最低范围。在</w:t>
      </w:r>
      <w:r w:rsidRPr="0088676B">
        <w:rPr>
          <w:rFonts w:ascii="微软雅黑" w:eastAsiaTheme="minorEastAsia" w:hAnsi="微软雅黑" w:hint="eastAsia"/>
          <w:lang w:eastAsia="zh-CN"/>
          <w:rPrChange w:id="1183" w:author="Microsoft Office User" w:date="2017-08-26T15:42:00Z">
            <w:rPr>
              <w:rFonts w:ascii="微软雅黑" w:eastAsia="微软雅黑" w:hAnsi="微软雅黑" w:hint="eastAsia"/>
              <w:lang w:eastAsia="zh-CN"/>
            </w:rPr>
          </w:rPrChange>
        </w:rPr>
        <w:t>理赔</w:t>
      </w:r>
      <w:r w:rsidRPr="0088676B">
        <w:rPr>
          <w:rFonts w:ascii="微软雅黑" w:eastAsiaTheme="minorEastAsia" w:hAnsi="微软雅黑"/>
          <w:lang w:eastAsia="zh-CN"/>
          <w:rPrChange w:id="1184" w:author="Microsoft Office User" w:date="2017-08-26T15:42:00Z">
            <w:rPr>
              <w:rFonts w:ascii="微软雅黑" w:eastAsia="微软雅黑" w:hAnsi="微软雅黑"/>
              <w:lang w:eastAsia="zh-CN"/>
            </w:rPr>
          </w:rPrChange>
        </w:rPr>
        <w:t>发生时，</w:t>
      </w:r>
      <w:r w:rsidRPr="0088676B">
        <w:rPr>
          <w:rFonts w:ascii="微软雅黑" w:eastAsiaTheme="minorEastAsia" w:hAnsi="微软雅黑" w:hint="eastAsia"/>
          <w:lang w:eastAsia="zh-CN"/>
          <w:rPrChange w:id="1185" w:author="Microsoft Office User" w:date="2017-08-26T15:42:00Z">
            <w:rPr>
              <w:rFonts w:ascii="微软雅黑" w:eastAsia="微软雅黑" w:hAnsi="微软雅黑" w:hint="eastAsia"/>
              <w:lang w:eastAsia="zh-CN"/>
            </w:rPr>
          </w:rPrChange>
        </w:rPr>
        <w:t>调查</w:t>
      </w:r>
      <w:r w:rsidRPr="0088676B">
        <w:rPr>
          <w:rFonts w:ascii="微软雅黑" w:eastAsiaTheme="minorEastAsia" w:hAnsi="微软雅黑"/>
          <w:lang w:eastAsia="zh-CN"/>
          <w:rPrChange w:id="1186" w:author="Microsoft Office User" w:date="2017-08-26T15:42:00Z">
            <w:rPr>
              <w:rFonts w:ascii="微软雅黑" w:eastAsia="微软雅黑" w:hAnsi="微软雅黑"/>
              <w:lang w:eastAsia="zh-CN"/>
            </w:rPr>
          </w:rPrChange>
        </w:rPr>
        <w:t>人员</w:t>
      </w:r>
      <w:r w:rsidRPr="0088676B">
        <w:rPr>
          <w:rFonts w:ascii="微软雅黑" w:eastAsiaTheme="minorEastAsia" w:hAnsi="微软雅黑" w:hint="eastAsia"/>
          <w:lang w:eastAsia="zh-CN"/>
          <w:rPrChange w:id="1187" w:author="Microsoft Office User" w:date="2017-08-26T15:42:00Z">
            <w:rPr>
              <w:rFonts w:ascii="微软雅黑" w:eastAsia="微软雅黑" w:hAnsi="微软雅黑" w:hint="eastAsia"/>
              <w:lang w:eastAsia="zh-CN"/>
            </w:rPr>
          </w:rPrChange>
        </w:rPr>
        <w:t>亲自去</w:t>
      </w:r>
      <w:r w:rsidRPr="0088676B">
        <w:rPr>
          <w:rFonts w:ascii="微软雅黑" w:eastAsiaTheme="minorEastAsia" w:hAnsi="微软雅黑"/>
          <w:lang w:eastAsia="zh-CN"/>
          <w:rPrChange w:id="1188" w:author="Microsoft Office User" w:date="2017-08-26T15:42:00Z">
            <w:rPr>
              <w:rFonts w:ascii="微软雅黑" w:eastAsia="微软雅黑" w:hAnsi="微软雅黑"/>
              <w:lang w:eastAsia="zh-CN"/>
            </w:rPr>
          </w:rPrChange>
        </w:rPr>
        <w:t>到现场进行理赔调查</w:t>
      </w:r>
      <w:r w:rsidRPr="0088676B">
        <w:rPr>
          <w:rFonts w:ascii="微软雅黑" w:eastAsiaTheme="minorEastAsia" w:hAnsi="微软雅黑" w:hint="eastAsia"/>
          <w:lang w:eastAsia="zh-CN"/>
          <w:rPrChange w:id="1189" w:author="Microsoft Office User" w:date="2017-08-26T15:42:00Z">
            <w:rPr>
              <w:rFonts w:ascii="微软雅黑" w:eastAsia="微软雅黑" w:hAnsi="微软雅黑" w:hint="eastAsia"/>
              <w:lang w:eastAsia="zh-CN"/>
            </w:rPr>
          </w:rPrChange>
        </w:rPr>
        <w:t>和</w:t>
      </w:r>
      <w:r w:rsidRPr="0088676B">
        <w:rPr>
          <w:rFonts w:ascii="微软雅黑" w:eastAsiaTheme="minorEastAsia" w:hAnsi="微软雅黑"/>
          <w:lang w:eastAsia="zh-CN"/>
          <w:rPrChange w:id="1190" w:author="Microsoft Office User" w:date="2017-08-26T15:42:00Z">
            <w:rPr>
              <w:rFonts w:ascii="微软雅黑" w:eastAsia="微软雅黑" w:hAnsi="微软雅黑"/>
              <w:lang w:eastAsia="zh-CN"/>
            </w:rPr>
          </w:rPrChange>
        </w:rPr>
        <w:t>收集证据。</w:t>
      </w:r>
      <w:r w:rsidRPr="0088676B">
        <w:rPr>
          <w:rFonts w:ascii="微软雅黑" w:eastAsiaTheme="minorEastAsia" w:hAnsi="微软雅黑" w:hint="eastAsia"/>
          <w:lang w:eastAsia="zh-CN"/>
          <w:rPrChange w:id="1191" w:author="Microsoft Office User" w:date="2017-08-26T15:42:00Z">
            <w:rPr>
              <w:rFonts w:ascii="微软雅黑" w:eastAsia="微软雅黑" w:hAnsi="微软雅黑" w:hint="eastAsia"/>
              <w:lang w:eastAsia="zh-CN"/>
            </w:rPr>
          </w:rPrChange>
        </w:rPr>
        <w:t>这些</w:t>
      </w:r>
      <w:r w:rsidRPr="0088676B">
        <w:rPr>
          <w:rFonts w:ascii="微软雅黑" w:eastAsiaTheme="minorEastAsia" w:hAnsi="微软雅黑"/>
          <w:lang w:eastAsia="zh-CN"/>
          <w:rPrChange w:id="1192" w:author="Microsoft Office User" w:date="2017-08-26T15:42:00Z">
            <w:rPr>
              <w:rFonts w:ascii="微软雅黑" w:eastAsia="微软雅黑" w:hAnsi="微软雅黑"/>
              <w:lang w:eastAsia="zh-CN"/>
            </w:rPr>
          </w:rPrChange>
        </w:rPr>
        <w:t>都直接或间接导致</w:t>
      </w:r>
      <w:r w:rsidRPr="0088676B">
        <w:rPr>
          <w:rFonts w:ascii="微软雅黑" w:eastAsiaTheme="minorEastAsia" w:hAnsi="微软雅黑" w:hint="eastAsia"/>
          <w:lang w:eastAsia="zh-CN"/>
          <w:rPrChange w:id="1193" w:author="Microsoft Office User" w:date="2017-08-26T15:42:00Z">
            <w:rPr>
              <w:rFonts w:ascii="微软雅黑" w:eastAsia="微软雅黑" w:hAnsi="微软雅黑" w:hint="eastAsia"/>
              <w:lang w:eastAsia="zh-CN"/>
            </w:rPr>
          </w:rPrChange>
        </w:rPr>
        <w:t>非常</w:t>
      </w:r>
      <w:r w:rsidRPr="0088676B">
        <w:rPr>
          <w:rFonts w:ascii="微软雅黑" w:eastAsiaTheme="minorEastAsia" w:hAnsi="微软雅黑"/>
          <w:lang w:eastAsia="zh-CN"/>
          <w:rPrChange w:id="1194" w:author="Microsoft Office User" w:date="2017-08-26T15:42:00Z">
            <w:rPr>
              <w:rFonts w:ascii="微软雅黑" w:eastAsia="微软雅黑" w:hAnsi="微软雅黑"/>
              <w:lang w:eastAsia="zh-CN"/>
            </w:rPr>
          </w:rPrChange>
        </w:rPr>
        <w:t>高的</w:t>
      </w:r>
      <w:r w:rsidRPr="0088676B">
        <w:rPr>
          <w:rFonts w:ascii="微软雅黑" w:eastAsiaTheme="minorEastAsia" w:hAnsi="微软雅黑" w:hint="eastAsia"/>
          <w:lang w:eastAsia="zh-CN"/>
          <w:rPrChange w:id="1195" w:author="Microsoft Office User" w:date="2017-08-26T15:42:00Z">
            <w:rPr>
              <w:rFonts w:ascii="微软雅黑" w:eastAsia="微软雅黑" w:hAnsi="微软雅黑" w:hint="eastAsia"/>
              <w:lang w:eastAsia="zh-CN"/>
            </w:rPr>
          </w:rPrChange>
        </w:rPr>
        <w:t>经营</w:t>
      </w:r>
      <w:r w:rsidRPr="0088676B">
        <w:rPr>
          <w:rFonts w:ascii="微软雅黑" w:eastAsiaTheme="minorEastAsia" w:hAnsi="微软雅黑"/>
          <w:lang w:eastAsia="zh-CN"/>
          <w:rPrChange w:id="1196" w:author="Microsoft Office User" w:date="2017-08-26T15:42:00Z">
            <w:rPr>
              <w:rFonts w:ascii="微软雅黑" w:eastAsia="微软雅黑" w:hAnsi="微软雅黑"/>
              <w:lang w:eastAsia="zh-CN"/>
            </w:rPr>
          </w:rPrChange>
        </w:rPr>
        <w:t>开支。</w:t>
      </w:r>
      <w:proofErr w:type="spellStart"/>
      <w:r w:rsidRPr="0088676B">
        <w:rPr>
          <w:rFonts w:ascii="微软雅黑" w:eastAsiaTheme="minorEastAsia" w:hAnsi="微软雅黑"/>
          <w:lang w:eastAsia="zh-CN"/>
          <w:rPrChange w:id="1197" w:author="Microsoft Office User" w:date="2017-08-26T15:42:00Z">
            <w:rPr>
              <w:rFonts w:ascii="微软雅黑" w:eastAsia="微软雅黑" w:hAnsi="微软雅黑"/>
              <w:lang w:eastAsia="zh-CN"/>
            </w:rPr>
          </w:rPrChange>
        </w:rPr>
        <w:t>Mchain</w:t>
      </w:r>
      <w:proofErr w:type="spellEnd"/>
      <w:r w:rsidRPr="0088676B">
        <w:rPr>
          <w:rFonts w:ascii="微软雅黑" w:eastAsiaTheme="minorEastAsia" w:hAnsi="微软雅黑" w:hint="eastAsia"/>
          <w:lang w:eastAsia="zh-CN"/>
          <w:rPrChange w:id="1198" w:author="Microsoft Office User" w:date="2017-08-26T15:42:00Z">
            <w:rPr>
              <w:rFonts w:ascii="微软雅黑" w:eastAsia="微软雅黑" w:hAnsi="微软雅黑" w:hint="eastAsia"/>
              <w:lang w:eastAsia="zh-CN"/>
            </w:rPr>
          </w:rPrChange>
        </w:rPr>
        <w:t>通过互助</w:t>
      </w:r>
      <w:r w:rsidRPr="0088676B">
        <w:rPr>
          <w:rFonts w:ascii="微软雅黑" w:eastAsiaTheme="minorEastAsia" w:hAnsi="微软雅黑"/>
          <w:lang w:eastAsia="zh-CN"/>
          <w:rPrChange w:id="1199" w:author="Microsoft Office User" w:date="2017-08-26T15:42:00Z">
            <w:rPr>
              <w:rFonts w:ascii="微软雅黑" w:eastAsia="微软雅黑" w:hAnsi="微软雅黑"/>
              <w:lang w:eastAsia="zh-CN"/>
            </w:rPr>
          </w:rPrChange>
        </w:rPr>
        <w:t>会的影响</w:t>
      </w:r>
      <w:r w:rsidRPr="0088676B">
        <w:rPr>
          <w:rFonts w:ascii="微软雅黑" w:eastAsiaTheme="minorEastAsia" w:hAnsi="微软雅黑" w:hint="eastAsia"/>
          <w:lang w:eastAsia="zh-CN"/>
          <w:rPrChange w:id="1200" w:author="Microsoft Office User" w:date="2017-08-26T15:42:00Z">
            <w:rPr>
              <w:rFonts w:ascii="微软雅黑" w:eastAsia="微软雅黑" w:hAnsi="微软雅黑" w:hint="eastAsia"/>
              <w:lang w:eastAsia="zh-CN"/>
            </w:rPr>
          </w:rPrChange>
        </w:rPr>
        <w:t>力</w:t>
      </w:r>
      <w:r w:rsidRPr="0088676B">
        <w:rPr>
          <w:rFonts w:ascii="微软雅黑" w:eastAsiaTheme="minorEastAsia" w:hAnsi="微软雅黑"/>
          <w:lang w:eastAsia="zh-CN"/>
          <w:rPrChange w:id="1201" w:author="Microsoft Office User" w:date="2017-08-26T15:42:00Z">
            <w:rPr>
              <w:rFonts w:ascii="微软雅黑" w:eastAsia="微软雅黑" w:hAnsi="微软雅黑"/>
              <w:lang w:eastAsia="zh-CN"/>
            </w:rPr>
          </w:rPrChange>
        </w:rPr>
        <w:t>和激励机制解决这个问题。</w:t>
      </w:r>
    </w:p>
    <w:p w14:paraId="52B6A846"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微软雅黑" w:eastAsiaTheme="minorEastAsia" w:hAnsi="微软雅黑"/>
          <w:lang w:eastAsia="zh-CN"/>
          <w:rPrChange w:id="1202"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203" w:author="Microsoft Office User" w:date="2017-08-26T15:42:00Z">
            <w:rPr>
              <w:rFonts w:ascii="微软雅黑" w:eastAsia="微软雅黑" w:hAnsi="微软雅黑" w:hint="eastAsia"/>
              <w:lang w:eastAsia="zh-CN"/>
            </w:rPr>
          </w:rPrChange>
        </w:rPr>
        <w:t>信誉互评</w:t>
      </w:r>
      <w:r w:rsidRPr="0088676B">
        <w:rPr>
          <w:rFonts w:ascii="微软雅黑" w:eastAsiaTheme="minorEastAsia" w:hAnsi="微软雅黑"/>
          <w:lang w:eastAsia="zh-CN"/>
          <w:rPrChange w:id="1204" w:author="Microsoft Office User" w:date="2017-08-26T15:42:00Z">
            <w:rPr>
              <w:rFonts w:ascii="微软雅黑" w:eastAsia="微软雅黑" w:hAnsi="微软雅黑"/>
              <w:lang w:eastAsia="zh-CN"/>
            </w:rPr>
          </w:rPrChange>
        </w:rPr>
        <w:t xml:space="preserve"> – </w:t>
      </w:r>
      <w:r w:rsidRPr="0088676B">
        <w:rPr>
          <w:rFonts w:ascii="微软雅黑" w:eastAsiaTheme="minorEastAsia" w:hAnsi="微软雅黑" w:hint="eastAsia"/>
          <w:lang w:eastAsia="zh-CN"/>
          <w:rPrChange w:id="1205" w:author="Microsoft Office User" w:date="2017-08-26T15:42:00Z">
            <w:rPr>
              <w:rFonts w:ascii="微软雅黑" w:eastAsia="微软雅黑" w:hAnsi="微软雅黑" w:hint="eastAsia"/>
              <w:lang w:eastAsia="zh-CN"/>
            </w:rPr>
          </w:rPrChange>
        </w:rPr>
        <w:t>互助会参加</w:t>
      </w:r>
      <w:r w:rsidRPr="0088676B">
        <w:rPr>
          <w:rFonts w:ascii="微软雅黑" w:eastAsiaTheme="minorEastAsia" w:hAnsi="微软雅黑"/>
          <w:lang w:eastAsia="zh-CN"/>
          <w:rPrChange w:id="1206" w:author="Microsoft Office User" w:date="2017-08-26T15:42:00Z">
            <w:rPr>
              <w:rFonts w:ascii="微软雅黑" w:eastAsia="微软雅黑" w:hAnsi="微软雅黑"/>
              <w:lang w:eastAsia="zh-CN"/>
            </w:rPr>
          </w:rPrChange>
        </w:rPr>
        <w:t>者</w:t>
      </w:r>
      <w:r w:rsidRPr="0088676B">
        <w:rPr>
          <w:rFonts w:ascii="微软雅黑" w:eastAsiaTheme="minorEastAsia" w:hAnsi="微软雅黑" w:hint="eastAsia"/>
          <w:lang w:eastAsia="zh-CN"/>
          <w:rPrChange w:id="1207" w:author="Microsoft Office User" w:date="2017-08-26T15:42:00Z">
            <w:rPr>
              <w:rFonts w:ascii="微软雅黑" w:eastAsia="微软雅黑" w:hAnsi="微软雅黑" w:hint="eastAsia"/>
              <w:lang w:eastAsia="zh-CN"/>
            </w:rPr>
          </w:rPrChange>
        </w:rPr>
        <w:t>将</w:t>
      </w:r>
      <w:r w:rsidRPr="0088676B">
        <w:rPr>
          <w:rFonts w:ascii="微软雅黑" w:eastAsiaTheme="minorEastAsia" w:hAnsi="微软雅黑"/>
          <w:lang w:eastAsia="zh-CN"/>
          <w:rPrChange w:id="1208" w:author="Microsoft Office User" w:date="2017-08-26T15:42:00Z">
            <w:rPr>
              <w:rFonts w:ascii="微软雅黑" w:eastAsia="微软雅黑" w:hAnsi="微软雅黑"/>
              <w:lang w:eastAsia="zh-CN"/>
            </w:rPr>
          </w:rPrChange>
        </w:rPr>
        <w:t>限制</w:t>
      </w:r>
      <w:r w:rsidRPr="0088676B">
        <w:rPr>
          <w:rFonts w:ascii="微软雅黑" w:eastAsiaTheme="minorEastAsia" w:hAnsi="微软雅黑" w:hint="eastAsia"/>
          <w:lang w:eastAsia="zh-CN"/>
          <w:rPrChange w:id="1209" w:author="Microsoft Office User" w:date="2017-08-26T15:42:00Z">
            <w:rPr>
              <w:rFonts w:ascii="微软雅黑" w:eastAsia="微软雅黑" w:hAnsi="微软雅黑" w:hint="eastAsia"/>
              <w:lang w:eastAsia="zh-CN"/>
            </w:rPr>
          </w:rPrChange>
        </w:rPr>
        <w:t>在</w:t>
      </w:r>
      <w:r w:rsidRPr="0088676B">
        <w:rPr>
          <w:rFonts w:ascii="微软雅黑" w:eastAsiaTheme="minorEastAsia" w:hAnsi="微软雅黑"/>
          <w:lang w:eastAsia="zh-CN"/>
          <w:rPrChange w:id="1210" w:author="Microsoft Office User" w:date="2017-08-26T15:42:00Z">
            <w:rPr>
              <w:rFonts w:ascii="微软雅黑" w:eastAsia="微软雅黑" w:hAnsi="微软雅黑"/>
              <w:lang w:eastAsia="zh-CN"/>
            </w:rPr>
          </w:rPrChange>
        </w:rPr>
        <w:t>可</w:t>
      </w:r>
      <w:r w:rsidRPr="0088676B">
        <w:rPr>
          <w:rFonts w:ascii="微软雅黑" w:eastAsiaTheme="minorEastAsia" w:hAnsi="微软雅黑" w:hint="eastAsia"/>
          <w:lang w:eastAsia="zh-CN"/>
          <w:rPrChange w:id="1211" w:author="Microsoft Office User" w:date="2017-08-26T15:42:00Z">
            <w:rPr>
              <w:rFonts w:ascii="微软雅黑" w:eastAsia="微软雅黑" w:hAnsi="微软雅黑" w:hint="eastAsia"/>
              <w:lang w:eastAsia="zh-CN"/>
            </w:rPr>
          </w:rPrChange>
        </w:rPr>
        <w:t>信赖</w:t>
      </w:r>
      <w:r w:rsidRPr="0088676B">
        <w:rPr>
          <w:rFonts w:ascii="微软雅黑" w:eastAsiaTheme="minorEastAsia" w:hAnsi="微软雅黑"/>
          <w:lang w:eastAsia="zh-CN"/>
          <w:rPrChange w:id="1212" w:author="Microsoft Office User" w:date="2017-08-26T15:42:00Z">
            <w:rPr>
              <w:rFonts w:ascii="微软雅黑" w:eastAsia="微软雅黑" w:hAnsi="微软雅黑"/>
              <w:lang w:eastAsia="zh-CN"/>
            </w:rPr>
          </w:rPrChange>
        </w:rPr>
        <w:t>会员</w:t>
      </w:r>
      <w:r w:rsidRPr="0088676B">
        <w:rPr>
          <w:rFonts w:ascii="微软雅黑" w:eastAsiaTheme="minorEastAsia" w:hAnsi="微软雅黑" w:hint="eastAsia"/>
          <w:lang w:eastAsia="zh-CN"/>
          <w:rPrChange w:id="1213" w:author="Microsoft Office User" w:date="2017-08-26T15:42:00Z">
            <w:rPr>
              <w:rFonts w:ascii="微软雅黑" w:eastAsia="微软雅黑" w:hAnsi="微软雅黑" w:hint="eastAsia"/>
              <w:lang w:eastAsia="zh-CN"/>
            </w:rPr>
          </w:rPrChange>
        </w:rPr>
        <w:t>范围</w:t>
      </w:r>
      <w:r w:rsidRPr="0088676B">
        <w:rPr>
          <w:rFonts w:ascii="微软雅黑" w:eastAsiaTheme="minorEastAsia" w:hAnsi="微软雅黑"/>
          <w:lang w:eastAsia="zh-CN"/>
          <w:rPrChange w:id="1214" w:author="Microsoft Office User" w:date="2017-08-26T15:42:00Z">
            <w:rPr>
              <w:rFonts w:ascii="微软雅黑" w:eastAsia="微软雅黑" w:hAnsi="微软雅黑"/>
              <w:lang w:eastAsia="zh-CN"/>
            </w:rPr>
          </w:rPrChange>
        </w:rPr>
        <w:t>内</w:t>
      </w:r>
      <w:r w:rsidRPr="0088676B">
        <w:rPr>
          <w:rFonts w:ascii="微软雅黑" w:eastAsiaTheme="minorEastAsia" w:hAnsi="微软雅黑"/>
          <w:lang w:eastAsia="zh-CN"/>
          <w:rPrChange w:id="1215"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16" w:author="Microsoft Office User" w:date="2017-08-26T15:42:00Z">
            <w:rPr>
              <w:rFonts w:ascii="微软雅黑" w:eastAsia="微软雅黑" w:hAnsi="微软雅黑" w:hint="eastAsia"/>
              <w:lang w:eastAsia="zh-CN"/>
            </w:rPr>
          </w:rPrChange>
        </w:rPr>
        <w:t>家人</w:t>
      </w:r>
      <w:r w:rsidRPr="0088676B">
        <w:rPr>
          <w:rFonts w:ascii="微软雅黑" w:eastAsiaTheme="minorEastAsia" w:hAnsi="微软雅黑"/>
          <w:lang w:eastAsia="zh-CN"/>
          <w:rPrChange w:id="1217"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18" w:author="Microsoft Office User" w:date="2017-08-26T15:42:00Z">
            <w:rPr>
              <w:rFonts w:ascii="微软雅黑" w:eastAsia="微软雅黑" w:hAnsi="微软雅黑" w:hint="eastAsia"/>
              <w:lang w:eastAsia="zh-CN"/>
            </w:rPr>
          </w:rPrChange>
        </w:rPr>
        <w:t>朋友，</w:t>
      </w:r>
      <w:r w:rsidRPr="0088676B">
        <w:rPr>
          <w:rFonts w:ascii="微软雅黑" w:eastAsiaTheme="minorEastAsia" w:hAnsi="微软雅黑"/>
          <w:lang w:eastAsia="zh-CN"/>
          <w:rPrChange w:id="1219" w:author="Microsoft Office User" w:date="2017-08-26T15:42:00Z">
            <w:rPr>
              <w:rFonts w:ascii="微软雅黑" w:eastAsia="微软雅黑" w:hAnsi="微软雅黑"/>
              <w:lang w:eastAsia="zh-CN"/>
            </w:rPr>
          </w:rPrChange>
        </w:rPr>
        <w:t>同事和社区</w:t>
      </w:r>
      <w:r w:rsidRPr="0088676B">
        <w:rPr>
          <w:rFonts w:ascii="微软雅黑" w:eastAsiaTheme="minorEastAsia" w:hAnsi="微软雅黑" w:hint="eastAsia"/>
          <w:lang w:eastAsia="zh-CN"/>
          <w:rPrChange w:id="1220" w:author="Microsoft Office User" w:date="2017-08-26T15:42:00Z">
            <w:rPr>
              <w:rFonts w:ascii="微软雅黑" w:eastAsia="微软雅黑" w:hAnsi="微软雅黑" w:hint="eastAsia"/>
              <w:lang w:eastAsia="zh-CN"/>
            </w:rPr>
          </w:rPrChange>
        </w:rPr>
        <w:t>组织成员</w:t>
      </w:r>
      <w:r w:rsidRPr="0088676B">
        <w:rPr>
          <w:rFonts w:ascii="微软雅黑" w:eastAsiaTheme="minorEastAsia" w:hAnsi="微软雅黑"/>
          <w:lang w:eastAsia="zh-CN"/>
          <w:rPrChange w:id="1221"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22" w:author="Microsoft Office User" w:date="2017-08-26T15:42:00Z">
            <w:rPr>
              <w:rFonts w:ascii="微软雅黑" w:eastAsia="微软雅黑" w:hAnsi="微软雅黑" w:hint="eastAsia"/>
              <w:lang w:eastAsia="zh-CN"/>
            </w:rPr>
          </w:rPrChange>
        </w:rPr>
        <w:t>会员的失信行为</w:t>
      </w:r>
      <w:r w:rsidRPr="0088676B">
        <w:rPr>
          <w:rFonts w:ascii="微软雅黑" w:eastAsiaTheme="minorEastAsia" w:hAnsi="微软雅黑"/>
          <w:lang w:eastAsia="zh-CN"/>
          <w:rPrChange w:id="1223" w:author="Microsoft Office User" w:date="2017-08-26T15:42:00Z">
            <w:rPr>
              <w:rFonts w:ascii="微软雅黑" w:eastAsia="微软雅黑" w:hAnsi="微软雅黑"/>
              <w:lang w:eastAsia="zh-CN"/>
            </w:rPr>
          </w:rPrChange>
        </w:rPr>
        <w:t>会被</w:t>
      </w:r>
      <w:r w:rsidRPr="0088676B">
        <w:rPr>
          <w:rFonts w:ascii="微软雅黑" w:eastAsiaTheme="minorEastAsia" w:hAnsi="微软雅黑" w:hint="eastAsia"/>
          <w:lang w:eastAsia="zh-CN"/>
          <w:rPrChange w:id="1224" w:author="Microsoft Office User" w:date="2017-08-26T15:42:00Z">
            <w:rPr>
              <w:rFonts w:ascii="微软雅黑" w:eastAsia="微软雅黑" w:hAnsi="微软雅黑" w:hint="eastAsia"/>
              <w:lang w:eastAsia="zh-CN"/>
            </w:rPr>
          </w:rPrChange>
        </w:rPr>
        <w:t>记录</w:t>
      </w:r>
      <w:r w:rsidRPr="0088676B">
        <w:rPr>
          <w:rFonts w:ascii="微软雅黑" w:eastAsiaTheme="minorEastAsia" w:hAnsi="微软雅黑"/>
          <w:lang w:eastAsia="zh-CN"/>
          <w:rPrChange w:id="1225"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26" w:author="Microsoft Office User" w:date="2017-08-26T15:42:00Z">
            <w:rPr>
              <w:rFonts w:ascii="微软雅黑" w:eastAsia="微软雅黑" w:hAnsi="微软雅黑" w:hint="eastAsia"/>
              <w:lang w:eastAsia="zh-CN"/>
            </w:rPr>
          </w:rPrChange>
        </w:rPr>
        <w:t>在亲友间失去</w:t>
      </w:r>
      <w:r w:rsidRPr="0088676B">
        <w:rPr>
          <w:rFonts w:ascii="微软雅黑" w:eastAsiaTheme="minorEastAsia" w:hAnsi="微软雅黑"/>
          <w:lang w:eastAsia="zh-CN"/>
          <w:rPrChange w:id="1227" w:author="Microsoft Office User" w:date="2017-08-26T15:42:00Z">
            <w:rPr>
              <w:rFonts w:ascii="微软雅黑" w:eastAsia="微软雅黑" w:hAnsi="微软雅黑"/>
              <w:lang w:eastAsia="zh-CN"/>
            </w:rPr>
          </w:rPrChange>
        </w:rPr>
        <w:t>信誉。</w:t>
      </w:r>
      <w:r w:rsidRPr="0088676B">
        <w:rPr>
          <w:rFonts w:ascii="微软雅黑" w:eastAsiaTheme="minorEastAsia" w:hAnsi="微软雅黑" w:hint="eastAsia"/>
          <w:lang w:eastAsia="zh-CN"/>
          <w:rPrChange w:id="1228" w:author="Microsoft Office User" w:date="2017-08-26T15:42:00Z">
            <w:rPr>
              <w:rFonts w:ascii="微软雅黑" w:eastAsia="微软雅黑" w:hAnsi="微软雅黑" w:hint="eastAsia"/>
              <w:lang w:eastAsia="zh-CN"/>
            </w:rPr>
          </w:rPrChange>
        </w:rPr>
        <w:t>这也</w:t>
      </w:r>
      <w:r w:rsidRPr="0088676B">
        <w:rPr>
          <w:rFonts w:ascii="微软雅黑" w:eastAsiaTheme="minorEastAsia" w:hAnsi="微软雅黑"/>
          <w:lang w:eastAsia="zh-CN"/>
          <w:rPrChange w:id="1229" w:author="Microsoft Office User" w:date="2017-08-26T15:42:00Z">
            <w:rPr>
              <w:rFonts w:ascii="微软雅黑" w:eastAsia="微软雅黑" w:hAnsi="微软雅黑"/>
              <w:lang w:eastAsia="zh-CN"/>
            </w:rPr>
          </w:rPrChange>
        </w:rPr>
        <w:t>符合互助会的</w:t>
      </w:r>
      <w:r w:rsidRPr="0088676B">
        <w:rPr>
          <w:rFonts w:ascii="微软雅黑" w:eastAsiaTheme="minorEastAsia" w:hAnsi="微软雅黑" w:hint="eastAsia"/>
          <w:lang w:eastAsia="zh-CN"/>
          <w:rPrChange w:id="1230" w:author="Microsoft Office User" w:date="2017-08-26T15:42:00Z">
            <w:rPr>
              <w:rFonts w:ascii="微软雅黑" w:eastAsia="微软雅黑" w:hAnsi="微软雅黑" w:hint="eastAsia"/>
              <w:lang w:eastAsia="zh-CN"/>
            </w:rPr>
          </w:rPrChange>
        </w:rPr>
        <w:t>理念，将</w:t>
      </w:r>
      <w:r w:rsidRPr="0088676B">
        <w:rPr>
          <w:rFonts w:ascii="微软雅黑" w:eastAsiaTheme="minorEastAsia" w:hAnsi="微软雅黑"/>
          <w:lang w:eastAsia="zh-CN"/>
          <w:rPrChange w:id="1231" w:author="Microsoft Office User" w:date="2017-08-26T15:42:00Z">
            <w:rPr>
              <w:rFonts w:ascii="微软雅黑" w:eastAsia="微软雅黑" w:hAnsi="微软雅黑"/>
              <w:lang w:eastAsia="zh-CN"/>
            </w:rPr>
          </w:rPrChange>
        </w:rPr>
        <w:t>互助会</w:t>
      </w:r>
      <w:r w:rsidRPr="0088676B">
        <w:rPr>
          <w:rFonts w:ascii="微软雅黑" w:eastAsiaTheme="minorEastAsia" w:hAnsi="微软雅黑" w:hint="eastAsia"/>
          <w:lang w:eastAsia="zh-CN"/>
          <w:rPrChange w:id="1232" w:author="Microsoft Office User" w:date="2017-08-26T15:42:00Z">
            <w:rPr>
              <w:rFonts w:ascii="微软雅黑" w:eastAsia="微软雅黑" w:hAnsi="微软雅黑" w:hint="eastAsia"/>
              <w:lang w:eastAsia="zh-CN"/>
            </w:rPr>
          </w:rPrChange>
        </w:rPr>
        <w:t>的规模</w:t>
      </w:r>
      <w:r w:rsidRPr="0088676B">
        <w:rPr>
          <w:rFonts w:ascii="微软雅黑" w:eastAsiaTheme="minorEastAsia" w:hAnsi="微软雅黑"/>
          <w:lang w:eastAsia="zh-CN"/>
          <w:rPrChange w:id="1233" w:author="Microsoft Office User" w:date="2017-08-26T15:42:00Z">
            <w:rPr>
              <w:rFonts w:ascii="微软雅黑" w:eastAsia="微软雅黑" w:hAnsi="微软雅黑"/>
              <w:lang w:eastAsia="zh-CN"/>
            </w:rPr>
          </w:rPrChange>
        </w:rPr>
        <w:t>和资金</w:t>
      </w:r>
      <w:r w:rsidRPr="0088676B">
        <w:rPr>
          <w:rFonts w:ascii="微软雅黑" w:eastAsiaTheme="minorEastAsia" w:hAnsi="微软雅黑" w:hint="eastAsia"/>
          <w:lang w:eastAsia="zh-CN"/>
          <w:rPrChange w:id="1234" w:author="Microsoft Office User" w:date="2017-08-26T15:42:00Z">
            <w:rPr>
              <w:rFonts w:ascii="微软雅黑" w:eastAsia="微软雅黑" w:hAnsi="微软雅黑" w:hint="eastAsia"/>
              <w:lang w:eastAsia="zh-CN"/>
            </w:rPr>
          </w:rPrChange>
        </w:rPr>
        <w:t>额度限制</w:t>
      </w:r>
      <w:r w:rsidRPr="0088676B">
        <w:rPr>
          <w:rFonts w:ascii="微软雅黑" w:eastAsiaTheme="minorEastAsia" w:hAnsi="微软雅黑"/>
          <w:lang w:eastAsia="zh-CN"/>
          <w:rPrChange w:id="1235" w:author="Microsoft Office User" w:date="2017-08-26T15:42:00Z">
            <w:rPr>
              <w:rFonts w:ascii="微软雅黑" w:eastAsia="微软雅黑" w:hAnsi="微软雅黑"/>
              <w:lang w:eastAsia="zh-CN"/>
            </w:rPr>
          </w:rPrChange>
        </w:rPr>
        <w:t>在</w:t>
      </w:r>
      <w:r w:rsidRPr="0088676B">
        <w:rPr>
          <w:rFonts w:ascii="微软雅黑" w:eastAsiaTheme="minorEastAsia" w:hAnsi="微软雅黑" w:hint="eastAsia"/>
          <w:lang w:eastAsia="zh-CN"/>
          <w:rPrChange w:id="1236" w:author="Microsoft Office User" w:date="2017-08-26T15:42:00Z">
            <w:rPr>
              <w:rFonts w:ascii="微软雅黑" w:eastAsia="微软雅黑" w:hAnsi="微软雅黑" w:hint="eastAsia"/>
              <w:lang w:eastAsia="zh-CN"/>
            </w:rPr>
          </w:rPrChange>
        </w:rPr>
        <w:t>适当</w:t>
      </w:r>
      <w:r w:rsidRPr="0088676B">
        <w:rPr>
          <w:rFonts w:ascii="微软雅黑" w:eastAsiaTheme="minorEastAsia" w:hAnsi="微软雅黑"/>
          <w:lang w:eastAsia="zh-CN"/>
          <w:rPrChange w:id="1237"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238" w:author="Microsoft Office User" w:date="2017-08-26T15:42:00Z">
            <w:rPr>
              <w:rFonts w:ascii="微软雅黑" w:eastAsia="微软雅黑" w:hAnsi="微软雅黑" w:hint="eastAsia"/>
              <w:lang w:eastAsia="zh-CN"/>
            </w:rPr>
          </w:rPrChange>
        </w:rPr>
        <w:t>范围</w:t>
      </w:r>
      <w:r w:rsidRPr="0088676B">
        <w:rPr>
          <w:rFonts w:ascii="微软雅黑" w:eastAsiaTheme="minorEastAsia" w:hAnsi="微软雅黑"/>
          <w:lang w:eastAsia="zh-CN"/>
          <w:rPrChange w:id="1239" w:author="Microsoft Office User" w:date="2017-08-26T15:42:00Z">
            <w:rPr>
              <w:rFonts w:ascii="微软雅黑" w:eastAsia="微软雅黑" w:hAnsi="微软雅黑"/>
              <w:lang w:eastAsia="zh-CN"/>
            </w:rPr>
          </w:rPrChange>
        </w:rPr>
        <w:t>内</w:t>
      </w:r>
      <w:r w:rsidRPr="0088676B">
        <w:rPr>
          <w:rFonts w:ascii="微软雅黑" w:eastAsiaTheme="minorEastAsia" w:hAnsi="微软雅黑" w:hint="eastAsia"/>
          <w:lang w:eastAsia="zh-CN"/>
          <w:rPrChange w:id="1240" w:author="Microsoft Office User" w:date="2017-08-26T15:42:00Z">
            <w:rPr>
              <w:rFonts w:ascii="微软雅黑" w:eastAsia="微软雅黑" w:hAnsi="微软雅黑" w:hint="eastAsia"/>
              <w:lang w:eastAsia="zh-CN"/>
            </w:rPr>
          </w:rPrChange>
        </w:rPr>
        <w:t>来</w:t>
      </w:r>
      <w:r w:rsidRPr="0088676B">
        <w:rPr>
          <w:rFonts w:ascii="微软雅黑" w:eastAsiaTheme="minorEastAsia" w:hAnsi="微软雅黑"/>
          <w:lang w:eastAsia="zh-CN"/>
          <w:rPrChange w:id="1241" w:author="Microsoft Office User" w:date="2017-08-26T15:42:00Z">
            <w:rPr>
              <w:rFonts w:ascii="微软雅黑" w:eastAsia="微软雅黑" w:hAnsi="微软雅黑"/>
              <w:lang w:eastAsia="zh-CN"/>
            </w:rPr>
          </w:rPrChange>
        </w:rPr>
        <w:t>降低</w:t>
      </w:r>
      <w:r w:rsidRPr="0088676B">
        <w:rPr>
          <w:rFonts w:ascii="微软雅黑" w:eastAsiaTheme="minorEastAsia" w:hAnsi="微软雅黑" w:hint="eastAsia"/>
          <w:lang w:eastAsia="zh-CN"/>
          <w:rPrChange w:id="1242" w:author="Microsoft Office User" w:date="2017-08-26T15:42:00Z">
            <w:rPr>
              <w:rFonts w:ascii="微软雅黑" w:eastAsia="微软雅黑" w:hAnsi="微软雅黑" w:hint="eastAsia"/>
              <w:lang w:eastAsia="zh-CN"/>
            </w:rPr>
          </w:rPrChange>
        </w:rPr>
        <w:t>信用</w:t>
      </w:r>
      <w:r w:rsidRPr="0088676B">
        <w:rPr>
          <w:rFonts w:ascii="微软雅黑" w:eastAsiaTheme="minorEastAsia" w:hAnsi="微软雅黑"/>
          <w:lang w:eastAsia="zh-CN"/>
          <w:rPrChange w:id="1243" w:author="Microsoft Office User" w:date="2017-08-26T15:42:00Z">
            <w:rPr>
              <w:rFonts w:ascii="微软雅黑" w:eastAsia="微软雅黑" w:hAnsi="微软雅黑"/>
              <w:lang w:eastAsia="zh-CN"/>
            </w:rPr>
          </w:rPrChange>
        </w:rPr>
        <w:t>风险</w:t>
      </w:r>
      <w:r w:rsidRPr="0088676B">
        <w:rPr>
          <w:rFonts w:ascii="微软雅黑" w:eastAsiaTheme="minorEastAsia" w:hAnsi="微软雅黑" w:hint="eastAsia"/>
          <w:lang w:eastAsia="zh-CN"/>
          <w:rPrChange w:id="1244" w:author="Microsoft Office User" w:date="2017-08-26T15:42:00Z">
            <w:rPr>
              <w:rFonts w:ascii="微软雅黑" w:eastAsia="微软雅黑" w:hAnsi="微软雅黑" w:hint="eastAsia"/>
              <w:lang w:eastAsia="zh-CN"/>
            </w:rPr>
          </w:rPrChange>
        </w:rPr>
        <w:t>和</w:t>
      </w:r>
      <w:r w:rsidRPr="0088676B">
        <w:rPr>
          <w:rFonts w:ascii="微软雅黑" w:eastAsiaTheme="minorEastAsia" w:hAnsi="微软雅黑"/>
          <w:lang w:eastAsia="zh-CN"/>
          <w:rPrChange w:id="1245" w:author="Microsoft Office User" w:date="2017-08-26T15:42:00Z">
            <w:rPr>
              <w:rFonts w:ascii="微软雅黑" w:eastAsia="微软雅黑" w:hAnsi="微软雅黑"/>
              <w:lang w:eastAsia="zh-CN"/>
            </w:rPr>
          </w:rPrChange>
        </w:rPr>
        <w:t>确保</w:t>
      </w:r>
      <w:r w:rsidRPr="0088676B">
        <w:rPr>
          <w:rFonts w:ascii="微软雅黑" w:eastAsiaTheme="minorEastAsia" w:hAnsi="微软雅黑" w:hint="eastAsia"/>
          <w:lang w:eastAsia="zh-CN"/>
          <w:rPrChange w:id="1246" w:author="Microsoft Office User" w:date="2017-08-26T15:42:00Z">
            <w:rPr>
              <w:rFonts w:ascii="微软雅黑" w:eastAsia="微软雅黑" w:hAnsi="微软雅黑" w:hint="eastAsia"/>
              <w:lang w:eastAsia="zh-CN"/>
            </w:rPr>
          </w:rPrChange>
        </w:rPr>
        <w:t>会员间</w:t>
      </w:r>
      <w:r w:rsidRPr="0088676B">
        <w:rPr>
          <w:rFonts w:ascii="微软雅黑" w:eastAsiaTheme="minorEastAsia" w:hAnsi="微软雅黑"/>
          <w:lang w:eastAsia="zh-CN"/>
          <w:rPrChange w:id="1247"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248" w:author="Microsoft Office User" w:date="2017-08-26T15:42:00Z">
            <w:rPr>
              <w:rFonts w:ascii="微软雅黑" w:eastAsia="微软雅黑" w:hAnsi="微软雅黑" w:hint="eastAsia"/>
              <w:lang w:eastAsia="zh-CN"/>
            </w:rPr>
          </w:rPrChange>
        </w:rPr>
        <w:t>诚信，</w:t>
      </w:r>
      <w:r w:rsidRPr="0088676B">
        <w:rPr>
          <w:rFonts w:ascii="微软雅黑" w:eastAsiaTheme="minorEastAsia" w:hAnsi="微软雅黑"/>
          <w:lang w:eastAsia="zh-CN"/>
          <w:rPrChange w:id="1249" w:author="Microsoft Office User" w:date="2017-08-26T15:42:00Z">
            <w:rPr>
              <w:rFonts w:ascii="微软雅黑" w:eastAsia="微软雅黑" w:hAnsi="微软雅黑"/>
              <w:lang w:eastAsia="zh-CN"/>
            </w:rPr>
          </w:rPrChange>
        </w:rPr>
        <w:t>会员互评</w:t>
      </w:r>
      <w:r w:rsidRPr="0088676B">
        <w:rPr>
          <w:rFonts w:ascii="微软雅黑" w:eastAsiaTheme="minorEastAsia" w:hAnsi="微软雅黑" w:hint="eastAsia"/>
          <w:lang w:eastAsia="zh-CN"/>
          <w:rPrChange w:id="1250" w:author="Microsoft Office User" w:date="2017-08-26T15:42:00Z">
            <w:rPr>
              <w:rFonts w:ascii="微软雅黑" w:eastAsia="微软雅黑" w:hAnsi="微软雅黑" w:hint="eastAsia"/>
              <w:lang w:eastAsia="zh-CN"/>
            </w:rPr>
          </w:rPrChange>
        </w:rPr>
        <w:t>也</w:t>
      </w:r>
      <w:r w:rsidRPr="0088676B">
        <w:rPr>
          <w:rFonts w:ascii="微软雅黑" w:eastAsiaTheme="minorEastAsia" w:hAnsi="微软雅黑"/>
          <w:lang w:eastAsia="zh-CN"/>
          <w:rPrChange w:id="1251" w:author="Microsoft Office User" w:date="2017-08-26T15:42:00Z">
            <w:rPr>
              <w:rFonts w:ascii="微软雅黑" w:eastAsia="微软雅黑" w:hAnsi="微软雅黑"/>
              <w:lang w:eastAsia="zh-CN"/>
            </w:rPr>
          </w:rPrChange>
        </w:rPr>
        <w:t>为</w:t>
      </w:r>
      <w:r w:rsidRPr="0088676B">
        <w:rPr>
          <w:rFonts w:ascii="微软雅黑" w:eastAsiaTheme="minorEastAsia" w:hAnsi="微软雅黑" w:hint="eastAsia"/>
          <w:lang w:eastAsia="zh-CN"/>
          <w:rPrChange w:id="1252" w:author="Microsoft Office User" w:date="2017-08-26T15:42:00Z">
            <w:rPr>
              <w:rFonts w:ascii="微软雅黑" w:eastAsia="微软雅黑" w:hAnsi="微软雅黑" w:hint="eastAsia"/>
              <w:lang w:eastAsia="zh-CN"/>
            </w:rPr>
          </w:rPrChange>
        </w:rPr>
        <w:t>之后的</w:t>
      </w:r>
      <w:r w:rsidRPr="0088676B">
        <w:rPr>
          <w:rFonts w:ascii="微软雅黑" w:eastAsiaTheme="minorEastAsia" w:hAnsi="微软雅黑"/>
          <w:lang w:eastAsia="zh-CN"/>
          <w:rPrChange w:id="1253" w:author="Microsoft Office User" w:date="2017-08-26T15:42:00Z">
            <w:rPr>
              <w:rFonts w:ascii="微软雅黑" w:eastAsia="微软雅黑" w:hAnsi="微软雅黑"/>
              <w:lang w:eastAsia="zh-CN"/>
            </w:rPr>
          </w:rPrChange>
        </w:rPr>
        <w:t>交易</w:t>
      </w:r>
      <w:r w:rsidRPr="0088676B">
        <w:rPr>
          <w:rFonts w:ascii="微软雅黑" w:eastAsiaTheme="minorEastAsia" w:hAnsi="微软雅黑" w:hint="eastAsia"/>
          <w:lang w:eastAsia="zh-CN"/>
          <w:rPrChange w:id="1254" w:author="Microsoft Office User" w:date="2017-08-26T15:42:00Z">
            <w:rPr>
              <w:rFonts w:ascii="微软雅黑" w:eastAsia="微软雅黑" w:hAnsi="微软雅黑" w:hint="eastAsia"/>
              <w:lang w:eastAsia="zh-CN"/>
            </w:rPr>
          </w:rPrChange>
        </w:rPr>
        <w:t>提供可靠依据</w:t>
      </w:r>
      <w:r w:rsidRPr="0088676B">
        <w:rPr>
          <w:rFonts w:ascii="微软雅黑" w:eastAsiaTheme="minorEastAsia" w:hAnsi="微软雅黑"/>
          <w:lang w:eastAsia="zh-CN"/>
          <w:rPrChange w:id="1255" w:author="Microsoft Office User" w:date="2017-08-26T15:42:00Z">
            <w:rPr>
              <w:rFonts w:ascii="微软雅黑" w:eastAsia="微软雅黑" w:hAnsi="微软雅黑"/>
              <w:lang w:eastAsia="zh-CN"/>
            </w:rPr>
          </w:rPrChange>
        </w:rPr>
        <w:t>。</w:t>
      </w:r>
    </w:p>
    <w:p w14:paraId="44626005"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微软雅黑" w:eastAsiaTheme="minorEastAsia" w:hAnsi="微软雅黑"/>
          <w:lang w:eastAsia="zh-CN"/>
          <w:rPrChange w:id="1256"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257" w:author="Microsoft Office User" w:date="2017-08-26T15:42:00Z">
            <w:rPr>
              <w:rFonts w:ascii="微软雅黑" w:eastAsia="微软雅黑" w:hAnsi="微软雅黑" w:hint="eastAsia"/>
              <w:lang w:eastAsia="zh-CN"/>
            </w:rPr>
          </w:rPrChange>
        </w:rPr>
        <w:t>法律</w:t>
      </w:r>
      <w:r w:rsidRPr="0088676B">
        <w:rPr>
          <w:rFonts w:ascii="微软雅黑" w:eastAsiaTheme="minorEastAsia" w:hAnsi="微软雅黑"/>
          <w:lang w:eastAsia="zh-CN"/>
          <w:rPrChange w:id="1258" w:author="Microsoft Office User" w:date="2017-08-26T15:42:00Z">
            <w:rPr>
              <w:rFonts w:ascii="微软雅黑" w:eastAsia="微软雅黑" w:hAnsi="微软雅黑"/>
              <w:lang w:eastAsia="zh-CN"/>
            </w:rPr>
          </w:rPrChange>
        </w:rPr>
        <w:t>控制</w:t>
      </w:r>
      <w:r w:rsidRPr="0088676B">
        <w:rPr>
          <w:rFonts w:ascii="微软雅黑" w:eastAsiaTheme="minorEastAsia" w:hAnsi="微软雅黑"/>
          <w:lang w:eastAsia="zh-CN"/>
          <w:rPrChange w:id="1259" w:author="Microsoft Office User" w:date="2017-08-26T15:42:00Z">
            <w:rPr>
              <w:rFonts w:ascii="微软雅黑" w:eastAsia="微软雅黑" w:hAnsi="微软雅黑"/>
              <w:lang w:eastAsia="zh-CN"/>
            </w:rPr>
          </w:rPrChange>
        </w:rPr>
        <w:t xml:space="preserve"> – </w:t>
      </w:r>
      <w:r w:rsidRPr="0088676B">
        <w:rPr>
          <w:rFonts w:ascii="微软雅黑" w:eastAsiaTheme="minorEastAsia" w:hAnsi="微软雅黑" w:hint="eastAsia"/>
          <w:lang w:eastAsia="zh-CN"/>
          <w:rPrChange w:id="1260" w:author="Microsoft Office User" w:date="2017-08-26T15:42:00Z">
            <w:rPr>
              <w:rFonts w:ascii="微软雅黑" w:eastAsia="微软雅黑" w:hAnsi="微软雅黑" w:hint="eastAsia"/>
              <w:lang w:eastAsia="zh-CN"/>
            </w:rPr>
          </w:rPrChange>
        </w:rPr>
        <w:t>通过</w:t>
      </w:r>
      <w:r w:rsidRPr="0088676B">
        <w:rPr>
          <w:rFonts w:ascii="微软雅黑" w:eastAsiaTheme="minorEastAsia" w:hAnsi="微软雅黑"/>
          <w:lang w:eastAsia="zh-CN"/>
          <w:rPrChange w:id="1261" w:author="Microsoft Office User" w:date="2017-08-26T15:42:00Z">
            <w:rPr>
              <w:rFonts w:ascii="微软雅黑" w:eastAsia="微软雅黑" w:hAnsi="微软雅黑"/>
              <w:lang w:eastAsia="zh-CN"/>
            </w:rPr>
          </w:rPrChange>
        </w:rPr>
        <w:t>电子签名</w:t>
      </w:r>
      <w:r w:rsidRPr="0088676B">
        <w:rPr>
          <w:rFonts w:ascii="微软雅黑" w:eastAsiaTheme="minorEastAsia" w:hAnsi="微软雅黑" w:hint="eastAsia"/>
          <w:lang w:eastAsia="zh-CN"/>
          <w:rPrChange w:id="1262" w:author="Microsoft Office User" w:date="2017-08-26T15:42:00Z">
            <w:rPr>
              <w:rFonts w:ascii="微软雅黑" w:eastAsia="微软雅黑" w:hAnsi="微软雅黑" w:hint="eastAsia"/>
              <w:lang w:eastAsia="zh-CN"/>
            </w:rPr>
          </w:rPrChange>
        </w:rPr>
        <w:t>的</w:t>
      </w:r>
      <w:r w:rsidRPr="0088676B">
        <w:rPr>
          <w:rFonts w:ascii="微软雅黑" w:eastAsiaTheme="minorEastAsia" w:hAnsi="微软雅黑"/>
          <w:lang w:eastAsia="zh-CN"/>
          <w:rPrChange w:id="1263" w:author="Microsoft Office User" w:date="2017-08-26T15:42:00Z">
            <w:rPr>
              <w:rFonts w:ascii="微软雅黑" w:eastAsia="微软雅黑" w:hAnsi="微软雅黑"/>
              <w:lang w:eastAsia="zh-CN"/>
            </w:rPr>
          </w:rPrChange>
        </w:rPr>
        <w:t>合同</w:t>
      </w:r>
      <w:r w:rsidRPr="0088676B">
        <w:rPr>
          <w:rFonts w:ascii="微软雅黑" w:eastAsiaTheme="minorEastAsia" w:hAnsi="微软雅黑" w:hint="eastAsia"/>
          <w:lang w:eastAsia="zh-CN"/>
          <w:rPrChange w:id="1264" w:author="Microsoft Office User" w:date="2017-08-26T15:42:00Z">
            <w:rPr>
              <w:rFonts w:ascii="微软雅黑" w:eastAsia="微软雅黑" w:hAnsi="微软雅黑" w:hint="eastAsia"/>
              <w:lang w:eastAsia="zh-CN"/>
            </w:rPr>
          </w:rPrChange>
        </w:rPr>
        <w:t>具有法律</w:t>
      </w:r>
      <w:r w:rsidRPr="0088676B">
        <w:rPr>
          <w:rFonts w:ascii="微软雅黑" w:eastAsiaTheme="minorEastAsia" w:hAnsi="微软雅黑"/>
          <w:lang w:eastAsia="zh-CN"/>
          <w:rPrChange w:id="1265" w:author="Microsoft Office User" w:date="2017-08-26T15:42:00Z">
            <w:rPr>
              <w:rFonts w:ascii="微软雅黑" w:eastAsia="微软雅黑" w:hAnsi="微软雅黑"/>
              <w:lang w:eastAsia="zh-CN"/>
            </w:rPr>
          </w:rPrChange>
        </w:rPr>
        <w:t>效力</w:t>
      </w:r>
      <w:r w:rsidRPr="0088676B">
        <w:rPr>
          <w:rFonts w:ascii="微软雅黑" w:eastAsiaTheme="minorEastAsia" w:hAnsi="微软雅黑" w:hint="eastAsia"/>
          <w:lang w:eastAsia="zh-CN"/>
          <w:rPrChange w:id="1266" w:author="Microsoft Office User" w:date="2017-08-26T15:42:00Z">
            <w:rPr>
              <w:rFonts w:ascii="微软雅黑" w:eastAsia="微软雅黑" w:hAnsi="微软雅黑" w:hint="eastAsia"/>
              <w:lang w:eastAsia="zh-CN"/>
            </w:rPr>
          </w:rPrChange>
        </w:rPr>
        <w:t>，</w:t>
      </w:r>
      <w:r w:rsidRPr="0088676B">
        <w:rPr>
          <w:rFonts w:ascii="微软雅黑" w:eastAsiaTheme="minorEastAsia" w:hAnsi="微软雅黑"/>
          <w:lang w:eastAsia="zh-CN"/>
          <w:rPrChange w:id="1267" w:author="Microsoft Office User" w:date="2017-08-26T15:42:00Z">
            <w:rPr>
              <w:rFonts w:ascii="微软雅黑" w:eastAsia="微软雅黑" w:hAnsi="微软雅黑"/>
              <w:lang w:eastAsia="zh-CN"/>
            </w:rPr>
          </w:rPrChange>
        </w:rPr>
        <w:t>会员之间</w:t>
      </w:r>
      <w:r w:rsidRPr="0088676B">
        <w:rPr>
          <w:rFonts w:ascii="微软雅黑" w:eastAsiaTheme="minorEastAsia" w:hAnsi="微软雅黑" w:hint="eastAsia"/>
          <w:lang w:eastAsia="zh-CN"/>
          <w:rPrChange w:id="1268" w:author="Microsoft Office User" w:date="2017-08-26T15:42:00Z">
            <w:rPr>
              <w:rFonts w:ascii="微软雅黑" w:eastAsia="微软雅黑" w:hAnsi="微软雅黑" w:hint="eastAsia"/>
              <w:lang w:eastAsia="zh-CN"/>
            </w:rPr>
          </w:rPrChange>
        </w:rPr>
        <w:t>相互绑定，</w:t>
      </w:r>
      <w:r w:rsidRPr="0088676B">
        <w:rPr>
          <w:rFonts w:ascii="微软雅黑" w:eastAsiaTheme="minorEastAsia" w:hAnsi="微软雅黑"/>
          <w:lang w:eastAsia="zh-CN"/>
          <w:rPrChange w:id="1269" w:author="Microsoft Office User" w:date="2017-08-26T15:42:00Z">
            <w:rPr>
              <w:rFonts w:ascii="微软雅黑" w:eastAsia="微软雅黑" w:hAnsi="微软雅黑"/>
              <w:lang w:eastAsia="zh-CN"/>
            </w:rPr>
          </w:rPrChange>
        </w:rPr>
        <w:t>确保</w:t>
      </w:r>
      <w:r w:rsidRPr="0088676B">
        <w:rPr>
          <w:rFonts w:ascii="微软雅黑" w:eastAsiaTheme="minorEastAsia" w:hAnsi="微软雅黑" w:hint="eastAsia"/>
          <w:lang w:eastAsia="zh-CN"/>
          <w:rPrChange w:id="1270" w:author="Microsoft Office User" w:date="2017-08-26T15:42:00Z">
            <w:rPr>
              <w:rFonts w:ascii="微软雅黑" w:eastAsia="微软雅黑" w:hAnsi="微软雅黑" w:hint="eastAsia"/>
              <w:lang w:eastAsia="zh-CN"/>
            </w:rPr>
          </w:rPrChange>
        </w:rPr>
        <w:t>彼此履行合约</w:t>
      </w:r>
      <w:r w:rsidRPr="0088676B">
        <w:rPr>
          <w:rFonts w:ascii="微软雅黑" w:eastAsiaTheme="minorEastAsia" w:hAnsi="微软雅黑"/>
          <w:lang w:eastAsia="zh-CN"/>
          <w:rPrChange w:id="1271"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72" w:author="Microsoft Office User" w:date="2017-08-26T15:42:00Z">
            <w:rPr>
              <w:rFonts w:ascii="微软雅黑" w:eastAsia="微软雅黑" w:hAnsi="微软雅黑" w:hint="eastAsia"/>
              <w:lang w:eastAsia="zh-CN"/>
            </w:rPr>
          </w:rPrChange>
        </w:rPr>
        <w:t>会员需要</w:t>
      </w:r>
      <w:r w:rsidRPr="0088676B">
        <w:rPr>
          <w:rFonts w:ascii="微软雅黑" w:eastAsiaTheme="minorEastAsia" w:hAnsi="微软雅黑"/>
          <w:lang w:eastAsia="zh-CN"/>
          <w:rPrChange w:id="1273" w:author="Microsoft Office User" w:date="2017-08-26T15:42:00Z">
            <w:rPr>
              <w:rFonts w:ascii="微软雅黑" w:eastAsia="微软雅黑" w:hAnsi="微软雅黑"/>
              <w:lang w:eastAsia="zh-CN"/>
            </w:rPr>
          </w:rPrChange>
        </w:rPr>
        <w:t>为</w:t>
      </w:r>
      <w:r w:rsidRPr="0088676B">
        <w:rPr>
          <w:rFonts w:ascii="微软雅黑" w:eastAsiaTheme="minorEastAsia" w:hAnsi="微软雅黑" w:hint="eastAsia"/>
          <w:lang w:eastAsia="zh-CN"/>
          <w:rPrChange w:id="1274" w:author="Microsoft Office User" w:date="2017-08-26T15:42:00Z">
            <w:rPr>
              <w:rFonts w:ascii="微软雅黑" w:eastAsia="微软雅黑" w:hAnsi="微软雅黑" w:hint="eastAsia"/>
              <w:lang w:eastAsia="zh-CN"/>
            </w:rPr>
          </w:rPrChange>
        </w:rPr>
        <w:t>自己</w:t>
      </w:r>
      <w:r w:rsidRPr="0088676B">
        <w:rPr>
          <w:rFonts w:ascii="微软雅黑" w:eastAsiaTheme="minorEastAsia" w:hAnsi="微软雅黑"/>
          <w:lang w:eastAsia="zh-CN"/>
          <w:rPrChange w:id="1275"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276" w:author="Microsoft Office User" w:date="2017-08-26T15:42:00Z">
            <w:rPr>
              <w:rFonts w:ascii="微软雅黑" w:eastAsia="微软雅黑" w:hAnsi="微软雅黑" w:hint="eastAsia"/>
              <w:lang w:eastAsia="zh-CN"/>
            </w:rPr>
          </w:rPrChange>
        </w:rPr>
        <w:t>违约</w:t>
      </w:r>
      <w:r w:rsidRPr="0088676B">
        <w:rPr>
          <w:rFonts w:ascii="微软雅黑" w:eastAsiaTheme="minorEastAsia" w:hAnsi="微软雅黑"/>
          <w:lang w:eastAsia="zh-CN"/>
          <w:rPrChange w:id="1277" w:author="Microsoft Office User" w:date="2017-08-26T15:42:00Z">
            <w:rPr>
              <w:rFonts w:ascii="微软雅黑" w:eastAsia="微软雅黑" w:hAnsi="微软雅黑"/>
              <w:lang w:eastAsia="zh-CN"/>
            </w:rPr>
          </w:rPrChange>
        </w:rPr>
        <w:t>行为</w:t>
      </w:r>
      <w:r w:rsidRPr="0088676B">
        <w:rPr>
          <w:rFonts w:ascii="微软雅黑" w:eastAsiaTheme="minorEastAsia" w:hAnsi="微软雅黑" w:hint="eastAsia"/>
          <w:lang w:eastAsia="zh-CN"/>
          <w:rPrChange w:id="1278" w:author="Microsoft Office User" w:date="2017-08-26T15:42:00Z">
            <w:rPr>
              <w:rFonts w:ascii="微软雅黑" w:eastAsia="微软雅黑" w:hAnsi="微软雅黑" w:hint="eastAsia"/>
              <w:lang w:eastAsia="zh-CN"/>
            </w:rPr>
          </w:rPrChange>
        </w:rPr>
        <w:t>承担法律责任</w:t>
      </w:r>
      <w:r w:rsidRPr="0088676B">
        <w:rPr>
          <w:rFonts w:ascii="微软雅黑" w:eastAsiaTheme="minorEastAsia" w:hAnsi="微软雅黑"/>
          <w:lang w:eastAsia="zh-CN"/>
          <w:rPrChange w:id="1279"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280" w:author="Microsoft Office User" w:date="2017-08-26T15:42:00Z">
            <w:rPr>
              <w:rFonts w:ascii="微软雅黑" w:eastAsia="微软雅黑" w:hAnsi="微软雅黑" w:hint="eastAsia"/>
              <w:lang w:eastAsia="zh-CN"/>
            </w:rPr>
          </w:rPrChange>
        </w:rPr>
        <w:t>这种</w:t>
      </w:r>
      <w:r w:rsidRPr="0088676B">
        <w:rPr>
          <w:rFonts w:ascii="微软雅黑" w:eastAsiaTheme="minorEastAsia" w:hAnsi="微软雅黑"/>
          <w:lang w:eastAsia="zh-CN"/>
          <w:rPrChange w:id="1281" w:author="Microsoft Office User" w:date="2017-08-26T15:42:00Z">
            <w:rPr>
              <w:rFonts w:ascii="微软雅黑" w:eastAsia="微软雅黑" w:hAnsi="微软雅黑"/>
              <w:lang w:eastAsia="zh-CN"/>
            </w:rPr>
          </w:rPrChange>
        </w:rPr>
        <w:t>情况只有在</w:t>
      </w:r>
      <w:r w:rsidRPr="0088676B">
        <w:rPr>
          <w:rFonts w:ascii="微软雅黑" w:eastAsiaTheme="minorEastAsia" w:hAnsi="微软雅黑" w:hint="eastAsia"/>
          <w:lang w:eastAsia="zh-CN"/>
          <w:rPrChange w:id="1282" w:author="Microsoft Office User" w:date="2017-08-26T15:42:00Z">
            <w:rPr>
              <w:rFonts w:ascii="微软雅黑" w:eastAsia="微软雅黑" w:hAnsi="微软雅黑" w:hint="eastAsia"/>
              <w:lang w:eastAsia="zh-CN"/>
            </w:rPr>
          </w:rPrChange>
        </w:rPr>
        <w:t>会员</w:t>
      </w:r>
      <w:r w:rsidRPr="0088676B">
        <w:rPr>
          <w:rFonts w:ascii="微软雅黑" w:eastAsiaTheme="minorEastAsia" w:hAnsi="微软雅黑"/>
          <w:lang w:eastAsia="zh-CN"/>
          <w:rPrChange w:id="1283" w:author="Microsoft Office User" w:date="2017-08-26T15:42:00Z">
            <w:rPr>
              <w:rFonts w:ascii="微软雅黑" w:eastAsia="微软雅黑" w:hAnsi="微软雅黑"/>
              <w:lang w:eastAsia="zh-CN"/>
            </w:rPr>
          </w:rPrChange>
        </w:rPr>
        <w:t>个人风险</w:t>
      </w:r>
      <w:r w:rsidRPr="0088676B">
        <w:rPr>
          <w:rFonts w:ascii="微软雅黑" w:eastAsiaTheme="minorEastAsia" w:hAnsi="微软雅黑" w:hint="eastAsia"/>
          <w:lang w:eastAsia="zh-CN"/>
          <w:rPrChange w:id="1284" w:author="Microsoft Office User" w:date="2017-08-26T15:42:00Z">
            <w:rPr>
              <w:rFonts w:ascii="微软雅黑" w:eastAsia="微软雅黑" w:hAnsi="微软雅黑" w:hint="eastAsia"/>
              <w:lang w:eastAsia="zh-CN"/>
            </w:rPr>
          </w:rPrChange>
        </w:rPr>
        <w:t>高</w:t>
      </w:r>
      <w:r w:rsidRPr="0088676B">
        <w:rPr>
          <w:rFonts w:ascii="微软雅黑" w:eastAsiaTheme="minorEastAsia" w:hAnsi="微软雅黑"/>
          <w:lang w:eastAsia="zh-CN"/>
          <w:rPrChange w:id="1285" w:author="Microsoft Office User" w:date="2017-08-26T15:42:00Z">
            <w:rPr>
              <w:rFonts w:ascii="微软雅黑" w:eastAsia="微软雅黑" w:hAnsi="微软雅黑"/>
              <w:lang w:eastAsia="zh-CN"/>
            </w:rPr>
          </w:rPrChange>
        </w:rPr>
        <w:t>的情形下</w:t>
      </w:r>
      <w:r w:rsidRPr="0088676B">
        <w:rPr>
          <w:rFonts w:ascii="微软雅黑" w:eastAsiaTheme="minorEastAsia" w:hAnsi="微软雅黑" w:hint="eastAsia"/>
          <w:lang w:eastAsia="zh-CN"/>
          <w:rPrChange w:id="1286" w:author="Microsoft Office User" w:date="2017-08-26T15:42:00Z">
            <w:rPr>
              <w:rFonts w:ascii="微软雅黑" w:eastAsia="微软雅黑" w:hAnsi="微软雅黑" w:hint="eastAsia"/>
              <w:lang w:eastAsia="zh-CN"/>
            </w:rPr>
          </w:rPrChange>
        </w:rPr>
        <w:t>，</w:t>
      </w:r>
      <w:r w:rsidRPr="0088676B">
        <w:rPr>
          <w:rFonts w:ascii="微软雅黑" w:eastAsiaTheme="minorEastAsia" w:hAnsi="微软雅黑"/>
          <w:lang w:eastAsia="zh-CN"/>
          <w:rPrChange w:id="1287" w:author="Microsoft Office User" w:date="2017-08-26T15:42:00Z">
            <w:rPr>
              <w:rFonts w:ascii="微软雅黑" w:eastAsia="微软雅黑" w:hAnsi="微软雅黑"/>
              <w:lang w:eastAsia="zh-CN"/>
            </w:rPr>
          </w:rPrChange>
        </w:rPr>
        <w:t>司法</w:t>
      </w:r>
      <w:r w:rsidRPr="0088676B">
        <w:rPr>
          <w:rFonts w:ascii="微软雅黑" w:eastAsiaTheme="minorEastAsia" w:hAnsi="微软雅黑" w:hint="eastAsia"/>
          <w:lang w:eastAsia="zh-CN"/>
          <w:rPrChange w:id="1288" w:author="Microsoft Office User" w:date="2017-08-26T15:42:00Z">
            <w:rPr>
              <w:rFonts w:ascii="微软雅黑" w:eastAsia="微软雅黑" w:hAnsi="微软雅黑" w:hint="eastAsia"/>
              <w:lang w:eastAsia="zh-CN"/>
            </w:rPr>
          </w:rPrChange>
        </w:rPr>
        <w:t>程序</w:t>
      </w:r>
      <w:r w:rsidRPr="0088676B">
        <w:rPr>
          <w:rFonts w:ascii="微软雅黑" w:eastAsiaTheme="minorEastAsia" w:hAnsi="微软雅黑"/>
          <w:lang w:eastAsia="zh-CN"/>
          <w:rPrChange w:id="1289" w:author="Microsoft Office User" w:date="2017-08-26T15:42:00Z">
            <w:rPr>
              <w:rFonts w:ascii="微软雅黑" w:eastAsia="微软雅黑" w:hAnsi="微软雅黑"/>
              <w:lang w:eastAsia="zh-CN"/>
            </w:rPr>
          </w:rPrChange>
        </w:rPr>
        <w:t>才</w:t>
      </w:r>
      <w:r w:rsidRPr="0088676B">
        <w:rPr>
          <w:rFonts w:ascii="微软雅黑" w:eastAsiaTheme="minorEastAsia" w:hAnsi="微软雅黑" w:hint="eastAsia"/>
          <w:lang w:eastAsia="zh-CN"/>
          <w:rPrChange w:id="1290" w:author="Microsoft Office User" w:date="2017-08-26T15:42:00Z">
            <w:rPr>
              <w:rFonts w:ascii="微软雅黑" w:eastAsia="微软雅黑" w:hAnsi="微软雅黑" w:hint="eastAsia"/>
              <w:lang w:eastAsia="zh-CN"/>
            </w:rPr>
          </w:rPrChange>
        </w:rPr>
        <w:t>会</w:t>
      </w:r>
      <w:r w:rsidRPr="0088676B">
        <w:rPr>
          <w:rFonts w:ascii="微软雅黑" w:eastAsiaTheme="minorEastAsia" w:hAnsi="微软雅黑"/>
          <w:lang w:eastAsia="zh-CN"/>
          <w:rPrChange w:id="1291" w:author="Microsoft Office User" w:date="2017-08-26T15:42:00Z">
            <w:rPr>
              <w:rFonts w:ascii="微软雅黑" w:eastAsia="微软雅黑" w:hAnsi="微软雅黑"/>
              <w:lang w:eastAsia="zh-CN"/>
            </w:rPr>
          </w:rPrChange>
        </w:rPr>
        <w:t>具有意义。</w:t>
      </w:r>
      <w:proofErr w:type="spellStart"/>
      <w:r w:rsidRPr="0088676B">
        <w:rPr>
          <w:rFonts w:ascii="微软雅黑" w:eastAsiaTheme="minorEastAsia" w:hAnsi="微软雅黑"/>
          <w:lang w:eastAsia="zh-CN"/>
          <w:rPrChange w:id="1292" w:author="Microsoft Office User" w:date="2017-08-26T15:42:00Z">
            <w:rPr>
              <w:rFonts w:ascii="微软雅黑" w:eastAsia="微软雅黑" w:hAnsi="微软雅黑"/>
              <w:lang w:eastAsia="zh-CN"/>
            </w:rPr>
          </w:rPrChange>
        </w:rPr>
        <w:t>Mchain</w:t>
      </w:r>
      <w:proofErr w:type="spellEnd"/>
      <w:r w:rsidRPr="0088676B">
        <w:rPr>
          <w:rFonts w:ascii="微软雅黑" w:eastAsiaTheme="minorEastAsia" w:hAnsi="微软雅黑" w:hint="eastAsia"/>
          <w:lang w:eastAsia="zh-CN"/>
          <w:rPrChange w:id="1293" w:author="Microsoft Office User" w:date="2017-08-26T15:42:00Z">
            <w:rPr>
              <w:rFonts w:ascii="微软雅黑" w:eastAsia="微软雅黑" w:hAnsi="微软雅黑" w:hint="eastAsia"/>
              <w:lang w:eastAsia="zh-CN"/>
            </w:rPr>
          </w:rPrChange>
        </w:rPr>
        <w:t>平台为</w:t>
      </w:r>
      <w:r w:rsidRPr="0088676B">
        <w:rPr>
          <w:rFonts w:ascii="微软雅黑" w:eastAsiaTheme="minorEastAsia" w:hAnsi="微软雅黑"/>
          <w:lang w:eastAsia="zh-CN"/>
          <w:rPrChange w:id="1294" w:author="Microsoft Office User" w:date="2017-08-26T15:42:00Z">
            <w:rPr>
              <w:rFonts w:ascii="微软雅黑" w:eastAsia="微软雅黑" w:hAnsi="微软雅黑"/>
              <w:lang w:eastAsia="zh-CN"/>
            </w:rPr>
          </w:rPrChange>
        </w:rPr>
        <w:t>会员</w:t>
      </w:r>
      <w:r w:rsidRPr="0088676B">
        <w:rPr>
          <w:rFonts w:ascii="微软雅黑" w:eastAsiaTheme="minorEastAsia" w:hAnsi="微软雅黑" w:hint="eastAsia"/>
          <w:lang w:eastAsia="zh-CN"/>
          <w:rPrChange w:id="1295" w:author="Microsoft Office User" w:date="2017-08-26T15:42:00Z">
            <w:rPr>
              <w:rFonts w:ascii="微软雅黑" w:eastAsia="微软雅黑" w:hAnsi="微软雅黑" w:hint="eastAsia"/>
              <w:lang w:eastAsia="zh-CN"/>
            </w:rPr>
          </w:rPrChange>
        </w:rPr>
        <w:t>创建自动</w:t>
      </w:r>
      <w:r w:rsidRPr="0088676B">
        <w:rPr>
          <w:rFonts w:ascii="微软雅黑" w:eastAsiaTheme="minorEastAsia" w:hAnsi="微软雅黑"/>
          <w:lang w:eastAsia="zh-CN"/>
          <w:rPrChange w:id="1296" w:author="Microsoft Office User" w:date="2017-08-26T15:42:00Z">
            <w:rPr>
              <w:rFonts w:ascii="微软雅黑" w:eastAsia="微软雅黑" w:hAnsi="微软雅黑"/>
              <w:lang w:eastAsia="zh-CN"/>
            </w:rPr>
          </w:rPrChange>
        </w:rPr>
        <w:t>填充</w:t>
      </w:r>
      <w:r w:rsidRPr="0088676B">
        <w:rPr>
          <w:rFonts w:ascii="微软雅黑" w:eastAsiaTheme="minorEastAsia" w:hAnsi="微软雅黑" w:hint="eastAsia"/>
          <w:lang w:eastAsia="zh-CN"/>
          <w:rPrChange w:id="1297" w:author="Microsoft Office User" w:date="2017-08-26T15:42:00Z">
            <w:rPr>
              <w:rFonts w:ascii="微软雅黑" w:eastAsia="微软雅黑" w:hAnsi="微软雅黑" w:hint="eastAsia"/>
              <w:lang w:eastAsia="zh-CN"/>
            </w:rPr>
          </w:rPrChange>
        </w:rPr>
        <w:t>合同</w:t>
      </w:r>
      <w:r w:rsidRPr="0088676B">
        <w:rPr>
          <w:rFonts w:ascii="微软雅黑" w:eastAsiaTheme="minorEastAsia" w:hAnsi="微软雅黑"/>
          <w:lang w:eastAsia="zh-CN"/>
          <w:rPrChange w:id="1298" w:author="Microsoft Office User" w:date="2017-08-26T15:42:00Z">
            <w:rPr>
              <w:rFonts w:ascii="微软雅黑" w:eastAsia="微软雅黑" w:hAnsi="微软雅黑"/>
              <w:lang w:eastAsia="zh-CN"/>
            </w:rPr>
          </w:rPrChange>
        </w:rPr>
        <w:t>的功能。</w:t>
      </w:r>
    </w:p>
    <w:p w14:paraId="0D0A6A73"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微软雅黑" w:eastAsiaTheme="minorEastAsia" w:hAnsi="微软雅黑"/>
          <w:lang w:eastAsia="zh-CN"/>
          <w:rPrChange w:id="1299"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300" w:author="Microsoft Office User" w:date="2017-08-26T15:42:00Z">
            <w:rPr>
              <w:rFonts w:ascii="微软雅黑" w:eastAsia="微软雅黑" w:hAnsi="微软雅黑" w:hint="eastAsia"/>
              <w:lang w:eastAsia="zh-CN"/>
            </w:rPr>
          </w:rPrChange>
        </w:rPr>
        <w:t>产品</w:t>
      </w:r>
      <w:r w:rsidRPr="0088676B">
        <w:rPr>
          <w:rFonts w:ascii="微软雅黑" w:eastAsiaTheme="minorEastAsia" w:hAnsi="微软雅黑"/>
          <w:lang w:eastAsia="zh-CN"/>
          <w:rPrChange w:id="1301" w:author="Microsoft Office User" w:date="2017-08-26T15:42:00Z">
            <w:rPr>
              <w:rFonts w:ascii="微软雅黑" w:eastAsia="微软雅黑" w:hAnsi="微软雅黑"/>
              <w:lang w:eastAsia="zh-CN"/>
            </w:rPr>
          </w:rPrChange>
        </w:rPr>
        <w:t>设计</w:t>
      </w:r>
      <w:r w:rsidRPr="0088676B">
        <w:rPr>
          <w:rFonts w:ascii="微软雅黑" w:eastAsiaTheme="minorEastAsia" w:hAnsi="微软雅黑"/>
          <w:lang w:eastAsia="zh-CN"/>
          <w:rPrChange w:id="1302" w:author="Microsoft Office User" w:date="2017-08-26T15:42:00Z">
            <w:rPr>
              <w:rFonts w:ascii="微软雅黑" w:eastAsia="微软雅黑" w:hAnsi="微软雅黑"/>
              <w:lang w:eastAsia="zh-CN"/>
            </w:rPr>
          </w:rPrChange>
        </w:rPr>
        <w:t xml:space="preserve"> – </w:t>
      </w:r>
      <w:r w:rsidRPr="0088676B">
        <w:rPr>
          <w:rFonts w:ascii="微软雅黑" w:eastAsiaTheme="minorEastAsia" w:hAnsi="微软雅黑" w:hint="eastAsia"/>
          <w:lang w:eastAsia="zh-CN"/>
          <w:rPrChange w:id="1303" w:author="Microsoft Office User" w:date="2017-08-26T15:42:00Z">
            <w:rPr>
              <w:rFonts w:ascii="微软雅黑" w:eastAsia="微软雅黑" w:hAnsi="微软雅黑" w:hint="eastAsia"/>
              <w:lang w:eastAsia="zh-CN"/>
            </w:rPr>
          </w:rPrChange>
        </w:rPr>
        <w:t>对于</w:t>
      </w:r>
      <w:r w:rsidRPr="0088676B">
        <w:rPr>
          <w:rFonts w:ascii="微软雅黑" w:eastAsiaTheme="minorEastAsia" w:hAnsi="微软雅黑"/>
          <w:lang w:eastAsia="zh-CN"/>
          <w:rPrChange w:id="1304" w:author="Microsoft Office User" w:date="2017-08-26T15:42:00Z">
            <w:rPr>
              <w:rFonts w:ascii="微软雅黑" w:eastAsia="微软雅黑" w:hAnsi="微软雅黑"/>
              <w:lang w:eastAsia="zh-CN"/>
            </w:rPr>
          </w:rPrChange>
        </w:rPr>
        <w:t>发起会员</w:t>
      </w:r>
      <w:r w:rsidRPr="0088676B">
        <w:rPr>
          <w:rFonts w:ascii="微软雅黑" w:eastAsiaTheme="minorEastAsia" w:hAnsi="微软雅黑" w:hint="eastAsia"/>
          <w:lang w:eastAsia="zh-CN"/>
          <w:rPrChange w:id="1305" w:author="Microsoft Office User" w:date="2017-08-26T15:42:00Z">
            <w:rPr>
              <w:rFonts w:ascii="微软雅黑" w:eastAsia="微软雅黑" w:hAnsi="微软雅黑" w:hint="eastAsia"/>
              <w:lang w:eastAsia="zh-CN"/>
            </w:rPr>
          </w:rPrChange>
        </w:rPr>
        <w:t>可以</w:t>
      </w:r>
      <w:r w:rsidRPr="0088676B">
        <w:rPr>
          <w:rFonts w:ascii="微软雅黑" w:eastAsiaTheme="minorEastAsia" w:hAnsi="微软雅黑"/>
          <w:lang w:eastAsia="zh-CN"/>
          <w:rPrChange w:id="1306" w:author="Microsoft Office User" w:date="2017-08-26T15:42:00Z">
            <w:rPr>
              <w:rFonts w:ascii="微软雅黑" w:eastAsia="微软雅黑" w:hAnsi="微软雅黑"/>
              <w:lang w:eastAsia="zh-CN"/>
            </w:rPr>
          </w:rPrChange>
        </w:rPr>
        <w:t>通过</w:t>
      </w:r>
      <w:r w:rsidRPr="0088676B">
        <w:rPr>
          <w:rFonts w:ascii="微软雅黑" w:eastAsiaTheme="minorEastAsia" w:hAnsi="微软雅黑" w:hint="eastAsia"/>
          <w:lang w:eastAsia="zh-CN"/>
          <w:rPrChange w:id="1307" w:author="Microsoft Office User" w:date="2017-08-26T15:42:00Z">
            <w:rPr>
              <w:rFonts w:ascii="微软雅黑" w:eastAsia="微软雅黑" w:hAnsi="微软雅黑" w:hint="eastAsia"/>
              <w:lang w:eastAsia="zh-CN"/>
            </w:rPr>
          </w:rPrChange>
        </w:rPr>
        <w:t>抵押来</w:t>
      </w:r>
      <w:r w:rsidRPr="0088676B">
        <w:rPr>
          <w:rFonts w:ascii="微软雅黑" w:eastAsiaTheme="minorEastAsia" w:hAnsi="微软雅黑"/>
          <w:lang w:eastAsia="zh-CN"/>
          <w:rPrChange w:id="1308" w:author="Microsoft Office User" w:date="2017-08-26T15:42:00Z">
            <w:rPr>
              <w:rFonts w:ascii="微软雅黑" w:eastAsia="微软雅黑" w:hAnsi="微软雅黑"/>
              <w:lang w:eastAsia="zh-CN"/>
            </w:rPr>
          </w:rPrChange>
        </w:rPr>
        <w:t>增加</w:t>
      </w:r>
      <w:r w:rsidRPr="0088676B">
        <w:rPr>
          <w:rFonts w:ascii="微软雅黑" w:eastAsiaTheme="minorEastAsia" w:hAnsi="微软雅黑" w:hint="eastAsia"/>
          <w:lang w:eastAsia="zh-CN"/>
          <w:rPrChange w:id="1309" w:author="Microsoft Office User" w:date="2017-08-26T15:42:00Z">
            <w:rPr>
              <w:rFonts w:ascii="微软雅黑" w:eastAsia="微软雅黑" w:hAnsi="微软雅黑" w:hint="eastAsia"/>
              <w:lang w:eastAsia="zh-CN"/>
            </w:rPr>
          </w:rPrChange>
        </w:rPr>
        <w:t>参与</w:t>
      </w:r>
      <w:r w:rsidRPr="0088676B">
        <w:rPr>
          <w:rFonts w:ascii="微软雅黑" w:eastAsiaTheme="minorEastAsia" w:hAnsi="微软雅黑"/>
          <w:lang w:eastAsia="zh-CN"/>
          <w:rPrChange w:id="1310" w:author="Microsoft Office User" w:date="2017-08-26T15:42:00Z">
            <w:rPr>
              <w:rFonts w:ascii="微软雅黑" w:eastAsia="微软雅黑" w:hAnsi="微软雅黑"/>
              <w:lang w:eastAsia="zh-CN"/>
            </w:rPr>
          </w:rPrChange>
        </w:rPr>
        <w:t>者的信心。</w:t>
      </w:r>
      <w:r w:rsidRPr="0088676B">
        <w:rPr>
          <w:rFonts w:ascii="微软雅黑" w:eastAsiaTheme="minorEastAsia" w:hAnsi="微软雅黑" w:hint="eastAsia"/>
          <w:lang w:eastAsia="zh-CN"/>
          <w:rPrChange w:id="1311" w:author="Microsoft Office User" w:date="2017-08-26T15:42:00Z">
            <w:rPr>
              <w:rFonts w:ascii="微软雅黑" w:eastAsia="微软雅黑" w:hAnsi="微软雅黑" w:hint="eastAsia"/>
              <w:lang w:eastAsia="zh-CN"/>
            </w:rPr>
          </w:rPrChange>
        </w:rPr>
        <w:t>抵押物</w:t>
      </w:r>
      <w:r w:rsidRPr="0088676B">
        <w:rPr>
          <w:rFonts w:ascii="微软雅黑" w:eastAsiaTheme="minorEastAsia" w:hAnsi="微软雅黑"/>
          <w:lang w:eastAsia="zh-CN"/>
          <w:rPrChange w:id="1312" w:author="Microsoft Office User" w:date="2017-08-26T15:42:00Z">
            <w:rPr>
              <w:rFonts w:ascii="微软雅黑" w:eastAsia="微软雅黑" w:hAnsi="微软雅黑"/>
              <w:lang w:eastAsia="zh-CN"/>
            </w:rPr>
          </w:rPrChange>
        </w:rPr>
        <w:t>将被</w:t>
      </w:r>
      <w:r w:rsidRPr="0088676B">
        <w:rPr>
          <w:rFonts w:ascii="微软雅黑" w:eastAsiaTheme="minorEastAsia" w:hAnsi="微软雅黑" w:hint="eastAsia"/>
          <w:lang w:eastAsia="zh-CN"/>
          <w:rPrChange w:id="1313" w:author="Microsoft Office User" w:date="2017-08-26T15:42:00Z">
            <w:rPr>
              <w:rFonts w:ascii="微软雅黑" w:eastAsia="微软雅黑" w:hAnsi="微软雅黑" w:hint="eastAsia"/>
              <w:lang w:eastAsia="zh-CN"/>
            </w:rPr>
          </w:rPrChange>
        </w:rPr>
        <w:t>纳入</w:t>
      </w:r>
      <w:r w:rsidRPr="0088676B">
        <w:rPr>
          <w:rFonts w:ascii="微软雅黑" w:eastAsiaTheme="minorEastAsia" w:hAnsi="微软雅黑"/>
          <w:lang w:eastAsia="zh-CN"/>
          <w:rPrChange w:id="1314" w:author="Microsoft Office User" w:date="2017-08-26T15:42:00Z">
            <w:rPr>
              <w:rFonts w:ascii="微软雅黑" w:eastAsia="微软雅黑" w:hAnsi="微软雅黑"/>
              <w:lang w:eastAsia="zh-CN"/>
            </w:rPr>
          </w:rPrChange>
        </w:rPr>
        <w:t>智能合约，</w:t>
      </w:r>
      <w:r w:rsidRPr="0088676B">
        <w:rPr>
          <w:rFonts w:ascii="微软雅黑" w:eastAsiaTheme="minorEastAsia" w:hAnsi="微软雅黑" w:hint="eastAsia"/>
          <w:lang w:eastAsia="zh-CN"/>
          <w:rPrChange w:id="1315" w:author="Microsoft Office User" w:date="2017-08-26T15:42:00Z">
            <w:rPr>
              <w:rFonts w:ascii="微软雅黑" w:eastAsia="微软雅黑" w:hAnsi="微软雅黑" w:hint="eastAsia"/>
              <w:lang w:eastAsia="zh-CN"/>
            </w:rPr>
          </w:rPrChange>
        </w:rPr>
        <w:t>如果</w:t>
      </w:r>
      <w:r w:rsidRPr="0088676B">
        <w:rPr>
          <w:rFonts w:ascii="微软雅黑" w:eastAsiaTheme="minorEastAsia" w:hAnsi="微软雅黑"/>
          <w:lang w:eastAsia="zh-CN"/>
          <w:rPrChange w:id="1316" w:author="Microsoft Office User" w:date="2017-08-26T15:42:00Z">
            <w:rPr>
              <w:rFonts w:ascii="微软雅黑" w:eastAsia="微软雅黑" w:hAnsi="微软雅黑"/>
              <w:lang w:eastAsia="zh-CN"/>
            </w:rPr>
          </w:rPrChange>
        </w:rPr>
        <w:t>违约</w:t>
      </w:r>
      <w:r w:rsidRPr="0088676B">
        <w:rPr>
          <w:rFonts w:ascii="微软雅黑" w:eastAsiaTheme="minorEastAsia" w:hAnsi="微软雅黑" w:hint="eastAsia"/>
          <w:lang w:eastAsia="zh-CN"/>
          <w:rPrChange w:id="1317" w:author="Microsoft Office User" w:date="2017-08-26T15:42:00Z">
            <w:rPr>
              <w:rFonts w:ascii="微软雅黑" w:eastAsia="微软雅黑" w:hAnsi="微软雅黑" w:hint="eastAsia"/>
              <w:lang w:eastAsia="zh-CN"/>
            </w:rPr>
          </w:rPrChange>
        </w:rPr>
        <w:t>或欺诈</w:t>
      </w:r>
      <w:r w:rsidRPr="0088676B">
        <w:rPr>
          <w:rFonts w:ascii="微软雅黑" w:eastAsiaTheme="minorEastAsia" w:hAnsi="微软雅黑"/>
          <w:lang w:eastAsia="zh-CN"/>
          <w:rPrChange w:id="1318" w:author="Microsoft Office User" w:date="2017-08-26T15:42:00Z">
            <w:rPr>
              <w:rFonts w:ascii="微软雅黑" w:eastAsia="微软雅黑" w:hAnsi="微软雅黑"/>
              <w:lang w:eastAsia="zh-CN"/>
            </w:rPr>
          </w:rPrChange>
        </w:rPr>
        <w:t>发生</w:t>
      </w:r>
      <w:r w:rsidRPr="0088676B">
        <w:rPr>
          <w:rFonts w:ascii="微软雅黑" w:eastAsiaTheme="minorEastAsia" w:hAnsi="微软雅黑" w:hint="eastAsia"/>
          <w:lang w:eastAsia="zh-CN"/>
          <w:rPrChange w:id="1319" w:author="Microsoft Office User" w:date="2017-08-26T15:42:00Z">
            <w:rPr>
              <w:rFonts w:ascii="微软雅黑" w:eastAsia="微软雅黑" w:hAnsi="微软雅黑" w:hint="eastAsia"/>
              <w:lang w:eastAsia="zh-CN"/>
            </w:rPr>
          </w:rPrChange>
        </w:rPr>
        <w:t>，抵押</w:t>
      </w:r>
      <w:r w:rsidRPr="0088676B">
        <w:rPr>
          <w:rFonts w:ascii="微软雅黑" w:eastAsiaTheme="minorEastAsia" w:hAnsi="微软雅黑"/>
          <w:lang w:eastAsia="zh-CN"/>
          <w:rPrChange w:id="1320" w:author="Microsoft Office User" w:date="2017-08-26T15:42:00Z">
            <w:rPr>
              <w:rFonts w:ascii="微软雅黑" w:eastAsia="微软雅黑" w:hAnsi="微软雅黑"/>
              <w:lang w:eastAsia="zh-CN"/>
            </w:rPr>
          </w:rPrChange>
        </w:rPr>
        <w:t>将会</w:t>
      </w:r>
      <w:r w:rsidRPr="0088676B">
        <w:rPr>
          <w:rFonts w:ascii="微软雅黑" w:eastAsiaTheme="minorEastAsia" w:hAnsi="微软雅黑" w:hint="eastAsia"/>
          <w:lang w:eastAsia="zh-CN"/>
          <w:rPrChange w:id="1321" w:author="Microsoft Office User" w:date="2017-08-26T15:42:00Z">
            <w:rPr>
              <w:rFonts w:ascii="微软雅黑" w:eastAsia="微软雅黑" w:hAnsi="微软雅黑" w:hint="eastAsia"/>
              <w:lang w:eastAsia="zh-CN"/>
            </w:rPr>
          </w:rPrChange>
        </w:rPr>
        <w:t>发放</w:t>
      </w:r>
      <w:r w:rsidRPr="0088676B">
        <w:rPr>
          <w:rFonts w:ascii="微软雅黑" w:eastAsiaTheme="minorEastAsia" w:hAnsi="微软雅黑"/>
          <w:lang w:eastAsia="zh-CN"/>
          <w:rPrChange w:id="1322" w:author="Microsoft Office User" w:date="2017-08-26T15:42:00Z">
            <w:rPr>
              <w:rFonts w:ascii="微软雅黑" w:eastAsia="微软雅黑" w:hAnsi="微软雅黑"/>
              <w:lang w:eastAsia="zh-CN"/>
            </w:rPr>
          </w:rPrChange>
        </w:rPr>
        <w:t>给</w:t>
      </w:r>
      <w:r w:rsidRPr="0088676B">
        <w:rPr>
          <w:rFonts w:ascii="微软雅黑" w:eastAsiaTheme="minorEastAsia" w:hAnsi="微软雅黑" w:hint="eastAsia"/>
          <w:lang w:eastAsia="zh-CN"/>
          <w:rPrChange w:id="1323" w:author="Microsoft Office User" w:date="2017-08-26T15:42:00Z">
            <w:rPr>
              <w:rFonts w:ascii="微软雅黑" w:eastAsia="微软雅黑" w:hAnsi="微软雅黑" w:hint="eastAsia"/>
              <w:lang w:eastAsia="zh-CN"/>
            </w:rPr>
          </w:rPrChange>
        </w:rPr>
        <w:t>遵守</w:t>
      </w:r>
      <w:r w:rsidRPr="0088676B">
        <w:rPr>
          <w:rFonts w:ascii="微软雅黑" w:eastAsiaTheme="minorEastAsia" w:hAnsi="微软雅黑"/>
          <w:lang w:eastAsia="zh-CN"/>
          <w:rPrChange w:id="1324" w:author="Microsoft Office User" w:date="2017-08-26T15:42:00Z">
            <w:rPr>
              <w:rFonts w:ascii="微软雅黑" w:eastAsia="微软雅黑" w:hAnsi="微软雅黑"/>
              <w:lang w:eastAsia="zh-CN"/>
            </w:rPr>
          </w:rPrChange>
        </w:rPr>
        <w:t>契约的会员。</w:t>
      </w:r>
      <w:r w:rsidRPr="0088676B">
        <w:rPr>
          <w:rFonts w:ascii="微软雅黑" w:eastAsiaTheme="minorEastAsia" w:hAnsi="微软雅黑" w:hint="eastAsia"/>
          <w:lang w:eastAsia="zh-CN"/>
          <w:rPrChange w:id="1325" w:author="Microsoft Office User" w:date="2017-08-26T15:42:00Z">
            <w:rPr>
              <w:rFonts w:ascii="微软雅黑" w:eastAsia="微软雅黑" w:hAnsi="微软雅黑" w:hint="eastAsia"/>
              <w:lang w:eastAsia="zh-CN"/>
            </w:rPr>
          </w:rPrChange>
        </w:rPr>
        <w:t>抵押</w:t>
      </w:r>
      <w:r w:rsidRPr="0088676B">
        <w:rPr>
          <w:rFonts w:ascii="微软雅黑" w:eastAsiaTheme="minorEastAsia" w:hAnsi="微软雅黑"/>
          <w:lang w:eastAsia="zh-CN"/>
          <w:rPrChange w:id="1326" w:author="Microsoft Office User" w:date="2017-08-26T15:42:00Z">
            <w:rPr>
              <w:rFonts w:ascii="微软雅黑" w:eastAsia="微软雅黑" w:hAnsi="微软雅黑"/>
              <w:lang w:eastAsia="zh-CN"/>
            </w:rPr>
          </w:rPrChange>
        </w:rPr>
        <w:t>可以是流动</w:t>
      </w:r>
      <w:r w:rsidRPr="0088676B">
        <w:rPr>
          <w:rFonts w:ascii="微软雅黑" w:eastAsiaTheme="minorEastAsia" w:hAnsi="微软雅黑" w:hint="eastAsia"/>
          <w:lang w:eastAsia="zh-CN"/>
          <w:rPrChange w:id="1327" w:author="Microsoft Office User" w:date="2017-08-26T15:42:00Z">
            <w:rPr>
              <w:rFonts w:ascii="微软雅黑" w:eastAsia="微软雅黑" w:hAnsi="微软雅黑" w:hint="eastAsia"/>
              <w:lang w:eastAsia="zh-CN"/>
            </w:rPr>
          </w:rPrChange>
        </w:rPr>
        <w:t>性</w:t>
      </w:r>
      <w:r w:rsidRPr="0088676B">
        <w:rPr>
          <w:rFonts w:ascii="微软雅黑" w:eastAsiaTheme="minorEastAsia" w:hAnsi="微软雅黑"/>
          <w:lang w:eastAsia="zh-CN"/>
          <w:rPrChange w:id="1328" w:author="Microsoft Office User" w:date="2017-08-26T15:42:00Z">
            <w:rPr>
              <w:rFonts w:ascii="微软雅黑" w:eastAsia="微软雅黑" w:hAnsi="微软雅黑"/>
              <w:lang w:eastAsia="zh-CN"/>
            </w:rPr>
          </w:rPrChange>
        </w:rPr>
        <w:t>高的数字资产如比特币等，也可以</w:t>
      </w:r>
      <w:r w:rsidRPr="0088676B">
        <w:rPr>
          <w:rFonts w:ascii="微软雅黑" w:eastAsiaTheme="minorEastAsia" w:hAnsi="微软雅黑" w:hint="eastAsia"/>
          <w:lang w:eastAsia="zh-CN"/>
          <w:rPrChange w:id="1329" w:author="Microsoft Office User" w:date="2017-08-26T15:42:00Z">
            <w:rPr>
              <w:rFonts w:ascii="微软雅黑" w:eastAsia="微软雅黑" w:hAnsi="微软雅黑" w:hint="eastAsia"/>
              <w:lang w:eastAsia="zh-CN"/>
            </w:rPr>
          </w:rPrChange>
        </w:rPr>
        <w:t>是固定</w:t>
      </w:r>
      <w:r w:rsidRPr="0088676B">
        <w:rPr>
          <w:rFonts w:ascii="微软雅黑" w:eastAsiaTheme="minorEastAsia" w:hAnsi="微软雅黑"/>
          <w:lang w:eastAsia="zh-CN"/>
          <w:rPrChange w:id="1330" w:author="Microsoft Office User" w:date="2017-08-26T15:42:00Z">
            <w:rPr>
              <w:rFonts w:ascii="微软雅黑" w:eastAsia="微软雅黑" w:hAnsi="微软雅黑"/>
              <w:lang w:eastAsia="zh-CN"/>
            </w:rPr>
          </w:rPrChange>
        </w:rPr>
        <w:t>资产如汽车，房产。</w:t>
      </w:r>
      <w:r w:rsidRPr="0088676B">
        <w:rPr>
          <w:rFonts w:ascii="微软雅黑" w:eastAsiaTheme="minorEastAsia" w:hAnsi="微软雅黑" w:hint="eastAsia"/>
          <w:lang w:eastAsia="zh-CN"/>
          <w:rPrChange w:id="1331" w:author="Microsoft Office User" w:date="2017-08-26T15:42:00Z">
            <w:rPr>
              <w:rFonts w:ascii="微软雅黑" w:eastAsia="微软雅黑" w:hAnsi="微软雅黑" w:hint="eastAsia"/>
              <w:lang w:eastAsia="zh-CN"/>
            </w:rPr>
          </w:rPrChange>
        </w:rPr>
        <w:t>抵押</w:t>
      </w:r>
      <w:r w:rsidRPr="0088676B">
        <w:rPr>
          <w:rFonts w:ascii="微软雅黑" w:eastAsiaTheme="minorEastAsia" w:hAnsi="微软雅黑"/>
          <w:lang w:eastAsia="zh-CN"/>
          <w:rPrChange w:id="1332" w:author="Microsoft Office User" w:date="2017-08-26T15:42:00Z">
            <w:rPr>
              <w:rFonts w:ascii="微软雅黑" w:eastAsia="微软雅黑" w:hAnsi="微软雅黑"/>
              <w:lang w:eastAsia="zh-CN"/>
            </w:rPr>
          </w:rPrChange>
        </w:rPr>
        <w:t>可以</w:t>
      </w:r>
      <w:r w:rsidRPr="0088676B">
        <w:rPr>
          <w:rFonts w:ascii="微软雅黑" w:eastAsiaTheme="minorEastAsia" w:hAnsi="微软雅黑" w:hint="eastAsia"/>
          <w:lang w:eastAsia="zh-CN"/>
          <w:rPrChange w:id="1333" w:author="Microsoft Office User" w:date="2017-08-26T15:42:00Z">
            <w:rPr>
              <w:rFonts w:ascii="微软雅黑" w:eastAsia="微软雅黑" w:hAnsi="微软雅黑" w:hint="eastAsia"/>
              <w:lang w:eastAsia="zh-CN"/>
            </w:rPr>
          </w:rPrChange>
        </w:rPr>
        <w:t>提高资本</w:t>
      </w:r>
      <w:r w:rsidRPr="0088676B">
        <w:rPr>
          <w:rFonts w:ascii="微软雅黑" w:eastAsiaTheme="minorEastAsia" w:hAnsi="微软雅黑"/>
          <w:lang w:eastAsia="zh-CN"/>
          <w:rPrChange w:id="1334"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335" w:author="Microsoft Office User" w:date="2017-08-26T15:42:00Z">
            <w:rPr>
              <w:rFonts w:ascii="微软雅黑" w:eastAsia="微软雅黑" w:hAnsi="微软雅黑" w:hint="eastAsia"/>
              <w:lang w:eastAsia="zh-CN"/>
            </w:rPr>
          </w:rPrChange>
        </w:rPr>
        <w:t>利用</w:t>
      </w:r>
      <w:r w:rsidRPr="0088676B">
        <w:rPr>
          <w:rFonts w:ascii="微软雅黑" w:eastAsiaTheme="minorEastAsia" w:hAnsi="微软雅黑"/>
          <w:lang w:eastAsia="zh-CN"/>
          <w:rPrChange w:id="1336" w:author="Microsoft Office User" w:date="2017-08-26T15:42:00Z">
            <w:rPr>
              <w:rFonts w:ascii="微软雅黑" w:eastAsia="微软雅黑" w:hAnsi="微软雅黑"/>
              <w:lang w:eastAsia="zh-CN"/>
            </w:rPr>
          </w:rPrChange>
        </w:rPr>
        <w:t>效率。</w:t>
      </w:r>
      <w:r w:rsidRPr="0088676B">
        <w:rPr>
          <w:rFonts w:ascii="微软雅黑" w:eastAsiaTheme="minorEastAsia" w:hAnsi="微软雅黑" w:hint="eastAsia"/>
          <w:lang w:eastAsia="zh-CN"/>
          <w:rPrChange w:id="1337" w:author="Microsoft Office User" w:date="2017-08-26T15:42:00Z">
            <w:rPr>
              <w:rFonts w:ascii="微软雅黑" w:eastAsia="微软雅黑" w:hAnsi="微软雅黑" w:hint="eastAsia"/>
              <w:lang w:eastAsia="zh-CN"/>
            </w:rPr>
          </w:rPrChange>
        </w:rPr>
        <w:t>对于</w:t>
      </w:r>
      <w:r w:rsidRPr="0088676B">
        <w:rPr>
          <w:rFonts w:ascii="微软雅黑" w:eastAsiaTheme="minorEastAsia" w:hAnsi="微软雅黑"/>
          <w:lang w:eastAsia="zh-CN"/>
          <w:rPrChange w:id="1338" w:author="Microsoft Office User" w:date="2017-08-26T15:42:00Z">
            <w:rPr>
              <w:rFonts w:ascii="微软雅黑" w:eastAsia="微软雅黑" w:hAnsi="微软雅黑"/>
              <w:lang w:eastAsia="zh-CN"/>
            </w:rPr>
          </w:rPrChange>
        </w:rPr>
        <w:t>新加入的，信誉还没有建立起来的会员，</w:t>
      </w:r>
      <w:r w:rsidRPr="0088676B">
        <w:rPr>
          <w:rFonts w:ascii="微软雅黑" w:eastAsiaTheme="minorEastAsia" w:hAnsi="微软雅黑" w:hint="eastAsia"/>
          <w:lang w:eastAsia="zh-CN"/>
          <w:rPrChange w:id="1339" w:author="Microsoft Office User" w:date="2017-08-26T15:42:00Z">
            <w:rPr>
              <w:rFonts w:ascii="微软雅黑" w:eastAsia="微软雅黑" w:hAnsi="微软雅黑" w:hint="eastAsia"/>
              <w:lang w:eastAsia="zh-CN"/>
            </w:rPr>
          </w:rPrChange>
        </w:rPr>
        <w:t>只可以</w:t>
      </w:r>
      <w:r w:rsidRPr="0088676B">
        <w:rPr>
          <w:rFonts w:ascii="微软雅黑" w:eastAsiaTheme="minorEastAsia" w:hAnsi="微软雅黑"/>
          <w:lang w:eastAsia="zh-CN"/>
          <w:rPrChange w:id="1340" w:author="Microsoft Office User" w:date="2017-08-26T15:42:00Z">
            <w:rPr>
              <w:rFonts w:ascii="微软雅黑" w:eastAsia="微软雅黑" w:hAnsi="微软雅黑"/>
              <w:lang w:eastAsia="zh-CN"/>
            </w:rPr>
          </w:rPrChange>
        </w:rPr>
        <w:t>参与风险低的</w:t>
      </w:r>
      <w:r w:rsidRPr="0088676B">
        <w:rPr>
          <w:rFonts w:ascii="微软雅黑" w:eastAsiaTheme="minorEastAsia" w:hAnsi="微软雅黑" w:hint="eastAsia"/>
          <w:lang w:eastAsia="zh-CN"/>
          <w:rPrChange w:id="1341" w:author="Microsoft Office User" w:date="2017-08-26T15:42:00Z">
            <w:rPr>
              <w:rFonts w:ascii="微软雅黑" w:eastAsia="微软雅黑" w:hAnsi="微软雅黑" w:hint="eastAsia"/>
              <w:lang w:eastAsia="zh-CN"/>
            </w:rPr>
          </w:rPrChange>
        </w:rPr>
        <w:t>保障</w:t>
      </w:r>
      <w:r w:rsidRPr="0088676B">
        <w:rPr>
          <w:rFonts w:ascii="微软雅黑" w:eastAsiaTheme="minorEastAsia" w:hAnsi="微软雅黑"/>
          <w:lang w:eastAsia="zh-CN"/>
          <w:rPrChange w:id="1342" w:author="Microsoft Office User" w:date="2017-08-26T15:42:00Z">
            <w:rPr>
              <w:rFonts w:ascii="微软雅黑" w:eastAsia="微软雅黑" w:hAnsi="微软雅黑"/>
              <w:lang w:eastAsia="zh-CN"/>
            </w:rPr>
          </w:rPrChange>
        </w:rPr>
        <w:t>条款</w:t>
      </w:r>
      <w:r w:rsidRPr="0088676B">
        <w:rPr>
          <w:rFonts w:ascii="微软雅黑" w:eastAsiaTheme="minorEastAsia" w:hAnsi="微软雅黑" w:hint="eastAsia"/>
          <w:lang w:eastAsia="zh-CN"/>
          <w:rPrChange w:id="1343" w:author="Microsoft Office User" w:date="2017-08-26T15:42:00Z">
            <w:rPr>
              <w:rFonts w:ascii="微软雅黑" w:eastAsia="微软雅黑" w:hAnsi="微软雅黑" w:hint="eastAsia"/>
              <w:lang w:eastAsia="zh-CN"/>
            </w:rPr>
          </w:rPrChange>
        </w:rPr>
        <w:t>。随着</w:t>
      </w:r>
      <w:r w:rsidRPr="0088676B">
        <w:rPr>
          <w:rFonts w:ascii="微软雅黑" w:eastAsiaTheme="minorEastAsia" w:hAnsi="微软雅黑"/>
          <w:lang w:eastAsia="zh-CN"/>
          <w:rPrChange w:id="1344" w:author="Microsoft Office User" w:date="2017-08-26T15:42:00Z">
            <w:rPr>
              <w:rFonts w:ascii="微软雅黑" w:eastAsia="微软雅黑" w:hAnsi="微软雅黑"/>
              <w:lang w:eastAsia="zh-CN"/>
            </w:rPr>
          </w:rPrChange>
        </w:rPr>
        <w:t>会员的信誉提升，该会员会享受更多的保障。</w:t>
      </w:r>
    </w:p>
    <w:p w14:paraId="63A26DF4" w14:textId="77777777" w:rsidR="008F6049" w:rsidRPr="0088676B" w:rsidRDefault="008F6049" w:rsidP="008F6049">
      <w:pPr>
        <w:pStyle w:val="ListParagraph"/>
        <w:widowControl w:val="0"/>
        <w:numPr>
          <w:ilvl w:val="0"/>
          <w:numId w:val="41"/>
        </w:numPr>
        <w:tabs>
          <w:tab w:val="left" w:pos="1215"/>
        </w:tabs>
        <w:spacing w:after="0" w:line="240" w:lineRule="auto"/>
        <w:contextualSpacing w:val="0"/>
        <w:jc w:val="both"/>
        <w:rPr>
          <w:rFonts w:ascii="微软雅黑" w:eastAsiaTheme="minorEastAsia" w:hAnsi="微软雅黑"/>
          <w:lang w:eastAsia="zh-CN"/>
          <w:rPrChange w:id="1345"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346" w:author="Microsoft Office User" w:date="2017-08-26T15:42:00Z">
            <w:rPr>
              <w:rFonts w:ascii="微软雅黑" w:eastAsia="微软雅黑" w:hAnsi="微软雅黑" w:hint="eastAsia"/>
              <w:lang w:eastAsia="zh-CN"/>
            </w:rPr>
          </w:rPrChange>
        </w:rPr>
        <w:t>激励</w:t>
      </w:r>
      <w:r w:rsidRPr="0088676B">
        <w:rPr>
          <w:rFonts w:ascii="微软雅黑" w:eastAsiaTheme="minorEastAsia" w:hAnsi="微软雅黑"/>
          <w:lang w:eastAsia="zh-CN"/>
          <w:rPrChange w:id="1347" w:author="Microsoft Office User" w:date="2017-08-26T15:42:00Z">
            <w:rPr>
              <w:rFonts w:ascii="微软雅黑" w:eastAsia="微软雅黑" w:hAnsi="微软雅黑"/>
              <w:lang w:eastAsia="zh-CN"/>
            </w:rPr>
          </w:rPrChange>
        </w:rPr>
        <w:t>机制</w:t>
      </w:r>
      <w:r w:rsidRPr="0088676B">
        <w:rPr>
          <w:rFonts w:ascii="微软雅黑" w:eastAsiaTheme="minorEastAsia" w:hAnsi="微软雅黑"/>
          <w:lang w:eastAsia="zh-CN"/>
          <w:rPrChange w:id="1348" w:author="Microsoft Office User" w:date="2017-08-26T15:42:00Z">
            <w:rPr>
              <w:rFonts w:ascii="微软雅黑" w:eastAsia="微软雅黑" w:hAnsi="微软雅黑"/>
              <w:lang w:eastAsia="zh-CN"/>
            </w:rPr>
          </w:rPrChange>
        </w:rPr>
        <w:t xml:space="preserve"> – </w:t>
      </w:r>
      <w:r w:rsidRPr="0088676B">
        <w:rPr>
          <w:rFonts w:ascii="微软雅黑" w:eastAsiaTheme="minorEastAsia" w:hAnsi="微软雅黑" w:hint="eastAsia"/>
          <w:lang w:eastAsia="zh-CN"/>
          <w:rPrChange w:id="1349" w:author="Microsoft Office User" w:date="2017-08-26T15:42:00Z">
            <w:rPr>
              <w:rFonts w:ascii="微软雅黑" w:eastAsia="微软雅黑" w:hAnsi="微软雅黑" w:hint="eastAsia"/>
              <w:lang w:eastAsia="zh-CN"/>
            </w:rPr>
          </w:rPrChange>
        </w:rPr>
        <w:t>假如</w:t>
      </w:r>
      <w:r w:rsidRPr="0088676B">
        <w:rPr>
          <w:rFonts w:ascii="微软雅黑" w:eastAsiaTheme="minorEastAsia" w:hAnsi="微软雅黑"/>
          <w:lang w:eastAsia="zh-CN"/>
          <w:rPrChange w:id="1350" w:author="Microsoft Office User" w:date="2017-08-26T15:42:00Z">
            <w:rPr>
              <w:rFonts w:ascii="微软雅黑" w:eastAsia="微软雅黑" w:hAnsi="微软雅黑"/>
              <w:lang w:eastAsia="zh-CN"/>
            </w:rPr>
          </w:rPrChange>
        </w:rPr>
        <w:t>会员违约，</w:t>
      </w:r>
      <w:r w:rsidRPr="0088676B">
        <w:rPr>
          <w:rFonts w:ascii="微软雅黑" w:eastAsiaTheme="minorEastAsia" w:hAnsi="微软雅黑" w:hint="eastAsia"/>
          <w:lang w:eastAsia="zh-CN"/>
          <w:rPrChange w:id="1351" w:author="Microsoft Office User" w:date="2017-08-26T15:42:00Z">
            <w:rPr>
              <w:rFonts w:ascii="微软雅黑" w:eastAsia="微软雅黑" w:hAnsi="微软雅黑" w:hint="eastAsia"/>
              <w:lang w:eastAsia="zh-CN"/>
            </w:rPr>
          </w:rPrChange>
        </w:rPr>
        <w:t>为了追回</w:t>
      </w:r>
      <w:r w:rsidRPr="0088676B">
        <w:rPr>
          <w:rFonts w:ascii="微软雅黑" w:eastAsiaTheme="minorEastAsia" w:hAnsi="微软雅黑"/>
          <w:lang w:eastAsia="zh-CN"/>
          <w:rPrChange w:id="1352" w:author="Microsoft Office User" w:date="2017-08-26T15:42:00Z">
            <w:rPr>
              <w:rFonts w:ascii="微软雅黑" w:eastAsia="微软雅黑" w:hAnsi="微软雅黑"/>
              <w:lang w:eastAsia="zh-CN"/>
            </w:rPr>
          </w:rPrChange>
        </w:rPr>
        <w:t>资产</w:t>
      </w:r>
      <w:r w:rsidRPr="0088676B">
        <w:rPr>
          <w:rFonts w:ascii="微软雅黑" w:eastAsiaTheme="minorEastAsia" w:hAnsi="微软雅黑" w:hint="eastAsia"/>
          <w:lang w:eastAsia="zh-CN"/>
          <w:rPrChange w:id="1353" w:author="Microsoft Office User" w:date="2017-08-26T15:42:00Z">
            <w:rPr>
              <w:rFonts w:ascii="微软雅黑" w:eastAsia="微软雅黑" w:hAnsi="微软雅黑" w:hint="eastAsia"/>
              <w:lang w:eastAsia="zh-CN"/>
            </w:rPr>
          </w:rPrChange>
        </w:rPr>
        <w:t>，</w:t>
      </w:r>
      <w:r w:rsidRPr="0088676B">
        <w:rPr>
          <w:rFonts w:ascii="微软雅黑" w:eastAsiaTheme="minorEastAsia" w:hAnsi="微软雅黑"/>
          <w:lang w:eastAsia="zh-CN"/>
          <w:rPrChange w:id="1354" w:author="Microsoft Office User" w:date="2017-08-26T15:42:00Z">
            <w:rPr>
              <w:rFonts w:ascii="微软雅黑" w:eastAsia="微软雅黑" w:hAnsi="微软雅黑"/>
              <w:lang w:eastAsia="zh-CN"/>
            </w:rPr>
          </w:rPrChange>
        </w:rPr>
        <w:t>互助会</w:t>
      </w:r>
      <w:r w:rsidRPr="0088676B">
        <w:rPr>
          <w:rFonts w:ascii="微软雅黑" w:eastAsiaTheme="minorEastAsia" w:hAnsi="微软雅黑" w:hint="eastAsia"/>
          <w:lang w:eastAsia="zh-CN"/>
          <w:rPrChange w:id="1355" w:author="Microsoft Office User" w:date="2017-08-26T15:42:00Z">
            <w:rPr>
              <w:rFonts w:ascii="微软雅黑" w:eastAsia="微软雅黑" w:hAnsi="微软雅黑" w:hint="eastAsia"/>
              <w:lang w:eastAsia="zh-CN"/>
            </w:rPr>
          </w:rPrChange>
        </w:rPr>
        <w:t>将发起奖励</w:t>
      </w:r>
      <w:r w:rsidRPr="0088676B">
        <w:rPr>
          <w:rFonts w:ascii="微软雅黑" w:eastAsiaTheme="minorEastAsia" w:hAnsi="微软雅黑"/>
          <w:lang w:eastAsia="zh-CN"/>
          <w:rPrChange w:id="1356" w:author="Microsoft Office User" w:date="2017-08-26T15:42:00Z">
            <w:rPr>
              <w:rFonts w:ascii="微软雅黑" w:eastAsia="微软雅黑" w:hAnsi="微软雅黑"/>
              <w:lang w:eastAsia="zh-CN"/>
            </w:rPr>
          </w:rPrChange>
        </w:rPr>
        <w:t>金</w:t>
      </w:r>
      <w:r w:rsidRPr="0088676B">
        <w:rPr>
          <w:rFonts w:ascii="微软雅黑" w:eastAsiaTheme="minorEastAsia" w:hAnsi="微软雅黑" w:hint="eastAsia"/>
          <w:lang w:eastAsia="zh-CN"/>
          <w:rPrChange w:id="1357" w:author="Microsoft Office User" w:date="2017-08-26T15:42:00Z">
            <w:rPr>
              <w:rFonts w:ascii="微软雅黑" w:eastAsia="微软雅黑" w:hAnsi="微软雅黑" w:hint="eastAsia"/>
              <w:lang w:eastAsia="zh-CN"/>
            </w:rPr>
          </w:rPrChange>
        </w:rPr>
        <w:t>。</w:t>
      </w:r>
      <w:r w:rsidRPr="0088676B">
        <w:rPr>
          <w:rFonts w:ascii="微软雅黑" w:eastAsiaTheme="minorEastAsia" w:hAnsi="微软雅黑"/>
          <w:lang w:eastAsia="zh-CN"/>
          <w:rPrChange w:id="1358" w:author="Microsoft Office User" w:date="2017-08-26T15:42:00Z">
            <w:rPr>
              <w:rFonts w:ascii="微软雅黑" w:eastAsia="微软雅黑" w:hAnsi="微软雅黑"/>
              <w:lang w:eastAsia="zh-CN"/>
            </w:rPr>
          </w:rPrChange>
        </w:rPr>
        <w:t>奖励金</w:t>
      </w:r>
      <w:r w:rsidRPr="0088676B">
        <w:rPr>
          <w:rFonts w:ascii="微软雅黑" w:eastAsiaTheme="minorEastAsia" w:hAnsi="微软雅黑" w:hint="eastAsia"/>
          <w:lang w:eastAsia="zh-CN"/>
          <w:rPrChange w:id="1359" w:author="Microsoft Office User" w:date="2017-08-26T15:42:00Z">
            <w:rPr>
              <w:rFonts w:ascii="微软雅黑" w:eastAsia="微软雅黑" w:hAnsi="微软雅黑" w:hint="eastAsia"/>
              <w:lang w:eastAsia="zh-CN"/>
            </w:rPr>
          </w:rPrChange>
        </w:rPr>
        <w:t>会在追回后</w:t>
      </w:r>
      <w:r w:rsidRPr="0088676B">
        <w:rPr>
          <w:rFonts w:ascii="微软雅黑" w:eastAsiaTheme="minorEastAsia" w:hAnsi="微软雅黑"/>
          <w:lang w:eastAsia="zh-CN"/>
          <w:rPrChange w:id="1360" w:author="Microsoft Office User" w:date="2017-08-26T15:42:00Z">
            <w:rPr>
              <w:rFonts w:ascii="微软雅黑" w:eastAsia="微软雅黑" w:hAnsi="微软雅黑"/>
              <w:lang w:eastAsia="zh-CN"/>
            </w:rPr>
          </w:rPrChange>
        </w:rPr>
        <w:t>付给</w:t>
      </w:r>
      <w:r w:rsidRPr="0088676B">
        <w:rPr>
          <w:rFonts w:ascii="微软雅黑" w:eastAsiaTheme="minorEastAsia" w:hAnsi="微软雅黑" w:hint="eastAsia"/>
          <w:lang w:eastAsia="zh-CN"/>
          <w:rPrChange w:id="1361" w:author="Microsoft Office User" w:date="2017-08-26T15:42:00Z">
            <w:rPr>
              <w:rFonts w:ascii="微软雅黑" w:eastAsia="微软雅黑" w:hAnsi="微软雅黑" w:hint="eastAsia"/>
              <w:lang w:eastAsia="zh-CN"/>
            </w:rPr>
          </w:rPrChange>
        </w:rPr>
        <w:t>帮助</w:t>
      </w:r>
      <w:r w:rsidRPr="0088676B">
        <w:rPr>
          <w:rFonts w:ascii="微软雅黑" w:eastAsiaTheme="minorEastAsia" w:hAnsi="微软雅黑"/>
          <w:lang w:eastAsia="zh-CN"/>
          <w:rPrChange w:id="1362" w:author="Microsoft Office User" w:date="2017-08-26T15:42:00Z">
            <w:rPr>
              <w:rFonts w:ascii="微软雅黑" w:eastAsia="微软雅黑" w:hAnsi="微软雅黑"/>
              <w:lang w:eastAsia="zh-CN"/>
            </w:rPr>
          </w:rPrChange>
        </w:rPr>
        <w:t>追回的会员。</w:t>
      </w:r>
    </w:p>
    <w:p w14:paraId="4E6142B8" w14:textId="53B87E63" w:rsidR="008F6049" w:rsidRPr="0088676B" w:rsidRDefault="008F6049" w:rsidP="008F6049">
      <w:pPr>
        <w:tabs>
          <w:tab w:val="left" w:pos="1215"/>
        </w:tabs>
        <w:rPr>
          <w:rFonts w:ascii="微软雅黑" w:eastAsiaTheme="minorEastAsia" w:hAnsi="微软雅黑"/>
          <w:lang w:eastAsia="zh-CN"/>
          <w:rPrChange w:id="1363"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364" w:author="Microsoft Office User" w:date="2017-08-26T15:42:00Z">
            <w:rPr>
              <w:rFonts w:ascii="微软雅黑" w:eastAsia="微软雅黑" w:hAnsi="微软雅黑" w:hint="eastAsia"/>
              <w:lang w:eastAsia="zh-CN"/>
            </w:rPr>
          </w:rPrChange>
        </w:rPr>
        <w:t>这些预防机制是基于自愿原则，会员可以自行设定其安全性，这些在实际运用时都比较灵活，可以根据资助会特性相应的修改。</w:t>
      </w:r>
    </w:p>
    <w:p w14:paraId="044970F4" w14:textId="77777777" w:rsidR="008F6049" w:rsidRPr="0088676B" w:rsidRDefault="008F6049" w:rsidP="008F6049">
      <w:pPr>
        <w:tabs>
          <w:tab w:val="left" w:pos="1215"/>
        </w:tabs>
        <w:rPr>
          <w:rFonts w:ascii="微软雅黑" w:eastAsiaTheme="minorEastAsia" w:hAnsi="微软雅黑"/>
          <w:lang w:eastAsia="zh-CN"/>
          <w:rPrChange w:id="1365" w:author="Microsoft Office User" w:date="2017-08-26T15:42:00Z">
            <w:rPr>
              <w:rFonts w:ascii="微软雅黑" w:eastAsia="微软雅黑" w:hAnsi="微软雅黑"/>
              <w:lang w:eastAsia="zh-CN"/>
            </w:rPr>
          </w:rPrChange>
        </w:rPr>
      </w:pPr>
      <w:r w:rsidRPr="0088676B">
        <w:rPr>
          <w:rFonts w:ascii="微软雅黑" w:eastAsiaTheme="minorEastAsia" w:hAnsi="微软雅黑" w:hint="eastAsia"/>
          <w:lang w:eastAsia="zh-CN"/>
          <w:rPrChange w:id="1366" w:author="Microsoft Office User" w:date="2017-08-26T15:42:00Z">
            <w:rPr>
              <w:rFonts w:ascii="微软雅黑" w:eastAsia="微软雅黑" w:hAnsi="微软雅黑" w:hint="eastAsia"/>
              <w:lang w:eastAsia="zh-CN"/>
            </w:rPr>
          </w:rPrChange>
        </w:rPr>
        <w:t>传统</w:t>
      </w:r>
      <w:r w:rsidRPr="0088676B">
        <w:rPr>
          <w:rFonts w:ascii="微软雅黑" w:eastAsiaTheme="minorEastAsia" w:hAnsi="微软雅黑"/>
          <w:lang w:eastAsia="zh-CN"/>
          <w:rPrChange w:id="1367" w:author="Microsoft Office User" w:date="2017-08-26T15:42:00Z">
            <w:rPr>
              <w:rFonts w:ascii="微软雅黑" w:eastAsia="微软雅黑" w:hAnsi="微软雅黑"/>
              <w:lang w:eastAsia="zh-CN"/>
            </w:rPr>
          </w:rPrChange>
        </w:rPr>
        <w:t>的互助会</w:t>
      </w:r>
      <w:r w:rsidRPr="0088676B">
        <w:rPr>
          <w:rFonts w:ascii="微软雅黑" w:eastAsiaTheme="minorEastAsia" w:hAnsi="微软雅黑" w:hint="eastAsia"/>
          <w:lang w:eastAsia="zh-CN"/>
          <w:rPrChange w:id="1368" w:author="Microsoft Office User" w:date="2017-08-26T15:42:00Z">
            <w:rPr>
              <w:rFonts w:ascii="微软雅黑" w:eastAsia="微软雅黑" w:hAnsi="微软雅黑" w:hint="eastAsia"/>
              <w:lang w:eastAsia="zh-CN"/>
            </w:rPr>
          </w:rPrChange>
        </w:rPr>
        <w:t>很难大规模</w:t>
      </w:r>
      <w:r w:rsidRPr="0088676B">
        <w:rPr>
          <w:rFonts w:ascii="微软雅黑" w:eastAsiaTheme="minorEastAsia" w:hAnsi="微软雅黑"/>
          <w:lang w:eastAsia="zh-CN"/>
          <w:rPrChange w:id="1369" w:author="Microsoft Office User" w:date="2017-08-26T15:42:00Z">
            <w:rPr>
              <w:rFonts w:ascii="微软雅黑" w:eastAsia="微软雅黑" w:hAnsi="微软雅黑"/>
              <w:lang w:eastAsia="zh-CN"/>
            </w:rPr>
          </w:rPrChange>
        </w:rPr>
        <w:t>的</w:t>
      </w:r>
      <w:r w:rsidRPr="0088676B">
        <w:rPr>
          <w:rFonts w:ascii="微软雅黑" w:eastAsiaTheme="minorEastAsia" w:hAnsi="微软雅黑" w:hint="eastAsia"/>
          <w:lang w:eastAsia="zh-CN"/>
          <w:rPrChange w:id="1370" w:author="Microsoft Office User" w:date="2017-08-26T15:42:00Z">
            <w:rPr>
              <w:rFonts w:ascii="微软雅黑" w:eastAsia="微软雅黑" w:hAnsi="微软雅黑" w:hint="eastAsia"/>
              <w:lang w:eastAsia="zh-CN"/>
            </w:rPr>
          </w:rPrChange>
        </w:rPr>
        <w:t>扩张</w:t>
      </w:r>
      <w:r w:rsidRPr="0088676B">
        <w:rPr>
          <w:rFonts w:ascii="微软雅黑" w:eastAsiaTheme="minorEastAsia" w:hAnsi="微软雅黑"/>
          <w:lang w:eastAsia="zh-CN"/>
          <w:rPrChange w:id="1371"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372" w:author="Microsoft Office User" w:date="2017-08-26T15:42:00Z">
            <w:rPr>
              <w:rFonts w:ascii="微软雅黑" w:eastAsia="微软雅黑" w:hAnsi="微软雅黑" w:hint="eastAsia"/>
              <w:lang w:eastAsia="zh-CN"/>
            </w:rPr>
          </w:rPrChange>
        </w:rPr>
        <w:t>通常</w:t>
      </w:r>
      <w:r w:rsidRPr="0088676B">
        <w:rPr>
          <w:rFonts w:ascii="微软雅黑" w:eastAsiaTheme="minorEastAsia" w:hAnsi="微软雅黑"/>
          <w:lang w:eastAsia="zh-CN"/>
          <w:rPrChange w:id="1373" w:author="Microsoft Office User" w:date="2017-08-26T15:42:00Z">
            <w:rPr>
              <w:rFonts w:ascii="微软雅黑" w:eastAsia="微软雅黑" w:hAnsi="微软雅黑"/>
              <w:lang w:eastAsia="zh-CN"/>
            </w:rPr>
          </w:rPrChange>
        </w:rPr>
        <w:t>来讲</w:t>
      </w:r>
      <w:r w:rsidRPr="0088676B">
        <w:rPr>
          <w:rFonts w:ascii="微软雅黑" w:eastAsiaTheme="minorEastAsia" w:hAnsi="微软雅黑" w:hint="eastAsia"/>
          <w:lang w:eastAsia="zh-CN"/>
          <w:rPrChange w:id="1374" w:author="Microsoft Office User" w:date="2017-08-26T15:42:00Z">
            <w:rPr>
              <w:rFonts w:ascii="微软雅黑" w:eastAsia="微软雅黑" w:hAnsi="微软雅黑" w:hint="eastAsia"/>
              <w:lang w:eastAsia="zh-CN"/>
            </w:rPr>
          </w:rPrChange>
        </w:rPr>
        <w:t>，会员必须处于</w:t>
      </w:r>
      <w:r w:rsidRPr="0088676B">
        <w:rPr>
          <w:rFonts w:ascii="微软雅黑" w:eastAsiaTheme="minorEastAsia" w:hAnsi="微软雅黑"/>
          <w:lang w:eastAsia="zh-CN"/>
          <w:rPrChange w:id="1375" w:author="Microsoft Office User" w:date="2017-08-26T15:42:00Z">
            <w:rPr>
              <w:rFonts w:ascii="微软雅黑" w:eastAsia="微软雅黑" w:hAnsi="微软雅黑"/>
              <w:lang w:eastAsia="zh-CN"/>
            </w:rPr>
          </w:rPrChange>
        </w:rPr>
        <w:t>共同的社区</w:t>
      </w:r>
      <w:r w:rsidRPr="0088676B">
        <w:rPr>
          <w:rFonts w:ascii="微软雅黑" w:eastAsiaTheme="minorEastAsia" w:hAnsi="微软雅黑" w:hint="eastAsia"/>
          <w:lang w:eastAsia="zh-CN"/>
          <w:rPrChange w:id="1376" w:author="Microsoft Office User" w:date="2017-08-26T15:42:00Z">
            <w:rPr>
              <w:rFonts w:ascii="微软雅黑" w:eastAsia="微软雅黑" w:hAnsi="微软雅黑" w:hint="eastAsia"/>
              <w:lang w:eastAsia="zh-CN"/>
            </w:rPr>
          </w:rPrChange>
        </w:rPr>
        <w:t>圈子，</w:t>
      </w:r>
      <w:r w:rsidRPr="0088676B">
        <w:rPr>
          <w:rFonts w:ascii="微软雅黑" w:eastAsiaTheme="minorEastAsia" w:hAnsi="微软雅黑"/>
          <w:lang w:eastAsia="zh-CN"/>
          <w:rPrChange w:id="1377" w:author="Microsoft Office User" w:date="2017-08-26T15:42:00Z">
            <w:rPr>
              <w:rFonts w:ascii="微软雅黑" w:eastAsia="微软雅黑" w:hAnsi="微软雅黑"/>
              <w:lang w:eastAsia="zh-CN"/>
            </w:rPr>
          </w:rPrChange>
        </w:rPr>
        <w:t>以便参与</w:t>
      </w:r>
      <w:r w:rsidRPr="0088676B">
        <w:rPr>
          <w:rFonts w:ascii="微软雅黑" w:eastAsiaTheme="minorEastAsia" w:hAnsi="微软雅黑" w:hint="eastAsia"/>
          <w:lang w:eastAsia="zh-CN"/>
          <w:rPrChange w:id="1378" w:author="Microsoft Office User" w:date="2017-08-26T15:42:00Z">
            <w:rPr>
              <w:rFonts w:ascii="微软雅黑" w:eastAsia="微软雅黑" w:hAnsi="微软雅黑" w:hint="eastAsia"/>
              <w:lang w:eastAsia="zh-CN"/>
            </w:rPr>
          </w:rPrChange>
        </w:rPr>
        <w:t>决议</w:t>
      </w:r>
      <w:r w:rsidRPr="0088676B">
        <w:rPr>
          <w:rFonts w:ascii="微软雅黑" w:eastAsiaTheme="minorEastAsia" w:hAnsi="微软雅黑"/>
          <w:lang w:eastAsia="zh-CN"/>
          <w:rPrChange w:id="1379" w:author="Microsoft Office User" w:date="2017-08-26T15:42:00Z">
            <w:rPr>
              <w:rFonts w:ascii="微软雅黑" w:eastAsia="微软雅黑" w:hAnsi="微软雅黑"/>
              <w:lang w:eastAsia="zh-CN"/>
            </w:rPr>
          </w:rPrChange>
        </w:rPr>
        <w:t>和</w:t>
      </w:r>
      <w:r w:rsidRPr="0088676B">
        <w:rPr>
          <w:rFonts w:ascii="微软雅黑" w:eastAsiaTheme="minorEastAsia" w:hAnsi="微软雅黑" w:hint="eastAsia"/>
          <w:lang w:eastAsia="zh-CN"/>
          <w:rPrChange w:id="1380" w:author="Microsoft Office User" w:date="2017-08-26T15:42:00Z">
            <w:rPr>
              <w:rFonts w:ascii="微软雅黑" w:eastAsia="微软雅黑" w:hAnsi="微软雅黑" w:hint="eastAsia"/>
              <w:lang w:eastAsia="zh-CN"/>
            </w:rPr>
          </w:rPrChange>
        </w:rPr>
        <w:t>亲自管理</w:t>
      </w:r>
      <w:r w:rsidRPr="0088676B">
        <w:rPr>
          <w:rFonts w:ascii="微软雅黑" w:eastAsiaTheme="minorEastAsia" w:hAnsi="微软雅黑"/>
          <w:lang w:eastAsia="zh-CN"/>
          <w:rPrChange w:id="1381" w:author="Microsoft Office User" w:date="2017-08-26T15:42:00Z">
            <w:rPr>
              <w:rFonts w:ascii="微软雅黑" w:eastAsia="微软雅黑" w:hAnsi="微软雅黑"/>
              <w:lang w:eastAsia="zh-CN"/>
            </w:rPr>
          </w:rPrChange>
        </w:rPr>
        <w:t>。</w:t>
      </w:r>
      <w:r w:rsidRPr="0088676B">
        <w:rPr>
          <w:rFonts w:ascii="微软雅黑" w:eastAsiaTheme="minorEastAsia" w:hAnsi="微软雅黑" w:hint="eastAsia"/>
          <w:lang w:eastAsia="zh-CN"/>
          <w:rPrChange w:id="1382" w:author="Microsoft Office User" w:date="2017-08-26T15:42:00Z">
            <w:rPr>
              <w:rFonts w:ascii="微软雅黑" w:eastAsia="微软雅黑" w:hAnsi="微软雅黑" w:hint="eastAsia"/>
              <w:lang w:eastAsia="zh-CN"/>
            </w:rPr>
          </w:rPrChange>
        </w:rPr>
        <w:t>因此</w:t>
      </w:r>
      <w:r w:rsidRPr="0088676B">
        <w:rPr>
          <w:rFonts w:ascii="微软雅黑" w:eastAsiaTheme="minorEastAsia" w:hAnsi="微软雅黑"/>
          <w:lang w:eastAsia="zh-CN"/>
          <w:rPrChange w:id="1383" w:author="Microsoft Office User" w:date="2017-08-26T15:42:00Z">
            <w:rPr>
              <w:rFonts w:ascii="微软雅黑" w:eastAsia="微软雅黑" w:hAnsi="微软雅黑"/>
              <w:lang w:eastAsia="zh-CN"/>
            </w:rPr>
          </w:rPrChange>
        </w:rPr>
        <w:t>大型的</w:t>
      </w:r>
      <w:r w:rsidRPr="0088676B">
        <w:rPr>
          <w:rFonts w:ascii="微软雅黑" w:eastAsiaTheme="minorEastAsia" w:hAnsi="微软雅黑" w:hint="eastAsia"/>
          <w:lang w:eastAsia="zh-CN"/>
          <w:rPrChange w:id="1384" w:author="Microsoft Office User" w:date="2017-08-26T15:42:00Z">
            <w:rPr>
              <w:rFonts w:ascii="微软雅黑" w:eastAsia="微软雅黑" w:hAnsi="微软雅黑" w:hint="eastAsia"/>
              <w:lang w:eastAsia="zh-CN"/>
            </w:rPr>
          </w:rPrChange>
        </w:rPr>
        <w:t>互助</w:t>
      </w:r>
      <w:r w:rsidRPr="0088676B">
        <w:rPr>
          <w:rFonts w:ascii="微软雅黑" w:eastAsiaTheme="minorEastAsia" w:hAnsi="微软雅黑"/>
          <w:lang w:eastAsia="zh-CN"/>
          <w:rPrChange w:id="1385" w:author="Microsoft Office User" w:date="2017-08-26T15:42:00Z">
            <w:rPr>
              <w:rFonts w:ascii="微软雅黑" w:eastAsia="微软雅黑" w:hAnsi="微软雅黑"/>
              <w:lang w:eastAsia="zh-CN"/>
            </w:rPr>
          </w:rPrChange>
        </w:rPr>
        <w:t>会</w:t>
      </w:r>
      <w:r w:rsidRPr="0088676B">
        <w:rPr>
          <w:rFonts w:ascii="微软雅黑" w:eastAsiaTheme="minorEastAsia" w:hAnsi="微软雅黑" w:hint="eastAsia"/>
          <w:lang w:eastAsia="zh-CN"/>
          <w:rPrChange w:id="1386" w:author="Microsoft Office User" w:date="2017-08-26T15:42:00Z">
            <w:rPr>
              <w:rFonts w:ascii="微软雅黑" w:eastAsia="微软雅黑" w:hAnsi="微软雅黑" w:hint="eastAsia"/>
              <w:lang w:eastAsia="zh-CN"/>
            </w:rPr>
          </w:rPrChange>
        </w:rPr>
        <w:t>难以</w:t>
      </w:r>
      <w:r w:rsidRPr="0088676B">
        <w:rPr>
          <w:rFonts w:ascii="微软雅黑" w:eastAsiaTheme="minorEastAsia" w:hAnsi="微软雅黑"/>
          <w:lang w:eastAsia="zh-CN"/>
          <w:rPrChange w:id="1387" w:author="Microsoft Office User" w:date="2017-08-26T15:42:00Z">
            <w:rPr>
              <w:rFonts w:ascii="微软雅黑" w:eastAsia="微软雅黑" w:hAnsi="微软雅黑"/>
              <w:lang w:eastAsia="zh-CN"/>
            </w:rPr>
          </w:rPrChange>
        </w:rPr>
        <w:t>成型</w:t>
      </w:r>
      <w:r w:rsidRPr="0088676B">
        <w:rPr>
          <w:rFonts w:ascii="微软雅黑" w:eastAsiaTheme="minorEastAsia" w:hAnsi="微软雅黑" w:hint="eastAsia"/>
          <w:lang w:eastAsia="zh-CN"/>
          <w:rPrChange w:id="1388" w:author="Microsoft Office User" w:date="2017-08-26T15:42:00Z">
            <w:rPr>
              <w:rFonts w:ascii="微软雅黑" w:eastAsia="微软雅黑" w:hAnsi="微软雅黑" w:hint="eastAsia"/>
              <w:lang w:eastAsia="zh-CN"/>
            </w:rPr>
          </w:rPrChange>
        </w:rPr>
        <w:t>，</w:t>
      </w:r>
      <w:r w:rsidRPr="0088676B">
        <w:rPr>
          <w:rFonts w:ascii="微软雅黑" w:eastAsiaTheme="minorEastAsia" w:hAnsi="微软雅黑"/>
          <w:lang w:eastAsia="zh-CN"/>
          <w:rPrChange w:id="1389" w:author="Microsoft Office User" w:date="2017-08-26T15:42:00Z">
            <w:rPr>
              <w:rFonts w:ascii="微软雅黑" w:eastAsia="微软雅黑" w:hAnsi="微软雅黑"/>
              <w:lang w:eastAsia="zh-CN"/>
            </w:rPr>
          </w:rPrChange>
        </w:rPr>
        <w:t>同时</w:t>
      </w:r>
      <w:r w:rsidRPr="0088676B">
        <w:rPr>
          <w:rFonts w:ascii="微软雅黑" w:eastAsiaTheme="minorEastAsia" w:hAnsi="微软雅黑" w:hint="eastAsia"/>
          <w:lang w:eastAsia="zh-CN"/>
          <w:rPrChange w:id="1390" w:author="Microsoft Office User" w:date="2017-08-26T15:42:00Z">
            <w:rPr>
              <w:rFonts w:ascii="微软雅黑" w:eastAsia="微软雅黑" w:hAnsi="微软雅黑" w:hint="eastAsia"/>
              <w:lang w:eastAsia="zh-CN"/>
            </w:rPr>
          </w:rPrChange>
        </w:rPr>
        <w:t>也</w:t>
      </w:r>
      <w:r w:rsidRPr="0088676B">
        <w:rPr>
          <w:rFonts w:ascii="微软雅黑" w:eastAsiaTheme="minorEastAsia" w:hAnsi="微软雅黑"/>
          <w:lang w:eastAsia="zh-CN"/>
          <w:rPrChange w:id="1391" w:author="Microsoft Office User" w:date="2017-08-26T15:42:00Z">
            <w:rPr>
              <w:rFonts w:ascii="微软雅黑" w:eastAsia="微软雅黑" w:hAnsi="微软雅黑"/>
              <w:lang w:eastAsia="zh-CN"/>
            </w:rPr>
          </w:rPrChange>
        </w:rPr>
        <w:t>限制</w:t>
      </w:r>
      <w:r w:rsidRPr="0088676B">
        <w:rPr>
          <w:rFonts w:ascii="微软雅黑" w:eastAsiaTheme="minorEastAsia" w:hAnsi="微软雅黑" w:hint="eastAsia"/>
          <w:lang w:eastAsia="zh-CN"/>
          <w:rPrChange w:id="1392" w:author="Microsoft Office User" w:date="2017-08-26T15:42:00Z">
            <w:rPr>
              <w:rFonts w:ascii="微软雅黑" w:eastAsia="微软雅黑" w:hAnsi="微软雅黑" w:hint="eastAsia"/>
              <w:lang w:eastAsia="zh-CN"/>
            </w:rPr>
          </w:rPrChange>
        </w:rPr>
        <w:t>同一</w:t>
      </w:r>
      <w:r w:rsidRPr="0088676B">
        <w:rPr>
          <w:rFonts w:ascii="微软雅黑" w:eastAsiaTheme="minorEastAsia" w:hAnsi="微软雅黑"/>
          <w:lang w:eastAsia="zh-CN"/>
          <w:rPrChange w:id="1393" w:author="Microsoft Office User" w:date="2017-08-26T15:42:00Z">
            <w:rPr>
              <w:rFonts w:ascii="微软雅黑" w:eastAsia="微软雅黑" w:hAnsi="微软雅黑"/>
              <w:lang w:eastAsia="zh-CN"/>
            </w:rPr>
          </w:rPrChange>
        </w:rPr>
        <w:t>会员</w:t>
      </w:r>
      <w:r w:rsidRPr="0088676B">
        <w:rPr>
          <w:rFonts w:ascii="微软雅黑" w:eastAsiaTheme="minorEastAsia" w:hAnsi="微软雅黑" w:hint="eastAsia"/>
          <w:lang w:eastAsia="zh-CN"/>
          <w:rPrChange w:id="1394" w:author="Microsoft Office User" w:date="2017-08-26T15:42:00Z">
            <w:rPr>
              <w:rFonts w:ascii="微软雅黑" w:eastAsia="微软雅黑" w:hAnsi="微软雅黑" w:hint="eastAsia"/>
              <w:lang w:eastAsia="zh-CN"/>
            </w:rPr>
          </w:rPrChange>
        </w:rPr>
        <w:t>同时参加多个</w:t>
      </w:r>
      <w:r w:rsidRPr="0088676B">
        <w:rPr>
          <w:rFonts w:ascii="微软雅黑" w:eastAsiaTheme="minorEastAsia" w:hAnsi="微软雅黑"/>
          <w:lang w:eastAsia="zh-CN"/>
          <w:rPrChange w:id="1395" w:author="Microsoft Office User" w:date="2017-08-26T15:42:00Z">
            <w:rPr>
              <w:rFonts w:ascii="微软雅黑" w:eastAsia="微软雅黑" w:hAnsi="微软雅黑"/>
              <w:lang w:eastAsia="zh-CN"/>
            </w:rPr>
          </w:rPrChange>
        </w:rPr>
        <w:t>互助会。</w:t>
      </w:r>
      <w:proofErr w:type="spellStart"/>
      <w:r w:rsidRPr="0088676B">
        <w:rPr>
          <w:rFonts w:ascii="微软雅黑" w:eastAsiaTheme="minorEastAsia" w:hAnsi="微软雅黑"/>
          <w:lang w:eastAsia="zh-CN"/>
          <w:rPrChange w:id="1396" w:author="Microsoft Office User" w:date="2017-08-26T15:42:00Z">
            <w:rPr>
              <w:rFonts w:ascii="微软雅黑" w:eastAsia="微软雅黑" w:hAnsi="微软雅黑"/>
              <w:lang w:eastAsia="zh-CN"/>
            </w:rPr>
          </w:rPrChange>
        </w:rPr>
        <w:t>Mchain</w:t>
      </w:r>
      <w:proofErr w:type="spellEnd"/>
      <w:r w:rsidRPr="0088676B">
        <w:rPr>
          <w:rFonts w:ascii="微软雅黑" w:eastAsiaTheme="minorEastAsia" w:hAnsi="微软雅黑" w:hint="eastAsia"/>
          <w:lang w:eastAsia="zh-CN"/>
          <w:rPrChange w:id="1397" w:author="Microsoft Office User" w:date="2017-08-26T15:42:00Z">
            <w:rPr>
              <w:rFonts w:ascii="微软雅黑" w:eastAsia="微软雅黑" w:hAnsi="微软雅黑"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88676B">
        <w:rPr>
          <w:rFonts w:ascii="微软雅黑" w:eastAsiaTheme="minorEastAsia" w:hAnsi="微软雅黑"/>
          <w:lang w:eastAsia="zh-CN"/>
          <w:rPrChange w:id="1398" w:author="Microsoft Office User" w:date="2017-08-26T15:42:00Z">
            <w:rPr>
              <w:rFonts w:ascii="微软雅黑" w:eastAsia="微软雅黑" w:hAnsi="微软雅黑"/>
              <w:lang w:eastAsia="zh-CN"/>
            </w:rPr>
          </w:rPrChange>
        </w:rPr>
        <w:t>成功的互助</w:t>
      </w:r>
      <w:r w:rsidRPr="0088676B">
        <w:rPr>
          <w:rFonts w:ascii="微软雅黑" w:eastAsiaTheme="minorEastAsia" w:hAnsi="微软雅黑" w:hint="eastAsia"/>
          <w:lang w:eastAsia="zh-CN"/>
          <w:rPrChange w:id="1399" w:author="Microsoft Office User" w:date="2017-08-26T15:42:00Z">
            <w:rPr>
              <w:rFonts w:ascii="微软雅黑" w:eastAsia="微软雅黑" w:hAnsi="微软雅黑" w:hint="eastAsia"/>
              <w:lang w:eastAsia="zh-CN"/>
            </w:rPr>
          </w:rPrChange>
        </w:rPr>
        <w:t>会建立</w:t>
      </w:r>
      <w:r w:rsidRPr="0088676B">
        <w:rPr>
          <w:rFonts w:ascii="微软雅黑" w:eastAsiaTheme="minorEastAsia" w:hAnsi="微软雅黑"/>
          <w:lang w:eastAsia="zh-CN"/>
          <w:rPrChange w:id="1400" w:author="Microsoft Office User" w:date="2017-08-26T15:42:00Z">
            <w:rPr>
              <w:rFonts w:ascii="微软雅黑" w:eastAsia="微软雅黑" w:hAnsi="微软雅黑"/>
              <w:lang w:eastAsia="zh-CN"/>
            </w:rPr>
          </w:rPrChange>
        </w:rPr>
        <w:t>了成员之间的信任。</w:t>
      </w:r>
      <w:r w:rsidRPr="0088676B">
        <w:rPr>
          <w:rFonts w:ascii="微软雅黑" w:eastAsiaTheme="minorEastAsia" w:hAnsi="微软雅黑" w:hint="eastAsia"/>
          <w:lang w:eastAsia="zh-CN"/>
          <w:rPrChange w:id="1401" w:author="Microsoft Office User" w:date="2017-08-26T15:42:00Z">
            <w:rPr>
              <w:rFonts w:ascii="微软雅黑" w:eastAsia="微软雅黑" w:hAnsi="微软雅黑" w:hint="eastAsia"/>
              <w:lang w:eastAsia="zh-CN"/>
            </w:rPr>
          </w:rPrChange>
        </w:rPr>
        <w:t>该</w:t>
      </w:r>
      <w:r w:rsidRPr="0088676B">
        <w:rPr>
          <w:rFonts w:ascii="微软雅黑" w:eastAsiaTheme="minorEastAsia" w:hAnsi="微软雅黑"/>
          <w:lang w:eastAsia="zh-CN"/>
          <w:rPrChange w:id="1402" w:author="Microsoft Office User" w:date="2017-08-26T15:42:00Z">
            <w:rPr>
              <w:rFonts w:ascii="微软雅黑" w:eastAsia="微软雅黑" w:hAnsi="微软雅黑"/>
              <w:lang w:eastAsia="zh-CN"/>
            </w:rPr>
          </w:rPrChange>
        </w:rPr>
        <w:t>互助会的信誉</w:t>
      </w:r>
      <w:r w:rsidRPr="0088676B">
        <w:rPr>
          <w:rFonts w:ascii="微软雅黑" w:eastAsiaTheme="minorEastAsia" w:hAnsi="微软雅黑" w:hint="eastAsia"/>
          <w:lang w:eastAsia="zh-CN"/>
          <w:rPrChange w:id="1403" w:author="Microsoft Office User" w:date="2017-08-26T15:42:00Z">
            <w:rPr>
              <w:rFonts w:ascii="微软雅黑" w:eastAsia="微软雅黑" w:hAnsi="微软雅黑" w:hint="eastAsia"/>
              <w:lang w:eastAsia="zh-CN"/>
            </w:rPr>
          </w:rPrChange>
        </w:rPr>
        <w:t>可以</w:t>
      </w:r>
      <w:r w:rsidRPr="0088676B">
        <w:rPr>
          <w:rFonts w:ascii="微软雅黑" w:eastAsiaTheme="minorEastAsia" w:hAnsi="微软雅黑"/>
          <w:lang w:eastAsia="zh-CN"/>
          <w:rPrChange w:id="1404" w:author="Microsoft Office User" w:date="2017-08-26T15:42:00Z">
            <w:rPr>
              <w:rFonts w:ascii="微软雅黑" w:eastAsia="微软雅黑" w:hAnsi="微软雅黑"/>
              <w:lang w:eastAsia="zh-CN"/>
            </w:rPr>
          </w:rPrChange>
        </w:rPr>
        <w:t>吸引其他人员加入互助会。</w:t>
      </w:r>
      <w:r w:rsidRPr="0088676B">
        <w:rPr>
          <w:rFonts w:ascii="微软雅黑" w:eastAsiaTheme="minorEastAsia" w:hAnsi="微软雅黑" w:hint="eastAsia"/>
          <w:lang w:eastAsia="zh-CN"/>
          <w:rPrChange w:id="1405" w:author="Microsoft Office User" w:date="2017-08-26T15:42:00Z">
            <w:rPr>
              <w:rFonts w:ascii="微软雅黑" w:eastAsia="微软雅黑" w:hAnsi="微软雅黑" w:hint="eastAsia"/>
              <w:lang w:eastAsia="zh-CN"/>
            </w:rPr>
          </w:rPrChange>
        </w:rPr>
        <w:t>并且</w:t>
      </w:r>
      <w:r w:rsidRPr="0088676B">
        <w:rPr>
          <w:rFonts w:ascii="微软雅黑" w:eastAsiaTheme="minorEastAsia" w:hAnsi="微软雅黑"/>
          <w:lang w:eastAsia="zh-CN"/>
          <w:rPrChange w:id="1406" w:author="Microsoft Office User" w:date="2017-08-26T15:42:00Z">
            <w:rPr>
              <w:rFonts w:ascii="微软雅黑" w:eastAsia="微软雅黑" w:hAnsi="微软雅黑"/>
              <w:lang w:eastAsia="zh-CN"/>
            </w:rPr>
          </w:rPrChange>
        </w:rPr>
        <w:t>其他</w:t>
      </w:r>
      <w:r w:rsidRPr="0088676B">
        <w:rPr>
          <w:rFonts w:ascii="微软雅黑" w:eastAsiaTheme="minorEastAsia" w:hAnsi="微软雅黑" w:hint="eastAsia"/>
          <w:lang w:eastAsia="zh-CN"/>
          <w:rPrChange w:id="1407" w:author="Microsoft Office User" w:date="2017-08-26T15:42:00Z">
            <w:rPr>
              <w:rFonts w:ascii="微软雅黑" w:eastAsia="微软雅黑" w:hAnsi="微软雅黑" w:hint="eastAsia"/>
              <w:lang w:eastAsia="zh-CN"/>
            </w:rPr>
          </w:rPrChange>
        </w:rPr>
        <w:t>地域</w:t>
      </w:r>
      <w:r w:rsidRPr="0088676B">
        <w:rPr>
          <w:rFonts w:ascii="微软雅黑" w:eastAsiaTheme="minorEastAsia" w:hAnsi="微软雅黑"/>
          <w:lang w:eastAsia="zh-CN"/>
          <w:rPrChange w:id="1408" w:author="Microsoft Office User" w:date="2017-08-26T15:42:00Z">
            <w:rPr>
              <w:rFonts w:ascii="微软雅黑" w:eastAsia="微软雅黑" w:hAnsi="微软雅黑"/>
              <w:lang w:eastAsia="zh-CN"/>
            </w:rPr>
          </w:rPrChange>
        </w:rPr>
        <w:t>的互助会可以参照成功模式进行</w:t>
      </w:r>
      <w:r w:rsidRPr="0088676B">
        <w:rPr>
          <w:rFonts w:ascii="微软雅黑" w:eastAsiaTheme="minorEastAsia" w:hAnsi="微软雅黑" w:hint="eastAsia"/>
          <w:lang w:eastAsia="zh-CN"/>
          <w:rPrChange w:id="1409" w:author="Microsoft Office User" w:date="2017-08-26T15:42:00Z">
            <w:rPr>
              <w:rFonts w:ascii="微软雅黑" w:eastAsia="微软雅黑" w:hAnsi="微软雅黑" w:hint="eastAsia"/>
              <w:lang w:eastAsia="zh-CN"/>
            </w:rPr>
          </w:rPrChange>
        </w:rPr>
        <w:t>复制，</w:t>
      </w:r>
      <w:r w:rsidRPr="0088676B">
        <w:rPr>
          <w:rFonts w:ascii="微软雅黑" w:eastAsiaTheme="minorEastAsia" w:hAnsi="微软雅黑"/>
          <w:lang w:eastAsia="zh-CN"/>
          <w:rPrChange w:id="1410" w:author="Microsoft Office User" w:date="2017-08-26T15:42:00Z">
            <w:rPr>
              <w:rFonts w:ascii="微软雅黑" w:eastAsia="微软雅黑" w:hAnsi="微软雅黑"/>
              <w:lang w:eastAsia="zh-CN"/>
            </w:rPr>
          </w:rPrChange>
        </w:rPr>
        <w:t>从而</w:t>
      </w:r>
      <w:r w:rsidRPr="0088676B">
        <w:rPr>
          <w:rFonts w:ascii="微软雅黑" w:eastAsiaTheme="minorEastAsia" w:hAnsi="微软雅黑" w:hint="eastAsia"/>
          <w:lang w:eastAsia="zh-CN"/>
          <w:rPrChange w:id="1411" w:author="Microsoft Office User" w:date="2017-08-26T15:42:00Z">
            <w:rPr>
              <w:rFonts w:ascii="微软雅黑" w:eastAsia="微软雅黑" w:hAnsi="微软雅黑" w:hint="eastAsia"/>
              <w:lang w:eastAsia="zh-CN"/>
            </w:rPr>
          </w:rPrChange>
        </w:rPr>
        <w:t>克服</w:t>
      </w:r>
      <w:r w:rsidRPr="0088676B">
        <w:rPr>
          <w:rFonts w:ascii="微软雅黑" w:eastAsiaTheme="minorEastAsia" w:hAnsi="微软雅黑"/>
          <w:lang w:eastAsia="zh-CN"/>
          <w:rPrChange w:id="1412" w:author="Microsoft Office User" w:date="2017-08-26T15:42:00Z">
            <w:rPr>
              <w:rFonts w:ascii="微软雅黑" w:eastAsia="微软雅黑" w:hAnsi="微软雅黑"/>
              <w:lang w:eastAsia="zh-CN"/>
            </w:rPr>
          </w:rPrChange>
        </w:rPr>
        <w:t>了传统互助会所面临的问题。</w:t>
      </w:r>
    </w:p>
    <w:p w14:paraId="723616FC" w14:textId="34DECC13" w:rsidR="005201E1" w:rsidRPr="0088676B" w:rsidDel="000D2E05" w:rsidRDefault="005201E1">
      <w:pPr>
        <w:pStyle w:val="Heading1"/>
        <w:rPr>
          <w:del w:id="1413" w:author="Microsoft Office User" w:date="2017-08-26T16:27:00Z"/>
          <w:rFonts w:ascii=".萍方-简" w:eastAsiaTheme="minorEastAsia" w:hAnsi=".萍方-简"/>
          <w:lang w:eastAsia="zh-CN"/>
          <w:rPrChange w:id="1414" w:author="Microsoft Office User" w:date="2017-08-26T15:42:00Z">
            <w:rPr>
              <w:del w:id="1415" w:author="Microsoft Office User" w:date="2017-08-26T16:27:00Z"/>
              <w:rFonts w:ascii=".萍方-简" w:eastAsia=".萍方-简" w:hAnsi=".萍方-简"/>
              <w:lang w:eastAsia="zh-CN"/>
            </w:rPr>
          </w:rPrChange>
        </w:rPr>
      </w:pPr>
      <w:bookmarkStart w:id="1416" w:name="_Toc489971203"/>
      <w:del w:id="1417" w:author="Microsoft Office User" w:date="2017-08-26T16:27:00Z">
        <w:r w:rsidRPr="0088676B" w:rsidDel="000D2E05">
          <w:rPr>
            <w:rFonts w:ascii=".萍方-简" w:eastAsiaTheme="minorEastAsia" w:hAnsi=".萍方-简" w:hint="eastAsia"/>
            <w:b w:val="0"/>
            <w:bCs w:val="0"/>
            <w:lang w:eastAsia="zh-CN"/>
            <w:rPrChange w:id="1418" w:author="Microsoft Office User" w:date="2017-08-26T15:42:00Z">
              <w:rPr>
                <w:rFonts w:ascii=".萍方-简" w:eastAsia=".萍方-简" w:hAnsi=".萍方-简" w:hint="eastAsia"/>
                <w:b w:val="0"/>
                <w:bCs w:val="0"/>
                <w:lang w:eastAsia="zh-CN"/>
              </w:rPr>
            </w:rPrChange>
          </w:rPr>
          <w:delText>互助链区块链浏览器与钱包</w:delText>
        </w:r>
        <w:bookmarkEnd w:id="1416"/>
      </w:del>
    </w:p>
    <w:p w14:paraId="5F94F2EE" w14:textId="7914B3EB" w:rsidR="000C23B6" w:rsidRPr="0088676B" w:rsidDel="000D2E05" w:rsidRDefault="003444FA">
      <w:pPr>
        <w:pStyle w:val="Heading1"/>
        <w:rPr>
          <w:del w:id="1419" w:author="Microsoft Office User" w:date="2017-08-26T16:27:00Z"/>
          <w:rFonts w:eastAsiaTheme="minorEastAsia"/>
          <w:lang w:eastAsia="zh-CN"/>
          <w:rPrChange w:id="1420" w:author="Microsoft Office User" w:date="2017-08-26T15:42:00Z">
            <w:rPr>
              <w:del w:id="1421" w:author="Microsoft Office User" w:date="2017-08-26T16:27:00Z"/>
              <w:rFonts w:eastAsia=".萍方-简"/>
              <w:lang w:eastAsia="zh-CN"/>
            </w:rPr>
          </w:rPrChange>
        </w:rPr>
        <w:pPrChange w:id="1422" w:author="Microsoft Office User" w:date="2017-08-26T16:27:00Z">
          <w:pPr/>
        </w:pPrChange>
      </w:pPr>
      <w:del w:id="1423" w:author="Microsoft Office User" w:date="2017-08-26T16:27:00Z">
        <w:r w:rsidRPr="0088676B" w:rsidDel="000D2E05">
          <w:rPr>
            <w:rFonts w:eastAsiaTheme="minorEastAsia"/>
            <w:noProof/>
            <w:lang w:eastAsia="zh-CN"/>
            <w:rPrChange w:id="1424">
              <w:rPr>
                <w:rFonts w:eastAsia=".萍方-简"/>
                <w:noProof/>
                <w:lang w:eastAsia="zh-CN"/>
              </w:rPr>
            </w:rPrChange>
          </w:rPr>
          <w:lastRenderedPageBreak/>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3">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425">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Heading1"/>
        <w:rPr>
          <w:del w:id="1426" w:author="Microsoft Office User" w:date="2017-08-26T16:27:00Z"/>
          <w:rFonts w:eastAsiaTheme="minorEastAsia"/>
          <w:lang w:eastAsia="zh-CN"/>
          <w:rPrChange w:id="1427" w:author="Microsoft Office User" w:date="2017-08-26T15:42:00Z">
            <w:rPr>
              <w:del w:id="1428" w:author="Microsoft Office User" w:date="2017-08-26T16:27:00Z"/>
              <w:rFonts w:eastAsia=".萍方-简"/>
              <w:lang w:eastAsia="zh-CN"/>
            </w:rPr>
          </w:rPrChange>
        </w:rPr>
        <w:pPrChange w:id="1429" w:author="Microsoft Office User" w:date="2017-08-26T16:27:00Z">
          <w:pPr/>
        </w:pPrChange>
      </w:pPr>
      <w:del w:id="1430" w:author="Microsoft Office User" w:date="2017-08-26T16:27:00Z">
        <w:r w:rsidRPr="0088676B" w:rsidDel="000D2E05">
          <w:rPr>
            <w:rFonts w:eastAsiaTheme="minorEastAsia"/>
            <w:lang w:eastAsia="zh-CN"/>
            <w:rPrChange w:id="1431" w:author="Microsoft Office User" w:date="2017-08-26T15:42:00Z">
              <w:rPr>
                <w:rFonts w:eastAsia=".萍方-简"/>
                <w:lang w:eastAsia="zh-CN"/>
              </w:rPr>
            </w:rPrChange>
          </w:rPr>
          <w:br w:type="page"/>
        </w:r>
      </w:del>
    </w:p>
    <w:p w14:paraId="73665CA1" w14:textId="338F60B0" w:rsidR="000C23B6" w:rsidRPr="0088676B" w:rsidDel="000D2E05" w:rsidRDefault="000C23B6">
      <w:pPr>
        <w:pStyle w:val="Heading1"/>
        <w:rPr>
          <w:del w:id="1432" w:author="Microsoft Office User" w:date="2017-08-26T16:27:00Z"/>
          <w:rFonts w:eastAsiaTheme="minorEastAsia"/>
          <w:lang w:eastAsia="zh-CN"/>
          <w:rPrChange w:id="1433" w:author="Microsoft Office User" w:date="2017-08-26T15:42:00Z">
            <w:rPr>
              <w:del w:id="1434" w:author="Microsoft Office User" w:date="2017-08-26T16:27:00Z"/>
              <w:rFonts w:eastAsia=".萍方-简"/>
              <w:lang w:eastAsia="zh-CN"/>
            </w:rPr>
          </w:rPrChange>
        </w:rPr>
        <w:pPrChange w:id="1435" w:author="Microsoft Office User" w:date="2017-08-26T16:27:00Z">
          <w:pPr/>
        </w:pPrChange>
      </w:pPr>
    </w:p>
    <w:p w14:paraId="201CBB3C" w14:textId="4191CA9C" w:rsidR="00DC6072" w:rsidRPr="0088676B" w:rsidDel="000D2E05" w:rsidRDefault="005201E1">
      <w:pPr>
        <w:pStyle w:val="Heading1"/>
        <w:rPr>
          <w:del w:id="1436" w:author="Microsoft Office User" w:date="2017-08-26T16:27:00Z"/>
          <w:rFonts w:ascii=".萍方-简" w:eastAsiaTheme="minorEastAsia" w:hAnsi=".萍方-简"/>
          <w:lang w:eastAsia="zh-CN"/>
          <w:rPrChange w:id="1437" w:author="Microsoft Office User" w:date="2017-08-26T15:42:00Z">
            <w:rPr>
              <w:del w:id="1438" w:author="Microsoft Office User" w:date="2017-08-26T16:27:00Z"/>
              <w:rFonts w:ascii=".萍方-简" w:eastAsia=".萍方-简" w:hAnsi=".萍方-简"/>
              <w:lang w:eastAsia="zh-CN"/>
            </w:rPr>
          </w:rPrChange>
        </w:rPr>
      </w:pPr>
      <w:bookmarkStart w:id="1439" w:name="_Toc489971204"/>
      <w:del w:id="1440" w:author="Microsoft Office User" w:date="2017-08-26T16:27:00Z">
        <w:r w:rsidRPr="0088676B" w:rsidDel="000D2E05">
          <w:rPr>
            <w:rFonts w:ascii=".萍方-简" w:eastAsiaTheme="minorEastAsia" w:hAnsi=".萍方-简" w:hint="eastAsia"/>
            <w:b w:val="0"/>
            <w:bCs w:val="0"/>
            <w:lang w:eastAsia="zh-CN"/>
            <w:rPrChange w:id="1441" w:author="Microsoft Office User" w:date="2017-08-26T15:42:00Z">
              <w:rPr>
                <w:rFonts w:ascii=".萍方-简" w:eastAsia=".萍方-简" w:hAnsi=".萍方-简" w:hint="eastAsia"/>
                <w:b w:val="0"/>
                <w:bCs w:val="0"/>
                <w:lang w:eastAsia="zh-CN"/>
              </w:rPr>
            </w:rPrChange>
          </w:rPr>
          <w:delText>互助链区块链中间件构架</w:delText>
        </w:r>
        <w:bookmarkEnd w:id="1439"/>
      </w:del>
    </w:p>
    <w:p w14:paraId="09479FAD" w14:textId="43768E11" w:rsidR="000F136E" w:rsidRPr="000B67C4" w:rsidDel="000D2E05" w:rsidRDefault="008F6049">
      <w:pPr>
        <w:pStyle w:val="Heading1"/>
        <w:rPr>
          <w:del w:id="1442" w:author="Microsoft Office User" w:date="2017-08-26T16:27:00Z"/>
          <w:rFonts w:eastAsiaTheme="minorEastAsia"/>
          <w:lang w:eastAsia="zh-CN"/>
        </w:rPr>
        <w:pPrChange w:id="1443" w:author="Microsoft Office User" w:date="2017-08-26T16:27:00Z">
          <w:pPr/>
        </w:pPrChange>
      </w:pPr>
      <w:del w:id="1444" w:author="Microsoft Office User" w:date="2017-08-26T16:27:00Z">
        <w:r w:rsidRPr="000B67C4" w:rsidDel="000D2E05">
          <w:rPr>
            <w:rFonts w:eastAsiaTheme="minorEastAsia"/>
            <w:b w:val="0"/>
            <w:bCs w:val="0"/>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Heading1"/>
        <w:rPr>
          <w:del w:id="1445" w:author="Microsoft Office User" w:date="2017-08-26T16:27:00Z"/>
          <w:rFonts w:asciiTheme="minorEastAsia" w:eastAsiaTheme="minorEastAsia" w:hAnsiTheme="minorEastAsia"/>
          <w:b w:val="0"/>
          <w:bCs w:val="0"/>
          <w:lang w:eastAsia="zh-CN"/>
          <w:rPrChange w:id="1446" w:author="Microsoft Office User" w:date="2017-08-26T15:42:00Z">
            <w:rPr>
              <w:del w:id="1447" w:author="Microsoft Office User" w:date="2017-08-26T16:27:00Z"/>
              <w:rFonts w:asciiTheme="minorEastAsia" w:eastAsiaTheme="minorEastAsia" w:hAnsiTheme="minorEastAsia"/>
              <w:b/>
              <w:bCs/>
              <w:lang w:eastAsia="zh-CN"/>
            </w:rPr>
          </w:rPrChange>
        </w:rPr>
        <w:pPrChange w:id="1448" w:author="Microsoft Office User" w:date="2017-08-26T16:27:00Z">
          <w:pPr/>
        </w:pPrChange>
      </w:pPr>
    </w:p>
    <w:p w14:paraId="006BC2B7" w14:textId="6247C1C7" w:rsidR="000F136E" w:rsidRPr="0088676B" w:rsidDel="000D2E05" w:rsidRDefault="000F136E">
      <w:pPr>
        <w:pStyle w:val="Heading1"/>
        <w:rPr>
          <w:del w:id="1449" w:author="Microsoft Office User" w:date="2017-08-26T16:27:00Z"/>
          <w:rFonts w:asciiTheme="minorEastAsia" w:eastAsiaTheme="minorEastAsia" w:hAnsiTheme="minorEastAsia"/>
          <w:b w:val="0"/>
          <w:bCs w:val="0"/>
          <w:lang w:eastAsia="zh-CN"/>
          <w:rPrChange w:id="1450" w:author="Microsoft Office User" w:date="2017-08-26T15:42:00Z">
            <w:rPr>
              <w:del w:id="1451" w:author="Microsoft Office User" w:date="2017-08-26T16:27:00Z"/>
              <w:rFonts w:asciiTheme="minorEastAsia" w:eastAsiaTheme="minorEastAsia" w:hAnsiTheme="minorEastAsia" w:cs="Arial"/>
              <w:b/>
              <w:bCs/>
              <w:sz w:val="32"/>
              <w:szCs w:val="32"/>
              <w:lang w:eastAsia="zh-CN"/>
            </w:rPr>
          </w:rPrChange>
        </w:rPr>
        <w:pPrChange w:id="1452" w:author="Microsoft Office User" w:date="2017-08-26T16:27:00Z">
          <w:pPr/>
        </w:pPrChange>
      </w:pPr>
      <w:del w:id="1453"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Heading2"/>
        <w:rPr>
          <w:del w:id="1454" w:author="Microsoft Office User" w:date="2017-08-26T16:27:00Z"/>
          <w:rFonts w:eastAsiaTheme="minorEastAsia"/>
          <w:lang w:eastAsia="zh-CN"/>
          <w:rPrChange w:id="1455" w:author="Microsoft Office User" w:date="2017-08-26T15:42:00Z">
            <w:rPr>
              <w:del w:id="1456" w:author="Microsoft Office User" w:date="2017-08-26T16:27:00Z"/>
              <w:rFonts w:eastAsia=".萍方-简"/>
              <w:lang w:eastAsia="zh-CN"/>
            </w:rPr>
          </w:rPrChange>
        </w:rPr>
      </w:pPr>
      <w:bookmarkStart w:id="1457" w:name="_Toc489971205"/>
      <w:del w:id="1458" w:author="Microsoft Office User" w:date="2017-08-26T16:27:00Z">
        <w:r w:rsidRPr="0088676B" w:rsidDel="000D2E05">
          <w:rPr>
            <w:rFonts w:eastAsiaTheme="minorEastAsia" w:hint="eastAsia"/>
            <w:b w:val="0"/>
            <w:bCs w:val="0"/>
            <w:lang w:eastAsia="zh-CN"/>
            <w:rPrChange w:id="1459" w:author="Microsoft Office User" w:date="2017-08-26T15:42:00Z">
              <w:rPr>
                <w:rFonts w:eastAsia=".萍方-简" w:hint="eastAsia"/>
                <w:b w:val="0"/>
                <w:bCs w:val="0"/>
                <w:lang w:eastAsia="zh-CN"/>
              </w:rPr>
            </w:rPrChange>
          </w:rPr>
          <w:lastRenderedPageBreak/>
          <w:delText>互助链跨链价值网关</w:delText>
        </w:r>
        <w:bookmarkEnd w:id="1457"/>
      </w:del>
    </w:p>
    <w:p w14:paraId="00C0B207" w14:textId="0800E6CA" w:rsidR="0076723B" w:rsidRPr="0088676B" w:rsidDel="000D2E05" w:rsidRDefault="0076723B" w:rsidP="0076723B">
      <w:pPr>
        <w:rPr>
          <w:del w:id="1460" w:author="Microsoft Office User" w:date="2017-08-26T16:27:00Z"/>
          <w:rFonts w:asciiTheme="minorEastAsia" w:eastAsiaTheme="minorEastAsia" w:hAnsiTheme="minorEastAsia"/>
          <w:bCs/>
          <w:lang w:eastAsia="zh-CN"/>
        </w:rPr>
      </w:pPr>
      <w:del w:id="1461" w:author="Microsoft Office User" w:date="2017-08-26T16:27:00Z">
        <w:r w:rsidRPr="0088676B" w:rsidDel="000D2E05">
          <w:rPr>
            <w:rFonts w:ascii=".萍方-简" w:eastAsiaTheme="minorEastAsia" w:hAnsi=".萍方-简" w:hint="eastAsia"/>
            <w:b/>
            <w:lang w:eastAsia="zh-CN"/>
            <w:rPrChange w:id="1462"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463"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464"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Heading2"/>
        <w:rPr>
          <w:del w:id="1465" w:author="Microsoft Office User" w:date="2017-08-26T16:27:00Z"/>
          <w:rFonts w:eastAsiaTheme="minorEastAsia"/>
          <w:lang w:eastAsia="zh-CN"/>
          <w:rPrChange w:id="1466" w:author="Microsoft Office User" w:date="2017-08-26T15:42:00Z">
            <w:rPr>
              <w:del w:id="1467" w:author="Microsoft Office User" w:date="2017-08-26T16:27:00Z"/>
              <w:rFonts w:eastAsia=".萍方-简"/>
              <w:lang w:eastAsia="zh-CN"/>
            </w:rPr>
          </w:rPrChange>
        </w:rPr>
      </w:pPr>
      <w:bookmarkStart w:id="1468" w:name="_Toc489971206"/>
      <w:del w:id="1469" w:author="Microsoft Office User" w:date="2017-08-26T16:27:00Z">
        <w:r w:rsidRPr="0088676B" w:rsidDel="000D2E05">
          <w:rPr>
            <w:rFonts w:eastAsiaTheme="minorEastAsia" w:hint="eastAsia"/>
            <w:b w:val="0"/>
            <w:bCs w:val="0"/>
            <w:lang w:eastAsia="zh-CN"/>
            <w:rPrChange w:id="1470"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471"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472" w:author="Microsoft Office User" w:date="2017-08-26T15:42:00Z">
              <w:rPr>
                <w:rFonts w:eastAsia=".萍方-简" w:hint="eastAsia"/>
                <w:b w:val="0"/>
                <w:bCs w:val="0"/>
                <w:lang w:eastAsia="zh-CN"/>
              </w:rPr>
            </w:rPrChange>
          </w:rPr>
          <w:delText>引擎</w:delText>
        </w:r>
        <w:bookmarkEnd w:id="1468"/>
      </w:del>
    </w:p>
    <w:p w14:paraId="1FDDCF0A" w14:textId="66D9EB85" w:rsidR="0076723B" w:rsidRPr="0088676B" w:rsidDel="000D2E05" w:rsidRDefault="0076723B" w:rsidP="00255521">
      <w:pPr>
        <w:rPr>
          <w:del w:id="1473" w:author="Microsoft Office User" w:date="2017-08-26T16:27:00Z"/>
          <w:rFonts w:ascii=".萍方-简" w:eastAsiaTheme="minorEastAsia" w:hAnsi=".萍方-简"/>
          <w:lang w:eastAsia="zh-CN"/>
          <w:rPrChange w:id="1474" w:author="Microsoft Office User" w:date="2017-08-26T15:42:00Z">
            <w:rPr>
              <w:del w:id="1475" w:author="Microsoft Office User" w:date="2017-08-26T16:27:00Z"/>
              <w:rFonts w:ascii=".萍方-简" w:eastAsia=".萍方-简" w:hAnsi=".萍方-简"/>
              <w:lang w:eastAsia="zh-CN"/>
            </w:rPr>
          </w:rPrChange>
        </w:rPr>
      </w:pPr>
      <w:del w:id="1476" w:author="Microsoft Office User" w:date="2017-08-26T16:27:00Z">
        <w:r w:rsidRPr="0088676B" w:rsidDel="000D2E05">
          <w:rPr>
            <w:rFonts w:ascii=".萍方-简" w:eastAsiaTheme="minorEastAsia" w:hAnsi=".萍方-简" w:hint="eastAsia"/>
            <w:b/>
            <w:lang w:eastAsia="zh-CN"/>
            <w:rPrChange w:id="1477"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478"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Heading1"/>
        <w:rPr>
          <w:rFonts w:ascii=".萍方-简" w:eastAsiaTheme="minorEastAsia" w:hAnsi=".萍方-简"/>
          <w:lang w:eastAsia="zh-CN"/>
          <w:rPrChange w:id="1479" w:author="Microsoft Office User" w:date="2017-08-26T15:42:00Z">
            <w:rPr>
              <w:rFonts w:ascii=".萍方-简" w:eastAsia=".萍方-简" w:hAnsi=".萍方-简"/>
              <w:lang w:eastAsia="zh-CN"/>
            </w:rPr>
          </w:rPrChange>
        </w:rPr>
      </w:pPr>
      <w:bookmarkStart w:id="1480"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481"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482" w:author="Microsoft Office User" w:date="2017-08-26T15:42:00Z">
            <w:rPr>
              <w:rFonts w:ascii=".萍方-简" w:eastAsia=".萍方-简" w:hAnsi=".萍方-简" w:hint="eastAsia"/>
              <w:lang w:eastAsia="zh-CN"/>
            </w:rPr>
          </w:rPrChange>
        </w:rPr>
        <w:t>逻辑</w:t>
      </w:r>
      <w:bookmarkEnd w:id="1480"/>
    </w:p>
    <w:p w14:paraId="43C30677" w14:textId="4B9D0017" w:rsidR="007255EC" w:rsidRPr="0088676B" w:rsidRDefault="00202A36" w:rsidP="00255521">
      <w:pPr>
        <w:rPr>
          <w:rFonts w:eastAsiaTheme="minorEastAsia"/>
          <w:lang w:eastAsia="zh-CN"/>
        </w:rPr>
      </w:pPr>
      <w:r>
        <w:rPr>
          <w:rFonts w:eastAsiaTheme="minorEastAsia"/>
          <w:noProof/>
          <w:lang w:eastAsia="zh-CN"/>
        </w:rPr>
        <w:drawing>
          <wp:inline distT="0" distB="0" distL="0" distR="0" wp14:anchorId="611960F3" wp14:editId="0EECAABC">
            <wp:extent cx="5943600" cy="3439160"/>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utual_network.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A10ABFE" w14:textId="5D633D57" w:rsidR="00A668F5" w:rsidRPr="00202A36" w:rsidRDefault="002B215F" w:rsidP="00202A36">
      <w:pPr>
        <w:pStyle w:val="Heading1"/>
        <w:rPr>
          <w:rFonts w:ascii=".萍方-简" w:eastAsiaTheme="minorEastAsia" w:hAnsi=".萍方-简"/>
          <w:lang w:eastAsia="zh-CN"/>
        </w:rPr>
      </w:pPr>
      <w:bookmarkStart w:id="1483" w:name="_Toc489971208"/>
      <w:r>
        <w:rPr>
          <w:rFonts w:ascii=".萍方-简" w:eastAsiaTheme="minorEastAsia" w:hAnsi=".萍方-简" w:hint="eastAsia"/>
          <w:lang w:eastAsia="zh-CN"/>
        </w:rPr>
        <w:t>相互链</w:t>
      </w:r>
      <w:r w:rsidR="00F61D73" w:rsidRPr="0088676B">
        <w:rPr>
          <w:rFonts w:ascii=".萍方-简" w:eastAsiaTheme="minorEastAsia" w:hAnsi=".萍方-简" w:hint="eastAsia"/>
          <w:lang w:eastAsia="zh-CN"/>
          <w:rPrChange w:id="1484" w:author="Microsoft Office User" w:date="2017-08-26T15:42:00Z">
            <w:rPr>
              <w:rFonts w:ascii=".萍方-简" w:eastAsia=".萍方-简" w:hAnsi=".萍方-简" w:hint="eastAsia"/>
              <w:lang w:eastAsia="zh-CN"/>
            </w:rPr>
          </w:rPrChange>
        </w:rPr>
        <w:t>数字资产</w:t>
      </w:r>
      <w:r w:rsidR="00C60813" w:rsidRPr="0088676B">
        <w:rPr>
          <w:rFonts w:ascii=".萍方-简" w:eastAsiaTheme="minorEastAsia" w:hAnsi=".萍方-简" w:hint="eastAsia"/>
          <w:lang w:eastAsia="zh-CN"/>
          <w:rPrChange w:id="1485" w:author="Microsoft Office User" w:date="2017-08-26T15:42:00Z">
            <w:rPr>
              <w:rFonts w:ascii=".萍方-简" w:eastAsia=".萍方-简" w:hAnsi=".萍方-简" w:hint="eastAsia"/>
              <w:lang w:eastAsia="zh-CN"/>
            </w:rPr>
          </w:rPrChange>
        </w:rPr>
        <w:t>与交易</w:t>
      </w:r>
      <w:bookmarkEnd w:id="1483"/>
    </w:p>
    <w:p w14:paraId="5CA2F807" w14:textId="77777777" w:rsidR="00730B8F" w:rsidRPr="0088676B" w:rsidRDefault="00517FED" w:rsidP="009F0864">
      <w:pPr>
        <w:numPr>
          <w:ilvl w:val="0"/>
          <w:numId w:val="22"/>
        </w:numPr>
        <w:rPr>
          <w:rFonts w:ascii=".萍方-简" w:eastAsiaTheme="minorEastAsia" w:hAnsi=".萍方-简"/>
          <w:lang w:eastAsia="zh-CN"/>
          <w:rPrChange w:id="148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87" w:author="Microsoft Office User" w:date="2017-08-26T15:42:00Z">
            <w:rPr>
              <w:rFonts w:ascii=".萍方-简" w:eastAsia=".萍方-简" w:hAnsi=".萍方-简" w:hint="eastAsia"/>
              <w:lang w:eastAsia="zh-CN"/>
            </w:rPr>
          </w:rPrChange>
        </w:rPr>
        <w:t>分布式交易账本</w:t>
      </w:r>
    </w:p>
    <w:p w14:paraId="73120CB1" w14:textId="77777777" w:rsidR="00730B8F" w:rsidRPr="0088676B" w:rsidRDefault="00517FED" w:rsidP="009F0864">
      <w:pPr>
        <w:numPr>
          <w:ilvl w:val="1"/>
          <w:numId w:val="22"/>
        </w:numPr>
        <w:rPr>
          <w:rFonts w:ascii=".萍方-简" w:eastAsiaTheme="minorEastAsia" w:hAnsi=".萍方-简"/>
          <w:lang w:eastAsia="zh-CN"/>
          <w:rPrChange w:id="148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89" w:author="Microsoft Office User" w:date="2017-08-26T15:42:00Z">
            <w:rPr>
              <w:rFonts w:ascii=".萍方-简" w:eastAsia=".萍方-简" w:hAnsi=".萍方-简" w:hint="eastAsia"/>
              <w:lang w:eastAsia="zh-CN"/>
            </w:rPr>
          </w:rPrChange>
        </w:rPr>
        <w:t>第一次将资产完全数字化</w:t>
      </w:r>
    </w:p>
    <w:p w14:paraId="167DCE93" w14:textId="77777777" w:rsidR="00730B8F" w:rsidRPr="0088676B" w:rsidRDefault="00517FED" w:rsidP="009F0864">
      <w:pPr>
        <w:numPr>
          <w:ilvl w:val="0"/>
          <w:numId w:val="22"/>
        </w:numPr>
        <w:rPr>
          <w:rFonts w:ascii=".萍方-简" w:eastAsiaTheme="minorEastAsia" w:hAnsi=".萍方-简"/>
          <w:lang w:eastAsia="zh-CN"/>
          <w:rPrChange w:id="149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91" w:author="Microsoft Office User" w:date="2017-08-26T15:42:00Z">
            <w:rPr>
              <w:rFonts w:ascii=".萍方-简" w:eastAsia=".萍方-简" w:hAnsi=".萍方-简" w:hint="eastAsia"/>
              <w:lang w:eastAsia="zh-CN"/>
            </w:rPr>
          </w:rPrChange>
        </w:rPr>
        <w:t>数据更安全更具公信力</w:t>
      </w:r>
    </w:p>
    <w:p w14:paraId="736AA302" w14:textId="77777777" w:rsidR="00730B8F" w:rsidRPr="0088676B" w:rsidRDefault="00517FED" w:rsidP="009F0864">
      <w:pPr>
        <w:numPr>
          <w:ilvl w:val="1"/>
          <w:numId w:val="22"/>
        </w:numPr>
        <w:rPr>
          <w:rFonts w:ascii=".萍方-简" w:eastAsiaTheme="minorEastAsia" w:hAnsi=".萍方-简"/>
          <w:lang w:eastAsia="zh-CN"/>
          <w:rPrChange w:id="149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93" w:author="Microsoft Office User" w:date="2017-08-26T15:42:00Z">
            <w:rPr>
              <w:rFonts w:ascii=".萍方-简" w:eastAsia=".萍方-简" w:hAnsi=".萍方-简" w:hint="eastAsia"/>
              <w:lang w:eastAsia="zh-CN"/>
            </w:rPr>
          </w:rPrChange>
        </w:rPr>
        <w:lastRenderedPageBreak/>
        <w:t>完全透明公开的交易数据和交易历史，不可篡改，任何人（包括交易所平台的监管和运营）都不可以挑战数据的</w:t>
      </w:r>
    </w:p>
    <w:p w14:paraId="5CFC7A1D" w14:textId="77777777" w:rsidR="00730B8F" w:rsidRPr="0088676B" w:rsidRDefault="00517FED" w:rsidP="009F0864">
      <w:pPr>
        <w:numPr>
          <w:ilvl w:val="0"/>
          <w:numId w:val="22"/>
        </w:numPr>
        <w:rPr>
          <w:rFonts w:ascii=".萍方-简" w:eastAsiaTheme="minorEastAsia" w:hAnsi=".萍方-简"/>
          <w:lang w:eastAsia="zh-CN"/>
          <w:rPrChange w:id="149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95" w:author="Microsoft Office User" w:date="2017-08-26T15:42:00Z">
            <w:rPr>
              <w:rFonts w:ascii=".萍方-简" w:eastAsia=".萍方-简" w:hAnsi=".萍方-简" w:hint="eastAsia"/>
              <w:lang w:eastAsia="zh-CN"/>
            </w:rPr>
          </w:rPrChange>
        </w:rPr>
        <w:t>交易根据智能合约自动匹配，更公平公正高效</w:t>
      </w:r>
    </w:p>
    <w:p w14:paraId="5CE58413" w14:textId="77777777" w:rsidR="00730B8F" w:rsidRPr="0088676B" w:rsidRDefault="00517FED" w:rsidP="009F0864">
      <w:pPr>
        <w:numPr>
          <w:ilvl w:val="0"/>
          <w:numId w:val="22"/>
        </w:numPr>
        <w:rPr>
          <w:rFonts w:ascii=".萍方-简" w:eastAsiaTheme="minorEastAsia" w:hAnsi=".萍方-简"/>
          <w:lang w:eastAsia="zh-CN"/>
          <w:rPrChange w:id="149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97" w:author="Microsoft Office User" w:date="2017-08-26T15:42:00Z">
            <w:rPr>
              <w:rFonts w:ascii=".萍方-简" w:eastAsia=".萍方-简" w:hAnsi=".萍方-简" w:hint="eastAsia"/>
              <w:lang w:eastAsia="zh-CN"/>
            </w:rPr>
          </w:rPrChange>
        </w:rPr>
        <w:t>交易资产上链存证，产权和所有权管理更方便</w:t>
      </w:r>
    </w:p>
    <w:p w14:paraId="6C08A910" w14:textId="77777777" w:rsidR="00730B8F" w:rsidRPr="0088676B" w:rsidRDefault="00517FED" w:rsidP="009F0864">
      <w:pPr>
        <w:numPr>
          <w:ilvl w:val="0"/>
          <w:numId w:val="22"/>
        </w:numPr>
        <w:rPr>
          <w:rFonts w:ascii=".萍方-简" w:eastAsiaTheme="minorEastAsia" w:hAnsi=".萍方-简"/>
          <w:lang w:eastAsia="zh-CN"/>
          <w:rPrChange w:id="149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499" w:author="Microsoft Office User" w:date="2017-08-26T15:42:00Z">
            <w:rPr>
              <w:rFonts w:ascii=".萍方-简" w:eastAsia=".萍方-简" w:hAnsi=".萍方-简" w:hint="eastAsia"/>
              <w:lang w:eastAsia="zh-CN"/>
            </w:rPr>
          </w:rPrChange>
        </w:rPr>
        <w:t>结算清算交割自动化与智能合约化，降低交付成本甚至消除大量繁琐的交易前中后台工作</w:t>
      </w:r>
    </w:p>
    <w:p w14:paraId="234AB4B0" w14:textId="77777777" w:rsidR="00730B8F" w:rsidRPr="0088676B" w:rsidRDefault="00517FED" w:rsidP="009F0864">
      <w:pPr>
        <w:numPr>
          <w:ilvl w:val="0"/>
          <w:numId w:val="22"/>
        </w:numPr>
        <w:rPr>
          <w:rFonts w:ascii=".萍方-简" w:eastAsiaTheme="minorEastAsia" w:hAnsi=".萍方-简"/>
          <w:lang w:eastAsia="zh-CN"/>
          <w:rPrChange w:id="150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01" w:author="Microsoft Office User" w:date="2017-08-26T15:42:00Z">
            <w:rPr>
              <w:rFonts w:ascii=".萍方-简" w:eastAsia=".萍方-简" w:hAnsi=".萍方-简" w:hint="eastAsia"/>
              <w:lang w:eastAsia="zh-CN"/>
            </w:rPr>
          </w:rPrChange>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88676B">
        <w:rPr>
          <w:rFonts w:ascii=".萍方-简" w:eastAsiaTheme="minorEastAsia" w:hAnsi=".萍方-简" w:hint="eastAsia"/>
          <w:lang w:eastAsia="zh-CN"/>
          <w:rPrChange w:id="1502" w:author="Microsoft Office User" w:date="2017-08-26T15:42:00Z">
            <w:rPr>
              <w:rFonts w:ascii=".萍方-简" w:eastAsia=".萍方-简" w:hAnsi=".萍方-简" w:hint="eastAsia"/>
              <w:lang w:eastAsia="zh-CN"/>
            </w:rPr>
          </w:rPrChange>
        </w:rPr>
        <w:t>担保保险融资和政府监管更透明高效</w:t>
      </w:r>
      <w:r w:rsidR="00C16D35" w:rsidRPr="0088676B">
        <w:rPr>
          <w:rFonts w:eastAsiaTheme="minorEastAsia"/>
          <w:lang w:eastAsia="zh-CN"/>
        </w:rPr>
        <w:br w:type="page"/>
      </w:r>
    </w:p>
    <w:p w14:paraId="71778377" w14:textId="77777777" w:rsidR="00F8790E" w:rsidRPr="0088676B" w:rsidRDefault="00752F80" w:rsidP="00F8790E">
      <w:pPr>
        <w:pStyle w:val="Heading1"/>
        <w:rPr>
          <w:rFonts w:ascii=".萍方-简" w:eastAsiaTheme="minorEastAsia" w:hAnsi=".萍方-简"/>
          <w:lang w:eastAsia="zh-CN"/>
          <w:rPrChange w:id="1503" w:author="Microsoft Office User" w:date="2017-08-26T15:42:00Z">
            <w:rPr>
              <w:rFonts w:ascii=".萍方-简" w:eastAsia=".萍方-简" w:hAnsi=".萍方-简"/>
              <w:lang w:eastAsia="zh-CN"/>
            </w:rPr>
          </w:rPrChange>
        </w:rPr>
      </w:pPr>
      <w:bookmarkStart w:id="1504" w:name="_Toc489971209"/>
      <w:r w:rsidRPr="0088676B">
        <w:rPr>
          <w:rFonts w:ascii=".萍方-简" w:eastAsiaTheme="minorEastAsia" w:hAnsi=".萍方-简" w:hint="eastAsia"/>
          <w:lang w:eastAsia="zh-CN"/>
          <w:rPrChange w:id="1505" w:author="Microsoft Office User" w:date="2017-08-26T15:42:00Z">
            <w:rPr>
              <w:rFonts w:ascii=".萍方-简" w:eastAsia=".萍方-简" w:hAnsi=".萍方-简" w:hint="eastAsia"/>
              <w:lang w:eastAsia="zh-CN"/>
            </w:rPr>
          </w:rPrChange>
        </w:rPr>
        <w:lastRenderedPageBreak/>
        <w:t>互助</w:t>
      </w:r>
      <w:r w:rsidR="00F8790E" w:rsidRPr="0088676B">
        <w:rPr>
          <w:rFonts w:ascii=".萍方-简" w:eastAsiaTheme="minorEastAsia" w:hAnsi=".萍方-简" w:hint="eastAsia"/>
          <w:lang w:eastAsia="zh-CN"/>
          <w:rPrChange w:id="1506" w:author="Microsoft Office User" w:date="2017-08-26T15:42:00Z">
            <w:rPr>
              <w:rFonts w:ascii=".萍方-简" w:eastAsia=".萍方-简" w:hAnsi=".萍方-简" w:hint="eastAsia"/>
              <w:lang w:eastAsia="zh-CN"/>
            </w:rPr>
          </w:rPrChange>
        </w:rPr>
        <w:t>保险系统</w:t>
      </w:r>
      <w:bookmarkEnd w:id="1504"/>
    </w:p>
    <w:p w14:paraId="10FB6026" w14:textId="77777777" w:rsidR="00F8790E" w:rsidRPr="0088676B" w:rsidRDefault="00F8790E" w:rsidP="00255521">
      <w:pPr>
        <w:pStyle w:val="Heading2"/>
        <w:rPr>
          <w:rFonts w:eastAsiaTheme="minorEastAsia"/>
          <w:lang w:eastAsia="zh-CN"/>
        </w:rPr>
      </w:pPr>
      <w:bookmarkStart w:id="1507" w:name="_Toc489971210"/>
      <w:r w:rsidRPr="0088676B">
        <w:rPr>
          <w:rFonts w:eastAsiaTheme="minorEastAsia" w:hint="eastAsia"/>
          <w:lang w:eastAsia="zh-CN"/>
          <w:rPrChange w:id="1508" w:author="Microsoft Office User" w:date="2017-08-26T15:42:00Z">
            <w:rPr>
              <w:rFonts w:eastAsia=".萍方-简" w:hint="eastAsia"/>
              <w:lang w:eastAsia="zh-CN"/>
            </w:rPr>
          </w:rPrChange>
        </w:rPr>
        <w:t>为什么选择以太坊</w:t>
      </w:r>
      <w:bookmarkEnd w:id="1507"/>
    </w:p>
    <w:p w14:paraId="16A44549"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509" w:author="Microsoft Office User" w:date="2017-08-26T15:42:00Z">
            <w:rPr>
              <w:rFonts w:ascii=".萍方-简" w:eastAsia=".萍方-简" w:hAnsi=".萍方-简" w:hint="eastAsia"/>
              <w:lang w:eastAsia="zh-CN"/>
            </w:rPr>
          </w:rPrChange>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88676B">
        <w:rPr>
          <w:rFonts w:ascii=".萍方-简" w:eastAsiaTheme="minorEastAsia" w:hAnsi=".萍方-简"/>
          <w:lang w:eastAsia="zh-CN"/>
          <w:rPrChange w:id="1510"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511" w:author="Microsoft Office User" w:date="2017-08-26T15:42:00Z">
            <w:rPr>
              <w:rFonts w:ascii=".萍方-简" w:eastAsia=".萍方-简" w:hAnsi=".萍方-简" w:hint="eastAsia"/>
              <w:lang w:eastAsia="zh-CN"/>
            </w:rPr>
          </w:rPrChange>
        </w:rPr>
        <w:t>状态转移函数</w:t>
      </w:r>
      <w:r w:rsidRPr="0088676B">
        <w:rPr>
          <w:rFonts w:ascii=".萍方-简" w:eastAsiaTheme="minorEastAsia" w:hAnsi=".萍方-简"/>
          <w:lang w:eastAsia="zh-CN"/>
          <w:rPrChange w:id="1512"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513" w:author="Microsoft Office User" w:date="2017-08-26T15:42:00Z">
            <w:rPr>
              <w:rFonts w:ascii=".萍方-简" w:eastAsia=".萍方-简" w:hAnsi=".萍方-简" w:hint="eastAsia"/>
              <w:lang w:eastAsia="zh-CN"/>
            </w:rPr>
          </w:rPrChange>
        </w:rPr>
        <w:t>可以使用一个状态和一个交易来产生一个新的状态。且比特币系统只有</w:t>
      </w:r>
      <w:r w:rsidRPr="0088676B">
        <w:rPr>
          <w:rFonts w:ascii=".萍方-简" w:eastAsiaTheme="minorEastAsia" w:hAnsi=".萍方-简"/>
          <w:lang w:eastAsia="zh-CN"/>
          <w:rPrChange w:id="1514" w:author="Microsoft Office User" w:date="2017-08-26T15:42:00Z">
            <w:rPr>
              <w:rFonts w:ascii=".萍方-简" w:eastAsia=".萍方-简" w:hAnsi=".萍方-简"/>
              <w:lang w:eastAsia="zh-CN"/>
            </w:rPr>
          </w:rPrChange>
        </w:rPr>
        <w:t>UTXO</w:t>
      </w:r>
      <w:r w:rsidRPr="0088676B">
        <w:rPr>
          <w:rFonts w:ascii=".萍方-简" w:eastAsiaTheme="minorEastAsia" w:hAnsi=".萍方-简" w:hint="eastAsia"/>
          <w:lang w:eastAsia="zh-CN"/>
          <w:rPrChange w:id="1515" w:author="Microsoft Office User" w:date="2017-08-26T15:42:00Z">
            <w:rPr>
              <w:rFonts w:ascii=".萍方-简" w:eastAsia=".萍方-简" w:hAnsi=".萍方-简" w:hint="eastAsia"/>
              <w:lang w:eastAsia="zh-CN"/>
            </w:rPr>
          </w:rPrChange>
        </w:rPr>
        <w:t>概念，对某个地址的查询效率低下。以太坊的概念是在</w:t>
      </w:r>
      <w:r w:rsidRPr="0088676B">
        <w:rPr>
          <w:rFonts w:ascii=".萍方-简" w:eastAsiaTheme="minorEastAsia" w:hAnsi=".萍方-简"/>
          <w:lang w:eastAsia="zh-CN"/>
          <w:rPrChange w:id="1516" w:author="Microsoft Office User" w:date="2017-08-26T15:42:00Z">
            <w:rPr>
              <w:rFonts w:ascii=".萍方-简" w:eastAsia=".萍方-简" w:hAnsi=".萍方-简"/>
              <w:lang w:eastAsia="zh-CN"/>
            </w:rPr>
          </w:rPrChange>
        </w:rPr>
        <w:t>2013</w:t>
      </w:r>
      <w:r w:rsidRPr="0088676B">
        <w:rPr>
          <w:rFonts w:ascii=".萍方-简" w:eastAsiaTheme="minorEastAsia" w:hAnsi=".萍方-简" w:hint="eastAsia"/>
          <w:lang w:eastAsia="zh-CN"/>
          <w:rPrChange w:id="1517" w:author="Microsoft Office User" w:date="2017-08-26T15:42:00Z">
            <w:rPr>
              <w:rFonts w:ascii=".萍方-简" w:eastAsia=".萍方-简" w:hAnsi=".萍方-简" w:hint="eastAsia"/>
              <w:lang w:eastAsia="zh-CN"/>
            </w:rPr>
          </w:rPrChange>
        </w:rPr>
        <w:t>至</w:t>
      </w:r>
      <w:r w:rsidRPr="0088676B">
        <w:rPr>
          <w:rFonts w:ascii=".萍方-简" w:eastAsiaTheme="minorEastAsia" w:hAnsi=".萍方-简"/>
          <w:lang w:eastAsia="zh-CN"/>
          <w:rPrChange w:id="1518"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519" w:author="Microsoft Office User" w:date="2017-08-26T15:42:00Z">
            <w:rPr>
              <w:rFonts w:ascii=".萍方-简" w:eastAsia=".萍方-简" w:hAnsi=".萍方-简" w:hint="eastAsia"/>
              <w:lang w:eastAsia="zh-CN"/>
            </w:rPr>
          </w:rPrChange>
        </w:rPr>
        <w:t>年间由</w:t>
      </w:r>
      <w:proofErr w:type="spellStart"/>
      <w:r w:rsidRPr="0088676B">
        <w:rPr>
          <w:rFonts w:ascii=".萍方-简" w:eastAsiaTheme="minorEastAsia" w:hAnsi=".萍方-简"/>
          <w:lang w:eastAsia="zh-CN"/>
          <w:rPrChange w:id="1520" w:author="Microsoft Office User" w:date="2017-08-26T15:42:00Z">
            <w:rPr>
              <w:rFonts w:ascii=".萍方-简" w:eastAsia=".萍方-简" w:hAnsi=".萍方-简"/>
              <w:lang w:eastAsia="zh-CN"/>
            </w:rPr>
          </w:rPrChange>
        </w:rPr>
        <w:t>Vitalik</w:t>
      </w:r>
      <w:proofErr w:type="spellEnd"/>
      <w:r w:rsidR="003615CD" w:rsidRPr="0088676B">
        <w:rPr>
          <w:rFonts w:ascii=".萍方-简" w:eastAsiaTheme="minorEastAsia" w:hAnsi=".萍方-简"/>
          <w:lang w:eastAsia="zh-CN"/>
          <w:rPrChange w:id="1521" w:author="Microsoft Office User" w:date="2017-08-26T15:42:00Z">
            <w:rPr>
              <w:rFonts w:ascii=".萍方-简" w:eastAsia=".萍方-简" w:hAnsi=".萍方-简"/>
              <w:lang w:eastAsia="zh-CN"/>
            </w:rPr>
          </w:rPrChange>
        </w:rPr>
        <w:t xml:space="preserve"> </w:t>
      </w:r>
      <w:proofErr w:type="spellStart"/>
      <w:r w:rsidRPr="0088676B">
        <w:rPr>
          <w:rFonts w:ascii=".萍方-简" w:eastAsiaTheme="minorEastAsia" w:hAnsi=".萍方-简"/>
          <w:lang w:eastAsia="zh-CN"/>
          <w:rPrChange w:id="1522" w:author="Microsoft Office User" w:date="2017-08-26T15:42:00Z">
            <w:rPr>
              <w:rFonts w:ascii=".萍方-简" w:eastAsia=".萍方-简" w:hAnsi=".萍方-简"/>
              <w:lang w:eastAsia="zh-CN"/>
            </w:rPr>
          </w:rPrChange>
        </w:rPr>
        <w:t>Buterin</w:t>
      </w:r>
      <w:proofErr w:type="spellEnd"/>
      <w:r w:rsidRPr="0088676B">
        <w:rPr>
          <w:rFonts w:ascii=".萍方-简" w:eastAsiaTheme="minorEastAsia" w:hAnsi=".萍方-简" w:hint="eastAsia"/>
          <w:lang w:eastAsia="zh-CN"/>
          <w:rPrChange w:id="1523" w:author="Microsoft Office User" w:date="2017-08-26T15:42:00Z">
            <w:rPr>
              <w:rFonts w:ascii=".萍方-简" w:eastAsia=".萍方-简" w:hAnsi=".萍方-简" w:hint="eastAsia"/>
              <w:lang w:eastAsia="zh-CN"/>
            </w:rPr>
          </w:rPrChange>
        </w:rPr>
        <w:t>提出，其目的是研发出</w:t>
      </w:r>
      <w:r w:rsidRPr="0088676B">
        <w:rPr>
          <w:rFonts w:ascii=".萍方-简" w:eastAsiaTheme="minorEastAsia" w:hAnsi=".萍方-简"/>
          <w:lang w:eastAsia="zh-CN"/>
          <w:rPrChange w:id="152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525" w:author="Microsoft Office User" w:date="2017-08-26T15:42:00Z">
            <w:rPr>
              <w:rFonts w:ascii=".萍方-简" w:eastAsia=".萍方-简" w:hAnsi=".萍方-简" w:hint="eastAsia"/>
              <w:lang w:eastAsia="zh-CN"/>
            </w:rPr>
          </w:rPrChange>
        </w:rPr>
        <w:t>下一代加密货币与去中心化应用平台</w:t>
      </w:r>
      <w:r w:rsidRPr="0088676B">
        <w:rPr>
          <w:rFonts w:ascii=".萍方-简" w:eastAsiaTheme="minorEastAsia" w:hAnsi=".萍方-简"/>
          <w:lang w:eastAsia="zh-CN"/>
          <w:rPrChange w:id="1526"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527" w:author="Microsoft Office User" w:date="2017-08-26T15:42:00Z">
            <w:rPr>
              <w:rFonts w:ascii=".萍方-简" w:eastAsia=".萍方-简" w:hAnsi=".萍方-简" w:hint="eastAsia"/>
              <w:lang w:eastAsia="zh-CN"/>
            </w:rPr>
          </w:rPrChange>
        </w:rPr>
        <w:t>，并在</w:t>
      </w:r>
      <w:r w:rsidRPr="0088676B">
        <w:rPr>
          <w:rFonts w:ascii=".萍方-简" w:eastAsiaTheme="minorEastAsia" w:hAnsi=".萍方-简"/>
          <w:lang w:eastAsia="zh-CN"/>
          <w:rPrChange w:id="1528" w:author="Microsoft Office User" w:date="2017-08-26T15:42:00Z">
            <w:rPr>
              <w:rFonts w:ascii=".萍方-简" w:eastAsia=".萍方-简" w:hAnsi=".萍方-简"/>
              <w:lang w:eastAsia="zh-CN"/>
            </w:rPr>
          </w:rPrChange>
        </w:rPr>
        <w:t>2014</w:t>
      </w:r>
      <w:r w:rsidRPr="0088676B">
        <w:rPr>
          <w:rFonts w:ascii=".萍方-简" w:eastAsiaTheme="minorEastAsia" w:hAnsi=".萍方-简" w:hint="eastAsia"/>
          <w:lang w:eastAsia="zh-CN"/>
          <w:rPrChange w:id="1529" w:author="Microsoft Office User" w:date="2017-08-26T15:42:00Z">
            <w:rPr>
              <w:rFonts w:ascii=".萍方-简" w:eastAsia=".萍方-简" w:hAnsi=".萍方-简" w:hint="eastAsia"/>
              <w:lang w:eastAsia="zh-CN"/>
            </w:rPr>
          </w:rPrChange>
        </w:rPr>
        <w:t>年通过</w:t>
      </w:r>
      <w:r w:rsidRPr="0088676B">
        <w:rPr>
          <w:rFonts w:ascii=".萍方-简" w:eastAsiaTheme="minorEastAsia" w:hAnsi=".萍方-简"/>
          <w:lang w:eastAsia="zh-CN"/>
          <w:rPrChange w:id="1530"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531" w:author="Microsoft Office User" w:date="2017-08-26T15:42:00Z">
            <w:rPr>
              <w:rFonts w:ascii=".萍方-简" w:eastAsia=".萍方-简" w:hAnsi=".萍方-简" w:hint="eastAsia"/>
              <w:lang w:eastAsia="zh-CN"/>
            </w:rPr>
          </w:rPrChange>
        </w:rPr>
        <w:t>而得以开始发展。实现整个以太坊系统的是开源代码，其核心是基于专有加密货币的以太币（</w:t>
      </w:r>
      <w:r w:rsidRPr="0088676B">
        <w:rPr>
          <w:rFonts w:ascii=".萍方-简" w:eastAsiaTheme="minorEastAsia" w:hAnsi=".萍方-简"/>
          <w:lang w:eastAsia="zh-CN"/>
          <w:rPrChange w:id="1532" w:author="Microsoft Office User" w:date="2017-08-26T15:42:00Z">
            <w:rPr>
              <w:rFonts w:ascii=".萍方-简" w:eastAsia=".萍方-简" w:hAnsi=".萍方-简"/>
              <w:lang w:eastAsia="zh-CN"/>
            </w:rPr>
          </w:rPrChange>
        </w:rPr>
        <w:t>Ether</w:t>
      </w:r>
      <w:r w:rsidRPr="0088676B">
        <w:rPr>
          <w:rFonts w:ascii=".萍方-简" w:eastAsiaTheme="minorEastAsia" w:hAnsi=".萍方-简" w:hint="eastAsia"/>
          <w:lang w:eastAsia="zh-CN"/>
          <w:rPrChange w:id="1533" w:author="Microsoft Office User" w:date="2017-08-26T15:42:00Z">
            <w:rPr>
              <w:rFonts w:ascii=".萍方-简" w:eastAsia=".萍方-简" w:hAnsi=".萍方-简" w:hint="eastAsia"/>
              <w:lang w:eastAsia="zh-CN"/>
            </w:rPr>
          </w:rPrChange>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534" w:author="Microsoft Office User" w:date="2017-08-26T15:42:00Z">
            <w:rPr>
              <w:rFonts w:ascii=".萍方-简" w:eastAsia=".萍方-简" w:hAnsi=".萍方-简" w:hint="eastAsia"/>
              <w:lang w:eastAsia="zh-CN"/>
            </w:rPr>
          </w:rPrChange>
        </w:rPr>
        <w:t>相较于大多数其他区块链技术，以太坊平台提供能账户</w:t>
      </w:r>
      <w:r w:rsidRPr="0088676B">
        <w:rPr>
          <w:rFonts w:eastAsiaTheme="minorEastAsia" w:hint="eastAsia"/>
          <w:lang w:eastAsia="zh-CN"/>
        </w:rPr>
        <w:t>，</w:t>
      </w:r>
      <w:r w:rsidRPr="0088676B">
        <w:rPr>
          <w:rFonts w:ascii=".萍方-简" w:eastAsiaTheme="minorEastAsia" w:hAnsi=".萍方-简" w:hint="eastAsia"/>
          <w:lang w:eastAsia="zh-CN"/>
          <w:rPrChange w:id="1535" w:author="Microsoft Office User" w:date="2017-08-26T15:42:00Z">
            <w:rPr>
              <w:rFonts w:ascii=".萍方-简" w:eastAsia=".萍方-简" w:hAnsi=".萍方-简" w:hint="eastAsia"/>
              <w:lang w:eastAsia="zh-CN"/>
            </w:rPr>
          </w:rPrChange>
        </w:rPr>
        <w:t>虚拟机和智能合约。</w:t>
      </w:r>
      <w:r w:rsidRPr="0088676B">
        <w:rPr>
          <w:rFonts w:eastAsiaTheme="minorEastAsia" w:hint="eastAsia"/>
          <w:lang w:eastAsia="zh-CN"/>
        </w:rPr>
        <w:t>大大提高了开发</w:t>
      </w:r>
      <w:proofErr w:type="spellStart"/>
      <w:r w:rsidRPr="0088676B">
        <w:rPr>
          <w:rFonts w:eastAsiaTheme="minorEastAsia"/>
          <w:lang w:eastAsia="zh-CN"/>
        </w:rPr>
        <w:t>DApp</w:t>
      </w:r>
      <w:proofErr w:type="spellEnd"/>
      <w:r w:rsidRPr="0088676B">
        <w:rPr>
          <w:rFonts w:eastAsiaTheme="minorEastAsia"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Heading2"/>
        <w:rPr>
          <w:rFonts w:eastAsiaTheme="minorEastAsia"/>
          <w:lang w:eastAsia="zh-CN"/>
        </w:rPr>
      </w:pPr>
      <w:bookmarkStart w:id="1536" w:name="_Toc489971211"/>
      <w:r w:rsidRPr="0088676B">
        <w:rPr>
          <w:rFonts w:ascii=".萍方-简" w:eastAsiaTheme="minorEastAsia" w:hAnsi=".萍方-简" w:hint="eastAsia"/>
          <w:lang w:eastAsia="zh-CN"/>
          <w:rPrChange w:id="1537" w:author="Microsoft Office User" w:date="2017-08-26T15:42:00Z">
            <w:rPr>
              <w:rFonts w:ascii=".萍方-简" w:eastAsia=".萍方-简" w:hAnsi=".萍方-简" w:hint="eastAsia"/>
              <w:lang w:eastAsia="zh-CN"/>
            </w:rPr>
          </w:rPrChange>
        </w:rPr>
        <w:t>智能合约平台</w:t>
      </w:r>
      <w:bookmarkEnd w:id="1536"/>
    </w:p>
    <w:p w14:paraId="4150D67B" w14:textId="1372E8BB" w:rsidR="00F8790E" w:rsidRPr="0088676B" w:rsidRDefault="00F8790E" w:rsidP="00F8790E">
      <w:pPr>
        <w:rPr>
          <w:rFonts w:ascii=".萍方-简" w:eastAsiaTheme="minorEastAsia" w:hAnsi=".萍方-简"/>
          <w:lang w:eastAsia="zh-CN"/>
          <w:rPrChange w:id="153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39" w:author="Microsoft Office User" w:date="2017-08-26T15:42:00Z">
            <w:rPr>
              <w:rFonts w:ascii=".萍方-简" w:eastAsia=".萍方-简" w:hAnsi=".萍方-简" w:hint="eastAsia"/>
              <w:lang w:eastAsia="zh-CN"/>
            </w:rPr>
          </w:rPrChange>
        </w:rPr>
        <w:t>支持智能合约体系的关键部分是以太坊虚拟机（</w:t>
      </w:r>
      <w:proofErr w:type="spellStart"/>
      <w:r w:rsidRPr="0088676B">
        <w:rPr>
          <w:rFonts w:ascii=".萍方-简" w:eastAsiaTheme="minorEastAsia" w:hAnsi=".萍方-简"/>
          <w:lang w:eastAsia="zh-CN"/>
          <w:rPrChange w:id="1540" w:author="Microsoft Office User" w:date="2017-08-26T15:42:00Z">
            <w:rPr>
              <w:rFonts w:ascii=".萍方-简" w:eastAsia=".萍方-简" w:hAnsi=".萍方-简"/>
              <w:lang w:eastAsia="zh-CN"/>
            </w:rPr>
          </w:rPrChange>
        </w:rPr>
        <w:t>Ethereum</w:t>
      </w:r>
      <w:proofErr w:type="spellEnd"/>
      <w:r w:rsidRPr="0088676B">
        <w:rPr>
          <w:rFonts w:ascii=".萍方-简" w:eastAsiaTheme="minorEastAsia" w:hAnsi=".萍方-简"/>
          <w:lang w:eastAsia="zh-CN"/>
          <w:rPrChange w:id="1541" w:author="Microsoft Office User" w:date="2017-08-26T15:42:00Z">
            <w:rPr>
              <w:rFonts w:ascii=".萍方-简" w:eastAsia=".萍方-简" w:hAnsi=".萍方-简"/>
              <w:lang w:eastAsia="zh-CN"/>
            </w:rPr>
          </w:rPrChange>
        </w:rPr>
        <w:t xml:space="preserve"> Virtual Machine </w:t>
      </w:r>
      <w:r w:rsidRPr="0088676B">
        <w:rPr>
          <w:rFonts w:ascii=".萍方-简" w:eastAsiaTheme="minorEastAsia" w:hAnsi=".萍方-简" w:hint="eastAsia"/>
          <w:lang w:eastAsia="zh-CN"/>
          <w:rPrChange w:id="1542" w:author="Microsoft Office User" w:date="2017-08-26T15:42:00Z">
            <w:rPr>
              <w:rFonts w:ascii=".萍方-简" w:eastAsia=".萍方-简" w:hAnsi=".萍方-简" w:hint="eastAsia"/>
              <w:lang w:eastAsia="zh-CN"/>
            </w:rPr>
          </w:rPrChange>
        </w:rPr>
        <w:t>），它提供了一套类似汇编语言的图灵完备语言，可以执行任意复杂算法的编码，用来桥接数据处理和应用处理。</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543" w:author="Microsoft Office User" w:date="2017-08-26T15:42:00Z">
            <w:rPr>
              <w:rFonts w:ascii=".萍方-简" w:eastAsia=".萍方-简" w:hAnsi=".萍方-简" w:hint="eastAsia"/>
              <w:lang w:eastAsia="zh-CN"/>
            </w:rPr>
          </w:rPrChange>
        </w:rPr>
        <w:t>是类似于以太坊的区块链结构，用户的担保，承保，赔付，收益都以智能合约的形式写入底层区块链中。这样做的好处在于：</w:t>
      </w:r>
    </w:p>
    <w:p w14:paraId="5540F8A9" w14:textId="77777777" w:rsidR="00F8790E" w:rsidRPr="0088676B" w:rsidRDefault="00F8790E" w:rsidP="009F0864">
      <w:pPr>
        <w:pStyle w:val="ListParagraph"/>
        <w:numPr>
          <w:ilvl w:val="0"/>
          <w:numId w:val="16"/>
        </w:numPr>
        <w:rPr>
          <w:rFonts w:ascii=".萍方-简" w:eastAsiaTheme="minorEastAsia" w:hAnsi=".萍方-简"/>
          <w:lang w:eastAsia="zh-CN"/>
          <w:rPrChange w:id="154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45" w:author="Microsoft Office User" w:date="2017-08-26T15:42:00Z">
            <w:rPr>
              <w:rFonts w:ascii=".萍方-简" w:eastAsia=".萍方-简" w:hAnsi=".萍方-简" w:hint="eastAsia"/>
              <w:lang w:eastAsia="zh-CN"/>
            </w:rPr>
          </w:rPrChange>
        </w:rPr>
        <w:t>去除中间环节，降低成本</w:t>
      </w:r>
    </w:p>
    <w:p w14:paraId="38904C47" w14:textId="77777777" w:rsidR="00F8790E" w:rsidRPr="0088676B" w:rsidRDefault="00F8790E" w:rsidP="009F0864">
      <w:pPr>
        <w:pStyle w:val="ListParagraph"/>
        <w:numPr>
          <w:ilvl w:val="0"/>
          <w:numId w:val="16"/>
        </w:numPr>
        <w:rPr>
          <w:rFonts w:ascii=".萍方-简" w:eastAsiaTheme="minorEastAsia" w:hAnsi=".萍方-简"/>
          <w:lang w:eastAsia="zh-CN"/>
          <w:rPrChange w:id="154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47" w:author="Microsoft Office User" w:date="2017-08-26T15:42:00Z">
            <w:rPr>
              <w:rFonts w:ascii=".萍方-简" w:eastAsia=".萍方-简" w:hAnsi=".萍方-简" w:hint="eastAsia"/>
              <w:lang w:eastAsia="zh-CN"/>
            </w:rPr>
          </w:rPrChange>
        </w:rPr>
        <w:t>合约强制执行，不需要人工干预</w:t>
      </w:r>
    </w:p>
    <w:p w14:paraId="12CB1451" w14:textId="77777777" w:rsidR="00F8790E" w:rsidRPr="0088676B" w:rsidRDefault="00F8790E" w:rsidP="009F0864">
      <w:pPr>
        <w:pStyle w:val="ListParagraph"/>
        <w:numPr>
          <w:ilvl w:val="0"/>
          <w:numId w:val="16"/>
        </w:numPr>
        <w:rPr>
          <w:rFonts w:ascii=".萍方-简" w:eastAsiaTheme="minorEastAsia" w:hAnsi=".萍方-简"/>
          <w:lang w:eastAsia="zh-CN"/>
          <w:rPrChange w:id="154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49" w:author="Microsoft Office User" w:date="2017-08-26T15:42:00Z">
            <w:rPr>
              <w:rFonts w:ascii=".萍方-简" w:eastAsia=".萍方-简" w:hAnsi=".萍方-简" w:hint="eastAsia"/>
              <w:lang w:eastAsia="zh-CN"/>
            </w:rPr>
          </w:rPrChange>
        </w:rPr>
        <w:t>资金的使用，流向公开，透明</w:t>
      </w:r>
    </w:p>
    <w:p w14:paraId="13D716B5" w14:textId="37DADF70" w:rsidR="00F8790E" w:rsidRPr="0088676B" w:rsidRDefault="00F8790E" w:rsidP="00F8790E">
      <w:pPr>
        <w:rPr>
          <w:rFonts w:ascii=".萍方-简" w:eastAsiaTheme="minorEastAsia" w:hAnsi=".萍方-简"/>
          <w:lang w:eastAsia="zh-CN"/>
          <w:rPrChange w:id="155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51" w:author="Microsoft Office User" w:date="2017-08-26T15:42:00Z">
            <w:rPr>
              <w:rFonts w:ascii=".萍方-简" w:eastAsia=".萍方-简" w:hAnsi=".萍方-简" w:hint="eastAsia"/>
              <w:lang w:eastAsia="zh-CN"/>
            </w:rPr>
          </w:rPrChange>
        </w:rPr>
        <w:t>以太坊上要写智能合约有好几种语言可选：有点类似</w:t>
      </w:r>
      <w:proofErr w:type="spellStart"/>
      <w:r w:rsidRPr="0088676B">
        <w:rPr>
          <w:rFonts w:ascii=".萍方-简" w:eastAsiaTheme="minorEastAsia" w:hAnsi=".萍方-简"/>
          <w:lang w:eastAsia="zh-CN"/>
          <w:rPrChange w:id="1552" w:author="Microsoft Office User" w:date="2017-08-26T15:42:00Z">
            <w:rPr>
              <w:rFonts w:ascii=".萍方-简" w:eastAsia=".萍方-简" w:hAnsi=".萍方-简"/>
              <w:lang w:eastAsia="zh-CN"/>
            </w:rPr>
          </w:rPrChange>
        </w:rPr>
        <w:t>Javascript</w:t>
      </w:r>
      <w:proofErr w:type="spellEnd"/>
      <w:r w:rsidRPr="0088676B">
        <w:rPr>
          <w:rFonts w:ascii=".萍方-简" w:eastAsiaTheme="minorEastAsia" w:hAnsi=".萍方-简" w:hint="eastAsia"/>
          <w:lang w:eastAsia="zh-CN"/>
          <w:rPrChange w:id="1553"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554" w:author="Microsoft Office User" w:date="2017-08-26T15:42:00Z">
            <w:rPr>
              <w:rFonts w:ascii=".萍方-简" w:eastAsia=".萍方-简" w:hAnsi=".萍方-简"/>
              <w:lang w:eastAsia="zh-CN"/>
            </w:rPr>
          </w:rPrChange>
        </w:rPr>
        <w:t xml:space="preserve">Solidity, </w:t>
      </w:r>
      <w:r w:rsidRPr="0088676B">
        <w:rPr>
          <w:rFonts w:ascii=".萍方-简" w:eastAsiaTheme="minorEastAsia" w:hAnsi=".萍方-简" w:hint="eastAsia"/>
          <w:lang w:eastAsia="zh-CN"/>
          <w:rPrChange w:id="1555" w:author="Microsoft Office User" w:date="2017-08-26T15:42:00Z">
            <w:rPr>
              <w:rFonts w:ascii=".萍方-简" w:eastAsia=".萍方-简" w:hAnsi=".萍方-简" w:hint="eastAsia"/>
              <w:lang w:eastAsia="zh-CN"/>
            </w:rPr>
          </w:rPrChange>
        </w:rPr>
        <w:t>文件扩展名是</w:t>
      </w:r>
      <w:r w:rsidRPr="0088676B">
        <w:rPr>
          <w:rFonts w:ascii=".萍方-简" w:eastAsiaTheme="minorEastAsia" w:hAnsi=".萍方-简"/>
          <w:lang w:eastAsia="zh-CN"/>
          <w:rPrChange w:id="1556" w:author="Microsoft Office User" w:date="2017-08-26T15:42:00Z">
            <w:rPr>
              <w:rFonts w:ascii=".萍方-简" w:eastAsia=".萍方-简" w:hAnsi=".萍方-简"/>
              <w:lang w:eastAsia="zh-CN"/>
            </w:rPr>
          </w:rPrChange>
        </w:rPr>
        <w:t xml:space="preserve">.sol. </w:t>
      </w:r>
      <w:r w:rsidRPr="0088676B">
        <w:rPr>
          <w:rFonts w:ascii=".萍方-简" w:eastAsiaTheme="minorEastAsia" w:hAnsi=".萍方-简" w:hint="eastAsia"/>
          <w:lang w:eastAsia="zh-CN"/>
          <w:rPrChange w:id="1557" w:author="Microsoft Office User" w:date="2017-08-26T15:42:00Z">
            <w:rPr>
              <w:rFonts w:ascii=".萍方-简" w:eastAsia=".萍方-简" w:hAnsi=".萍方-简" w:hint="eastAsia"/>
              <w:lang w:eastAsia="zh-CN"/>
            </w:rPr>
          </w:rPrChange>
        </w:rPr>
        <w:t>和</w:t>
      </w:r>
      <w:r w:rsidRPr="0088676B">
        <w:rPr>
          <w:rFonts w:ascii=".萍方-简" w:eastAsiaTheme="minorEastAsia" w:hAnsi=".萍方-简"/>
          <w:lang w:eastAsia="zh-CN"/>
          <w:rPrChange w:id="1558" w:author="Microsoft Office User" w:date="2017-08-26T15:42:00Z">
            <w:rPr>
              <w:rFonts w:ascii=".萍方-简" w:eastAsia=".萍方-简" w:hAnsi=".萍方-简"/>
              <w:lang w:eastAsia="zh-CN"/>
            </w:rPr>
          </w:rPrChange>
        </w:rPr>
        <w:t>Python</w:t>
      </w:r>
      <w:r w:rsidRPr="0088676B">
        <w:rPr>
          <w:rFonts w:ascii=".萍方-简" w:eastAsiaTheme="minorEastAsia" w:hAnsi=".萍方-简" w:hint="eastAsia"/>
          <w:lang w:eastAsia="zh-CN"/>
          <w:rPrChange w:id="1559" w:author="Microsoft Office User" w:date="2017-08-26T15:42:00Z">
            <w:rPr>
              <w:rFonts w:ascii=".萍方-简" w:eastAsia=".萍方-简" w:hAnsi=".萍方-简" w:hint="eastAsia"/>
              <w:lang w:eastAsia="zh-CN"/>
            </w:rPr>
          </w:rPrChange>
        </w:rPr>
        <w:t>接近的</w:t>
      </w:r>
      <w:r w:rsidRPr="0088676B">
        <w:rPr>
          <w:rFonts w:ascii=".萍方-简" w:eastAsiaTheme="minorEastAsia" w:hAnsi=".萍方-简"/>
          <w:lang w:eastAsia="zh-CN"/>
          <w:rPrChange w:id="1560" w:author="Microsoft Office User" w:date="2017-08-26T15:42:00Z">
            <w:rPr>
              <w:rFonts w:ascii=".萍方-简" w:eastAsia=".萍方-简" w:hAnsi=".萍方-简"/>
              <w:lang w:eastAsia="zh-CN"/>
            </w:rPr>
          </w:rPrChange>
        </w:rPr>
        <w:t xml:space="preserve">Serpent, </w:t>
      </w:r>
      <w:r w:rsidRPr="0088676B">
        <w:rPr>
          <w:rFonts w:ascii=".萍方-简" w:eastAsiaTheme="minorEastAsia" w:hAnsi=".萍方-简" w:hint="eastAsia"/>
          <w:lang w:eastAsia="zh-CN"/>
          <w:rPrChange w:id="1561" w:author="Microsoft Office User" w:date="2017-08-26T15:42:00Z">
            <w:rPr>
              <w:rFonts w:ascii=".萍方-简" w:eastAsia=".萍方-简" w:hAnsi=".萍方-简" w:hint="eastAsia"/>
              <w:lang w:eastAsia="zh-CN"/>
            </w:rPr>
          </w:rPrChange>
        </w:rPr>
        <w:t>文件名以</w:t>
      </w:r>
      <w:r w:rsidRPr="0088676B">
        <w:rPr>
          <w:rFonts w:ascii=".萍方-简" w:eastAsiaTheme="minorEastAsia" w:hAnsi=".萍方-简"/>
          <w:lang w:eastAsia="zh-CN"/>
          <w:rPrChange w:id="1562" w:author="Microsoft Office User" w:date="2017-08-26T15:42:00Z">
            <w:rPr>
              <w:rFonts w:ascii=".萍方-简" w:eastAsia=".萍方-简" w:hAnsi=".萍方-简"/>
              <w:lang w:eastAsia="zh-CN"/>
            </w:rPr>
          </w:rPrChange>
        </w:rPr>
        <w:t>.se</w:t>
      </w:r>
      <w:r w:rsidRPr="0088676B">
        <w:rPr>
          <w:rFonts w:ascii=".萍方-简" w:eastAsiaTheme="minorEastAsia" w:hAnsi=".萍方-简" w:hint="eastAsia"/>
          <w:lang w:eastAsia="zh-CN"/>
          <w:rPrChange w:id="1563" w:author="Microsoft Office User" w:date="2017-08-26T15:42:00Z">
            <w:rPr>
              <w:rFonts w:ascii=".萍方-简" w:eastAsia=".萍方-简" w:hAnsi=".萍方-简" w:hint="eastAsia"/>
              <w:lang w:eastAsia="zh-CN"/>
            </w:rPr>
          </w:rPrChange>
        </w:rPr>
        <w:t>结尾。还有类似</w:t>
      </w:r>
      <w:r w:rsidRPr="0088676B">
        <w:rPr>
          <w:rFonts w:ascii=".萍方-简" w:eastAsiaTheme="minorEastAsia" w:hAnsi=".萍方-简"/>
          <w:lang w:eastAsia="zh-CN"/>
          <w:rPrChange w:id="1564" w:author="Microsoft Office User" w:date="2017-08-26T15:42:00Z">
            <w:rPr>
              <w:rFonts w:ascii=".萍方-简" w:eastAsia=".萍方-简" w:hAnsi=".萍方-简"/>
              <w:lang w:eastAsia="zh-CN"/>
            </w:rPr>
          </w:rPrChange>
        </w:rPr>
        <w:t>Lisp</w:t>
      </w:r>
      <w:r w:rsidRPr="0088676B">
        <w:rPr>
          <w:rFonts w:ascii=".萍方-简" w:eastAsiaTheme="minorEastAsia" w:hAnsi=".萍方-简" w:hint="eastAsia"/>
          <w:lang w:eastAsia="zh-CN"/>
          <w:rPrChange w:id="1565" w:author="Microsoft Office User" w:date="2017-08-26T15:42:00Z">
            <w:rPr>
              <w:rFonts w:ascii=".萍方-简" w:eastAsia=".萍方-简" w:hAnsi=".萍方-简" w:hint="eastAsia"/>
              <w:lang w:eastAsia="zh-CN"/>
            </w:rPr>
          </w:rPrChange>
        </w:rPr>
        <w:t>的</w:t>
      </w:r>
      <w:r w:rsidRPr="0088676B">
        <w:rPr>
          <w:rFonts w:ascii=".萍方-简" w:eastAsiaTheme="minorEastAsia" w:hAnsi=".萍方-简"/>
          <w:lang w:eastAsia="zh-CN"/>
          <w:rPrChange w:id="1566" w:author="Microsoft Office User" w:date="2017-08-26T15:42:00Z">
            <w:rPr>
              <w:rFonts w:ascii=".萍方-简" w:eastAsia=".萍方-简" w:hAnsi=".萍方-简"/>
              <w:lang w:eastAsia="zh-CN"/>
            </w:rPr>
          </w:rPrChange>
        </w:rPr>
        <w:t>LLL</w:t>
      </w:r>
      <w:r w:rsidRPr="0088676B">
        <w:rPr>
          <w:rFonts w:ascii=".萍方-简" w:eastAsiaTheme="minorEastAsia" w:hAnsi=".萍方-简" w:hint="eastAsia"/>
          <w:lang w:eastAsia="zh-CN"/>
          <w:rPrChange w:id="1567" w:author="Microsoft Office User" w:date="2017-08-26T15:42:00Z">
            <w:rPr>
              <w:rFonts w:ascii=".萍方-简" w:eastAsia=".萍方-简" w:hAnsi=".萍方-简" w:hint="eastAsia"/>
              <w:lang w:eastAsia="zh-CN"/>
            </w:rPr>
          </w:rPrChange>
        </w:rPr>
        <w:t>。我们为</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568" w:author="Microsoft Office User" w:date="2017-08-26T15:42:00Z">
            <w:rPr>
              <w:rFonts w:ascii=".萍方-简" w:eastAsia=".萍方-简" w:hAnsi=".萍方-简" w:hint="eastAsia"/>
              <w:lang w:eastAsia="zh-CN"/>
            </w:rPr>
          </w:rPrChange>
        </w:rPr>
        <w:t>选择了</w:t>
      </w:r>
      <w:r w:rsidRPr="0088676B">
        <w:rPr>
          <w:rFonts w:ascii=".萍方-简" w:eastAsiaTheme="minorEastAsia" w:hAnsi=".萍方-简"/>
          <w:lang w:eastAsia="zh-CN"/>
          <w:rPrChange w:id="1569"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570" w:author="Microsoft Office User" w:date="2017-08-26T15:42:00Z">
            <w:rPr>
              <w:rFonts w:ascii=".萍方-简" w:eastAsia=".萍方-简" w:hAnsi=".萍方-简" w:hint="eastAsia"/>
              <w:lang w:eastAsia="zh-CN"/>
            </w:rPr>
          </w:rPrChange>
        </w:rPr>
        <w:t>。</w:t>
      </w:r>
      <w:proofErr w:type="spellStart"/>
      <w:r w:rsidRPr="0088676B">
        <w:rPr>
          <w:rFonts w:ascii=".萍方-简" w:eastAsiaTheme="minorEastAsia" w:hAnsi=".萍方-简"/>
          <w:lang w:eastAsia="zh-CN"/>
          <w:rPrChange w:id="1571" w:author="Microsoft Office User" w:date="2017-08-26T15:42:00Z">
            <w:rPr>
              <w:rFonts w:ascii=".萍方-简" w:eastAsia=".萍方-简" w:hAnsi=".萍方-简"/>
              <w:lang w:eastAsia="zh-CN"/>
            </w:rPr>
          </w:rPrChange>
        </w:rPr>
        <w:t>DApps</w:t>
      </w:r>
      <w:proofErr w:type="spellEnd"/>
      <w:r w:rsidRPr="0088676B">
        <w:rPr>
          <w:rFonts w:ascii=".萍方-简" w:eastAsiaTheme="minorEastAsia" w:hAnsi=".萍方-简" w:hint="eastAsia"/>
          <w:lang w:eastAsia="zh-CN"/>
          <w:rPrChange w:id="1572" w:author="Microsoft Office User" w:date="2017-08-26T15:42:00Z">
            <w:rPr>
              <w:rFonts w:ascii=".萍方-简" w:eastAsia=".萍方-简" w:hAnsi=".萍方-简" w:hint="eastAsia"/>
              <w:lang w:eastAsia="zh-CN"/>
            </w:rPr>
          </w:rPrChange>
        </w:rPr>
        <w:t>的打包工具我们选择</w:t>
      </w:r>
      <w:r w:rsidRPr="0088676B">
        <w:rPr>
          <w:rFonts w:ascii=".萍方-简" w:eastAsiaTheme="minorEastAsia" w:hAnsi=".萍方-简"/>
          <w:lang w:eastAsia="zh-CN"/>
          <w:rPrChange w:id="1573" w:author="Microsoft Office User" w:date="2017-08-26T15:42:00Z">
            <w:rPr>
              <w:rFonts w:ascii=".萍方-简" w:eastAsia=".萍方-简" w:hAnsi=".萍方-简"/>
              <w:lang w:eastAsia="zh-CN"/>
            </w:rPr>
          </w:rPrChange>
        </w:rPr>
        <w:t>Truffle</w:t>
      </w:r>
      <w:r w:rsidRPr="0088676B">
        <w:rPr>
          <w:rFonts w:ascii=".萍方-简" w:eastAsiaTheme="minorEastAsia" w:hAnsi=".萍方-简" w:hint="eastAsia"/>
          <w:lang w:eastAsia="zh-CN"/>
          <w:rPrChange w:id="1574" w:author="Microsoft Office User" w:date="2017-08-26T15:42:00Z">
            <w:rPr>
              <w:rFonts w:ascii=".萍方-简" w:eastAsia=".萍方-简" w:hAnsi=".萍方-简" w:hint="eastAsia"/>
              <w:lang w:eastAsia="zh-CN"/>
            </w:rPr>
          </w:rPrChange>
        </w:rPr>
        <w:t>。基于以太坊虚拟机以及</w:t>
      </w:r>
      <w:r w:rsidRPr="0088676B">
        <w:rPr>
          <w:rFonts w:ascii=".萍方-简" w:eastAsiaTheme="minorEastAsia" w:hAnsi=".萍方-简"/>
          <w:lang w:eastAsia="zh-CN"/>
          <w:rPrChange w:id="1575"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576" w:author="Microsoft Office User" w:date="2017-08-26T15:42:00Z">
            <w:rPr>
              <w:rFonts w:ascii=".萍方-简" w:eastAsia=".萍方-简" w:hAnsi=".萍方-简" w:hint="eastAsia"/>
              <w:lang w:eastAsia="zh-CN"/>
            </w:rPr>
          </w:rPrChange>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w:t>
      </w:r>
      <w:r w:rsidRPr="0088676B">
        <w:rPr>
          <w:rFonts w:ascii=".萍方-简" w:eastAsiaTheme="minorEastAsia" w:hAnsi=".萍方-简" w:hint="eastAsia"/>
          <w:lang w:eastAsia="zh-CN"/>
          <w:rPrChange w:id="1577" w:author="Microsoft Office User" w:date="2017-08-26T15:42:00Z">
            <w:rPr>
              <w:rFonts w:ascii=".萍方-简" w:eastAsia=".萍方-简" w:hAnsi=".萍方-简" w:hint="eastAsia"/>
              <w:lang w:eastAsia="zh-CN"/>
            </w:rPr>
          </w:rPrChange>
        </w:rPr>
        <w:lastRenderedPageBreak/>
        <w:t>使用者交互信息、也可以用来执行具有复杂逻辑性的应用，譬如建立一套基于以太坊的代币系统、发起一次</w:t>
      </w:r>
      <w:r w:rsidRPr="0088676B">
        <w:rPr>
          <w:rFonts w:ascii=".萍方-简" w:eastAsiaTheme="minorEastAsia" w:hAnsi=".萍方-简"/>
          <w:lang w:eastAsia="zh-CN"/>
          <w:rPrChange w:id="1578"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579" w:author="Microsoft Office User" w:date="2017-08-26T15:42:00Z">
            <w:rPr>
              <w:rFonts w:ascii=".萍方-简" w:eastAsia=".萍方-简" w:hAnsi=".萍方-简" w:hint="eastAsia"/>
              <w:lang w:eastAsia="zh-CN"/>
            </w:rPr>
          </w:rPrChange>
        </w:rPr>
        <w:t>活动以及建立一个去中心化自治组等等</w:t>
      </w:r>
    </w:p>
    <w:p w14:paraId="3D8EE8D5" w14:textId="77777777" w:rsidR="00F8790E" w:rsidRPr="0088676B" w:rsidRDefault="00F8790E" w:rsidP="00F8790E">
      <w:pPr>
        <w:pStyle w:val="Heading2"/>
        <w:rPr>
          <w:rFonts w:ascii=".萍方-简" w:eastAsiaTheme="minorEastAsia" w:hAnsi=".萍方-简"/>
          <w:lang w:eastAsia="zh-CN"/>
          <w:rPrChange w:id="1580" w:author="Microsoft Office User" w:date="2017-08-26T15:42:00Z">
            <w:rPr>
              <w:rFonts w:ascii=".萍方-简" w:eastAsia=".萍方-简" w:hAnsi=".萍方-简"/>
              <w:lang w:eastAsia="zh-CN"/>
            </w:rPr>
          </w:rPrChange>
        </w:rPr>
      </w:pPr>
      <w:bookmarkStart w:id="1581" w:name="_Toc489971212"/>
      <w:r w:rsidRPr="0088676B">
        <w:rPr>
          <w:rFonts w:ascii=".萍方-简" w:eastAsiaTheme="minorEastAsia" w:hAnsi=".萍方-简" w:hint="eastAsia"/>
          <w:lang w:eastAsia="zh-CN"/>
          <w:rPrChange w:id="1582" w:author="Microsoft Office User" w:date="2017-08-26T15:42:00Z">
            <w:rPr>
              <w:rFonts w:ascii=".萍方-简" w:eastAsia=".萍方-简" w:hAnsi=".萍方-简" w:hint="eastAsia"/>
              <w:lang w:eastAsia="zh-CN"/>
            </w:rPr>
          </w:rPrChange>
        </w:rPr>
        <w:t>系统框架</w:t>
      </w:r>
      <w:bookmarkEnd w:id="1581"/>
    </w:p>
    <w:p w14:paraId="2E870D5F" w14:textId="77777777" w:rsidR="00F8790E" w:rsidRPr="0088676B" w:rsidRDefault="00F8790E" w:rsidP="00F8790E">
      <w:pPr>
        <w:rPr>
          <w:rFonts w:ascii=".萍方-简" w:eastAsiaTheme="minorEastAsia" w:hAnsi=".萍方-简"/>
          <w:lang w:eastAsia="zh-CN"/>
          <w:rPrChange w:id="158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584" w:author="Microsoft Office User" w:date="2017-08-26T15:42:00Z">
            <w:rPr>
              <w:rFonts w:ascii=".萍方-简" w:eastAsia=".萍方-简" w:hAnsi=".萍方-简" w:hint="eastAsia"/>
              <w:lang w:eastAsia="zh-CN"/>
            </w:rPr>
          </w:rPrChange>
        </w:rPr>
        <w:t>由于区块链具有完全公开、高可靠性、即时交割、去信任等诸多优点，我们设计了一个基于区块链的互助保险系统。它主要由</w:t>
      </w:r>
      <w:r w:rsidRPr="0088676B">
        <w:rPr>
          <w:rFonts w:ascii=".萍方-简" w:eastAsiaTheme="minorEastAsia" w:hAnsi=".萍方-简"/>
          <w:lang w:eastAsia="zh-CN"/>
          <w:rPrChange w:id="1585" w:author="Microsoft Office User" w:date="2017-08-26T15:42:00Z">
            <w:rPr>
              <w:rFonts w:ascii=".萍方-简" w:eastAsia=".萍方-简" w:hAnsi=".萍方-简"/>
              <w:lang w:eastAsia="zh-CN"/>
            </w:rPr>
          </w:rPrChange>
        </w:rPr>
        <w:t>4</w:t>
      </w:r>
      <w:r w:rsidRPr="0088676B">
        <w:rPr>
          <w:rFonts w:ascii=".萍方-简" w:eastAsiaTheme="minorEastAsia" w:hAnsi=".萍方-简" w:hint="eastAsia"/>
          <w:lang w:eastAsia="zh-CN"/>
          <w:rPrChange w:id="1586" w:author="Microsoft Office User" w:date="2017-08-26T15:42:00Z">
            <w:rPr>
              <w:rFonts w:ascii=".萍方-简" w:eastAsia=".萍方-简" w:hAnsi=".萍方-简" w:hint="eastAsia"/>
              <w:lang w:eastAsia="zh-CN"/>
            </w:rPr>
          </w:rPrChange>
        </w:rPr>
        <w:t>层架构：网页</w:t>
      </w:r>
      <w:r w:rsidRPr="0088676B">
        <w:rPr>
          <w:rFonts w:ascii=".萍方-简" w:eastAsiaTheme="minorEastAsia" w:hAnsi=".萍方-简"/>
          <w:lang w:eastAsia="zh-CN"/>
          <w:rPrChange w:id="1587" w:author="Microsoft Office User" w:date="2017-08-26T15:42:00Z">
            <w:rPr>
              <w:rFonts w:ascii=".萍方-简" w:eastAsia=".萍方-简" w:hAnsi=".萍方-简"/>
              <w:lang w:eastAsia="zh-CN"/>
            </w:rPr>
          </w:rPrChange>
        </w:rPr>
        <w:t>/</w:t>
      </w:r>
      <w:r w:rsidRPr="0088676B">
        <w:rPr>
          <w:rFonts w:ascii=".萍方-简" w:eastAsiaTheme="minorEastAsia" w:hAnsi=".萍方-简" w:hint="eastAsia"/>
          <w:lang w:eastAsia="zh-CN"/>
          <w:rPrChange w:id="1588" w:author="Microsoft Office User" w:date="2017-08-26T15:42:00Z">
            <w:rPr>
              <w:rFonts w:ascii=".萍方-简" w:eastAsia=".萍方-简" w:hAnsi=".萍方-简" w:hint="eastAsia"/>
              <w:lang w:eastAsia="zh-CN"/>
            </w:rPr>
          </w:rPrChange>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589"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m7MUA&#10;AADcAAAADwAAAGRycy9kb3ducmV2LnhtbESPQU8CMRCF7yb8h2ZIvElXDwRXClESxMjBCArXYTtu&#10;N2ynm7bC8u+dgwm3eZn3vXkznfe+VSeKqQls4H5UgCKugm24NvC1Xd5NQKWMbLENTAYulGA+G9xM&#10;sbThzJ902uRaSQinEg24nLtS61Q58phGoSOW3U+IHrPIWGsb8SzhvtUPRTHWHhuWCw47Wjiqjptf&#10;LzV2dVge2tXr43r//f7hXvZxvWVjbof98xOoTH2+mv/pNytcIfXlGZlAz/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WbsxQAAANwAAAAPAAAAAAAAAAAAAAAAAJgCAABkcnMv&#10;ZG93bnJldi54bWxQSwUGAAAAAAQABAD1AAAAigM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2606F82D" w14:textId="77777777" w:rsidR="00061202" w:rsidRPr="00D12429" w:rsidRDefault="00061202"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590"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AGMQA&#10;AADbAAAADwAAAGRycy9kb3ducmV2LnhtbESPzW7CMBCE70i8g7VIvYHTHloIGNRWokXlUPF/XeIl&#10;jhqvI9tA+va4UiWOo9n5Zmcya20tLuRD5VjB4yADQVw4XXGpYLuZ94cgQkTWWDsmBb8UYDbtdiaY&#10;a3flFV3WsRQJwiFHBSbGJpcyFIYshoFriJN3ct5iTNKXUnu8Jrit5VOWPUuLFacGgw29Gyp+1meb&#10;3tiXbn6sPz9Gy8Pu69u8Hfxyw0o99NrXMYhIbbwf/6cXWsHoBf62JAD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igBjEAAAA2wAAAA8AAAAAAAAAAAAAAAAAmAIAAGRycy9k&#10;b3ducmV2LnhtbFBLBQYAAAAABAAEAPUAAACJAwAAAAA=&#10;" fillcolor="#548dd4 [1951]" strokecolor="#548dd4 [1951]" strokeweight="2pt"/>
                <v:shape id="文本框 16" o:spid="_x0000_s1031"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0E78A30B" w14:textId="77777777" w:rsidR="00061202" w:rsidRPr="00A06DCF" w:rsidRDefault="00061202"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061202" w:rsidRDefault="00061202" w:rsidP="00F8790E"/>
                    </w:txbxContent>
                  </v:textbox>
                </v:shape>
              </v:group>
            </w:pict>
          </mc:Fallback>
        </mc:AlternateContent>
      </w:r>
      <w:r w:rsidRPr="0088676B">
        <w:rPr>
          <w:rFonts w:ascii=".萍方-简" w:eastAsiaTheme="minorEastAsia" w:hAnsi=".萍方-简"/>
          <w:noProof/>
          <w:lang w:eastAsia="zh-CN"/>
          <w:rPrChange w:id="1591"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45EEB686"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" filled="f" strokecolor="#8db3e2 [1311]" strokeweight="2pt">
                <v:path arrowok="t"/>
              </v:roundrect>
            </w:pict>
          </mc:Fallback>
        </mc:AlternateContent>
      </w:r>
      <w:r w:rsidRPr="0088676B">
        <w:rPr>
          <w:rFonts w:ascii=".萍方-简" w:eastAsiaTheme="minorEastAsia" w:hAnsi=".萍方-简"/>
          <w:noProof/>
          <w:lang w:eastAsia="zh-CN"/>
          <w:rPrChange w:id="1592"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" fillcolor="white [3201]" stroked="f" strokeweight=".5pt">
                <v:path arrowok="t"/>
                <v:textbox>
                  <w:txbxContent>
                    <w:p w14:paraId="4E3725C6"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593"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59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1E8D651C" id="_x0000_t128" coordsize="21600,21600" o:spt="128" path="m0,0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" fillcolor="#c6d9f1 [671]" stroked="f" strokeweight="2pt">
                <v:path arrowok="t"/>
              </v:shape>
            </w:pict>
          </mc:Fallback>
        </mc:AlternateContent>
      </w:r>
      <w:r w:rsidRPr="0088676B">
        <w:rPr>
          <w:rFonts w:ascii=".萍方-简" w:eastAsiaTheme="minorEastAsia" w:hAnsi=".萍方-简"/>
          <w:noProof/>
          <w:lang w:eastAsia="zh-CN"/>
          <w:rPrChange w:id="1595"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061202" w:rsidRDefault="00061202"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wW8MA&#10;AADbAAAADwAAAGRycy9kb3ducmV2LnhtbESPUWvCMBSF3wf+h3AHvs1UBdk6o4zBoC+Kuv6Au+ba&#10;FJubmqRa/70RhD0ezjnf4SzXg23FhXxoHCuYTjIQxJXTDdcKyt+ft3cQISJrbB2TghsFWK9GL0vM&#10;tbvyni6HWIsE4ZCjAhNjl0sZKkMWw8R1xMk7Om8xJulrqT1eE9y2cpZlC2mx4bRgsKNvQ9Xp0FsF&#10;i91ff9y0094Upd96dy5PmyJTavw6fH2CiDTE//CzXWgF8w9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ywW8MAAADbAAAADwAAAAAAAAAAAAAAAACYAgAAZHJzL2Rv&#10;d25yZXYueG1sUEsFBgAAAAAEAAQA9QAAAIgDAAAAAA==&#10;" filled="f" strokecolor="#8db3e2 [1311]" strokeweight="2pt"/>
                <v:shape id="文本框 38" o:spid="_x0000_s1035"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14:paraId="07504EB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矩形: 圆角 26" o:spid="_x0000_s1037"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Px8QA&#10;AADbAAAADwAAAGRycy9kb3ducmV2LnhtbESPT2sCMRDF7wW/Qxiht5qtlKKrUdqCbdFD8f913Iyb&#10;pZvJkqS6fnsjCD0+3rzfmzeetrYWJ/KhcqzguZeBIC6crrhUsFnPngYgQkTWWDsmBRcKMJ10HsaY&#10;a3fmJZ1WsRQJwiFHBSbGJpcyFIYshp5riJN3dN5iTNKXUns8J7itZT/LXqXFilODwYY+DBW/qz+b&#10;3tiVbnaovz6Hi/12/mPe936xZqUeu+3bCESkNv4f39PfWsFLH25bEgD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D8fEAAAA2wAAAA8AAAAAAAAAAAAAAAAAmAIAAGRycy9k&#10;b3ducmV2LnhtbFBLBQYAAAAABAAEAPUAAACJAwAAAAA=&#10;" fillcolor="#548dd4 [1951]" strokecolor="#548dd4 [1951]" strokeweight="2pt"/>
                  <v:shape id="文本框 41" o:spid="_x0000_s1038"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14:paraId="15A051E0" w14:textId="77777777" w:rsidR="00061202" w:rsidRPr="00A06DCF" w:rsidRDefault="00061202" w:rsidP="00F8790E">
                          <w:pPr>
                            <w:jc w:val="center"/>
                            <w:rPr>
                              <w:rFonts w:eastAsiaTheme="minorEastAsia"/>
                              <w:b/>
                              <w:color w:val="FFFFFF" w:themeColor="background1"/>
                              <w:lang w:eastAsia="zh-CN"/>
                            </w:rPr>
                          </w:pPr>
                          <w:r>
                            <w:rPr>
                              <w:b/>
                              <w:color w:val="FFFFFF" w:themeColor="background1"/>
                            </w:rPr>
                            <w:t>AI</w:t>
                          </w:r>
                        </w:p>
                        <w:p w14:paraId="4271BC7E" w14:textId="77777777" w:rsidR="00061202" w:rsidRDefault="00061202" w:rsidP="00F8790E"/>
                      </w:txbxContent>
                    </v:textbox>
                  </v:shape>
                </v:group>
                <v:group id="组合 42" o:spid="_x0000_s1039"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oundrect id="矩形: 圆角 29" o:spid="_x0000_s1040"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Xs8UA&#10;AADbAAAADwAAAGRycy9kb3ducmV2LnhtbESPQU8CMRCF7yb+h2ZMuElXgkRXChESlMCBuKhcx+24&#10;3bCdbtoKy7+nJCQeX968780bTzvbiAP5UDtW8NDPQBCXTtdcKfjcLu6fQISIrLFxTApOFGA6ub0Z&#10;Y67dkT/oUMRKJAiHHBWYGNtcylAashj6riVO3q/zFmOSvpLa4zHBbSMHWTaSFmtODQZbmhsq98Wf&#10;TW98V27x07y/Pa93X6uNme38estK9e661xcQkbr4f3xNL7WC4SN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JezxQAAANsAAAAPAAAAAAAAAAAAAAAAAJgCAABkcnMv&#10;ZG93bnJldi54bWxQSwUGAAAAAAQABAD1AAAAigMAAAAA&#10;" fillcolor="#548dd4 [1951]" strokecolor="#548dd4 [1951]" strokeweight="2pt"/>
                  <v:shape id="文本框 44" o:spid="_x0000_s1041"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101BDF84"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061202" w:rsidRDefault="00061202" w:rsidP="00F8790E"/>
                      </w:txbxContent>
                    </v:textbox>
                  </v:shape>
                </v:group>
                <v:group id="组合 45" o:spid="_x0000_s1042"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oundrect id="矩形: 圆角 36" o:spid="_x0000_s1043"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4LcQA&#10;AADbAAAADwAAAGRycy9kb3ducmV2LnhtbESPTUsDMRCG74L/IYzQm80qRXTbtKjQVuxB7Od1uplu&#10;FjeTJYnt+u+dg+BxeOd95pnJrPetOlNMTWADd8MCFHEVbMO1ge1mfvsIKmVki21gMvBDCWbT66sJ&#10;ljZc+JPO61wrgXAq0YDLuSu1TpUjj2kYOmLJTiF6zDLGWtuIF4H7Vt8XxYP22LBccNjRq6Pqa/3t&#10;RWNfh/mxXS6eVofd+4d7OcTVho0Z3PTPY1CZ+vy//Nd+swZGIiu/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dOC3EAAAA2wAAAA8AAAAAAAAAAAAAAAAAmAIAAGRycy9k&#10;b3ducmV2LnhtbFBLBQYAAAAABAAEAPUAAACJAwAAAAA=&#10;" fillcolor="#548dd4 [1951]" strokecolor="#548dd4 [1951]" strokeweight="2pt"/>
                  <v:shape id="文本框 47" o:spid="_x0000_s1044"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441ED08A" w14:textId="77777777" w:rsidR="00061202" w:rsidRDefault="00061202"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oundrect id="矩形: 圆角 39" o:spid="_x0000_s1046" style="position:absolute;width:11506;height:318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5oS8QA&#10;AADbAAAADwAAAGRycy9kb3ducmV2LnhtbESPwU4CMRCG7ya+QzMk3KSLB4IrhagJauRABIHruB23&#10;G7fTTVtgeXvmYOJx8s//zTezRe9bdaKYmsAGxqMCFHEVbMO1ga/t8m4KKmVki21gMnChBIv57c0M&#10;SxvO/EmnTa6VQDiVaMDl3JVap8qRxzQKHbFkPyF6zDLGWtuIZ4H7Vt8XxUR7bFguOOzoxVH1uzl6&#10;0djXYfndvr0+rA67j7V7PsTVlo0ZDvqnR1CZ+vy//Nd+twYmYi+/CAD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aEvEAAAA2wAAAA8AAAAAAAAAAAAAAAAAmAIAAGRycy9k&#10;b3ducmV2LnhtbFBLBQYAAAAABAAEAPUAAACJAwAAAAA=&#10;" fillcolor="#548dd4 [1951]" strokecolor="#548dd4 [1951]" strokeweight="2pt"/>
                  <v:shape id="文本框 50" o:spid="_x0000_s1047" type="#_x0000_t202" style="position:absolute;left:909;top:227;width:9551;height:2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14:paraId="5CD7F55E" w14:textId="77777777" w:rsidR="00061202" w:rsidRDefault="00061202"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596"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597"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E8064D9"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" fillcolor="#c6d9f1 [671]" stroked="f" strokeweight="2pt">
                <v:path arrowok="t"/>
              </v:shape>
            </w:pict>
          </mc:Fallback>
        </mc:AlternateContent>
      </w:r>
    </w:p>
    <w:p w14:paraId="66025306" w14:textId="5635A214" w:rsidR="00F8790E" w:rsidRPr="0088676B" w:rsidRDefault="000A7D17" w:rsidP="00F8790E">
      <w:pPr>
        <w:rPr>
          <w:rFonts w:ascii=".萍方-简" w:eastAsiaTheme="minorEastAsia" w:hAnsi=".萍方-简"/>
          <w:lang w:eastAsia="zh-CN"/>
          <w:rPrChange w:id="1598"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35E6F813"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59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" filled="f" stroked="f" strokeweight=".5pt">
                <v:path arrowok="t"/>
                <v:textbox>
                  <w:txbxContent>
                    <w:p w14:paraId="170AC760"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600"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51"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53" style="position:absolute;left:-14378;top:90;width:11124;height:31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54" type="#_x0000_t202" style="position:absolute;left:-13468;top:318;width:9550;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1601"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44CAFE73"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602"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AotItJ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061202" w:rsidRDefault="00061202"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603"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60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15B75664"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" fillcolor="#c6d9f1 [671]" stroked="f" strokeweight="2pt">
                <v:path arrowok="t"/>
              </v:shape>
            </w:pict>
          </mc:Fallback>
        </mc:AlternateContent>
      </w:r>
    </w:p>
    <w:p w14:paraId="0F799E69" w14:textId="572EC93A" w:rsidR="00F8790E" w:rsidRPr="0088676B" w:rsidRDefault="000A7D17" w:rsidP="00F8790E">
      <w:pPr>
        <w:rPr>
          <w:rFonts w:ascii=".萍方-简" w:eastAsiaTheme="minorEastAsia" w:hAnsi=".萍方-简"/>
          <w:lang w:eastAsia="zh-CN"/>
          <w:rPrChange w:id="160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" filled="f" stroked="f" strokeweight=".5pt">
                <v:path arrowok="t"/>
                <v:textbox>
                  <w:txbxContent>
                    <w:p w14:paraId="548DB4B2"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061202" w:rsidRDefault="00061202" w:rsidP="00F8790E"/>
                  </w:txbxContent>
                </v:textbox>
              </v:shape>
            </w:pict>
          </mc:Fallback>
        </mc:AlternateContent>
      </w:r>
      <w:r w:rsidRPr="0088676B">
        <w:rPr>
          <w:rFonts w:ascii=".萍方-简" w:eastAsiaTheme="minorEastAsia" w:hAnsi=".萍方-简"/>
          <w:noProof/>
          <w:lang w:eastAsia="zh-CN"/>
          <w:rPrChange w:id="160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roundrect w14:anchorId="11CF3D19"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" fillcolor="#548dd4 [1951]" strokecolor="#548dd4 [1951]" strokeweight="2pt">
                <v:path arrowok="t"/>
              </v:roundrect>
            </w:pict>
          </mc:Fallback>
        </mc:AlternateContent>
      </w:r>
      <w:r w:rsidRPr="0088676B">
        <w:rPr>
          <w:rFonts w:ascii=".萍方-简" w:eastAsiaTheme="minorEastAsia" w:hAnsi=".萍方-简"/>
          <w:noProof/>
          <w:lang w:eastAsia="zh-CN"/>
          <w:rPrChange w:id="1607"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59" type="#_x0000_t202" style="position:absolute;left:2092;top:1137;width:6141;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061202" w:rsidRPr="00580722" w:rsidRDefault="00061202"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61" style="position:absolute;left:-16891;top:-90;width:12784;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62" type="#_x0000_t202" style="position:absolute;left:-15981;top:136;width:11354;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061202" w:rsidRPr="00D12429" w:rsidRDefault="00061202"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061202" w:rsidRDefault="00061202" w:rsidP="00F8790E"/>
                      </w:txbxContent>
                    </v:textbox>
                  </v:shape>
                </v:group>
                <v:group id="组合 80" o:spid="_x0000_s1063"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64" style="position:absolute;left:-14086;top:-135;width:11506;height:31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65" type="#_x0000_t202" style="position:absolute;left:-13177;top:91;width:9551;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061202" w:rsidRPr="00580722" w:rsidRDefault="00061202"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608"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609"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Heading2"/>
        <w:rPr>
          <w:rFonts w:ascii=".萍方-简" w:eastAsiaTheme="minorEastAsia" w:hAnsi=".萍方-简"/>
          <w:lang w:eastAsia="zh-CN"/>
          <w:rPrChange w:id="1610" w:author="Microsoft Office User" w:date="2017-08-26T15:42:00Z">
            <w:rPr>
              <w:rFonts w:ascii=".萍方-简" w:eastAsia=".萍方-简" w:hAnsi=".萍方-简"/>
              <w:lang w:eastAsia="zh-CN"/>
            </w:rPr>
          </w:rPrChange>
        </w:rPr>
      </w:pPr>
      <w:bookmarkStart w:id="1611" w:name="_Toc489971213"/>
      <w:r w:rsidRPr="0088676B">
        <w:rPr>
          <w:rFonts w:ascii=".萍方-简" w:eastAsiaTheme="minorEastAsia" w:hAnsi=".萍方-简" w:hint="eastAsia"/>
          <w:lang w:eastAsia="zh-CN"/>
          <w:rPrChange w:id="1612" w:author="Microsoft Office User" w:date="2017-08-26T15:42:00Z">
            <w:rPr>
              <w:rFonts w:ascii=".萍方-简" w:eastAsia=".萍方-简" w:hAnsi=".萍方-简" w:hint="eastAsia"/>
              <w:lang w:eastAsia="zh-CN"/>
            </w:rPr>
          </w:rPrChange>
        </w:rPr>
        <w:t>互助币</w:t>
      </w:r>
      <w:bookmarkEnd w:id="1611"/>
    </w:p>
    <w:p w14:paraId="7DA1018F" w14:textId="3933C90E" w:rsidR="00A01667" w:rsidRDefault="00A01667" w:rsidP="00A01667">
      <w:pPr>
        <w:pStyle w:val="ListParagraph"/>
        <w:numPr>
          <w:ilvl w:val="0"/>
          <w:numId w:val="43"/>
        </w:numPr>
        <w:rPr>
          <w:rFonts w:ascii=".萍方-简" w:eastAsiaTheme="minorEastAsia" w:hAnsi=".萍方-简"/>
          <w:lang w:eastAsia="zh-CN"/>
        </w:rPr>
      </w:pPr>
      <w:r>
        <w:rPr>
          <w:rFonts w:ascii=".萍方-简" w:eastAsiaTheme="minorEastAsia" w:hAnsi=".萍方-简"/>
          <w:lang w:eastAsia="zh-CN"/>
        </w:rPr>
        <w:t>GAS</w:t>
      </w:r>
      <w:r>
        <w:rPr>
          <w:rFonts w:ascii=".萍方-简" w:eastAsiaTheme="minorEastAsia" w:hAnsi=".萍方-简" w:hint="eastAsia"/>
          <w:lang w:eastAsia="zh-CN"/>
        </w:rPr>
        <w:t>属性</w:t>
      </w:r>
      <w:r w:rsidR="00FE34E0">
        <w:rPr>
          <w:rFonts w:ascii=".萍方-简" w:eastAsiaTheme="minorEastAsia" w:hAnsi=".萍方-简" w:hint="eastAsia"/>
          <w:lang w:eastAsia="zh-CN"/>
        </w:rPr>
        <w:t>；</w:t>
      </w:r>
    </w:p>
    <w:p w14:paraId="7BB48C9B" w14:textId="095E3196" w:rsidR="00A01667" w:rsidRPr="00A01667" w:rsidRDefault="00A01667" w:rsidP="00A01667">
      <w:pPr>
        <w:pStyle w:val="ListParagraph"/>
        <w:numPr>
          <w:ilvl w:val="0"/>
          <w:numId w:val="43"/>
        </w:numPr>
        <w:rPr>
          <w:rFonts w:ascii=".萍方-简" w:eastAsiaTheme="minorEastAsia" w:hAnsi=".萍方-简"/>
          <w:lang w:eastAsia="zh-CN"/>
        </w:rPr>
      </w:pPr>
      <w:r w:rsidRPr="00A01667">
        <w:rPr>
          <w:rFonts w:ascii=".萍方-简" w:eastAsiaTheme="minorEastAsia" w:hAnsi=".萍方-简" w:hint="eastAsia"/>
          <w:lang w:eastAsia="zh-CN"/>
        </w:rPr>
        <w:t>消费使用；</w:t>
      </w:r>
    </w:p>
    <w:p w14:paraId="67E40014" w14:textId="6F43A4E8" w:rsidR="00A01667" w:rsidRDefault="00A01667" w:rsidP="00A01667">
      <w:pPr>
        <w:pStyle w:val="ListParagraph"/>
        <w:numPr>
          <w:ilvl w:val="0"/>
          <w:numId w:val="43"/>
        </w:numPr>
        <w:rPr>
          <w:rFonts w:ascii=".萍方-简" w:eastAsiaTheme="minorEastAsia" w:hAnsi=".萍方-简"/>
          <w:lang w:eastAsia="zh-CN"/>
        </w:rPr>
      </w:pPr>
      <w:r w:rsidRPr="00A01667">
        <w:rPr>
          <w:rFonts w:ascii=".萍方-简" w:eastAsiaTheme="minorEastAsia" w:hAnsi=".萍方-简" w:hint="eastAsia"/>
          <w:lang w:eastAsia="zh-CN"/>
        </w:rPr>
        <w:t>投资属性</w:t>
      </w:r>
      <w:r>
        <w:rPr>
          <w:rFonts w:ascii=".萍方-简" w:eastAsiaTheme="minorEastAsia" w:hAnsi=".萍方-简" w:hint="eastAsia"/>
          <w:lang w:eastAsia="zh-CN"/>
        </w:rPr>
        <w:t>；</w:t>
      </w:r>
    </w:p>
    <w:p w14:paraId="111A5065" w14:textId="562D2AD8" w:rsidR="00A01667" w:rsidRPr="00A01667" w:rsidRDefault="00A01667" w:rsidP="00A01667">
      <w:pPr>
        <w:pStyle w:val="ListParagraph"/>
        <w:numPr>
          <w:ilvl w:val="0"/>
          <w:numId w:val="43"/>
        </w:numPr>
        <w:rPr>
          <w:rFonts w:ascii=".萍方-简" w:eastAsiaTheme="minorEastAsia" w:hAnsi=".萍方-简"/>
          <w:lang w:eastAsia="zh-CN"/>
        </w:rPr>
      </w:pPr>
      <w:r>
        <w:rPr>
          <w:rFonts w:ascii=".萍方-简" w:eastAsiaTheme="minorEastAsia" w:hAnsi=".萍方-简" w:hint="eastAsia"/>
          <w:lang w:eastAsia="zh-CN"/>
        </w:rPr>
        <w:t>投票决策（相互链</w:t>
      </w:r>
      <w:r w:rsidR="00FE34E0">
        <w:rPr>
          <w:rFonts w:ascii=".萍方-简" w:eastAsiaTheme="minorEastAsia" w:hAnsi=".萍方-简" w:hint="eastAsia"/>
          <w:lang w:eastAsia="zh-CN"/>
        </w:rPr>
        <w:t>共识协议</w:t>
      </w:r>
      <w:r w:rsidR="00FE34E0">
        <w:rPr>
          <w:rFonts w:ascii=".萍方-简" w:eastAsiaTheme="minorEastAsia" w:hAnsi=".萍方-简" w:hint="eastAsia"/>
          <w:lang w:eastAsia="zh-CN"/>
        </w:rPr>
        <w:t>/</w:t>
      </w:r>
      <w:r w:rsidR="00FE34E0">
        <w:rPr>
          <w:rFonts w:ascii=".萍方-简" w:eastAsiaTheme="minorEastAsia" w:hAnsi=".萍方-简" w:hint="eastAsia"/>
          <w:lang w:eastAsia="zh-CN"/>
        </w:rPr>
        <w:t>智能合约流转逻辑）</w:t>
      </w:r>
    </w:p>
    <w:p w14:paraId="6DA280FF" w14:textId="30139E81" w:rsidR="00F8790E" w:rsidRPr="0088676B" w:rsidRDefault="00F8790E" w:rsidP="00F8790E">
      <w:pPr>
        <w:rPr>
          <w:rFonts w:ascii=".萍方-简" w:eastAsiaTheme="minorEastAsia" w:hAnsi=".萍方-简"/>
          <w:lang w:eastAsia="zh-CN"/>
          <w:rPrChange w:id="161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14" w:author="Microsoft Office User" w:date="2017-08-26T15:42:00Z">
            <w:rPr>
              <w:rFonts w:ascii=".萍方-简" w:eastAsia=".萍方-简" w:hAnsi=".萍方-简" w:hint="eastAsia"/>
              <w:lang w:eastAsia="zh-CN"/>
            </w:rPr>
          </w:rPrChange>
        </w:rPr>
        <w:lastRenderedPageBreak/>
        <w:t>互助币是基于以太坊</w:t>
      </w:r>
      <w:r w:rsidRPr="0088676B">
        <w:rPr>
          <w:rFonts w:ascii=".萍方-简" w:eastAsiaTheme="minorEastAsia" w:hAnsi=".萍方-简"/>
          <w:lang w:eastAsia="zh-CN"/>
          <w:rPrChange w:id="1615" w:author="Microsoft Office User" w:date="2017-08-26T15:42:00Z">
            <w:rPr>
              <w:rFonts w:ascii=".萍方-简" w:eastAsia=".萍方-简" w:hAnsi=".萍方-简"/>
              <w:lang w:eastAsia="zh-CN"/>
            </w:rPr>
          </w:rPrChange>
        </w:rPr>
        <w:t>ERC20</w:t>
      </w:r>
      <w:r w:rsidRPr="0088676B">
        <w:rPr>
          <w:rFonts w:ascii=".萍方-简" w:eastAsiaTheme="minorEastAsia" w:hAnsi=".萍方-简" w:hint="eastAsia"/>
          <w:lang w:eastAsia="zh-CN"/>
          <w:rPrChange w:id="1616" w:author="Microsoft Office User" w:date="2017-08-26T15:42:00Z">
            <w:rPr>
              <w:rFonts w:ascii=".萍方-简" w:eastAsia=".萍方-简" w:hAnsi=".萍方-简" w:hint="eastAsia"/>
              <w:lang w:eastAsia="zh-CN"/>
            </w:rPr>
          </w:rPrChange>
        </w:rPr>
        <w:t>协议开发出的代币，这样可以使得互助币在</w:t>
      </w:r>
      <w:r w:rsidRPr="0088676B">
        <w:rPr>
          <w:rFonts w:ascii=".萍方-简" w:eastAsiaTheme="minorEastAsia" w:hAnsi=".萍方-简"/>
          <w:lang w:eastAsia="zh-CN"/>
          <w:rPrChange w:id="1617"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18" w:author="Microsoft Office User" w:date="2017-08-26T15:42:00Z">
            <w:rPr>
              <w:rFonts w:ascii=".萍方-简" w:eastAsia=".萍方-简" w:hAnsi=".萍方-简" w:hint="eastAsia"/>
              <w:lang w:eastAsia="zh-CN"/>
            </w:rPr>
          </w:rPrChange>
        </w:rPr>
        <w:t>结束后很方便地上线全球重要数字货币交易平台。同时也支持转账和查询余额</w:t>
      </w:r>
      <w:r w:rsidRPr="0088676B">
        <w:rPr>
          <w:rFonts w:ascii="Arial" w:eastAsiaTheme="minorEastAsia" w:hAnsi="Arial" w:cs="Arial" w:hint="eastAsia"/>
          <w:b/>
          <w:bCs/>
          <w:sz w:val="28"/>
          <w:szCs w:val="28"/>
          <w:lang w:eastAsia="zh-CN"/>
        </w:rPr>
        <w:t>。</w:t>
      </w:r>
      <w:r w:rsidRPr="0088676B">
        <w:rPr>
          <w:rFonts w:ascii=".萍方-简" w:eastAsiaTheme="minorEastAsia" w:hAnsi=".萍方-简" w:hint="eastAsia"/>
          <w:lang w:eastAsia="zh-CN"/>
          <w:rPrChange w:id="1619" w:author="Microsoft Office User" w:date="2017-08-26T15:42:00Z">
            <w:rPr>
              <w:rFonts w:ascii=".萍方-简" w:eastAsia=".萍方-简" w:hAnsi=".萍方-简" w:hint="eastAsia"/>
              <w:lang w:eastAsia="zh-CN"/>
            </w:rPr>
          </w:rPrChange>
        </w:rPr>
        <w:t>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88676B">
        <w:rPr>
          <w:rFonts w:ascii=".萍方-简" w:eastAsiaTheme="minorEastAsia" w:hAnsi=".萍方-简" w:hint="eastAsia"/>
          <w:lang w:eastAsia="zh-CN"/>
          <w:rPrChange w:id="1620" w:author="Microsoft Office User" w:date="2017-08-26T15:42:00Z">
            <w:rPr>
              <w:rFonts w:ascii=".萍方-简" w:eastAsia=".萍方-简" w:hAnsi=".萍方-简" w:hint="eastAsia"/>
              <w:lang w:eastAsia="zh-CN"/>
            </w:rPr>
          </w:rPrChange>
        </w:rPr>
        <w:t>互助币是信用传递到价值的转换。比特币就是从一群极客的社区信用变为目前的社会认可价值。</w:t>
      </w:r>
      <w:r w:rsidRPr="0088676B">
        <w:rPr>
          <w:rFonts w:ascii=".萍方-简" w:eastAsiaTheme="minorEastAsia" w:hAnsi=".萍方-简" w:hint="eastAsia"/>
          <w:lang w:eastAsia="zh-CN"/>
          <w:rPrChange w:id="1621" w:author="Microsoft Office User" w:date="2017-08-26T15:42:00Z">
            <w:rPr>
              <w:rFonts w:ascii=".萍方-简" w:eastAsia=".萍方-简" w:hAnsi=".萍方-简" w:hint="eastAsia"/>
              <w:lang w:eastAsia="zh-CN"/>
            </w:rPr>
          </w:rPrChange>
        </w:rPr>
        <w:t>另外，互助币也会在</w:t>
      </w:r>
      <w:r w:rsidRPr="0088676B">
        <w:rPr>
          <w:rFonts w:ascii=".萍方-简" w:eastAsiaTheme="minorEastAsia" w:hAnsi=".萍方-简"/>
          <w:lang w:eastAsia="zh-CN"/>
          <w:rPrChange w:id="1622" w:author="Microsoft Office User" w:date="2017-08-26T15:42:00Z">
            <w:rPr>
              <w:rFonts w:ascii=".萍方-简" w:eastAsia=".萍方-简" w:hAnsi=".萍方-简"/>
              <w:lang w:eastAsia="zh-CN"/>
            </w:rPr>
          </w:rPrChange>
        </w:rPr>
        <w:t>ICO</w:t>
      </w:r>
      <w:r w:rsidRPr="0088676B">
        <w:rPr>
          <w:rFonts w:ascii=".萍方-简" w:eastAsiaTheme="minorEastAsia" w:hAnsi=".萍方-简" w:hint="eastAsia"/>
          <w:lang w:eastAsia="zh-CN"/>
          <w:rPrChange w:id="1623" w:author="Microsoft Office User" w:date="2017-08-26T15:42:00Z">
            <w:rPr>
              <w:rFonts w:ascii=".萍方-简" w:eastAsia=".萍方-简" w:hAnsi=".萍方-简" w:hint="eastAsia"/>
              <w:lang w:eastAsia="zh-CN"/>
            </w:rPr>
          </w:rPrChange>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88676B" w:rsidRDefault="00F8790E" w:rsidP="00F8790E">
      <w:pPr>
        <w:pStyle w:val="Heading2"/>
        <w:rPr>
          <w:rFonts w:eastAsiaTheme="minorEastAsia"/>
          <w:lang w:eastAsia="zh-CN"/>
        </w:rPr>
      </w:pPr>
      <w:bookmarkStart w:id="1624" w:name="_Toc489971214"/>
      <w:r w:rsidRPr="0088676B">
        <w:rPr>
          <w:rFonts w:ascii=".萍方-简" w:eastAsiaTheme="minorEastAsia" w:hAnsi=".萍方-简" w:hint="eastAsia"/>
          <w:lang w:eastAsia="zh-CN"/>
          <w:rPrChange w:id="1625" w:author="Microsoft Office User" w:date="2017-08-26T15:42:00Z">
            <w:rPr>
              <w:rFonts w:ascii=".萍方-简" w:eastAsia=".萍方-简" w:hAnsi=".萍方-简" w:hint="eastAsia"/>
              <w:lang w:eastAsia="zh-CN"/>
            </w:rPr>
          </w:rPrChange>
        </w:rPr>
        <w:t>人工智能模块</w:t>
      </w:r>
      <w:bookmarkEnd w:id="1624"/>
    </w:p>
    <w:p w14:paraId="5070A5A5" w14:textId="77777777" w:rsidR="00F8790E" w:rsidRPr="0088676B" w:rsidRDefault="00F8790E" w:rsidP="00F8790E">
      <w:pPr>
        <w:rPr>
          <w:rFonts w:eastAsiaTheme="minorEastAsia"/>
          <w:lang w:eastAsia="zh-CN"/>
        </w:rPr>
      </w:pPr>
      <w:r w:rsidRPr="0088676B">
        <w:rPr>
          <w:rFonts w:ascii=".萍方-简" w:eastAsiaTheme="minorEastAsia" w:hAnsi=".萍方-简" w:hint="eastAsia"/>
          <w:lang w:eastAsia="zh-CN"/>
          <w:rPrChange w:id="1626" w:author="Microsoft Office User" w:date="2017-08-26T15:42:00Z">
            <w:rPr>
              <w:rFonts w:ascii=".萍方-简" w:eastAsia=".萍方-简" w:hAnsi=".萍方-简" w:hint="eastAsia"/>
              <w:lang w:eastAsia="zh-CN"/>
            </w:rPr>
          </w:rPrChange>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r w:rsidRPr="0088676B">
        <w:rPr>
          <w:rFonts w:eastAsiaTheme="minorEastAsia" w:hint="eastAsia"/>
          <w:lang w:eastAsia="zh-CN"/>
        </w:rPr>
        <w:t>。</w:t>
      </w:r>
    </w:p>
    <w:p w14:paraId="0C8F7D24" w14:textId="77777777" w:rsidR="00F8790E" w:rsidRPr="0088676B" w:rsidRDefault="00F8790E" w:rsidP="00F8790E">
      <w:pPr>
        <w:rPr>
          <w:rFonts w:ascii=".萍方-简" w:eastAsiaTheme="minorEastAsia" w:hAnsi=".萍方-简"/>
          <w:lang w:eastAsia="zh-CN"/>
          <w:rPrChange w:id="162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28" w:author="Microsoft Office User" w:date="2017-08-26T15:42:00Z">
            <w:rPr>
              <w:rFonts w:ascii=".萍方-简" w:eastAsia=".萍方-简" w:hAnsi=".萍方-简" w:hint="eastAsia"/>
              <w:lang w:eastAsia="zh-CN"/>
            </w:rPr>
          </w:rPrChange>
        </w:rPr>
        <w:t>互助保险系统的人工智能模块通过运用人工智能最新的研究成果，实现精确的风控模型和定价策略，通过对个体的基于大数据的智能分析，实现：</w:t>
      </w:r>
    </w:p>
    <w:p w14:paraId="77C08B84" w14:textId="77777777" w:rsidR="00F8790E" w:rsidRPr="0088676B" w:rsidRDefault="00F8790E" w:rsidP="009F0864">
      <w:pPr>
        <w:pStyle w:val="ListParagraph"/>
        <w:numPr>
          <w:ilvl w:val="0"/>
          <w:numId w:val="20"/>
        </w:numPr>
        <w:rPr>
          <w:rFonts w:ascii=".萍方-简" w:eastAsiaTheme="minorEastAsia" w:hAnsi=".萍方-简"/>
          <w:lang w:eastAsia="zh-CN"/>
          <w:rPrChange w:id="162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0" w:author="Microsoft Office User" w:date="2017-08-26T15:42:00Z">
            <w:rPr>
              <w:rFonts w:ascii=".萍方-简" w:eastAsia=".萍方-简" w:hAnsi=".萍方-简" w:hint="eastAsia"/>
              <w:lang w:eastAsia="zh-CN"/>
            </w:rPr>
          </w:rPrChange>
        </w:rPr>
        <w:t>个性化保险设计</w:t>
      </w:r>
    </w:p>
    <w:p w14:paraId="30B5450F" w14:textId="77777777" w:rsidR="00F8790E" w:rsidRPr="0088676B" w:rsidRDefault="00F8790E" w:rsidP="009F0864">
      <w:pPr>
        <w:pStyle w:val="ListParagraph"/>
        <w:numPr>
          <w:ilvl w:val="0"/>
          <w:numId w:val="20"/>
        </w:numPr>
        <w:rPr>
          <w:rFonts w:ascii=".萍方-简" w:eastAsiaTheme="minorEastAsia" w:hAnsi=".萍方-简"/>
          <w:lang w:eastAsia="zh-CN"/>
          <w:rPrChange w:id="163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2" w:author="Microsoft Office User" w:date="2017-08-26T15:42:00Z">
            <w:rPr>
              <w:rFonts w:ascii=".萍方-简" w:eastAsia=".萍方-简" w:hAnsi=".萍方-简" w:hint="eastAsia"/>
              <w:lang w:eastAsia="zh-CN"/>
            </w:rPr>
          </w:rPrChange>
        </w:rPr>
        <w:t>精准化推销</w:t>
      </w:r>
    </w:p>
    <w:p w14:paraId="35271EE6" w14:textId="77777777" w:rsidR="00F8790E" w:rsidRPr="0088676B" w:rsidRDefault="00F8790E" w:rsidP="009F0864">
      <w:pPr>
        <w:pStyle w:val="ListParagraph"/>
        <w:numPr>
          <w:ilvl w:val="0"/>
          <w:numId w:val="20"/>
        </w:numPr>
        <w:rPr>
          <w:rFonts w:ascii=".萍方-简" w:eastAsiaTheme="minorEastAsia" w:hAnsi=".萍方-简"/>
          <w:lang w:eastAsia="zh-CN"/>
          <w:rPrChange w:id="163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4" w:author="Microsoft Office User" w:date="2017-08-26T15:42:00Z">
            <w:rPr>
              <w:rFonts w:ascii=".萍方-简" w:eastAsia=".萍方-简" w:hAnsi=".萍方-简" w:hint="eastAsia"/>
              <w:lang w:eastAsia="zh-CN"/>
            </w:rPr>
          </w:rPrChange>
        </w:rPr>
        <w:t>自主发现新的保险品种</w:t>
      </w:r>
    </w:p>
    <w:p w14:paraId="38D93E37" w14:textId="77777777" w:rsidR="00F8790E" w:rsidRPr="0088676B" w:rsidRDefault="00F8790E" w:rsidP="009F0864">
      <w:pPr>
        <w:pStyle w:val="ListParagraph"/>
        <w:numPr>
          <w:ilvl w:val="0"/>
          <w:numId w:val="20"/>
        </w:numPr>
        <w:rPr>
          <w:rFonts w:ascii=".萍方-简" w:eastAsiaTheme="minorEastAsia" w:hAnsi=".萍方-简"/>
          <w:lang w:eastAsia="zh-CN"/>
          <w:rPrChange w:id="163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36" w:author="Microsoft Office User" w:date="2017-08-26T15:42:00Z">
            <w:rPr>
              <w:rFonts w:ascii=".萍方-简" w:eastAsia=".萍方-简" w:hAnsi=".萍方-简" w:hint="eastAsia"/>
              <w:lang w:eastAsia="zh-CN"/>
            </w:rPr>
          </w:rPrChange>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Heading2"/>
        <w:rPr>
          <w:rFonts w:eastAsiaTheme="minorEastAsia"/>
          <w:lang w:eastAsia="zh-CN"/>
        </w:rPr>
      </w:pPr>
      <w:bookmarkStart w:id="1637" w:name="_Toc489971215"/>
      <w:r w:rsidRPr="0088676B">
        <w:rPr>
          <w:rFonts w:ascii=".萍方-简" w:eastAsiaTheme="minorEastAsia" w:hAnsi=".萍方-简" w:hint="eastAsia"/>
          <w:lang w:eastAsia="zh-CN"/>
          <w:rPrChange w:id="1638" w:author="Microsoft Office User" w:date="2017-08-26T15:42:00Z">
            <w:rPr>
              <w:rFonts w:ascii=".萍方-简" w:eastAsia=".萍方-简" w:hAnsi=".萍方-简" w:hint="eastAsia"/>
              <w:lang w:eastAsia="zh-CN"/>
            </w:rPr>
          </w:rPrChange>
        </w:rPr>
        <w:t>风险防范</w:t>
      </w:r>
      <w:bookmarkEnd w:id="1637"/>
    </w:p>
    <w:p w14:paraId="3611BB07" w14:textId="77777777" w:rsidR="00F8790E" w:rsidRPr="0088676B" w:rsidRDefault="00F8790E" w:rsidP="00F8790E">
      <w:pPr>
        <w:rPr>
          <w:rFonts w:ascii=".萍方-简" w:eastAsiaTheme="minorEastAsia" w:hAnsi=".萍方-简"/>
          <w:lang w:eastAsia="zh-CN"/>
          <w:rPrChange w:id="1639"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640" w:author="Microsoft Office User" w:date="2017-08-26T15:42:00Z">
            <w:rPr>
              <w:rFonts w:ascii=".萍方-简" w:eastAsia=".萍方-简" w:hAnsi=".萍方-简"/>
              <w:lang w:eastAsia="zh-CN"/>
            </w:rPr>
          </w:rPrChange>
        </w:rPr>
        <w:t>2017</w:t>
      </w:r>
      <w:r w:rsidRPr="0088676B">
        <w:rPr>
          <w:rFonts w:ascii=".萍方-简" w:eastAsiaTheme="minorEastAsia" w:hAnsi=".萍方-简" w:hint="eastAsia"/>
          <w:lang w:eastAsia="zh-CN"/>
          <w:rPrChange w:id="1641" w:author="Microsoft Office User" w:date="2017-08-26T15:42:00Z">
            <w:rPr>
              <w:rFonts w:ascii=".萍方-简" w:eastAsia=".萍方-简" w:hAnsi=".萍方-简" w:hint="eastAsia"/>
              <w:lang w:eastAsia="zh-CN"/>
            </w:rPr>
          </w:rPrChange>
        </w:rPr>
        <w:t>年</w:t>
      </w:r>
      <w:r w:rsidRPr="0088676B">
        <w:rPr>
          <w:rFonts w:ascii=".萍方-简" w:eastAsiaTheme="minorEastAsia" w:hAnsi=".萍方-简"/>
          <w:lang w:eastAsia="zh-CN"/>
          <w:rPrChange w:id="1642" w:author="Microsoft Office User" w:date="2017-08-26T15:42:00Z">
            <w:rPr>
              <w:rFonts w:ascii=".萍方-简" w:eastAsia=".萍方-简" w:hAnsi=".萍方-简"/>
              <w:lang w:eastAsia="zh-CN"/>
            </w:rPr>
          </w:rPrChange>
        </w:rPr>
        <w:t>7</w:t>
      </w:r>
      <w:r w:rsidRPr="0088676B">
        <w:rPr>
          <w:rFonts w:ascii=".萍方-简" w:eastAsiaTheme="minorEastAsia" w:hAnsi=".萍方-简" w:hint="eastAsia"/>
          <w:lang w:eastAsia="zh-CN"/>
          <w:rPrChange w:id="1643" w:author="Microsoft Office User" w:date="2017-08-26T15:42:00Z">
            <w:rPr>
              <w:rFonts w:ascii=".萍方-简" w:eastAsia=".萍方-简" w:hAnsi=".萍方-简" w:hint="eastAsia"/>
              <w:lang w:eastAsia="zh-CN"/>
            </w:rPr>
          </w:rPrChange>
        </w:rPr>
        <w:t>月</w:t>
      </w:r>
      <w:r w:rsidRPr="0088676B">
        <w:rPr>
          <w:rFonts w:ascii=".萍方-简" w:eastAsiaTheme="minorEastAsia" w:hAnsi=".萍方-简"/>
          <w:lang w:eastAsia="zh-CN"/>
          <w:rPrChange w:id="1644" w:author="Microsoft Office User" w:date="2017-08-26T15:42:00Z">
            <w:rPr>
              <w:rFonts w:ascii=".萍方-简" w:eastAsia=".萍方-简" w:hAnsi=".萍方-简"/>
              <w:lang w:eastAsia="zh-CN"/>
            </w:rPr>
          </w:rPrChange>
        </w:rPr>
        <w:t>20</w:t>
      </w:r>
      <w:r w:rsidR="006875E4" w:rsidRPr="0088676B">
        <w:rPr>
          <w:rFonts w:ascii=".萍方-简" w:eastAsiaTheme="minorEastAsia" w:hAnsi=".萍方-简" w:hint="eastAsia"/>
          <w:lang w:eastAsia="zh-CN"/>
          <w:rPrChange w:id="1645" w:author="Microsoft Office User" w:date="2017-08-26T15:42:00Z">
            <w:rPr>
              <w:rFonts w:ascii=".萍方-简" w:eastAsia=".萍方-简" w:hAnsi=".萍方-简" w:hint="eastAsia"/>
              <w:lang w:eastAsia="zh-CN"/>
            </w:rPr>
          </w:rPrChange>
        </w:rPr>
        <w:t>号的以太坊钱包漏洞让以太币价格大跌，让数字货币持有人心惊胆颤</w:t>
      </w:r>
      <w:r w:rsidRPr="0088676B">
        <w:rPr>
          <w:rFonts w:ascii=".萍方-简" w:eastAsiaTheme="minorEastAsia" w:hAnsi=".萍方-简" w:hint="eastAsia"/>
          <w:lang w:eastAsia="zh-CN"/>
          <w:rPrChange w:id="1646" w:author="Microsoft Office User" w:date="2017-08-26T15:42:00Z">
            <w:rPr>
              <w:rFonts w:ascii=".萍方-简" w:eastAsia=".萍方-简" w:hAnsi=".萍方-简" w:hint="eastAsia"/>
              <w:lang w:eastAsia="zh-CN"/>
            </w:rPr>
          </w:rPrChange>
        </w:rPr>
        <w:t>，也让投资人的信心动摇。但是正如</w:t>
      </w:r>
      <w:proofErr w:type="spellStart"/>
      <w:r w:rsidRPr="0088676B">
        <w:rPr>
          <w:rFonts w:ascii=".萍方-简" w:eastAsiaTheme="minorEastAsia" w:hAnsi=".萍方-简"/>
          <w:lang w:eastAsia="zh-CN"/>
          <w:rPrChange w:id="1647" w:author="Microsoft Office User" w:date="2017-08-26T15:42:00Z">
            <w:rPr>
              <w:rFonts w:ascii=".萍方-简" w:eastAsia=".萍方-简" w:hAnsi=".萍方-简"/>
              <w:lang w:eastAsia="zh-CN"/>
            </w:rPr>
          </w:rPrChange>
        </w:rPr>
        <w:t>Vitalik</w:t>
      </w:r>
      <w:proofErr w:type="spellEnd"/>
      <w:r w:rsidR="006875E4" w:rsidRPr="0088676B">
        <w:rPr>
          <w:rFonts w:ascii=".萍方-简" w:eastAsiaTheme="minorEastAsia" w:hAnsi=".萍方-简"/>
          <w:lang w:eastAsia="zh-CN"/>
          <w:rPrChange w:id="1648" w:author="Microsoft Office User" w:date="2017-08-26T15:42:00Z">
            <w:rPr>
              <w:rFonts w:ascii=".萍方-简" w:eastAsia=".萍方-简" w:hAnsi=".萍方-简"/>
              <w:lang w:eastAsia="zh-CN"/>
            </w:rPr>
          </w:rPrChange>
        </w:rPr>
        <w:t xml:space="preserve"> </w:t>
      </w:r>
      <w:proofErr w:type="spellStart"/>
      <w:r w:rsidR="006875E4" w:rsidRPr="0088676B">
        <w:rPr>
          <w:rFonts w:ascii=".萍方-简" w:eastAsiaTheme="minorEastAsia" w:hAnsi=".萍方-简"/>
          <w:lang w:eastAsia="zh-CN"/>
          <w:rPrChange w:id="1649" w:author="Microsoft Office User" w:date="2017-08-26T15:42:00Z">
            <w:rPr>
              <w:rFonts w:ascii=".萍方-简" w:eastAsia=".萍方-简" w:hAnsi=".萍方-简"/>
              <w:lang w:eastAsia="zh-CN"/>
            </w:rPr>
          </w:rPrChange>
        </w:rPr>
        <w:t>Buterin</w:t>
      </w:r>
      <w:proofErr w:type="spellEnd"/>
      <w:r w:rsidRPr="0088676B">
        <w:rPr>
          <w:rFonts w:ascii=".萍方-简" w:eastAsiaTheme="minorEastAsia" w:hAnsi=".萍方-简" w:hint="eastAsia"/>
          <w:lang w:eastAsia="zh-CN"/>
          <w:rPrChange w:id="1650" w:author="Microsoft Office User" w:date="2017-08-26T15:42:00Z">
            <w:rPr>
              <w:rFonts w:ascii=".萍方-简" w:eastAsia=".萍方-简" w:hAnsi=".萍方-简" w:hint="eastAsia"/>
              <w:lang w:eastAsia="zh-CN"/>
            </w:rPr>
          </w:rPrChange>
        </w:rPr>
        <w:t>针对此次漏洞的回应，这次事件不是以太坊的漏洞，它只是一个编码漏洞而已，所以也不需要硬分叉。此次事件是由于智能合约编程那个语言</w:t>
      </w:r>
      <w:r w:rsidRPr="0088676B">
        <w:rPr>
          <w:rFonts w:ascii=".萍方-简" w:eastAsiaTheme="minorEastAsia" w:hAnsi=".萍方-简"/>
          <w:lang w:eastAsia="zh-CN"/>
          <w:rPrChange w:id="1651" w:author="Microsoft Office User" w:date="2017-08-26T15:42:00Z">
            <w:rPr>
              <w:rFonts w:ascii=".萍方-简" w:eastAsia=".萍方-简" w:hAnsi=".萍方-简"/>
              <w:lang w:eastAsia="zh-CN"/>
            </w:rPr>
          </w:rPrChange>
        </w:rPr>
        <w:t>Solidity</w:t>
      </w:r>
      <w:r w:rsidRPr="0088676B">
        <w:rPr>
          <w:rFonts w:ascii=".萍方-简" w:eastAsiaTheme="minorEastAsia" w:hAnsi=".萍方-简" w:hint="eastAsia"/>
          <w:lang w:eastAsia="zh-CN"/>
          <w:rPrChange w:id="1652" w:author="Microsoft Office User" w:date="2017-08-26T15:42:00Z">
            <w:rPr>
              <w:rFonts w:ascii=".萍方-简" w:eastAsia=".萍方-简" w:hAnsi=".萍方-简" w:hint="eastAsia"/>
              <w:lang w:eastAsia="zh-CN"/>
            </w:rPr>
          </w:rPrChange>
        </w:rPr>
        <w:t>的问题。在互助币的发行</w:t>
      </w:r>
      <w:r w:rsidR="006875E4" w:rsidRPr="0088676B">
        <w:rPr>
          <w:rFonts w:ascii=".萍方-简" w:eastAsiaTheme="minorEastAsia" w:hAnsi=".萍方-简" w:hint="eastAsia"/>
          <w:lang w:eastAsia="zh-CN"/>
          <w:rPrChange w:id="1653" w:author="Microsoft Office User" w:date="2017-08-26T15:42:00Z">
            <w:rPr>
              <w:rFonts w:ascii=".萍方-简" w:eastAsia=".萍方-简" w:hAnsi=".萍方-简" w:hint="eastAsia"/>
              <w:lang w:eastAsia="zh-CN"/>
            </w:rPr>
          </w:rPrChange>
        </w:rPr>
        <w:t>和运营过程中，我们可以采用以下措施，</w:t>
      </w:r>
      <w:r w:rsidRPr="0088676B">
        <w:rPr>
          <w:rFonts w:ascii=".萍方-简" w:eastAsiaTheme="minorEastAsia" w:hAnsi=".萍方-简" w:hint="eastAsia"/>
          <w:lang w:eastAsia="zh-CN"/>
          <w:rPrChange w:id="1654" w:author="Microsoft Office User" w:date="2017-08-26T15:42:00Z">
            <w:rPr>
              <w:rFonts w:ascii=".萍方-简" w:eastAsia=".萍方-简" w:hAnsi=".萍方-简" w:hint="eastAsia"/>
              <w:lang w:eastAsia="zh-CN"/>
            </w:rPr>
          </w:rPrChange>
        </w:rPr>
        <w:t>提高安全性，以保护用户的投资以及互助保险系统的平稳运行：</w:t>
      </w:r>
    </w:p>
    <w:p w14:paraId="6140C532" w14:textId="77777777" w:rsidR="00F8790E" w:rsidRPr="0088676B" w:rsidRDefault="00F8790E" w:rsidP="009F0864">
      <w:pPr>
        <w:pStyle w:val="ListParagraph"/>
        <w:numPr>
          <w:ilvl w:val="0"/>
          <w:numId w:val="17"/>
        </w:numPr>
        <w:rPr>
          <w:rFonts w:ascii=".萍方-简" w:eastAsiaTheme="minorEastAsia" w:hAnsi=".萍方-简"/>
          <w:lang w:eastAsia="zh-CN"/>
          <w:rPrChange w:id="165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56" w:author="Microsoft Office User" w:date="2017-08-26T15:42:00Z">
            <w:rPr>
              <w:rFonts w:ascii=".萍方-简" w:eastAsia=".萍方-简" w:hAnsi=".萍方-简" w:hint="eastAsia"/>
              <w:lang w:eastAsia="zh-CN"/>
            </w:rPr>
          </w:rPrChange>
        </w:rPr>
        <w:lastRenderedPageBreak/>
        <w:t>由于互助币是建立在联盟链的基础上，我们可以将智能合约的代码不公开。仅仅对于经过资格审核的伙伴公开</w:t>
      </w:r>
    </w:p>
    <w:p w14:paraId="0CD9FE36" w14:textId="77777777" w:rsidR="00F8790E" w:rsidRPr="0088676B" w:rsidRDefault="00F8790E" w:rsidP="009F0864">
      <w:pPr>
        <w:pStyle w:val="ListParagraph"/>
        <w:numPr>
          <w:ilvl w:val="0"/>
          <w:numId w:val="18"/>
        </w:numPr>
        <w:rPr>
          <w:rFonts w:ascii=".萍方-简" w:eastAsiaTheme="minorEastAsia" w:hAnsi=".萍方-简"/>
          <w:lang w:eastAsia="zh-CN"/>
          <w:rPrChange w:id="165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58" w:author="Microsoft Office User" w:date="2017-08-26T15:42:00Z">
            <w:rPr>
              <w:rFonts w:ascii=".萍方-简" w:eastAsia=".萍方-简" w:hAnsi=".萍方-简" w:hint="eastAsia"/>
              <w:lang w:eastAsia="zh-CN"/>
            </w:rPr>
          </w:rPrChange>
        </w:rPr>
        <w:t>互相做严格的</w:t>
      </w:r>
      <w:r w:rsidR="006875E4" w:rsidRPr="0088676B">
        <w:rPr>
          <w:rFonts w:ascii=".萍方-简" w:eastAsiaTheme="minorEastAsia" w:hAnsi=".萍方-简" w:hint="eastAsia"/>
          <w:lang w:eastAsia="zh-CN"/>
          <w:rPrChange w:id="1659" w:author="Microsoft Office User" w:date="2017-08-26T15:42:00Z">
            <w:rPr>
              <w:rFonts w:ascii=".萍方-简" w:eastAsia=".萍方-简" w:hAnsi=".萍方-简" w:hint="eastAsia"/>
              <w:lang w:eastAsia="zh-CN"/>
            </w:rPr>
          </w:rPrChange>
        </w:rPr>
        <w:t>代码审查</w:t>
      </w:r>
    </w:p>
    <w:p w14:paraId="21FA1870" w14:textId="77777777" w:rsidR="00F8790E" w:rsidRPr="0088676B" w:rsidRDefault="00F8790E" w:rsidP="009F0864">
      <w:pPr>
        <w:pStyle w:val="ListParagraph"/>
        <w:numPr>
          <w:ilvl w:val="0"/>
          <w:numId w:val="18"/>
        </w:numPr>
        <w:rPr>
          <w:rFonts w:ascii=".萍方-简" w:eastAsiaTheme="minorEastAsia" w:hAnsi=".萍方-简"/>
          <w:lang w:eastAsia="zh-CN"/>
          <w:rPrChange w:id="166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1" w:author="Microsoft Office User" w:date="2017-08-26T15:42:00Z">
            <w:rPr>
              <w:rFonts w:ascii=".萍方-简" w:eastAsia=".萍方-简" w:hAnsi=".萍方-简" w:hint="eastAsia"/>
              <w:lang w:eastAsia="zh-CN"/>
            </w:rPr>
          </w:rPrChange>
        </w:rPr>
        <w:t>采用安全的开发流程</w:t>
      </w:r>
    </w:p>
    <w:p w14:paraId="12884AB8" w14:textId="77777777" w:rsidR="00F8790E" w:rsidRPr="0088676B" w:rsidRDefault="00F8790E" w:rsidP="00F8790E">
      <w:pPr>
        <w:ind w:firstLine="720"/>
        <w:rPr>
          <w:rFonts w:ascii=".萍方-简" w:eastAsiaTheme="minorEastAsia" w:hAnsi=".萍方-简"/>
          <w:lang w:eastAsia="zh-CN"/>
          <w:rPrChange w:id="166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3" w:author="Microsoft Office User" w:date="2017-08-26T15:42:00Z">
            <w:rPr>
              <w:rFonts w:ascii=".萍方-简" w:eastAsia=".萍方-简" w:hAnsi=".萍方-简" w:hint="eastAsia"/>
              <w:lang w:eastAsia="zh-CN"/>
            </w:rPr>
          </w:rPrChange>
        </w:rPr>
        <w:t>单元测试</w:t>
      </w:r>
    </w:p>
    <w:p w14:paraId="11A73A01" w14:textId="77777777" w:rsidR="00F8790E" w:rsidRPr="0088676B" w:rsidRDefault="00F8790E" w:rsidP="00F8790E">
      <w:pPr>
        <w:ind w:firstLine="720"/>
        <w:rPr>
          <w:rFonts w:ascii=".萍方-简" w:eastAsiaTheme="minorEastAsia" w:hAnsi=".萍方-简"/>
          <w:lang w:eastAsia="zh-CN"/>
          <w:rPrChange w:id="166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5" w:author="Microsoft Office User" w:date="2017-08-26T15:42:00Z">
            <w:rPr>
              <w:rFonts w:ascii=".萍方-简" w:eastAsia=".萍方-简" w:hAnsi=".萍方-简" w:hint="eastAsia"/>
              <w:lang w:eastAsia="zh-CN"/>
            </w:rPr>
          </w:rPrChange>
        </w:rPr>
        <w:t>私有链测试</w:t>
      </w:r>
    </w:p>
    <w:p w14:paraId="576904F0" w14:textId="77777777" w:rsidR="00F8790E" w:rsidRPr="0088676B" w:rsidRDefault="00F8790E" w:rsidP="00F8790E">
      <w:pPr>
        <w:ind w:firstLine="720"/>
        <w:rPr>
          <w:rFonts w:ascii=".萍方-简" w:eastAsiaTheme="minorEastAsia" w:hAnsi=".萍方-简"/>
          <w:lang w:eastAsia="zh-CN"/>
          <w:rPrChange w:id="166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7" w:author="Microsoft Office User" w:date="2017-08-26T15:42:00Z">
            <w:rPr>
              <w:rFonts w:ascii=".萍方-简" w:eastAsia=".萍方-简" w:hAnsi=".萍方-简" w:hint="eastAsia"/>
              <w:lang w:eastAsia="zh-CN"/>
            </w:rPr>
          </w:rPrChange>
        </w:rPr>
        <w:t>测试链测试</w:t>
      </w:r>
    </w:p>
    <w:p w14:paraId="72EF5D73" w14:textId="77777777" w:rsidR="00F8790E" w:rsidRPr="0088676B" w:rsidRDefault="00F8790E" w:rsidP="009F0864">
      <w:pPr>
        <w:pStyle w:val="ListParagraph"/>
        <w:numPr>
          <w:ilvl w:val="0"/>
          <w:numId w:val="19"/>
        </w:numPr>
        <w:rPr>
          <w:rFonts w:ascii=".萍方-简" w:eastAsiaTheme="minorEastAsia" w:hAnsi=".萍方-简"/>
          <w:lang w:eastAsia="zh-CN"/>
          <w:rPrChange w:id="1668"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69" w:author="Microsoft Office User" w:date="2017-08-26T15:42:00Z">
            <w:rPr>
              <w:rFonts w:ascii=".萍方-简" w:eastAsia=".萍方-简" w:hAnsi=".萍方-简" w:hint="eastAsia"/>
              <w:lang w:eastAsia="zh-CN"/>
            </w:rPr>
          </w:rPrChange>
        </w:rPr>
        <w:t>功能解耦</w:t>
      </w:r>
    </w:p>
    <w:p w14:paraId="63E1050D" w14:textId="77777777" w:rsidR="00F8790E" w:rsidRPr="0088676B" w:rsidRDefault="00F8790E" w:rsidP="00F8790E">
      <w:pPr>
        <w:ind w:firstLine="720"/>
        <w:rPr>
          <w:rFonts w:ascii=".萍方-简" w:eastAsiaTheme="minorEastAsia" w:hAnsi=".萍方-简"/>
          <w:lang w:eastAsia="zh-CN"/>
          <w:rPrChange w:id="1670"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1" w:author="Microsoft Office User" w:date="2017-08-26T15:42:00Z">
            <w:rPr>
              <w:rFonts w:ascii=".萍方-简" w:eastAsia=".萍方-简" w:hAnsi=".萍方-简" w:hint="eastAsia"/>
              <w:lang w:eastAsia="zh-CN"/>
            </w:rPr>
          </w:rPrChange>
        </w:rPr>
        <w:t>正交分解</w:t>
      </w:r>
    </w:p>
    <w:p w14:paraId="4A8BC2BA" w14:textId="77777777" w:rsidR="00F8790E" w:rsidRPr="0088676B" w:rsidRDefault="00F8790E" w:rsidP="00F8790E">
      <w:pPr>
        <w:ind w:firstLine="720"/>
        <w:rPr>
          <w:rFonts w:ascii=".萍方-简" w:eastAsiaTheme="minorEastAsia" w:hAnsi=".萍方-简"/>
          <w:lang w:eastAsia="zh-CN"/>
          <w:rPrChange w:id="167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3" w:author="Microsoft Office User" w:date="2017-08-26T15:42:00Z">
            <w:rPr>
              <w:rFonts w:ascii=".萍方-简" w:eastAsia=".萍方-简" w:hAnsi=".萍方-简" w:hint="eastAsia"/>
              <w:lang w:eastAsia="zh-CN"/>
            </w:rPr>
          </w:rPrChange>
        </w:rPr>
        <w:t>逻辑简单</w:t>
      </w:r>
    </w:p>
    <w:p w14:paraId="6EBA2ED6" w14:textId="77777777" w:rsidR="00F8790E" w:rsidRPr="0088676B" w:rsidRDefault="00F8790E" w:rsidP="00F8790E">
      <w:pPr>
        <w:ind w:firstLine="720"/>
        <w:rPr>
          <w:rFonts w:ascii=".萍方-简" w:eastAsiaTheme="minorEastAsia" w:hAnsi=".萍方-简"/>
          <w:lang w:eastAsia="zh-CN"/>
          <w:rPrChange w:id="167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5" w:author="Microsoft Office User" w:date="2017-08-26T15:42:00Z">
            <w:rPr>
              <w:rFonts w:ascii=".萍方-简" w:eastAsia=".萍方-简" w:hAnsi=".萍方-简" w:hint="eastAsia"/>
              <w:lang w:eastAsia="zh-CN"/>
            </w:rPr>
          </w:rPrChange>
        </w:rPr>
        <w:t>只对最核心的部分去中心化</w:t>
      </w:r>
    </w:p>
    <w:p w14:paraId="77A3BCB4" w14:textId="77777777" w:rsidR="00F8790E" w:rsidRPr="0088676B" w:rsidRDefault="00F8790E" w:rsidP="009F0864">
      <w:pPr>
        <w:pStyle w:val="ListParagraph"/>
        <w:numPr>
          <w:ilvl w:val="0"/>
          <w:numId w:val="19"/>
        </w:numPr>
        <w:rPr>
          <w:rFonts w:ascii=".萍方-简" w:eastAsiaTheme="minorEastAsia" w:hAnsi=".萍方-简"/>
          <w:lang w:eastAsia="zh-CN"/>
          <w:rPrChange w:id="167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77" w:author="Microsoft Office User" w:date="2017-08-26T15:42:00Z">
            <w:rPr>
              <w:rFonts w:ascii=".萍方-简" w:eastAsia=".萍方-简" w:hAnsi=".萍方-简" w:hint="eastAsia"/>
              <w:lang w:eastAsia="zh-CN"/>
            </w:rPr>
          </w:rPrChange>
        </w:rPr>
        <w:t>安全相关的工具</w:t>
      </w:r>
    </w:p>
    <w:p w14:paraId="5F8B340F" w14:textId="77777777" w:rsidR="00F8790E" w:rsidRPr="0088676B" w:rsidRDefault="00F8790E" w:rsidP="00F8790E">
      <w:pPr>
        <w:ind w:firstLine="720"/>
        <w:rPr>
          <w:rFonts w:ascii=".萍方-简" w:eastAsiaTheme="minorEastAsia" w:hAnsi=".萍方-简"/>
          <w:lang w:eastAsia="zh-CN"/>
          <w:rPrChange w:id="1678" w:author="Microsoft Office User" w:date="2017-08-26T15:42:00Z">
            <w:rPr>
              <w:rFonts w:ascii=".萍方-简" w:eastAsia=".萍方-简" w:hAnsi=".萍方-简"/>
              <w:lang w:eastAsia="zh-CN"/>
            </w:rPr>
          </w:rPrChange>
        </w:rPr>
      </w:pPr>
      <w:proofErr w:type="spellStart"/>
      <w:r w:rsidRPr="0088676B">
        <w:rPr>
          <w:rFonts w:ascii=".萍方-简" w:eastAsiaTheme="minorEastAsia" w:hAnsi=".萍方-简"/>
          <w:lang w:eastAsia="zh-CN"/>
          <w:rPrChange w:id="1679" w:author="Microsoft Office User" w:date="2017-08-26T15:42:00Z">
            <w:rPr>
              <w:rFonts w:ascii=".萍方-简" w:eastAsia=".萍方-简" w:hAnsi=".萍方-简"/>
              <w:lang w:eastAsia="zh-CN"/>
            </w:rPr>
          </w:rPrChange>
        </w:rPr>
        <w:t>Oyente</w:t>
      </w:r>
      <w:proofErr w:type="spellEnd"/>
    </w:p>
    <w:p w14:paraId="7A590839"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680"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681">
            <w:rPr>
              <w:rFonts w:ascii="Times New Roman" w:hAnsi="Times New Roman"/>
              <w:noProof/>
              <w:sz w:val="24"/>
              <w:szCs w:val="24"/>
              <w:lang w:eastAsia="zh-CN"/>
            </w:rPr>
          </w:rPrChange>
        </w:rPr>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88676B" w:rsidRDefault="00F8790E" w:rsidP="00F8790E">
      <w:pPr>
        <w:rPr>
          <w:rFonts w:eastAsiaTheme="minorEastAsia"/>
          <w:lang w:eastAsia="zh-CN"/>
        </w:rPr>
      </w:pPr>
    </w:p>
    <w:p w14:paraId="69117203" w14:textId="77777777" w:rsidR="00F8790E" w:rsidRPr="0088676B" w:rsidRDefault="00F8790E" w:rsidP="00F8790E">
      <w:pPr>
        <w:ind w:firstLine="720"/>
        <w:rPr>
          <w:rFonts w:ascii=".萍方-简" w:eastAsiaTheme="minorEastAsia" w:hAnsi=".萍方-简"/>
          <w:lang w:eastAsia="zh-CN"/>
          <w:rPrChange w:id="1682"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683" w:author="Microsoft Office User" w:date="2017-08-26T15:42:00Z">
            <w:rPr>
              <w:rFonts w:ascii=".萍方-简" w:eastAsia=".萍方-简" w:hAnsi=".萍方-简"/>
              <w:lang w:eastAsia="zh-CN"/>
            </w:rPr>
          </w:rPrChange>
        </w:rPr>
        <w:t>Zeppelin</w:t>
      </w:r>
    </w:p>
    <w:p w14:paraId="5D4FBBA6" w14:textId="77777777" w:rsidR="00F8790E" w:rsidRPr="0088676B" w:rsidRDefault="00F8790E" w:rsidP="00F8790E">
      <w:pPr>
        <w:spacing w:after="0" w:line="240" w:lineRule="auto"/>
        <w:rPr>
          <w:rFonts w:ascii="Times New Roman" w:eastAsiaTheme="minorEastAsia" w:hAnsi="Times New Roman"/>
          <w:sz w:val="24"/>
          <w:szCs w:val="24"/>
          <w:lang w:val="en-CA" w:eastAsia="zh-CN"/>
          <w:rPrChange w:id="1684" w:author="Microsoft Office User" w:date="2017-08-26T15:42:00Z">
            <w:rPr>
              <w:rFonts w:ascii="Times New Roman" w:hAnsi="Times New Roman"/>
              <w:sz w:val="24"/>
              <w:szCs w:val="24"/>
              <w:lang w:val="en-CA" w:eastAsia="zh-CN"/>
            </w:rPr>
          </w:rPrChange>
        </w:rPr>
      </w:pPr>
      <w:r w:rsidRPr="0088676B">
        <w:rPr>
          <w:rFonts w:ascii="Times New Roman" w:eastAsiaTheme="minorEastAsia" w:hAnsi="Times New Roman"/>
          <w:noProof/>
          <w:sz w:val="24"/>
          <w:szCs w:val="24"/>
          <w:lang w:eastAsia="zh-CN"/>
          <w:rPrChange w:id="1685">
            <w:rPr>
              <w:rFonts w:ascii="Times New Roman" w:hAnsi="Times New Roman"/>
              <w:noProof/>
              <w:sz w:val="24"/>
              <w:szCs w:val="24"/>
              <w:lang w:eastAsia="zh-CN"/>
            </w:rPr>
          </w:rPrChange>
        </w:rPr>
        <w:lastRenderedPageBreak/>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88676B" w:rsidRDefault="00F8790E" w:rsidP="00F8790E">
      <w:pPr>
        <w:ind w:firstLine="720"/>
        <w:rPr>
          <w:rFonts w:ascii=".萍方-简" w:eastAsiaTheme="minorEastAsia" w:hAnsi=".萍方-简"/>
          <w:lang w:eastAsia="zh-CN"/>
          <w:rPrChange w:id="1686" w:author="Microsoft Office User" w:date="2017-08-26T15:42:00Z">
            <w:rPr>
              <w:rFonts w:ascii=".萍方-简" w:eastAsia=".萍方-简" w:hAnsi=".萍方-简"/>
              <w:lang w:eastAsia="zh-CN"/>
            </w:rPr>
          </w:rPrChange>
        </w:rPr>
      </w:pPr>
      <w:proofErr w:type="spellStart"/>
      <w:r w:rsidRPr="0088676B">
        <w:rPr>
          <w:rFonts w:ascii=".萍方-简" w:eastAsiaTheme="minorEastAsia" w:hAnsi=".萍方-简"/>
          <w:lang w:eastAsia="zh-CN"/>
          <w:rPrChange w:id="1687" w:author="Microsoft Office User" w:date="2017-08-26T15:42:00Z">
            <w:rPr>
              <w:rFonts w:ascii=".萍方-简" w:eastAsia=".萍方-简" w:hAnsi=".萍方-简"/>
              <w:lang w:eastAsia="zh-CN"/>
            </w:rPr>
          </w:rPrChange>
        </w:rPr>
        <w:t>Zeppeline</w:t>
      </w:r>
      <w:proofErr w:type="spellEnd"/>
      <w:r w:rsidRPr="0088676B">
        <w:rPr>
          <w:rFonts w:ascii=".萍方-简" w:eastAsiaTheme="minorEastAsia" w:hAnsi=".萍方-简" w:hint="eastAsia"/>
          <w:lang w:eastAsia="zh-CN"/>
          <w:rPrChange w:id="1688" w:author="Microsoft Office User" w:date="2017-08-26T15:42:00Z">
            <w:rPr>
              <w:rFonts w:ascii=".萍方-简" w:eastAsia=".萍方-简" w:hAnsi=".萍方-简" w:hint="eastAsia"/>
              <w:lang w:eastAsia="zh-CN"/>
            </w:rPr>
          </w:rPrChange>
        </w:rPr>
        <w:t>提供了更安全的组件：</w:t>
      </w:r>
    </w:p>
    <w:p w14:paraId="385EF2DB" w14:textId="77777777" w:rsidR="00F8790E" w:rsidRPr="0088676B" w:rsidRDefault="00F8790E" w:rsidP="009F0864">
      <w:pPr>
        <w:pStyle w:val="ListParagraph"/>
        <w:numPr>
          <w:ilvl w:val="1"/>
          <w:numId w:val="19"/>
        </w:numPr>
        <w:rPr>
          <w:rFonts w:ascii=".萍方-简" w:eastAsiaTheme="minorEastAsia" w:hAnsi=".萍方-简"/>
          <w:lang w:eastAsia="zh-CN"/>
          <w:rPrChange w:id="1689"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90" w:author="Microsoft Office User" w:date="2017-08-26T15:42:00Z">
            <w:rPr>
              <w:rFonts w:ascii=".萍方-简" w:eastAsia=".萍方-简" w:hAnsi=".萍方-简" w:hint="eastAsia"/>
              <w:lang w:eastAsia="zh-CN"/>
            </w:rPr>
          </w:rPrChange>
        </w:rPr>
        <w:t>安全数值运算，防止溢出</w:t>
      </w:r>
    </w:p>
    <w:p w14:paraId="2D977B06" w14:textId="77777777" w:rsidR="00F8790E" w:rsidRPr="0088676B" w:rsidRDefault="00F8790E" w:rsidP="009F0864">
      <w:pPr>
        <w:pStyle w:val="ListParagraph"/>
        <w:numPr>
          <w:ilvl w:val="1"/>
          <w:numId w:val="19"/>
        </w:numPr>
        <w:rPr>
          <w:rFonts w:ascii=".萍方-简" w:eastAsiaTheme="minorEastAsia" w:hAnsi=".萍方-简"/>
          <w:lang w:eastAsia="zh-CN"/>
          <w:rPrChange w:id="169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92" w:author="Microsoft Office User" w:date="2017-08-26T15:42:00Z">
            <w:rPr>
              <w:rFonts w:ascii=".萍方-简" w:eastAsia=".萍方-简" w:hAnsi=".萍方-简" w:hint="eastAsia"/>
              <w:lang w:eastAsia="zh-CN"/>
            </w:rPr>
          </w:rPrChange>
        </w:rPr>
        <w:t>所有权管理</w:t>
      </w:r>
    </w:p>
    <w:p w14:paraId="27576940" w14:textId="77777777" w:rsidR="00F8790E" w:rsidRPr="0088676B" w:rsidRDefault="00F8790E" w:rsidP="009F0864">
      <w:pPr>
        <w:pStyle w:val="ListParagraph"/>
        <w:numPr>
          <w:ilvl w:val="1"/>
          <w:numId w:val="19"/>
        </w:numPr>
        <w:rPr>
          <w:rFonts w:ascii=".萍方-简" w:eastAsiaTheme="minorEastAsia" w:hAnsi=".萍方-简"/>
          <w:lang w:eastAsia="zh-CN"/>
          <w:rPrChange w:id="1693"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94" w:author="Microsoft Office User" w:date="2017-08-26T15:42:00Z">
            <w:rPr>
              <w:rFonts w:ascii=".萍方-简" w:eastAsia=".萍方-简" w:hAnsi=".萍方-简" w:hint="eastAsia"/>
              <w:lang w:eastAsia="zh-CN"/>
            </w:rPr>
          </w:rPrChange>
        </w:rPr>
        <w:t>支付，余额以及限制每日交易数量</w:t>
      </w:r>
    </w:p>
    <w:p w14:paraId="5F6D8E72" w14:textId="77777777" w:rsidR="00F8790E" w:rsidRPr="0088676B" w:rsidRDefault="00F8790E" w:rsidP="009F0864">
      <w:pPr>
        <w:pStyle w:val="ListParagraph"/>
        <w:numPr>
          <w:ilvl w:val="1"/>
          <w:numId w:val="19"/>
        </w:numPr>
        <w:rPr>
          <w:rFonts w:ascii=".萍方-简" w:eastAsiaTheme="minorEastAsia" w:hAnsi=".萍方-简"/>
          <w:lang w:eastAsia="zh-CN"/>
          <w:rPrChange w:id="16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696" w:author="Microsoft Office User" w:date="2017-08-26T15:42:00Z">
            <w:rPr>
              <w:rFonts w:ascii=".萍方-简" w:eastAsia=".萍方-简" w:hAnsi=".萍方-简" w:hint="eastAsia"/>
              <w:lang w:eastAsia="zh-CN"/>
            </w:rPr>
          </w:rPrChange>
        </w:rPr>
        <w:t>多重签名</w:t>
      </w:r>
    </w:p>
    <w:p w14:paraId="08FE8F39" w14:textId="77777777" w:rsidR="00F8790E" w:rsidRPr="0088676B" w:rsidRDefault="00F8790E" w:rsidP="009F0864">
      <w:pPr>
        <w:pStyle w:val="ListParagraph"/>
        <w:numPr>
          <w:ilvl w:val="1"/>
          <w:numId w:val="19"/>
        </w:numPr>
        <w:rPr>
          <w:rFonts w:ascii=".萍方-简" w:eastAsiaTheme="minorEastAsia" w:hAnsi=".萍方-简"/>
          <w:lang w:eastAsia="zh-CN"/>
          <w:rPrChange w:id="1697"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698" w:author="Microsoft Office User" w:date="2017-08-26T15:42:00Z">
            <w:rPr>
              <w:rFonts w:ascii=".萍方-简" w:eastAsia=".萍方-简" w:hAnsi=".萍方-简"/>
              <w:lang w:eastAsia="zh-CN"/>
            </w:rPr>
          </w:rPrChange>
        </w:rPr>
        <w:t>Token</w:t>
      </w:r>
      <w:r w:rsidRPr="0088676B">
        <w:rPr>
          <w:rFonts w:ascii=".萍方-简" w:eastAsiaTheme="minorEastAsia" w:hAnsi=".萍方-简" w:hint="eastAsia"/>
          <w:lang w:eastAsia="zh-CN"/>
          <w:rPrChange w:id="1699" w:author="Microsoft Office User" w:date="2017-08-26T15:42:00Z">
            <w:rPr>
              <w:rFonts w:ascii=".萍方-简" w:eastAsia=".萍方-简" w:hAnsi=".萍方-简" w:hint="eastAsia"/>
              <w:lang w:eastAsia="zh-CN"/>
            </w:rPr>
          </w:rPrChange>
        </w:rPr>
        <w:t>抽象类和安全实践</w:t>
      </w:r>
    </w:p>
    <w:p w14:paraId="28C92F16" w14:textId="43D7BCE4" w:rsidR="006F1496" w:rsidRPr="0088676B" w:rsidRDefault="002B215F" w:rsidP="00686953">
      <w:pPr>
        <w:pStyle w:val="Heading1"/>
        <w:rPr>
          <w:rFonts w:ascii=".萍方-简" w:eastAsiaTheme="minorEastAsia" w:hAnsi=".萍方-简"/>
          <w:lang w:eastAsia="zh-CN"/>
          <w:rPrChange w:id="1700" w:author="Microsoft Office User" w:date="2017-08-26T15:42:00Z">
            <w:rPr>
              <w:rFonts w:ascii=".萍方-简" w:eastAsia=".萍方-简" w:hAnsi=".萍方-简"/>
              <w:lang w:eastAsia="zh-CN"/>
            </w:rPr>
          </w:rPrChange>
        </w:rPr>
      </w:pPr>
      <w:bookmarkStart w:id="1701"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702" w:author="Microsoft Office User" w:date="2017-08-26T15:42:00Z">
            <w:rPr>
              <w:rFonts w:ascii=".萍方-简" w:eastAsia=".萍方-简" w:hAnsi=".萍方-简" w:hint="eastAsia"/>
              <w:lang w:eastAsia="zh-CN"/>
            </w:rPr>
          </w:rPrChange>
        </w:rPr>
        <w:t>应用实例：一个互助保险的说明</w:t>
      </w:r>
      <w:bookmarkEnd w:id="1701"/>
    </w:p>
    <w:p w14:paraId="2B44F7C3" w14:textId="77777777" w:rsidR="00E6392D" w:rsidRPr="0088676B" w:rsidRDefault="00E6392D" w:rsidP="00E6392D">
      <w:pPr>
        <w:rPr>
          <w:rFonts w:asciiTheme="minorHAnsi" w:eastAsiaTheme="minorEastAsia" w:hAnsiTheme="minorHAnsi"/>
          <w:lang w:eastAsia="zh-CN"/>
          <w:rPrChange w:id="1703" w:author="Microsoft Office User" w:date="2017-08-26T15:42:00Z">
            <w:rPr>
              <w:rFonts w:asciiTheme="minorHAnsi" w:hAnsiTheme="minorHAnsi"/>
              <w:lang w:eastAsia="zh-CN"/>
            </w:rPr>
          </w:rPrChange>
        </w:rPr>
      </w:pPr>
      <w:r w:rsidRPr="0088676B">
        <w:rPr>
          <w:rFonts w:ascii="微软雅黑" w:eastAsiaTheme="minorEastAsia" w:hAnsi="微软雅黑" w:cs="微软雅黑" w:hint="eastAsia"/>
          <w:lang w:eastAsia="zh-CN"/>
          <w:rPrChange w:id="1704" w:author="Microsoft Office User" w:date="2017-08-26T15:42:00Z">
            <w:rPr>
              <w:rFonts w:ascii="微软雅黑" w:eastAsia="微软雅黑" w:hAnsi="微软雅黑" w:cs="微软雅黑" w:hint="eastAsia"/>
              <w:lang w:eastAsia="zh-CN"/>
            </w:rPr>
          </w:rPrChange>
        </w:rPr>
        <w:t>小明是非常典型的数字货币早期投资人：</w:t>
      </w:r>
    </w:p>
    <w:p w14:paraId="0FE1B82D" w14:textId="77777777" w:rsidR="00E6392D" w:rsidRPr="0088676B" w:rsidRDefault="00E6392D" w:rsidP="00E6392D">
      <w:pPr>
        <w:pStyle w:val="ListParagraph"/>
        <w:numPr>
          <w:ilvl w:val="0"/>
          <w:numId w:val="38"/>
        </w:numPr>
        <w:spacing w:after="160" w:line="256" w:lineRule="auto"/>
        <w:rPr>
          <w:rFonts w:eastAsiaTheme="minorEastAsia"/>
          <w:lang w:eastAsia="zh-CN"/>
          <w:rPrChange w:id="1705" w:author="Microsoft Office User" w:date="2017-08-26T15:42:00Z">
            <w:rPr>
              <w:lang w:eastAsia="zh-CN"/>
            </w:rPr>
          </w:rPrChange>
        </w:rPr>
      </w:pPr>
      <w:r w:rsidRPr="0088676B">
        <w:rPr>
          <w:rFonts w:ascii="微软雅黑" w:eastAsiaTheme="minorEastAsia" w:hAnsi="微软雅黑" w:cs="微软雅黑" w:hint="eastAsia"/>
          <w:lang w:eastAsia="zh-CN"/>
          <w:rPrChange w:id="1706" w:author="Microsoft Office User" w:date="2017-08-26T15:42:00Z">
            <w:rPr>
              <w:rFonts w:ascii="微软雅黑" w:eastAsia="微软雅黑" w:hAnsi="微软雅黑" w:cs="微软雅黑" w:hint="eastAsia"/>
              <w:lang w:eastAsia="zh-CN"/>
            </w:rPr>
          </w:rPrChange>
        </w:rPr>
        <w:t>入市早，持有一定的比特币</w:t>
      </w:r>
    </w:p>
    <w:p w14:paraId="616362FF" w14:textId="77777777" w:rsidR="00E6392D" w:rsidRPr="0088676B" w:rsidRDefault="00E6392D" w:rsidP="00E6392D">
      <w:pPr>
        <w:pStyle w:val="ListParagraph"/>
        <w:numPr>
          <w:ilvl w:val="0"/>
          <w:numId w:val="38"/>
        </w:numPr>
        <w:spacing w:after="160" w:line="256" w:lineRule="auto"/>
        <w:rPr>
          <w:rFonts w:eastAsiaTheme="minorEastAsia"/>
          <w:lang w:eastAsia="zh-CN"/>
          <w:rPrChange w:id="1707" w:author="Microsoft Office User" w:date="2017-08-26T15:42:00Z">
            <w:rPr>
              <w:lang w:eastAsia="zh-CN"/>
            </w:rPr>
          </w:rPrChange>
        </w:rPr>
      </w:pPr>
      <w:r w:rsidRPr="0088676B">
        <w:rPr>
          <w:rFonts w:ascii="微软雅黑" w:eastAsiaTheme="minorEastAsia" w:hAnsi="微软雅黑" w:cs="微软雅黑" w:hint="eastAsia"/>
          <w:lang w:eastAsia="zh-CN"/>
          <w:rPrChange w:id="1708" w:author="Microsoft Office User" w:date="2017-08-26T15:42:00Z">
            <w:rPr>
              <w:rFonts w:ascii="微软雅黑" w:eastAsia="微软雅黑" w:hAnsi="微软雅黑" w:cs="微软雅黑" w:hint="eastAsia"/>
              <w:lang w:eastAsia="zh-CN"/>
            </w:rPr>
          </w:rPrChange>
        </w:rPr>
        <w:t>长期持有，对比特币的升值抱有乐观积极的看法</w:t>
      </w:r>
    </w:p>
    <w:p w14:paraId="3CD9C9DF" w14:textId="77777777" w:rsidR="00E6392D" w:rsidRPr="0088676B" w:rsidRDefault="00E6392D" w:rsidP="00E6392D">
      <w:pPr>
        <w:pStyle w:val="ListParagraph"/>
        <w:numPr>
          <w:ilvl w:val="0"/>
          <w:numId w:val="38"/>
        </w:numPr>
        <w:spacing w:after="160" w:line="256" w:lineRule="auto"/>
        <w:rPr>
          <w:rFonts w:eastAsiaTheme="minorEastAsia"/>
          <w:lang w:eastAsia="zh-CN"/>
          <w:rPrChange w:id="1709" w:author="Microsoft Office User" w:date="2017-08-26T15:42:00Z">
            <w:rPr>
              <w:lang w:eastAsia="zh-CN"/>
            </w:rPr>
          </w:rPrChange>
        </w:rPr>
      </w:pPr>
      <w:r w:rsidRPr="0088676B">
        <w:rPr>
          <w:rFonts w:ascii="微软雅黑" w:eastAsiaTheme="minorEastAsia" w:hAnsi="微软雅黑" w:cs="微软雅黑" w:hint="eastAsia"/>
          <w:lang w:eastAsia="zh-CN"/>
          <w:rPrChange w:id="1710" w:author="Microsoft Office User" w:date="2017-08-26T15:42:00Z">
            <w:rPr>
              <w:rFonts w:ascii="微软雅黑" w:eastAsia="微软雅黑" w:hAnsi="微软雅黑" w:cs="微软雅黑" w:hint="eastAsia"/>
              <w:lang w:eastAsia="zh-CN"/>
            </w:rPr>
          </w:rPrChange>
        </w:rPr>
        <w:t>讲究生活品质，愿意尝试新的事物</w:t>
      </w:r>
    </w:p>
    <w:p w14:paraId="0A2245CF" w14:textId="77777777" w:rsidR="00E6392D" w:rsidRPr="0088676B" w:rsidRDefault="00E6392D" w:rsidP="00E6392D">
      <w:pPr>
        <w:pStyle w:val="ListParagraph"/>
        <w:numPr>
          <w:ilvl w:val="0"/>
          <w:numId w:val="38"/>
        </w:numPr>
        <w:spacing w:after="160" w:line="256" w:lineRule="auto"/>
        <w:rPr>
          <w:rFonts w:eastAsiaTheme="minorEastAsia"/>
          <w:lang w:eastAsia="zh-CN"/>
          <w:rPrChange w:id="1711" w:author="Microsoft Office User" w:date="2017-08-26T15:42:00Z">
            <w:rPr>
              <w:lang w:eastAsia="zh-CN"/>
            </w:rPr>
          </w:rPrChange>
        </w:rPr>
      </w:pPr>
      <w:r w:rsidRPr="0088676B">
        <w:rPr>
          <w:rFonts w:ascii="微软雅黑" w:eastAsiaTheme="minorEastAsia" w:hAnsi="微软雅黑" w:cs="微软雅黑" w:hint="eastAsia"/>
          <w:lang w:eastAsia="zh-CN"/>
          <w:rPrChange w:id="1712" w:author="Microsoft Office User" w:date="2017-08-26T15:42:00Z">
            <w:rPr>
              <w:rFonts w:ascii="微软雅黑" w:eastAsia="微软雅黑" w:hAnsi="微软雅黑" w:cs="微软雅黑"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713" w:author="Microsoft Office User" w:date="2017-08-26T15:42:00Z">
            <w:rPr>
              <w:lang w:eastAsia="zh-CN"/>
            </w:rPr>
          </w:rPrChange>
        </w:rPr>
      </w:pPr>
      <w:r w:rsidRPr="0088676B">
        <w:rPr>
          <w:rFonts w:ascii="微软雅黑" w:eastAsiaTheme="minorEastAsia" w:hAnsi="微软雅黑" w:cs="微软雅黑" w:hint="eastAsia"/>
          <w:lang w:eastAsia="zh-CN"/>
          <w:rPrChange w:id="1714" w:author="Microsoft Office User" w:date="2017-08-26T15:42:00Z">
            <w:rPr>
              <w:rFonts w:ascii="微软雅黑" w:eastAsia="微软雅黑" w:hAnsi="微软雅黑" w:cs="微软雅黑" w:hint="eastAsia"/>
              <w:lang w:eastAsia="zh-CN"/>
            </w:rPr>
          </w:rPrChange>
        </w:rPr>
        <w:t>然而，目前市场上没有太多金融产品的选择：</w:t>
      </w:r>
    </w:p>
    <w:p w14:paraId="341224F1" w14:textId="77777777" w:rsidR="00E6392D" w:rsidRPr="0088676B" w:rsidRDefault="00E6392D" w:rsidP="00E6392D">
      <w:pPr>
        <w:pStyle w:val="ListParagraph"/>
        <w:numPr>
          <w:ilvl w:val="0"/>
          <w:numId w:val="39"/>
        </w:numPr>
        <w:spacing w:after="160" w:line="256" w:lineRule="auto"/>
        <w:rPr>
          <w:rFonts w:eastAsiaTheme="minorEastAsia"/>
          <w:lang w:eastAsia="zh-CN"/>
          <w:rPrChange w:id="1715" w:author="Microsoft Office User" w:date="2017-08-26T15:42:00Z">
            <w:rPr>
              <w:lang w:eastAsia="zh-CN"/>
            </w:rPr>
          </w:rPrChange>
        </w:rPr>
      </w:pPr>
      <w:r w:rsidRPr="0088676B">
        <w:rPr>
          <w:rFonts w:ascii="微软雅黑" w:eastAsiaTheme="minorEastAsia" w:hAnsi="微软雅黑" w:cs="微软雅黑" w:hint="eastAsia"/>
          <w:lang w:eastAsia="zh-CN"/>
          <w:rPrChange w:id="1716" w:author="Microsoft Office User" w:date="2017-08-26T15:42:00Z">
            <w:rPr>
              <w:rFonts w:ascii="微软雅黑" w:eastAsia="微软雅黑" w:hAnsi="微软雅黑" w:cs="微软雅黑"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ListParagraph"/>
        <w:numPr>
          <w:ilvl w:val="0"/>
          <w:numId w:val="39"/>
        </w:numPr>
        <w:spacing w:after="160" w:line="256" w:lineRule="auto"/>
        <w:rPr>
          <w:rFonts w:eastAsiaTheme="minorEastAsia"/>
          <w:lang w:eastAsia="zh-CN"/>
          <w:rPrChange w:id="1717" w:author="Microsoft Office User" w:date="2017-08-26T15:42:00Z">
            <w:rPr>
              <w:lang w:eastAsia="zh-CN"/>
            </w:rPr>
          </w:rPrChange>
        </w:rPr>
      </w:pPr>
      <w:r w:rsidRPr="0088676B">
        <w:rPr>
          <w:rFonts w:ascii="微软雅黑" w:eastAsiaTheme="minorEastAsia" w:hAnsi="微软雅黑" w:cs="微软雅黑" w:hint="eastAsia"/>
          <w:lang w:eastAsia="zh-CN"/>
          <w:rPrChange w:id="1718" w:author="Microsoft Office User" w:date="2017-08-26T15:42:00Z">
            <w:rPr>
              <w:rFonts w:ascii="微软雅黑" w:eastAsia="微软雅黑" w:hAnsi="微软雅黑" w:cs="微软雅黑"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719" w:author="Microsoft Office User" w:date="2017-08-26T15:42:00Z">
            <w:rPr>
              <w:lang w:eastAsia="zh-CN"/>
            </w:rPr>
          </w:rPrChange>
        </w:rPr>
      </w:pPr>
      <w:r w:rsidRPr="0088676B">
        <w:rPr>
          <w:rFonts w:ascii="微软雅黑" w:eastAsiaTheme="minorEastAsia" w:hAnsi="微软雅黑" w:cs="微软雅黑" w:hint="eastAsia"/>
          <w:lang w:eastAsia="zh-CN"/>
          <w:rPrChange w:id="1720" w:author="Microsoft Office User" w:date="2017-08-26T15:42:00Z">
            <w:rPr>
              <w:rFonts w:ascii="微软雅黑" w:eastAsia="微软雅黑" w:hAnsi="微软雅黑" w:cs="微软雅黑" w:hint="eastAsia"/>
              <w:lang w:eastAsia="zh-CN"/>
            </w:rPr>
          </w:rPrChange>
        </w:rPr>
        <w:t>在比特币投资的圈子中，小明发现了</w:t>
      </w:r>
      <w:r w:rsidRPr="0088676B">
        <w:rPr>
          <w:rFonts w:eastAsiaTheme="minorEastAsia"/>
          <w:lang w:eastAsia="zh-CN"/>
          <w:rPrChange w:id="1721" w:author="Microsoft Office User" w:date="2017-08-26T15:42:00Z">
            <w:rPr>
              <w:lang w:eastAsia="zh-CN"/>
            </w:rPr>
          </w:rPrChange>
        </w:rPr>
        <w:t>mchain.io,</w:t>
      </w:r>
      <w:r w:rsidRPr="0088676B">
        <w:rPr>
          <w:rFonts w:ascii="微软雅黑" w:eastAsiaTheme="minorEastAsia" w:hAnsi="微软雅黑" w:cs="微软雅黑" w:hint="eastAsia"/>
          <w:lang w:eastAsia="zh-CN"/>
          <w:rPrChange w:id="1722" w:author="Microsoft Office User" w:date="2017-08-26T15:42:00Z">
            <w:rPr>
              <w:rFonts w:ascii="微软雅黑" w:eastAsia="微软雅黑" w:hAnsi="微软雅黑" w:cs="微软雅黑"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723" w:author="Microsoft Office User" w:date="2017-08-26T15:42:00Z">
            <w:rPr>
              <w:lang w:eastAsia="zh-CN"/>
            </w:rPr>
          </w:rPrChange>
        </w:rPr>
      </w:pPr>
      <w:r w:rsidRPr="0088676B">
        <w:rPr>
          <w:rFonts w:ascii="微软雅黑" w:eastAsiaTheme="minorEastAsia" w:hAnsi="微软雅黑" w:cs="微软雅黑" w:hint="eastAsia"/>
          <w:lang w:eastAsia="zh-CN"/>
          <w:rPrChange w:id="1724" w:author="Microsoft Office User" w:date="2017-08-26T15:42:00Z">
            <w:rPr>
              <w:rFonts w:ascii="微软雅黑" w:eastAsia="微软雅黑" w:hAnsi="微软雅黑" w:cs="微软雅黑" w:hint="eastAsia"/>
              <w:lang w:eastAsia="zh-CN"/>
            </w:rPr>
          </w:rPrChange>
        </w:rPr>
        <w:lastRenderedPageBreak/>
        <w:t>小明来到</w:t>
      </w:r>
      <w:r w:rsidRPr="0088676B">
        <w:rPr>
          <w:rFonts w:eastAsiaTheme="minorEastAsia"/>
          <w:lang w:eastAsia="zh-CN"/>
          <w:rPrChange w:id="1725" w:author="Microsoft Office User" w:date="2017-08-26T15:42:00Z">
            <w:rPr>
              <w:lang w:eastAsia="zh-CN"/>
            </w:rPr>
          </w:rPrChange>
        </w:rPr>
        <w:t>mchain.io,</w:t>
      </w:r>
      <w:r w:rsidRPr="0088676B">
        <w:rPr>
          <w:rFonts w:ascii="微软雅黑" w:eastAsiaTheme="minorEastAsia" w:hAnsi="微软雅黑" w:cs="微软雅黑" w:hint="eastAsia"/>
          <w:lang w:eastAsia="zh-CN"/>
          <w:rPrChange w:id="1726" w:author="Microsoft Office User" w:date="2017-08-26T15:42:00Z">
            <w:rPr>
              <w:rFonts w:ascii="微软雅黑" w:eastAsia="微软雅黑" w:hAnsi="微软雅黑" w:cs="微软雅黑"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727" w:author="Microsoft Office User" w:date="2017-08-26T15:42:00Z">
            <w:rPr>
              <w:lang w:eastAsia="zh-CN"/>
            </w:rPr>
          </w:rPrChange>
        </w:rPr>
        <w:t>Mchain.io</w:t>
      </w:r>
      <w:r w:rsidRPr="0088676B">
        <w:rPr>
          <w:rFonts w:ascii="微软雅黑" w:eastAsiaTheme="minorEastAsia" w:hAnsi="微软雅黑" w:cs="微软雅黑" w:hint="eastAsia"/>
          <w:lang w:eastAsia="zh-CN"/>
          <w:rPrChange w:id="1728" w:author="Microsoft Office User" w:date="2017-08-26T15:42:00Z">
            <w:rPr>
              <w:rFonts w:ascii="微软雅黑" w:eastAsia="微软雅黑" w:hAnsi="微软雅黑" w:cs="微软雅黑"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729" w:author="Microsoft Office User" w:date="2017-08-26T15:42:00Z">
            <w:rPr>
              <w:lang w:eastAsia="zh-CN"/>
            </w:rPr>
          </w:rPrChange>
        </w:rPr>
        <w:t>120</w:t>
      </w:r>
      <w:r w:rsidRPr="0088676B">
        <w:rPr>
          <w:rFonts w:ascii="微软雅黑" w:eastAsiaTheme="minorEastAsia" w:hAnsi="微软雅黑" w:cs="微软雅黑" w:hint="eastAsia"/>
          <w:lang w:eastAsia="zh-CN"/>
          <w:rPrChange w:id="1730" w:author="Microsoft Office User" w:date="2017-08-26T15:42:00Z">
            <w:rPr>
              <w:rFonts w:ascii="微软雅黑" w:eastAsia="微软雅黑" w:hAnsi="微软雅黑" w:cs="微软雅黑"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731" w:author="Microsoft Office User" w:date="2017-08-26T15:42:00Z">
            <w:rPr>
              <w:lang w:eastAsia="zh-CN"/>
            </w:rPr>
          </w:rPrChange>
        </w:rPr>
      </w:pPr>
      <w:r w:rsidRPr="0088676B">
        <w:rPr>
          <w:rFonts w:ascii="微软雅黑" w:eastAsiaTheme="minorEastAsia" w:hAnsi="微软雅黑" w:cs="微软雅黑" w:hint="eastAsia"/>
          <w:lang w:eastAsia="zh-CN"/>
          <w:rPrChange w:id="1732" w:author="Microsoft Office User" w:date="2017-08-26T15:42:00Z">
            <w:rPr>
              <w:rFonts w:ascii="微软雅黑" w:eastAsia="微软雅黑" w:hAnsi="微软雅黑" w:cs="微软雅黑"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733" w:author="Microsoft Office User" w:date="2017-08-26T15:42:00Z">
            <w:rPr>
              <w:lang w:eastAsia="zh-CN"/>
            </w:rPr>
          </w:rPrChange>
        </w:rPr>
      </w:pPr>
      <w:r w:rsidRPr="0088676B">
        <w:rPr>
          <w:rFonts w:ascii="微软雅黑" w:eastAsiaTheme="minorEastAsia" w:hAnsi="微软雅黑" w:cs="微软雅黑" w:hint="eastAsia"/>
          <w:lang w:eastAsia="zh-CN"/>
          <w:rPrChange w:id="1734" w:author="Microsoft Office User" w:date="2017-08-26T15:42:00Z">
            <w:rPr>
              <w:rFonts w:ascii="微软雅黑" w:eastAsia="微软雅黑" w:hAnsi="微软雅黑" w:cs="微软雅黑" w:hint="eastAsia"/>
              <w:lang w:eastAsia="zh-CN"/>
            </w:rPr>
          </w:rPrChange>
        </w:rPr>
        <w:t>完成身份信息提交后，小明选择用真实身份在</w:t>
      </w:r>
      <w:r w:rsidRPr="0088676B">
        <w:rPr>
          <w:rFonts w:eastAsiaTheme="minorEastAsia"/>
          <w:lang w:eastAsia="zh-CN"/>
          <w:rPrChange w:id="1735" w:author="Microsoft Office User" w:date="2017-08-26T15:42:00Z">
            <w:rPr>
              <w:lang w:eastAsia="zh-CN"/>
            </w:rPr>
          </w:rPrChange>
        </w:rPr>
        <w:t>mchain.io</w:t>
      </w:r>
      <w:r w:rsidRPr="0088676B">
        <w:rPr>
          <w:rFonts w:ascii="微软雅黑" w:eastAsiaTheme="minorEastAsia" w:hAnsi="微软雅黑" w:cs="微软雅黑" w:hint="eastAsia"/>
          <w:lang w:eastAsia="zh-CN"/>
          <w:rPrChange w:id="1736" w:author="Microsoft Office User" w:date="2017-08-26T15:42:00Z">
            <w:rPr>
              <w:rFonts w:ascii="微软雅黑" w:eastAsia="微软雅黑" w:hAnsi="微软雅黑" w:cs="微软雅黑"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737" w:author="Microsoft Office User" w:date="2017-08-26T15:42:00Z">
            <w:rPr>
              <w:lang w:eastAsia="zh-CN"/>
            </w:rPr>
          </w:rPrChange>
        </w:rPr>
      </w:pPr>
      <w:r w:rsidRPr="0088676B">
        <w:rPr>
          <w:rFonts w:ascii="微软雅黑" w:eastAsiaTheme="minorEastAsia" w:hAnsi="微软雅黑" w:cs="微软雅黑" w:hint="eastAsia"/>
          <w:lang w:eastAsia="zh-CN"/>
          <w:rPrChange w:id="1738" w:author="Microsoft Office User" w:date="2017-08-26T15:42:00Z">
            <w:rPr>
              <w:rFonts w:ascii="微软雅黑" w:eastAsia="微软雅黑" w:hAnsi="微软雅黑" w:cs="微软雅黑" w:hint="eastAsia"/>
              <w:lang w:eastAsia="zh-CN"/>
            </w:rPr>
          </w:rPrChange>
        </w:rPr>
        <w:t>同时，小明用数字身份，通过自己的比特币电子钱包，为自己在</w:t>
      </w:r>
      <w:r w:rsidRPr="0088676B">
        <w:rPr>
          <w:rFonts w:eastAsiaTheme="minorEastAsia"/>
          <w:lang w:eastAsia="zh-CN"/>
          <w:rPrChange w:id="1739" w:author="Microsoft Office User" w:date="2017-08-26T15:42:00Z">
            <w:rPr>
              <w:lang w:eastAsia="zh-CN"/>
            </w:rPr>
          </w:rPrChange>
        </w:rPr>
        <w:t>mchain.io</w:t>
      </w:r>
      <w:r w:rsidRPr="0088676B">
        <w:rPr>
          <w:rFonts w:ascii="微软雅黑" w:eastAsiaTheme="minorEastAsia" w:hAnsi="微软雅黑" w:cs="微软雅黑" w:hint="eastAsia"/>
          <w:lang w:eastAsia="zh-CN"/>
          <w:rPrChange w:id="1740" w:author="Microsoft Office User" w:date="2017-08-26T15:42:00Z">
            <w:rPr>
              <w:rFonts w:ascii="微软雅黑" w:eastAsia="微软雅黑" w:hAnsi="微软雅黑" w:cs="微软雅黑"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741" w:author="Microsoft Office User" w:date="2017-08-26T15:42:00Z">
            <w:rPr>
              <w:lang w:eastAsia="zh-CN"/>
            </w:rPr>
          </w:rPrChange>
        </w:rPr>
      </w:pPr>
      <w:r w:rsidRPr="0088676B">
        <w:rPr>
          <w:rFonts w:ascii="微软雅黑" w:eastAsiaTheme="minorEastAsia" w:hAnsi="微软雅黑" w:cs="微软雅黑" w:hint="eastAsia"/>
          <w:lang w:eastAsia="zh-CN"/>
          <w:rPrChange w:id="1742" w:author="Microsoft Office User" w:date="2017-08-26T15:42:00Z">
            <w:rPr>
              <w:rFonts w:ascii="微软雅黑" w:eastAsia="微软雅黑" w:hAnsi="微软雅黑" w:cs="微软雅黑"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743" w:author="Microsoft Office User" w:date="2017-08-26T15:42:00Z">
            <w:rPr>
              <w:lang w:eastAsia="zh-CN"/>
            </w:rPr>
          </w:rPrChange>
        </w:rPr>
      </w:pPr>
      <w:r w:rsidRPr="0088676B">
        <w:rPr>
          <w:rFonts w:ascii="微软雅黑" w:eastAsiaTheme="minorEastAsia" w:hAnsi="微软雅黑" w:cs="微软雅黑" w:hint="eastAsia"/>
          <w:lang w:eastAsia="zh-CN"/>
          <w:rPrChange w:id="1744" w:author="Microsoft Office User" w:date="2017-08-26T15:42:00Z">
            <w:rPr>
              <w:rFonts w:ascii="微软雅黑" w:eastAsia="微软雅黑" w:hAnsi="微软雅黑" w:cs="微软雅黑" w:hint="eastAsia"/>
              <w:lang w:eastAsia="zh-CN"/>
            </w:rPr>
          </w:rPrChange>
        </w:rPr>
        <w:t>小明在比较了平台提供的人寿保险后，决定在</w:t>
      </w:r>
      <w:r w:rsidRPr="0088676B">
        <w:rPr>
          <w:rFonts w:eastAsiaTheme="minorEastAsia"/>
          <w:lang w:eastAsia="zh-CN"/>
          <w:rPrChange w:id="1745" w:author="Microsoft Office User" w:date="2017-08-26T15:42:00Z">
            <w:rPr>
              <w:lang w:eastAsia="zh-CN"/>
            </w:rPr>
          </w:rPrChange>
        </w:rPr>
        <w:t>1</w:t>
      </w:r>
      <w:r w:rsidRPr="0088676B">
        <w:rPr>
          <w:rFonts w:ascii="微软雅黑" w:eastAsiaTheme="minorEastAsia" w:hAnsi="微软雅黑" w:cs="微软雅黑" w:hint="eastAsia"/>
          <w:lang w:eastAsia="zh-CN"/>
          <w:rPrChange w:id="1746" w:author="Microsoft Office User" w:date="2017-08-26T15:42:00Z">
            <w:rPr>
              <w:rFonts w:ascii="微软雅黑" w:eastAsia="微软雅黑" w:hAnsi="微软雅黑" w:cs="微软雅黑" w:hint="eastAsia"/>
              <w:lang w:eastAsia="zh-CN"/>
            </w:rPr>
          </w:rPrChange>
        </w:rPr>
        <w:t>年期，</w:t>
      </w:r>
      <w:r w:rsidRPr="0088676B">
        <w:rPr>
          <w:rFonts w:eastAsiaTheme="minorEastAsia"/>
          <w:lang w:eastAsia="zh-CN"/>
          <w:rPrChange w:id="1747" w:author="Microsoft Office User" w:date="2017-08-26T15:42:00Z">
            <w:rPr>
              <w:lang w:eastAsia="zh-CN"/>
            </w:rPr>
          </w:rPrChange>
        </w:rPr>
        <w:t>2</w:t>
      </w:r>
      <w:r w:rsidRPr="0088676B">
        <w:rPr>
          <w:rFonts w:ascii="微软雅黑" w:eastAsiaTheme="minorEastAsia" w:hAnsi="微软雅黑" w:cs="微软雅黑" w:hint="eastAsia"/>
          <w:lang w:eastAsia="zh-CN"/>
          <w:rPrChange w:id="1748" w:author="Microsoft Office User" w:date="2017-08-26T15:42:00Z">
            <w:rPr>
              <w:rFonts w:ascii="微软雅黑" w:eastAsia="微软雅黑" w:hAnsi="微软雅黑" w:cs="微软雅黑" w:hint="eastAsia"/>
              <w:lang w:eastAsia="zh-CN"/>
            </w:rPr>
          </w:rPrChange>
        </w:rPr>
        <w:t>年期，</w:t>
      </w:r>
      <w:r w:rsidRPr="0088676B">
        <w:rPr>
          <w:rFonts w:eastAsiaTheme="minorEastAsia"/>
          <w:lang w:eastAsia="zh-CN"/>
          <w:rPrChange w:id="1749" w:author="Microsoft Office User" w:date="2017-08-26T15:42:00Z">
            <w:rPr>
              <w:lang w:eastAsia="zh-CN"/>
            </w:rPr>
          </w:rPrChange>
        </w:rPr>
        <w:t>5</w:t>
      </w:r>
      <w:r w:rsidRPr="0088676B">
        <w:rPr>
          <w:rFonts w:ascii="微软雅黑" w:eastAsiaTheme="minorEastAsia" w:hAnsi="微软雅黑" w:cs="微软雅黑" w:hint="eastAsia"/>
          <w:lang w:eastAsia="zh-CN"/>
          <w:rPrChange w:id="1750" w:author="Microsoft Office User" w:date="2017-08-26T15:42:00Z">
            <w:rPr>
              <w:rFonts w:ascii="微软雅黑" w:eastAsia="微软雅黑" w:hAnsi="微软雅黑" w:cs="微软雅黑"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751"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752" w:author="Microsoft Office User" w:date="2017-08-26T15:42:00Z">
            <w:rPr>
              <w:lang w:eastAsia="zh-CN"/>
            </w:rPr>
          </w:rPrChange>
        </w:rPr>
      </w:pPr>
      <w:r w:rsidRPr="0088676B">
        <w:rPr>
          <w:rFonts w:ascii="微软雅黑" w:eastAsiaTheme="minorEastAsia" w:hAnsi="微软雅黑" w:cs="微软雅黑" w:hint="eastAsia"/>
          <w:lang w:eastAsia="zh-CN"/>
          <w:rPrChange w:id="1753" w:author="Microsoft Office User" w:date="2017-08-26T15:42:00Z">
            <w:rPr>
              <w:rFonts w:ascii="微软雅黑" w:eastAsia="微软雅黑" w:hAnsi="微软雅黑" w:cs="微软雅黑" w:hint="eastAsia"/>
              <w:lang w:eastAsia="zh-CN"/>
            </w:rPr>
          </w:rPrChange>
        </w:rPr>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754" w:author="Microsoft Office User" w:date="2017-08-26T15:42:00Z">
            <w:rPr>
              <w:lang w:eastAsia="zh-CN"/>
            </w:rPr>
          </w:rPrChange>
        </w:rPr>
      </w:pPr>
      <w:r w:rsidRPr="0088676B">
        <w:rPr>
          <w:rFonts w:ascii="微软雅黑" w:eastAsiaTheme="minorEastAsia" w:hAnsi="微软雅黑" w:cs="微软雅黑" w:hint="eastAsia"/>
          <w:lang w:eastAsia="zh-CN"/>
          <w:rPrChange w:id="1755" w:author="Microsoft Office User" w:date="2017-08-26T15:42:00Z">
            <w:rPr>
              <w:rFonts w:ascii="微软雅黑" w:eastAsia="微软雅黑" w:hAnsi="微软雅黑" w:cs="微软雅黑" w:hint="eastAsia"/>
              <w:lang w:eastAsia="zh-CN"/>
            </w:rPr>
          </w:rPrChange>
        </w:rPr>
        <w:t>保险的保费是一个比特币，需要存入</w:t>
      </w:r>
      <w:r w:rsidRPr="0088676B">
        <w:rPr>
          <w:rFonts w:eastAsiaTheme="minorEastAsia"/>
          <w:lang w:eastAsia="zh-CN"/>
          <w:rPrChange w:id="1756" w:author="Microsoft Office User" w:date="2017-08-26T15:42:00Z">
            <w:rPr>
              <w:lang w:eastAsia="zh-CN"/>
            </w:rPr>
          </w:rPrChange>
        </w:rPr>
        <w:t>mchain.io</w:t>
      </w:r>
      <w:r w:rsidRPr="0088676B">
        <w:rPr>
          <w:rFonts w:ascii="微软雅黑" w:eastAsiaTheme="minorEastAsia" w:hAnsi="微软雅黑" w:cs="微软雅黑" w:hint="eastAsia"/>
          <w:lang w:eastAsia="zh-CN"/>
          <w:rPrChange w:id="1757" w:author="Microsoft Office User" w:date="2017-08-26T15:42:00Z">
            <w:rPr>
              <w:rFonts w:ascii="微软雅黑" w:eastAsia="微软雅黑" w:hAnsi="微软雅黑" w:cs="微软雅黑" w:hint="eastAsia"/>
              <w:lang w:eastAsia="zh-CN"/>
            </w:rPr>
          </w:rPrChange>
        </w:rPr>
        <w:t>的信托账户。如果真实身份的小明过世，而过世年纪是在</w:t>
      </w:r>
      <w:r w:rsidRPr="0088676B">
        <w:rPr>
          <w:rFonts w:eastAsiaTheme="minorEastAsia"/>
          <w:lang w:eastAsia="zh-CN"/>
          <w:rPrChange w:id="1758" w:author="Microsoft Office User" w:date="2017-08-26T15:42:00Z">
            <w:rPr>
              <w:lang w:eastAsia="zh-CN"/>
            </w:rPr>
          </w:rPrChange>
        </w:rPr>
        <w:t>0</w:t>
      </w:r>
      <w:r w:rsidRPr="0088676B">
        <w:rPr>
          <w:rFonts w:ascii="微软雅黑" w:eastAsiaTheme="minorEastAsia" w:hAnsi="微软雅黑" w:cs="微软雅黑" w:hint="eastAsia"/>
          <w:lang w:eastAsia="zh-CN"/>
          <w:rPrChange w:id="1759" w:author="Microsoft Office User" w:date="2017-08-26T15:42:00Z">
            <w:rPr>
              <w:rFonts w:ascii="微软雅黑" w:eastAsia="微软雅黑" w:hAnsi="微软雅黑" w:cs="微软雅黑" w:hint="eastAsia"/>
              <w:lang w:eastAsia="zh-CN"/>
            </w:rPr>
          </w:rPrChange>
        </w:rPr>
        <w:t>到</w:t>
      </w:r>
      <w:r w:rsidRPr="0088676B">
        <w:rPr>
          <w:rFonts w:eastAsiaTheme="minorEastAsia"/>
          <w:lang w:eastAsia="zh-CN"/>
          <w:rPrChange w:id="1760" w:author="Microsoft Office User" w:date="2017-08-26T15:42:00Z">
            <w:rPr>
              <w:lang w:eastAsia="zh-CN"/>
            </w:rPr>
          </w:rPrChange>
        </w:rPr>
        <w:t>55</w:t>
      </w:r>
      <w:r w:rsidRPr="0088676B">
        <w:rPr>
          <w:rFonts w:ascii="微软雅黑" w:eastAsiaTheme="minorEastAsia" w:hAnsi="微软雅黑" w:cs="微软雅黑" w:hint="eastAsia"/>
          <w:lang w:eastAsia="zh-CN"/>
          <w:rPrChange w:id="1761" w:author="Microsoft Office User" w:date="2017-08-26T15:42:00Z">
            <w:rPr>
              <w:rFonts w:ascii="微软雅黑" w:eastAsia="微软雅黑" w:hAnsi="微软雅黑" w:cs="微软雅黑" w:hint="eastAsia"/>
              <w:lang w:eastAsia="zh-CN"/>
            </w:rPr>
          </w:rPrChange>
        </w:rPr>
        <w:t>岁，那么保险会赔付</w:t>
      </w:r>
      <w:r w:rsidRPr="0088676B">
        <w:rPr>
          <w:rFonts w:eastAsiaTheme="minorEastAsia"/>
          <w:lang w:eastAsia="zh-CN"/>
          <w:rPrChange w:id="1762" w:author="Microsoft Office User" w:date="2017-08-26T15:42:00Z">
            <w:rPr>
              <w:lang w:eastAsia="zh-CN"/>
            </w:rPr>
          </w:rPrChange>
        </w:rPr>
        <w:t>10</w:t>
      </w:r>
      <w:r w:rsidRPr="0088676B">
        <w:rPr>
          <w:rFonts w:ascii="微软雅黑" w:eastAsiaTheme="minorEastAsia" w:hAnsi="微软雅黑" w:cs="微软雅黑" w:hint="eastAsia"/>
          <w:lang w:eastAsia="zh-CN"/>
          <w:rPrChange w:id="1763" w:author="Microsoft Office User" w:date="2017-08-26T15:42:00Z">
            <w:rPr>
              <w:rFonts w:ascii="微软雅黑" w:eastAsia="微软雅黑" w:hAnsi="微软雅黑" w:cs="微软雅黑" w:hint="eastAsia"/>
              <w:lang w:eastAsia="zh-CN"/>
            </w:rPr>
          </w:rPrChange>
        </w:rPr>
        <w:t>个比特币，如果是在</w:t>
      </w:r>
      <w:r w:rsidRPr="0088676B">
        <w:rPr>
          <w:rFonts w:eastAsiaTheme="minorEastAsia"/>
          <w:lang w:eastAsia="zh-CN"/>
          <w:rPrChange w:id="1764" w:author="Microsoft Office User" w:date="2017-08-26T15:42:00Z">
            <w:rPr>
              <w:lang w:eastAsia="zh-CN"/>
            </w:rPr>
          </w:rPrChange>
        </w:rPr>
        <w:t>56</w:t>
      </w:r>
      <w:r w:rsidRPr="0088676B">
        <w:rPr>
          <w:rFonts w:ascii="微软雅黑" w:eastAsiaTheme="minorEastAsia" w:hAnsi="微软雅黑" w:cs="微软雅黑" w:hint="eastAsia"/>
          <w:lang w:eastAsia="zh-CN"/>
          <w:rPrChange w:id="1765" w:author="Microsoft Office User" w:date="2017-08-26T15:42:00Z">
            <w:rPr>
              <w:rFonts w:ascii="微软雅黑" w:eastAsia="微软雅黑" w:hAnsi="微软雅黑" w:cs="微软雅黑" w:hint="eastAsia"/>
              <w:lang w:eastAsia="zh-CN"/>
            </w:rPr>
          </w:rPrChange>
        </w:rPr>
        <w:t>岁到</w:t>
      </w:r>
      <w:r w:rsidRPr="0088676B">
        <w:rPr>
          <w:rFonts w:eastAsiaTheme="minorEastAsia"/>
          <w:lang w:eastAsia="zh-CN"/>
          <w:rPrChange w:id="1766" w:author="Microsoft Office User" w:date="2017-08-26T15:42:00Z">
            <w:rPr>
              <w:lang w:eastAsia="zh-CN"/>
            </w:rPr>
          </w:rPrChange>
        </w:rPr>
        <w:t>85</w:t>
      </w:r>
      <w:r w:rsidRPr="0088676B">
        <w:rPr>
          <w:rFonts w:ascii="微软雅黑" w:eastAsiaTheme="minorEastAsia" w:hAnsi="微软雅黑" w:cs="微软雅黑" w:hint="eastAsia"/>
          <w:lang w:eastAsia="zh-CN"/>
          <w:rPrChange w:id="1767" w:author="Microsoft Office User" w:date="2017-08-26T15:42:00Z">
            <w:rPr>
              <w:rFonts w:ascii="微软雅黑" w:eastAsia="微软雅黑" w:hAnsi="微软雅黑" w:cs="微软雅黑" w:hint="eastAsia"/>
              <w:lang w:eastAsia="zh-CN"/>
            </w:rPr>
          </w:rPrChange>
        </w:rPr>
        <w:t>岁之间过世，那么保险赔付</w:t>
      </w:r>
      <w:r w:rsidRPr="0088676B">
        <w:rPr>
          <w:rFonts w:eastAsiaTheme="minorEastAsia"/>
          <w:lang w:eastAsia="zh-CN"/>
          <w:rPrChange w:id="1768" w:author="Microsoft Office User" w:date="2017-08-26T15:42:00Z">
            <w:rPr>
              <w:lang w:eastAsia="zh-CN"/>
            </w:rPr>
          </w:rPrChange>
        </w:rPr>
        <w:t>5</w:t>
      </w:r>
      <w:r w:rsidRPr="0088676B">
        <w:rPr>
          <w:rFonts w:ascii="微软雅黑" w:eastAsiaTheme="minorEastAsia" w:hAnsi="微软雅黑" w:cs="微软雅黑" w:hint="eastAsia"/>
          <w:lang w:eastAsia="zh-CN"/>
          <w:rPrChange w:id="1769" w:author="Microsoft Office User" w:date="2017-08-26T15:42:00Z">
            <w:rPr>
              <w:rFonts w:ascii="微软雅黑" w:eastAsia="微软雅黑" w:hAnsi="微软雅黑" w:cs="微软雅黑" w:hint="eastAsia"/>
              <w:lang w:eastAsia="zh-CN"/>
            </w:rPr>
          </w:rPrChange>
        </w:rPr>
        <w:t>个比特币，如果是在</w:t>
      </w:r>
      <w:r w:rsidRPr="0088676B">
        <w:rPr>
          <w:rFonts w:eastAsiaTheme="minorEastAsia"/>
          <w:lang w:eastAsia="zh-CN"/>
          <w:rPrChange w:id="1770" w:author="Microsoft Office User" w:date="2017-08-26T15:42:00Z">
            <w:rPr>
              <w:lang w:eastAsia="zh-CN"/>
            </w:rPr>
          </w:rPrChange>
        </w:rPr>
        <w:t>86</w:t>
      </w:r>
      <w:r w:rsidRPr="0088676B">
        <w:rPr>
          <w:rFonts w:ascii="微软雅黑" w:eastAsiaTheme="minorEastAsia" w:hAnsi="微软雅黑" w:cs="微软雅黑" w:hint="eastAsia"/>
          <w:lang w:eastAsia="zh-CN"/>
          <w:rPrChange w:id="1771" w:author="Microsoft Office User" w:date="2017-08-26T15:42:00Z">
            <w:rPr>
              <w:rFonts w:ascii="微软雅黑" w:eastAsia="微软雅黑" w:hAnsi="微软雅黑" w:cs="微软雅黑" w:hint="eastAsia"/>
              <w:lang w:eastAsia="zh-CN"/>
            </w:rPr>
          </w:rPrChange>
        </w:rPr>
        <w:t>岁到</w:t>
      </w:r>
      <w:r w:rsidRPr="0088676B">
        <w:rPr>
          <w:rFonts w:eastAsiaTheme="minorEastAsia"/>
          <w:lang w:eastAsia="zh-CN"/>
          <w:rPrChange w:id="1772" w:author="Microsoft Office User" w:date="2017-08-26T15:42:00Z">
            <w:rPr>
              <w:lang w:eastAsia="zh-CN"/>
            </w:rPr>
          </w:rPrChange>
        </w:rPr>
        <w:t>100</w:t>
      </w:r>
      <w:r w:rsidRPr="0088676B">
        <w:rPr>
          <w:rFonts w:ascii="微软雅黑" w:eastAsiaTheme="minorEastAsia" w:hAnsi="微软雅黑" w:cs="微软雅黑" w:hint="eastAsia"/>
          <w:lang w:eastAsia="zh-CN"/>
          <w:rPrChange w:id="1773" w:author="Microsoft Office User" w:date="2017-08-26T15:42:00Z">
            <w:rPr>
              <w:rFonts w:ascii="微软雅黑" w:eastAsia="微软雅黑" w:hAnsi="微软雅黑" w:cs="微软雅黑" w:hint="eastAsia"/>
              <w:lang w:eastAsia="zh-CN"/>
            </w:rPr>
          </w:rPrChange>
        </w:rPr>
        <w:t>岁之间过世，保险赔付</w:t>
      </w:r>
      <w:r w:rsidRPr="0088676B">
        <w:rPr>
          <w:rFonts w:eastAsiaTheme="minorEastAsia"/>
          <w:lang w:eastAsia="zh-CN"/>
          <w:rPrChange w:id="1774" w:author="Microsoft Office User" w:date="2017-08-26T15:42:00Z">
            <w:rPr>
              <w:lang w:eastAsia="zh-CN"/>
            </w:rPr>
          </w:rPrChange>
        </w:rPr>
        <w:t>2</w:t>
      </w:r>
      <w:r w:rsidRPr="0088676B">
        <w:rPr>
          <w:rFonts w:ascii="微软雅黑" w:eastAsiaTheme="minorEastAsia" w:hAnsi="微软雅黑" w:cs="微软雅黑" w:hint="eastAsia"/>
          <w:lang w:eastAsia="zh-CN"/>
          <w:rPrChange w:id="1775" w:author="Microsoft Office User" w:date="2017-08-26T15:42:00Z">
            <w:rPr>
              <w:rFonts w:ascii="微软雅黑" w:eastAsia="微软雅黑" w:hAnsi="微软雅黑" w:cs="微软雅黑" w:hint="eastAsia"/>
              <w:lang w:eastAsia="zh-CN"/>
            </w:rPr>
          </w:rPrChange>
        </w:rPr>
        <w:t>个比特币。在</w:t>
      </w:r>
      <w:r w:rsidRPr="0088676B">
        <w:rPr>
          <w:rFonts w:eastAsiaTheme="minorEastAsia"/>
          <w:lang w:eastAsia="zh-CN"/>
          <w:rPrChange w:id="1776" w:author="Microsoft Office User" w:date="2017-08-26T15:42:00Z">
            <w:rPr>
              <w:lang w:eastAsia="zh-CN"/>
            </w:rPr>
          </w:rPrChange>
        </w:rPr>
        <w:t>100</w:t>
      </w:r>
      <w:r w:rsidRPr="0088676B">
        <w:rPr>
          <w:rFonts w:ascii="微软雅黑" w:eastAsiaTheme="minorEastAsia" w:hAnsi="微软雅黑" w:cs="微软雅黑" w:hint="eastAsia"/>
          <w:lang w:eastAsia="zh-CN"/>
          <w:rPrChange w:id="1777" w:author="Microsoft Office User" w:date="2017-08-26T15:42:00Z">
            <w:rPr>
              <w:rFonts w:ascii="微软雅黑" w:eastAsia="微软雅黑" w:hAnsi="微软雅黑" w:cs="微软雅黑" w:hint="eastAsia"/>
              <w:lang w:eastAsia="zh-CN"/>
            </w:rPr>
          </w:rPrChange>
        </w:rPr>
        <w:t>岁时，不论小明是否过世，平台都会把这一个比特币还给小明，既退还到小明的</w:t>
      </w:r>
      <w:r w:rsidRPr="0088676B">
        <w:rPr>
          <w:rFonts w:eastAsiaTheme="minorEastAsia"/>
          <w:lang w:eastAsia="zh-CN"/>
          <w:rPrChange w:id="1778" w:author="Microsoft Office User" w:date="2017-08-26T15:42:00Z">
            <w:rPr>
              <w:lang w:eastAsia="zh-CN"/>
            </w:rPr>
          </w:rPrChange>
        </w:rPr>
        <w:t>mchain.io</w:t>
      </w:r>
      <w:r w:rsidRPr="0088676B">
        <w:rPr>
          <w:rFonts w:ascii="微软雅黑" w:eastAsiaTheme="minorEastAsia" w:hAnsi="微软雅黑" w:cs="微软雅黑" w:hint="eastAsia"/>
          <w:lang w:eastAsia="zh-CN"/>
          <w:rPrChange w:id="1779" w:author="Microsoft Office User" w:date="2017-08-26T15:42:00Z">
            <w:rPr>
              <w:rFonts w:ascii="微软雅黑" w:eastAsia="微软雅黑" w:hAnsi="微软雅黑" w:cs="微软雅黑"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780" w:author="Microsoft Office User" w:date="2017-08-26T15:42:00Z">
            <w:rPr>
              <w:lang w:eastAsia="zh-CN"/>
            </w:rPr>
          </w:rPrChange>
        </w:rPr>
      </w:pPr>
      <w:r w:rsidRPr="0088676B">
        <w:rPr>
          <w:rFonts w:ascii="微软雅黑" w:eastAsiaTheme="minorEastAsia" w:hAnsi="微软雅黑" w:cs="微软雅黑" w:hint="eastAsia"/>
          <w:lang w:eastAsia="zh-CN"/>
          <w:rPrChange w:id="1781" w:author="Microsoft Office User" w:date="2017-08-26T15:42:00Z">
            <w:rPr>
              <w:rFonts w:ascii="微软雅黑" w:eastAsia="微软雅黑" w:hAnsi="微软雅黑" w:cs="微软雅黑"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782" w:author="Microsoft Office User" w:date="2017-08-26T15:42:00Z">
            <w:rPr>
              <w:lang w:eastAsia="zh-CN"/>
            </w:rPr>
          </w:rPrChange>
        </w:rPr>
        <w:t>mchain.io</w:t>
      </w:r>
      <w:r w:rsidRPr="0088676B">
        <w:rPr>
          <w:rFonts w:ascii="微软雅黑" w:eastAsiaTheme="minorEastAsia" w:hAnsi="微软雅黑" w:cs="微软雅黑" w:hint="eastAsia"/>
          <w:lang w:eastAsia="zh-CN"/>
          <w:rPrChange w:id="1783" w:author="Microsoft Office User" w:date="2017-08-26T15:42:00Z">
            <w:rPr>
              <w:rFonts w:ascii="微软雅黑" w:eastAsia="微软雅黑" w:hAnsi="微软雅黑" w:cs="微软雅黑" w:hint="eastAsia"/>
              <w:lang w:eastAsia="zh-CN"/>
            </w:rPr>
          </w:rPrChange>
        </w:rPr>
        <w:t>的信托账户，小明还需要每隔</w:t>
      </w:r>
      <w:r w:rsidRPr="0088676B">
        <w:rPr>
          <w:rFonts w:eastAsiaTheme="minorEastAsia"/>
          <w:lang w:eastAsia="zh-CN"/>
          <w:rPrChange w:id="1784" w:author="Microsoft Office User" w:date="2017-08-26T15:42:00Z">
            <w:rPr>
              <w:lang w:eastAsia="zh-CN"/>
            </w:rPr>
          </w:rPrChange>
        </w:rPr>
        <w:t>360</w:t>
      </w:r>
      <w:r w:rsidRPr="0088676B">
        <w:rPr>
          <w:rFonts w:ascii="微软雅黑" w:eastAsiaTheme="minorEastAsia" w:hAnsi="微软雅黑" w:cs="微软雅黑" w:hint="eastAsia"/>
          <w:lang w:eastAsia="zh-CN"/>
          <w:rPrChange w:id="1785" w:author="Microsoft Office User" w:date="2017-08-26T15:42:00Z">
            <w:rPr>
              <w:rFonts w:ascii="微软雅黑" w:eastAsia="微软雅黑" w:hAnsi="微软雅黑" w:cs="微软雅黑" w:hint="eastAsia"/>
              <w:lang w:eastAsia="zh-CN"/>
            </w:rPr>
          </w:rPrChange>
        </w:rPr>
        <w:t>天（近似一年），就向</w:t>
      </w:r>
      <w:r w:rsidRPr="0088676B">
        <w:rPr>
          <w:rFonts w:eastAsiaTheme="minorEastAsia"/>
          <w:lang w:eastAsia="zh-CN"/>
          <w:rPrChange w:id="1786" w:author="Microsoft Office User" w:date="2017-08-26T15:42:00Z">
            <w:rPr>
              <w:lang w:eastAsia="zh-CN"/>
            </w:rPr>
          </w:rPrChange>
        </w:rPr>
        <w:t>mchain.io</w:t>
      </w:r>
      <w:r w:rsidRPr="0088676B">
        <w:rPr>
          <w:rFonts w:ascii="微软雅黑" w:eastAsiaTheme="minorEastAsia" w:hAnsi="微软雅黑" w:cs="微软雅黑" w:hint="eastAsia"/>
          <w:lang w:eastAsia="zh-CN"/>
          <w:rPrChange w:id="1787" w:author="Microsoft Office User" w:date="2017-08-26T15:42:00Z">
            <w:rPr>
              <w:rFonts w:ascii="微软雅黑" w:eastAsia="微软雅黑" w:hAnsi="微软雅黑" w:cs="微软雅黑" w:hint="eastAsia"/>
              <w:lang w:eastAsia="zh-CN"/>
            </w:rPr>
          </w:rPrChange>
        </w:rPr>
        <w:t>的账户打入</w:t>
      </w:r>
      <w:r w:rsidRPr="0088676B">
        <w:rPr>
          <w:rFonts w:eastAsiaTheme="minorEastAsia"/>
          <w:lang w:eastAsia="zh-CN"/>
          <w:rPrChange w:id="1788" w:author="Microsoft Office User" w:date="2017-08-26T15:42:00Z">
            <w:rPr>
              <w:lang w:eastAsia="zh-CN"/>
            </w:rPr>
          </w:rPrChange>
        </w:rPr>
        <w:t>0.01</w:t>
      </w:r>
      <w:r w:rsidRPr="0088676B">
        <w:rPr>
          <w:rFonts w:ascii="微软雅黑" w:eastAsiaTheme="minorEastAsia" w:hAnsi="微软雅黑" w:cs="微软雅黑" w:hint="eastAsia"/>
          <w:lang w:eastAsia="zh-CN"/>
          <w:rPrChange w:id="1789" w:author="Microsoft Office User" w:date="2017-08-26T15:42:00Z">
            <w:rPr>
              <w:rFonts w:ascii="微软雅黑" w:eastAsia="微软雅黑" w:hAnsi="微软雅黑" w:cs="微软雅黑" w:hint="eastAsia"/>
              <w:lang w:eastAsia="zh-CN"/>
            </w:rPr>
          </w:rPrChange>
        </w:rPr>
        <w:t>个比特币。当连续</w:t>
      </w:r>
      <w:r w:rsidRPr="0088676B">
        <w:rPr>
          <w:rFonts w:eastAsiaTheme="minorEastAsia"/>
          <w:lang w:eastAsia="zh-CN"/>
          <w:rPrChange w:id="1790" w:author="Microsoft Office User" w:date="2017-08-26T15:42:00Z">
            <w:rPr>
              <w:lang w:eastAsia="zh-CN"/>
            </w:rPr>
          </w:rPrChange>
        </w:rPr>
        <w:t>5</w:t>
      </w:r>
      <w:r w:rsidRPr="0088676B">
        <w:rPr>
          <w:rFonts w:ascii="微软雅黑" w:eastAsiaTheme="minorEastAsia" w:hAnsi="微软雅黑" w:cs="微软雅黑" w:hint="eastAsia"/>
          <w:lang w:eastAsia="zh-CN"/>
          <w:rPrChange w:id="1791" w:author="Microsoft Office User" w:date="2017-08-26T15:42:00Z">
            <w:rPr>
              <w:rFonts w:ascii="微软雅黑" w:eastAsia="微软雅黑" w:hAnsi="微软雅黑" w:cs="微软雅黑" w:hint="eastAsia"/>
              <w:lang w:eastAsia="zh-CN"/>
            </w:rPr>
          </w:rPrChange>
        </w:rPr>
        <w:t>次没有新的比特币打入账户后，</w:t>
      </w:r>
      <w:r w:rsidRPr="0088676B">
        <w:rPr>
          <w:rFonts w:eastAsiaTheme="minorEastAsia"/>
          <w:lang w:eastAsia="zh-CN"/>
          <w:rPrChange w:id="1792" w:author="Microsoft Office User" w:date="2017-08-26T15:42:00Z">
            <w:rPr>
              <w:lang w:eastAsia="zh-CN"/>
            </w:rPr>
          </w:rPrChange>
        </w:rPr>
        <w:t>mchain.io</w:t>
      </w:r>
      <w:r w:rsidRPr="0088676B">
        <w:rPr>
          <w:rFonts w:ascii="微软雅黑" w:eastAsiaTheme="minorEastAsia" w:hAnsi="微软雅黑" w:cs="微软雅黑" w:hint="eastAsia"/>
          <w:lang w:eastAsia="zh-CN"/>
          <w:rPrChange w:id="1793" w:author="Microsoft Office User" w:date="2017-08-26T15:42:00Z">
            <w:rPr>
              <w:rFonts w:ascii="微软雅黑" w:eastAsia="微软雅黑" w:hAnsi="微软雅黑" w:cs="微软雅黑" w:hint="eastAsia"/>
              <w:lang w:eastAsia="zh-CN"/>
            </w:rPr>
          </w:rPrChange>
        </w:rPr>
        <w:t>判断小明的数字身份为过世。保费的赔付额度取决于连续多少次打入保费。表格如下：</w:t>
      </w:r>
    </w:p>
    <w:tbl>
      <w:tblPr>
        <w:tblStyle w:val="TableGrid"/>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794" w:author="Microsoft Office User" w:date="2017-08-26T15:42:00Z">
                  <w:rPr>
                    <w:lang w:eastAsia="zh-CN"/>
                  </w:rPr>
                </w:rPrChange>
              </w:rPr>
            </w:pPr>
            <w:r w:rsidRPr="0088676B">
              <w:rPr>
                <w:rFonts w:eastAsiaTheme="minorEastAsia"/>
                <w:lang w:eastAsia="zh-CN"/>
                <w:rPrChange w:id="1795" w:author="Microsoft Office User" w:date="2017-08-26T15:42:00Z">
                  <w:rPr>
                    <w:lang w:eastAsia="zh-CN"/>
                  </w:rPr>
                </w:rPrChange>
              </w:rPr>
              <w:t xml:space="preserve">N = </w:t>
            </w:r>
            <w:r w:rsidRPr="0088676B">
              <w:rPr>
                <w:rFonts w:ascii="微软雅黑" w:eastAsiaTheme="minorEastAsia" w:hAnsi="微软雅黑" w:cs="微软雅黑" w:hint="eastAsia"/>
                <w:lang w:eastAsia="zh-CN"/>
                <w:rPrChange w:id="1796" w:author="Microsoft Office User" w:date="2017-08-26T15:42:00Z">
                  <w:rPr>
                    <w:rFonts w:ascii="微软雅黑" w:eastAsia="微软雅黑" w:hAnsi="微软雅黑" w:cs="微软雅黑"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797" w:author="Microsoft Office User" w:date="2017-08-26T15:42:00Z">
                  <w:rPr/>
                </w:rPrChange>
              </w:rPr>
            </w:pPr>
            <w:proofErr w:type="spellStart"/>
            <w:r w:rsidRPr="0088676B">
              <w:rPr>
                <w:rFonts w:ascii="微软雅黑" w:eastAsiaTheme="minorEastAsia" w:hAnsi="微软雅黑" w:cs="微软雅黑" w:hint="eastAsia"/>
                <w:rPrChange w:id="1798" w:author="Microsoft Office User" w:date="2017-08-26T15:42:00Z">
                  <w:rPr>
                    <w:rFonts w:ascii="微软雅黑" w:eastAsia="微软雅黑" w:hAnsi="微软雅黑" w:cs="微软雅黑" w:hint="eastAsia"/>
                  </w:rPr>
                </w:rPrChange>
              </w:rPr>
              <w:t>赔付额度</w:t>
            </w:r>
            <w:proofErr w:type="spellEnd"/>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799" w:author="Microsoft Office User" w:date="2017-08-26T15:42:00Z">
                  <w:rPr/>
                </w:rPrChange>
              </w:rPr>
            </w:pPr>
            <w:r w:rsidRPr="0088676B">
              <w:rPr>
                <w:rFonts w:eastAsiaTheme="minorEastAsia"/>
                <w:rPrChange w:id="1800"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801" w:author="Microsoft Office User" w:date="2017-08-26T15:42:00Z">
                  <w:rPr/>
                </w:rPrChange>
              </w:rPr>
            </w:pPr>
            <w:r w:rsidRPr="0088676B">
              <w:rPr>
                <w:rFonts w:eastAsiaTheme="minorEastAsia"/>
                <w:rPrChange w:id="1802"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803" w:author="Microsoft Office User" w:date="2017-08-26T15:42:00Z">
                  <w:rPr/>
                </w:rPrChange>
              </w:rPr>
            </w:pPr>
            <w:r w:rsidRPr="0088676B">
              <w:rPr>
                <w:rFonts w:eastAsiaTheme="minorEastAsia"/>
                <w:rPrChange w:id="1804"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805" w:author="Microsoft Office User" w:date="2017-08-26T15:42:00Z">
                  <w:rPr/>
                </w:rPrChange>
              </w:rPr>
            </w:pPr>
            <w:r w:rsidRPr="0088676B">
              <w:rPr>
                <w:rFonts w:eastAsiaTheme="minorEastAsia"/>
                <w:rPrChange w:id="1806"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807" w:author="Microsoft Office User" w:date="2017-08-26T15:42:00Z">
                  <w:rPr/>
                </w:rPrChange>
              </w:rPr>
            </w:pPr>
            <w:r w:rsidRPr="0088676B">
              <w:rPr>
                <w:rFonts w:eastAsiaTheme="minorEastAsia"/>
                <w:rPrChange w:id="1808"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809" w:author="Microsoft Office User" w:date="2017-08-26T15:42:00Z">
                  <w:rPr/>
                </w:rPrChange>
              </w:rPr>
            </w:pPr>
            <w:r w:rsidRPr="0088676B">
              <w:rPr>
                <w:rFonts w:eastAsiaTheme="minorEastAsia"/>
                <w:rPrChange w:id="1810"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811" w:author="Microsoft Office User" w:date="2017-08-26T15:42:00Z">
                  <w:rPr/>
                </w:rPrChange>
              </w:rPr>
            </w:pPr>
            <w:r w:rsidRPr="0088676B">
              <w:rPr>
                <w:rFonts w:eastAsiaTheme="minorEastAsia"/>
                <w:rPrChange w:id="1812"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813" w:author="Microsoft Office User" w:date="2017-08-26T15:42:00Z">
                  <w:rPr/>
                </w:rPrChange>
              </w:rPr>
            </w:pPr>
            <w:r w:rsidRPr="0088676B">
              <w:rPr>
                <w:rFonts w:eastAsiaTheme="minorEastAsia"/>
                <w:rPrChange w:id="1814"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815"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816" w:author="Microsoft Office User" w:date="2017-08-26T15:42:00Z">
            <w:rPr>
              <w:lang w:eastAsia="zh-CN"/>
            </w:rPr>
          </w:rPrChange>
        </w:rPr>
      </w:pPr>
      <w:r w:rsidRPr="0088676B">
        <w:rPr>
          <w:rFonts w:ascii="微软雅黑" w:eastAsiaTheme="minorEastAsia" w:hAnsi="微软雅黑" w:cs="微软雅黑" w:hint="eastAsia"/>
          <w:lang w:eastAsia="zh-CN"/>
          <w:rPrChange w:id="1817" w:author="Microsoft Office User" w:date="2017-08-26T15:42:00Z">
            <w:rPr>
              <w:rFonts w:ascii="微软雅黑" w:eastAsia="微软雅黑" w:hAnsi="微软雅黑" w:cs="微软雅黑"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818" w:author="Microsoft Office User" w:date="2017-08-26T15:42:00Z">
            <w:rPr>
              <w:lang w:eastAsia="zh-CN"/>
            </w:rPr>
          </w:rPrChange>
        </w:rPr>
      </w:pPr>
      <w:r w:rsidRPr="0088676B">
        <w:rPr>
          <w:rFonts w:ascii="微软雅黑" w:eastAsiaTheme="minorEastAsia" w:hAnsi="微软雅黑" w:cs="微软雅黑" w:hint="eastAsia"/>
          <w:lang w:eastAsia="zh-CN"/>
          <w:rPrChange w:id="1819" w:author="Microsoft Office User" w:date="2017-08-26T15:42:00Z">
            <w:rPr>
              <w:rFonts w:ascii="微软雅黑" w:eastAsia="微软雅黑" w:hAnsi="微软雅黑" w:cs="微软雅黑" w:hint="eastAsia"/>
              <w:lang w:eastAsia="zh-CN"/>
            </w:rPr>
          </w:rPrChange>
        </w:rPr>
        <w:lastRenderedPageBreak/>
        <w:t>真实身份和数字身份的资产收益账户运行都是相同的。当小明加入互助保险的时候，平台已经有</w:t>
      </w:r>
      <w:r w:rsidRPr="0088676B">
        <w:rPr>
          <w:rFonts w:eastAsiaTheme="minorEastAsia"/>
          <w:lang w:eastAsia="zh-CN"/>
          <w:rPrChange w:id="1820" w:author="Microsoft Office User" w:date="2017-08-26T15:42:00Z">
            <w:rPr>
              <w:lang w:eastAsia="zh-CN"/>
            </w:rPr>
          </w:rPrChange>
        </w:rPr>
        <w:t>20</w:t>
      </w:r>
      <w:r w:rsidRPr="0088676B">
        <w:rPr>
          <w:rFonts w:ascii="微软雅黑" w:eastAsiaTheme="minorEastAsia" w:hAnsi="微软雅黑" w:cs="微软雅黑" w:hint="eastAsia"/>
          <w:lang w:eastAsia="zh-CN"/>
          <w:rPrChange w:id="1821" w:author="Microsoft Office User" w:date="2017-08-26T15:42:00Z">
            <w:rPr>
              <w:rFonts w:ascii="微软雅黑" w:eastAsia="微软雅黑" w:hAnsi="微软雅黑" w:cs="微软雅黑"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822" w:author="Microsoft Office User" w:date="2017-08-26T15:42:00Z">
            <w:rPr>
              <w:lang w:eastAsia="zh-CN"/>
            </w:rPr>
          </w:rPrChange>
        </w:rPr>
      </w:pPr>
      <w:r w:rsidRPr="0088676B">
        <w:rPr>
          <w:rFonts w:ascii="微软雅黑" w:eastAsiaTheme="minorEastAsia" w:hAnsi="微软雅黑" w:cs="微软雅黑" w:hint="eastAsia"/>
          <w:lang w:eastAsia="zh-CN"/>
          <w:rPrChange w:id="1823" w:author="Microsoft Office User" w:date="2017-08-26T15:42:00Z">
            <w:rPr>
              <w:rFonts w:ascii="微软雅黑" w:eastAsia="微软雅黑" w:hAnsi="微软雅黑" w:cs="微软雅黑" w:hint="eastAsia"/>
              <w:lang w:eastAsia="zh-CN"/>
            </w:rPr>
          </w:rPrChange>
        </w:rPr>
        <w:t>初始时，平台的信托中已经有至少</w:t>
      </w:r>
      <w:r w:rsidRPr="0088676B">
        <w:rPr>
          <w:rFonts w:eastAsiaTheme="minorEastAsia"/>
          <w:lang w:eastAsia="zh-CN"/>
          <w:rPrChange w:id="1824" w:author="Microsoft Office User" w:date="2017-08-26T15:42:00Z">
            <w:rPr>
              <w:lang w:eastAsia="zh-CN"/>
            </w:rPr>
          </w:rPrChange>
        </w:rPr>
        <w:t>20</w:t>
      </w:r>
      <w:r w:rsidRPr="0088676B">
        <w:rPr>
          <w:rFonts w:ascii="微软雅黑" w:eastAsiaTheme="minorEastAsia" w:hAnsi="微软雅黑" w:cs="微软雅黑" w:hint="eastAsia"/>
          <w:lang w:eastAsia="zh-CN"/>
          <w:rPrChange w:id="1825" w:author="Microsoft Office User" w:date="2017-08-26T15:42:00Z">
            <w:rPr>
              <w:rFonts w:ascii="微软雅黑" w:eastAsia="微软雅黑" w:hAnsi="微软雅黑" w:cs="微软雅黑" w:hint="eastAsia"/>
              <w:lang w:eastAsia="zh-CN"/>
            </w:rPr>
          </w:rPrChange>
        </w:rPr>
        <w:t>万枚比特币。信托的保守投资策略竟然在目前的市场也可以保持</w:t>
      </w:r>
      <w:r w:rsidRPr="0088676B">
        <w:rPr>
          <w:rFonts w:eastAsiaTheme="minorEastAsia"/>
          <w:lang w:eastAsia="zh-CN"/>
          <w:rPrChange w:id="1826" w:author="Microsoft Office User" w:date="2017-08-26T15:42:00Z">
            <w:rPr>
              <w:lang w:eastAsia="zh-CN"/>
            </w:rPr>
          </w:rPrChange>
        </w:rPr>
        <w:t>40%</w:t>
      </w:r>
      <w:r w:rsidRPr="0088676B">
        <w:rPr>
          <w:rFonts w:ascii="微软雅黑" w:eastAsiaTheme="minorEastAsia" w:hAnsi="微软雅黑" w:cs="微软雅黑" w:hint="eastAsia"/>
          <w:lang w:eastAsia="zh-CN"/>
          <w:rPrChange w:id="1827" w:author="Microsoft Office User" w:date="2017-08-26T15:42:00Z">
            <w:rPr>
              <w:rFonts w:ascii="微软雅黑" w:eastAsia="微软雅黑" w:hAnsi="微软雅黑" w:cs="微软雅黑" w:hint="eastAsia"/>
              <w:lang w:eastAsia="zh-CN"/>
            </w:rPr>
          </w:rPrChange>
        </w:rPr>
        <w:t>的年回报率。</w:t>
      </w:r>
      <w:r w:rsidRPr="0088676B">
        <w:rPr>
          <w:rFonts w:eastAsiaTheme="minorEastAsia"/>
          <w:lang w:eastAsia="zh-CN"/>
          <w:rPrChange w:id="1828" w:author="Microsoft Office User" w:date="2017-08-26T15:42:00Z">
            <w:rPr>
              <w:lang w:eastAsia="zh-CN"/>
            </w:rPr>
          </w:rPrChange>
        </w:rPr>
        <w:t>Mchain.io</w:t>
      </w:r>
      <w:r w:rsidRPr="0088676B">
        <w:rPr>
          <w:rFonts w:ascii="微软雅黑" w:eastAsiaTheme="minorEastAsia" w:hAnsi="微软雅黑" w:cs="微软雅黑" w:hint="eastAsia"/>
          <w:lang w:eastAsia="zh-CN"/>
          <w:rPrChange w:id="1829" w:author="Microsoft Office User" w:date="2017-08-26T15:42:00Z">
            <w:rPr>
              <w:rFonts w:ascii="微软雅黑" w:eastAsia="微软雅黑" w:hAnsi="微软雅黑" w:cs="微软雅黑"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830" w:author="Microsoft Office User" w:date="2017-08-26T15:42:00Z">
            <w:rPr>
              <w:lang w:eastAsia="zh-CN"/>
            </w:rPr>
          </w:rPrChange>
        </w:rPr>
      </w:pPr>
      <w:r w:rsidRPr="0088676B">
        <w:rPr>
          <w:rFonts w:ascii="微软雅黑" w:eastAsiaTheme="minorEastAsia" w:hAnsi="微软雅黑" w:cs="微软雅黑" w:hint="eastAsia"/>
          <w:lang w:eastAsia="zh-CN"/>
          <w:rPrChange w:id="1831" w:author="Microsoft Office User" w:date="2017-08-26T15:42:00Z">
            <w:rPr>
              <w:rFonts w:ascii="微软雅黑" w:eastAsia="微软雅黑" w:hAnsi="微软雅黑" w:cs="微软雅黑"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832" w:author="Microsoft Office User" w:date="2017-08-26T15:42:00Z">
            <w:rPr>
              <w:lang w:eastAsia="zh-CN"/>
            </w:rPr>
          </w:rPrChange>
        </w:rPr>
        <w:t xml:space="preserve">, mchain.io </w:t>
      </w:r>
      <w:r w:rsidRPr="0088676B">
        <w:rPr>
          <w:rFonts w:ascii="微软雅黑" w:eastAsiaTheme="minorEastAsia" w:hAnsi="微软雅黑" w:cs="微软雅黑" w:hint="eastAsia"/>
          <w:lang w:eastAsia="zh-CN"/>
          <w:rPrChange w:id="1833" w:author="Microsoft Office User" w:date="2017-08-26T15:42:00Z">
            <w:rPr>
              <w:rFonts w:ascii="微软雅黑" w:eastAsia="微软雅黑" w:hAnsi="微软雅黑" w:cs="微软雅黑"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834" w:author="Microsoft Office User" w:date="2017-08-26T15:42:00Z">
            <w:rPr>
              <w:lang w:eastAsia="zh-CN"/>
            </w:rPr>
          </w:rPrChange>
        </w:rPr>
      </w:pPr>
      <w:r w:rsidRPr="0088676B">
        <w:rPr>
          <w:rFonts w:ascii="微软雅黑" w:eastAsiaTheme="minorEastAsia" w:hAnsi="微软雅黑" w:cs="微软雅黑" w:hint="eastAsia"/>
          <w:lang w:eastAsia="zh-CN"/>
          <w:rPrChange w:id="1835" w:author="Microsoft Office User" w:date="2017-08-26T15:42:00Z">
            <w:rPr>
              <w:rFonts w:ascii="微软雅黑" w:eastAsia="微软雅黑" w:hAnsi="微软雅黑" w:cs="微软雅黑" w:hint="eastAsia"/>
              <w:lang w:eastAsia="zh-CN"/>
            </w:rPr>
          </w:rPrChange>
        </w:rPr>
        <w:t>由于数字身份的特殊性，只要一直付保费，就可以一直享受资产收益，而且超越</w:t>
      </w:r>
      <w:r w:rsidRPr="0088676B">
        <w:rPr>
          <w:rFonts w:eastAsiaTheme="minorEastAsia"/>
          <w:lang w:eastAsia="zh-CN"/>
          <w:rPrChange w:id="1836" w:author="Microsoft Office User" w:date="2017-08-26T15:42:00Z">
            <w:rPr>
              <w:lang w:eastAsia="zh-CN"/>
            </w:rPr>
          </w:rPrChange>
        </w:rPr>
        <w:t>100</w:t>
      </w:r>
      <w:r w:rsidRPr="0088676B">
        <w:rPr>
          <w:rFonts w:ascii="微软雅黑" w:eastAsiaTheme="minorEastAsia" w:hAnsi="微软雅黑" w:cs="微软雅黑" w:hint="eastAsia"/>
          <w:lang w:eastAsia="zh-CN"/>
          <w:rPrChange w:id="1837" w:author="Microsoft Office User" w:date="2017-08-26T15:42:00Z">
            <w:rPr>
              <w:rFonts w:ascii="微软雅黑" w:eastAsia="微软雅黑" w:hAnsi="微软雅黑" w:cs="微软雅黑" w:hint="eastAsia"/>
              <w:lang w:eastAsia="zh-CN"/>
            </w:rPr>
          </w:rPrChange>
        </w:rPr>
        <w:t>岁的限制。</w:t>
      </w:r>
    </w:p>
    <w:p w14:paraId="2ACAD23A" w14:textId="77777777" w:rsidR="00E6392D" w:rsidRPr="0088676B" w:rsidRDefault="00E6392D" w:rsidP="00E6392D">
      <w:pPr>
        <w:rPr>
          <w:rFonts w:eastAsiaTheme="minorEastAsia"/>
          <w:lang w:eastAsia="zh-CN"/>
          <w:rPrChange w:id="1838" w:author="Microsoft Office User" w:date="2017-08-26T15:42:00Z">
            <w:rPr>
              <w:lang w:eastAsia="zh-CN"/>
            </w:rPr>
          </w:rPrChange>
        </w:rPr>
      </w:pPr>
      <w:r w:rsidRPr="0088676B">
        <w:rPr>
          <w:rFonts w:ascii="微软雅黑" w:eastAsiaTheme="minorEastAsia" w:hAnsi="微软雅黑" w:cs="微软雅黑" w:hint="eastAsia"/>
          <w:lang w:eastAsia="zh-CN"/>
          <w:rPrChange w:id="1839" w:author="Microsoft Office User" w:date="2017-08-26T15:42:00Z">
            <w:rPr>
              <w:rFonts w:ascii="微软雅黑" w:eastAsia="微软雅黑" w:hAnsi="微软雅黑" w:cs="微软雅黑" w:hint="eastAsia"/>
              <w:lang w:eastAsia="zh-CN"/>
            </w:rPr>
          </w:rPrChange>
        </w:rPr>
        <w:t>当投保人过世，或者被判定过时的时候，资产账户的收益，自动转入</w:t>
      </w:r>
      <w:r w:rsidRPr="0088676B">
        <w:rPr>
          <w:rFonts w:eastAsiaTheme="minorEastAsia"/>
          <w:lang w:eastAsia="zh-CN"/>
          <w:rPrChange w:id="1840" w:author="Microsoft Office User" w:date="2017-08-26T15:42:00Z">
            <w:rPr>
              <w:lang w:eastAsia="zh-CN"/>
            </w:rPr>
          </w:rPrChange>
        </w:rPr>
        <w:t>mchain.io</w:t>
      </w:r>
      <w:r w:rsidRPr="0088676B">
        <w:rPr>
          <w:rFonts w:ascii="微软雅黑" w:eastAsiaTheme="minorEastAsia" w:hAnsi="微软雅黑" w:cs="微软雅黑" w:hint="eastAsia"/>
          <w:lang w:eastAsia="zh-CN"/>
          <w:rPrChange w:id="1841" w:author="Microsoft Office User" w:date="2017-08-26T15:42:00Z">
            <w:rPr>
              <w:rFonts w:ascii="微软雅黑" w:eastAsia="微软雅黑" w:hAnsi="微软雅黑" w:cs="微软雅黑"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842" w:author="Microsoft Office User" w:date="2017-08-26T15:42:00Z">
            <w:rPr>
              <w:rFonts w:eastAsia=".萍方-简"/>
              <w:lang w:eastAsia="zh-CN"/>
            </w:rPr>
          </w:rPrChange>
        </w:rPr>
      </w:pPr>
    </w:p>
    <w:p w14:paraId="49202D5E" w14:textId="5DBB94BF" w:rsidR="009F5B31" w:rsidRPr="0088676B" w:rsidRDefault="002B215F" w:rsidP="009F5B31">
      <w:pPr>
        <w:pStyle w:val="Heading1"/>
        <w:rPr>
          <w:rFonts w:ascii=".萍方-简" w:eastAsiaTheme="minorEastAsia" w:hAnsi=".萍方-简"/>
          <w:lang w:eastAsia="zh-CN"/>
          <w:rPrChange w:id="1843" w:author="Microsoft Office User" w:date="2017-08-26T15:42:00Z">
            <w:rPr>
              <w:rFonts w:ascii=".萍方-简" w:eastAsia=".萍方-简" w:hAnsi=".萍方-简"/>
              <w:lang w:eastAsia="zh-CN"/>
            </w:rPr>
          </w:rPrChange>
        </w:rPr>
      </w:pPr>
      <w:bookmarkStart w:id="1844" w:name="_Toc489971217"/>
      <w:r>
        <w:rPr>
          <w:rFonts w:ascii=".萍方-简" w:eastAsiaTheme="minorEastAsia" w:hAnsi=".萍方-简" w:hint="eastAsia"/>
          <w:lang w:eastAsia="zh-CN"/>
        </w:rPr>
        <w:t>相互链</w:t>
      </w:r>
      <w:proofErr w:type="spellStart"/>
      <w:r w:rsidR="009002FB" w:rsidRPr="0088676B">
        <w:rPr>
          <w:rFonts w:ascii=".萍方-简" w:eastAsiaTheme="minorEastAsia" w:hAnsi=".萍方-简"/>
          <w:lang w:eastAsia="zh-CN"/>
          <w:rPrChange w:id="1845" w:author="Microsoft Office User" w:date="2017-08-26T15:42:00Z">
            <w:rPr>
              <w:rFonts w:ascii=".萍方-简" w:eastAsia=".萍方-简" w:hAnsi=".萍方-简"/>
              <w:lang w:eastAsia="zh-CN"/>
            </w:rPr>
          </w:rPrChange>
        </w:rPr>
        <w:t>Muton</w:t>
      </w:r>
      <w:proofErr w:type="spellEnd"/>
      <w:r w:rsidR="009002FB" w:rsidRPr="0088676B">
        <w:rPr>
          <w:rFonts w:ascii=".萍方-简" w:eastAsiaTheme="minorEastAsia" w:hAnsi=".萍方-简" w:hint="eastAsia"/>
          <w:lang w:eastAsia="zh-CN"/>
          <w:rPrChange w:id="1846" w:author="Microsoft Office User" w:date="2017-08-26T15:42:00Z">
            <w:rPr>
              <w:rFonts w:ascii=".萍方-简" w:eastAsia=".萍方-简" w:hAnsi=".萍方-简" w:hint="eastAsia"/>
              <w:lang w:eastAsia="zh-CN"/>
            </w:rPr>
          </w:rPrChange>
        </w:rPr>
        <w:t>币</w:t>
      </w:r>
      <w:r w:rsidR="009F5B31" w:rsidRPr="0088676B">
        <w:rPr>
          <w:rFonts w:ascii=".萍方-简" w:eastAsiaTheme="minorEastAsia" w:hAnsi=".萍方-简"/>
          <w:lang w:eastAsia="zh-CN"/>
          <w:rPrChange w:id="1847"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848"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1849"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850" w:author="Microsoft Office User" w:date="2017-08-26T15:42:00Z">
            <w:rPr>
              <w:rFonts w:ascii=".萍方-简" w:eastAsia=".萍方-简" w:hAnsi=".萍方-简" w:hint="eastAsia"/>
              <w:lang w:eastAsia="zh-CN"/>
            </w:rPr>
          </w:rPrChange>
        </w:rPr>
        <w:t>之后的项目情况</w:t>
      </w:r>
      <w:bookmarkEnd w:id="1844"/>
    </w:p>
    <w:p w14:paraId="727948D6" w14:textId="77777777" w:rsidR="005D42CC" w:rsidRPr="0088676B" w:rsidRDefault="005D42CC" w:rsidP="005D42CC">
      <w:pPr>
        <w:pStyle w:val="Heading2"/>
        <w:rPr>
          <w:rFonts w:ascii=".萍方-简" w:eastAsiaTheme="minorEastAsia" w:hAnsi=".萍方-简"/>
          <w:lang w:eastAsia="zh-CN"/>
          <w:rPrChange w:id="1851" w:author="Microsoft Office User" w:date="2017-08-26T15:42:00Z">
            <w:rPr>
              <w:rFonts w:ascii=".萍方-简" w:eastAsia=".萍方-简" w:hAnsi=".萍方-简"/>
              <w:lang w:eastAsia="zh-CN"/>
            </w:rPr>
          </w:rPrChange>
        </w:rPr>
      </w:pPr>
      <w:bookmarkStart w:id="1852" w:name="_Toc489971218"/>
      <w:r w:rsidRPr="0088676B">
        <w:rPr>
          <w:rFonts w:ascii=".萍方-简" w:eastAsiaTheme="minorEastAsia" w:hAnsi=".萍方-简" w:hint="eastAsia"/>
          <w:lang w:eastAsia="zh-CN"/>
          <w:rPrChange w:id="1853" w:author="Microsoft Office User" w:date="2017-08-26T15:42:00Z">
            <w:rPr>
              <w:rFonts w:ascii=".萍方-简" w:eastAsia=".萍方-简" w:hAnsi=".萍方-简" w:hint="eastAsia"/>
              <w:lang w:eastAsia="zh-CN"/>
            </w:rPr>
          </w:rPrChange>
        </w:rPr>
        <w:t>互助币</w:t>
      </w:r>
      <w:proofErr w:type="spellStart"/>
      <w:r w:rsidR="008576F4" w:rsidRPr="0088676B">
        <w:rPr>
          <w:rFonts w:ascii=".萍方-简" w:eastAsiaTheme="minorEastAsia" w:hAnsi=".萍方-简"/>
          <w:lang w:eastAsia="zh-CN"/>
          <w:rPrChange w:id="1854" w:author="Microsoft Office User" w:date="2017-08-26T15:42:00Z">
            <w:rPr>
              <w:rFonts w:ascii=".萍方-简" w:eastAsia=".萍方-简" w:hAnsi=".萍方-简"/>
              <w:lang w:eastAsia="zh-CN"/>
            </w:rPr>
          </w:rPrChange>
        </w:rPr>
        <w:t>Muton</w:t>
      </w:r>
      <w:proofErr w:type="spellEnd"/>
      <w:r w:rsidRPr="0088676B">
        <w:rPr>
          <w:rFonts w:ascii=".萍方-简" w:eastAsiaTheme="minorEastAsia" w:hAnsi=".萍方-简" w:hint="eastAsia"/>
          <w:lang w:eastAsia="zh-CN"/>
          <w:rPrChange w:id="1855" w:author="Microsoft Office User" w:date="2017-08-26T15:42:00Z">
            <w:rPr>
              <w:rFonts w:ascii=".萍方-简" w:eastAsia=".萍方-简" w:hAnsi=".萍方-简" w:hint="eastAsia"/>
              <w:lang w:eastAsia="zh-CN"/>
            </w:rPr>
          </w:rPrChange>
        </w:rPr>
        <w:t>（代币符号</w:t>
      </w:r>
      <w:r w:rsidRPr="0088676B">
        <w:rPr>
          <w:rFonts w:ascii=".萍方-简" w:eastAsiaTheme="minorEastAsia" w:hAnsi=".萍方-简"/>
          <w:lang w:eastAsia="zh-CN"/>
          <w:rPrChange w:id="1856" w:author="Microsoft Office User" w:date="2017-08-26T15:42:00Z">
            <w:rPr>
              <w:rFonts w:ascii=".萍方-简" w:eastAsia=".萍方-简" w:hAnsi=".萍方-简"/>
              <w:lang w:eastAsia="zh-CN"/>
            </w:rPr>
          </w:rPrChange>
        </w:rPr>
        <w:t>:MUC</w:t>
      </w:r>
      <w:r w:rsidRPr="0088676B">
        <w:rPr>
          <w:rFonts w:ascii=".萍方-简" w:eastAsiaTheme="minorEastAsia" w:hAnsi=".萍方-简" w:hint="eastAsia"/>
          <w:lang w:eastAsia="zh-CN"/>
          <w:rPrChange w:id="1857" w:author="Microsoft Office User" w:date="2017-08-26T15:42:00Z">
            <w:rPr>
              <w:rFonts w:ascii=".萍方-简" w:eastAsia=".萍方-简" w:hAnsi=".萍方-简" w:hint="eastAsia"/>
              <w:lang w:eastAsia="zh-CN"/>
            </w:rPr>
          </w:rPrChange>
        </w:rPr>
        <w:t>）的发售</w:t>
      </w:r>
      <w:bookmarkEnd w:id="1852"/>
    </w:p>
    <w:p w14:paraId="31EC23D8" w14:textId="77777777" w:rsidR="005D42CC" w:rsidRPr="0088676B" w:rsidRDefault="005D42CC" w:rsidP="005D42CC">
      <w:pPr>
        <w:pStyle w:val="Heading2"/>
        <w:rPr>
          <w:rFonts w:ascii=".萍方-简" w:eastAsiaTheme="minorEastAsia" w:hAnsi=".萍方-简"/>
          <w:lang w:eastAsia="zh-CN"/>
          <w:rPrChange w:id="1858" w:author="Microsoft Office User" w:date="2017-08-26T15:42:00Z">
            <w:rPr>
              <w:rFonts w:ascii=".萍方-简" w:eastAsia=".萍方-简" w:hAnsi=".萍方-简"/>
              <w:lang w:eastAsia="zh-CN"/>
            </w:rPr>
          </w:rPrChange>
        </w:rPr>
      </w:pPr>
      <w:bookmarkStart w:id="1859" w:name="_Toc489971219"/>
      <w:r w:rsidRPr="0088676B">
        <w:rPr>
          <w:rFonts w:ascii=".萍方-简" w:eastAsiaTheme="minorEastAsia" w:hAnsi=".萍方-简" w:hint="eastAsia"/>
          <w:lang w:eastAsia="zh-CN"/>
          <w:rPrChange w:id="1860" w:author="Microsoft Office User" w:date="2017-08-26T15:42:00Z">
            <w:rPr>
              <w:rFonts w:ascii=".萍方-简" w:eastAsia=".萍方-简" w:hAnsi=".萍方-简" w:hint="eastAsia"/>
              <w:lang w:eastAsia="zh-CN"/>
            </w:rPr>
          </w:rPrChange>
        </w:rPr>
        <w:t>互助币的锁定机制</w:t>
      </w:r>
      <w:bookmarkEnd w:id="1859"/>
    </w:p>
    <w:p w14:paraId="4B27D0BD" w14:textId="46B15CEB" w:rsidR="005D42CC" w:rsidRPr="0088676B" w:rsidDel="000D2E05" w:rsidRDefault="005D42CC" w:rsidP="005D42CC">
      <w:pPr>
        <w:pStyle w:val="Heading2"/>
        <w:rPr>
          <w:del w:id="1861" w:author="Microsoft Office User" w:date="2017-08-26T16:22:00Z"/>
          <w:rFonts w:ascii=".萍方-简" w:eastAsiaTheme="minorEastAsia" w:hAnsi=".萍方-简"/>
          <w:lang w:eastAsia="zh-CN"/>
          <w:rPrChange w:id="1862" w:author="Microsoft Office User" w:date="2017-08-26T15:42:00Z">
            <w:rPr>
              <w:del w:id="1863" w:author="Microsoft Office User" w:date="2017-08-26T16:22:00Z"/>
              <w:rFonts w:ascii=".萍方-简" w:eastAsia=".萍方-简" w:hAnsi=".萍方-简"/>
              <w:lang w:eastAsia="zh-CN"/>
            </w:rPr>
          </w:rPrChange>
        </w:rPr>
      </w:pPr>
      <w:bookmarkStart w:id="1864" w:name="_Toc489971220"/>
      <w:del w:id="1865" w:author="Microsoft Office User" w:date="2017-08-26T16:22:00Z">
        <w:r w:rsidRPr="0088676B" w:rsidDel="000D2E05">
          <w:rPr>
            <w:rFonts w:ascii=".萍方-简" w:eastAsiaTheme="minorEastAsia" w:hAnsi=".萍方-简" w:hint="eastAsia"/>
            <w:b w:val="0"/>
            <w:bCs w:val="0"/>
            <w:lang w:eastAsia="zh-CN"/>
            <w:rPrChange w:id="1866"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1867" w:author="Microsoft Office User" w:date="2017-08-26T15:42:00Z">
              <w:rPr>
                <w:rFonts w:ascii=".萍方-简" w:eastAsia=".萍方-简" w:hAnsi=".萍方-简" w:hint="eastAsia"/>
                <w:b w:val="0"/>
                <w:bCs w:val="0"/>
                <w:lang w:eastAsia="zh-CN"/>
              </w:rPr>
            </w:rPrChange>
          </w:rPr>
          <w:delText>和资金使用情况</w:delText>
        </w:r>
        <w:bookmarkEnd w:id="1864"/>
      </w:del>
    </w:p>
    <w:p w14:paraId="517FB023" w14:textId="3AB9F390" w:rsidR="00E465D5" w:rsidRPr="0088676B" w:rsidDel="000D2E05" w:rsidRDefault="00E465D5" w:rsidP="00E465D5">
      <w:pPr>
        <w:pStyle w:val="Heading1"/>
        <w:rPr>
          <w:del w:id="1868" w:author="Microsoft Office User" w:date="2017-08-26T16:22:00Z"/>
          <w:rFonts w:ascii=".萍方-简" w:eastAsiaTheme="minorEastAsia" w:hAnsi=".萍方-简"/>
          <w:lang w:eastAsia="zh-CN"/>
          <w:rPrChange w:id="1869" w:author="Microsoft Office User" w:date="2017-08-26T15:42:00Z">
            <w:rPr>
              <w:del w:id="1870" w:author="Microsoft Office User" w:date="2017-08-26T16:22:00Z"/>
              <w:rFonts w:ascii=".萍方-简" w:eastAsia=".萍方-简" w:hAnsi=".萍方-简"/>
              <w:lang w:eastAsia="zh-CN"/>
            </w:rPr>
          </w:rPrChange>
        </w:rPr>
      </w:pPr>
      <w:bookmarkStart w:id="1871" w:name="_Toc489971221"/>
      <w:del w:id="1872" w:author="Microsoft Office User" w:date="2017-08-26T16:22:00Z">
        <w:r w:rsidRPr="0088676B" w:rsidDel="000D2E05">
          <w:rPr>
            <w:rFonts w:ascii=".萍方-简" w:eastAsiaTheme="minorEastAsia" w:hAnsi=".萍方-简" w:hint="eastAsia"/>
            <w:b w:val="0"/>
            <w:bCs w:val="0"/>
            <w:lang w:eastAsia="zh-CN"/>
            <w:rPrChange w:id="1873" w:author="Microsoft Office User" w:date="2017-08-26T15:42:00Z">
              <w:rPr>
                <w:rFonts w:ascii=".萍方-简" w:eastAsia=".萍方-简" w:hAnsi=".萍方-简" w:hint="eastAsia"/>
                <w:b w:val="0"/>
                <w:bCs w:val="0"/>
                <w:lang w:eastAsia="zh-CN"/>
              </w:rPr>
            </w:rPrChange>
          </w:rPr>
          <w:delText>互助链开发计划与预算</w:delText>
        </w:r>
        <w:bookmarkEnd w:id="1871"/>
      </w:del>
    </w:p>
    <w:p w14:paraId="2A950183" w14:textId="1B91DA8A" w:rsidR="00790E9D" w:rsidRPr="0088676B" w:rsidDel="000D2E05" w:rsidRDefault="00790E9D" w:rsidP="00790E9D">
      <w:pPr>
        <w:pStyle w:val="Heading1"/>
        <w:rPr>
          <w:del w:id="1874" w:author="Microsoft Office User" w:date="2017-08-26T16:22:00Z"/>
          <w:rFonts w:ascii=".萍方-简" w:eastAsiaTheme="minorEastAsia" w:hAnsi=".萍方-简"/>
          <w:lang w:eastAsia="zh-CN"/>
          <w:rPrChange w:id="1875" w:author="Microsoft Office User" w:date="2017-08-26T15:42:00Z">
            <w:rPr>
              <w:del w:id="1876" w:author="Microsoft Office User" w:date="2017-08-26T16:22:00Z"/>
              <w:rFonts w:ascii=".萍方-简" w:eastAsia=".萍方-简" w:hAnsi=".萍方-简"/>
              <w:lang w:eastAsia="zh-CN"/>
            </w:rPr>
          </w:rPrChange>
        </w:rPr>
      </w:pPr>
      <w:bookmarkStart w:id="1877" w:name="_Toc489971222"/>
      <w:del w:id="1878" w:author="Microsoft Office User" w:date="2017-08-26T16:22:00Z">
        <w:r w:rsidRPr="0088676B" w:rsidDel="000D2E05">
          <w:rPr>
            <w:rFonts w:ascii=".萍方-简" w:eastAsiaTheme="minorEastAsia" w:hAnsi=".萍方-简" w:hint="eastAsia"/>
            <w:b w:val="0"/>
            <w:bCs w:val="0"/>
            <w:lang w:eastAsia="zh-CN"/>
            <w:rPrChange w:id="1879" w:author="Microsoft Office User" w:date="2017-08-26T15:42:00Z">
              <w:rPr>
                <w:rFonts w:ascii=".萍方-简" w:eastAsia=".萍方-简" w:hAnsi=".萍方-简" w:hint="eastAsia"/>
                <w:b w:val="0"/>
                <w:bCs w:val="0"/>
                <w:lang w:eastAsia="zh-CN"/>
              </w:rPr>
            </w:rPrChange>
          </w:rPr>
          <w:delText>互助链团队</w:delText>
        </w:r>
        <w:bookmarkEnd w:id="1877"/>
      </w:del>
    </w:p>
    <w:p w14:paraId="3167CD6A" w14:textId="408AF525" w:rsidR="00D01CC6" w:rsidRPr="0088676B" w:rsidDel="000D2E05" w:rsidRDefault="00D01CC6" w:rsidP="00BD2F03">
      <w:pPr>
        <w:rPr>
          <w:del w:id="1880" w:author="Microsoft Office User" w:date="2017-08-26T16:22:00Z"/>
          <w:rFonts w:eastAsiaTheme="minorEastAsia"/>
          <w:lang w:eastAsia="zh-CN"/>
          <w:rPrChange w:id="1881" w:author="Microsoft Office User" w:date="2017-08-26T15:42:00Z">
            <w:rPr>
              <w:del w:id="1882" w:author="Microsoft Office User" w:date="2017-08-26T16:22:00Z"/>
              <w:lang w:eastAsia="zh-CN"/>
            </w:rPr>
          </w:rPrChange>
        </w:rPr>
      </w:pPr>
      <w:del w:id="1883"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1884" w:author="Microsoft Office User" w:date="2017-08-26T16:22:00Z"/>
          <w:rFonts w:eastAsiaTheme="minorEastAsia"/>
          <w:lang w:eastAsia="zh-CN"/>
          <w:rPrChange w:id="1885" w:author="Microsoft Office User" w:date="2017-08-26T15:42:00Z">
            <w:rPr>
              <w:del w:id="1886"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1887" w:author="Microsoft Office User" w:date="2017-08-26T15:42:00Z">
            <w:rPr>
              <w:lang w:eastAsia="zh-CN"/>
            </w:rPr>
          </w:rPrChange>
        </w:rPr>
      </w:pPr>
    </w:p>
    <w:p w14:paraId="14225818" w14:textId="1483CE1D" w:rsidR="00BD2F03" w:rsidRPr="0088676B" w:rsidDel="000D2E05" w:rsidRDefault="00BD2F03" w:rsidP="00BD2F03">
      <w:pPr>
        <w:rPr>
          <w:del w:id="1888" w:author="Microsoft Office User" w:date="2017-08-26T16:22:00Z"/>
          <w:rFonts w:eastAsiaTheme="minorEastAsia"/>
          <w:lang w:eastAsia="zh-CN"/>
          <w:rPrChange w:id="1889" w:author="Microsoft Office User" w:date="2017-08-26T15:42:00Z">
            <w:rPr>
              <w:del w:id="1890" w:author="Microsoft Office User" w:date="2017-08-26T16:22:00Z"/>
              <w:lang w:eastAsia="zh-CN"/>
            </w:rPr>
          </w:rPrChange>
        </w:rPr>
      </w:pPr>
    </w:p>
    <w:p w14:paraId="049A5701" w14:textId="17C3FA4B" w:rsidR="009C2842" w:rsidRPr="0088676B" w:rsidDel="000D2E05" w:rsidRDefault="002D6DE6" w:rsidP="00D465D6">
      <w:pPr>
        <w:pStyle w:val="Heading1"/>
        <w:rPr>
          <w:del w:id="1891" w:author="Microsoft Office User" w:date="2017-08-26T16:22:00Z"/>
          <w:rFonts w:ascii=".萍方-简" w:eastAsiaTheme="minorEastAsia" w:hAnsi=".萍方-简"/>
          <w:lang w:eastAsia="zh-CN"/>
          <w:rPrChange w:id="1892" w:author="Microsoft Office User" w:date="2017-08-26T15:42:00Z">
            <w:rPr>
              <w:del w:id="1893" w:author="Microsoft Office User" w:date="2017-08-26T16:22:00Z"/>
              <w:rFonts w:ascii=".萍方-简" w:eastAsia=".萍方-简" w:hAnsi=".萍方-简"/>
              <w:lang w:eastAsia="zh-CN"/>
            </w:rPr>
          </w:rPrChange>
        </w:rPr>
      </w:pPr>
      <w:bookmarkStart w:id="1894" w:name="_Toc489971223"/>
      <w:del w:id="1895" w:author="Microsoft Office User" w:date="2017-08-26T16:22:00Z">
        <w:r w:rsidRPr="0088676B" w:rsidDel="000D2E05">
          <w:rPr>
            <w:rFonts w:ascii=".萍方-简" w:eastAsiaTheme="minorEastAsia" w:hAnsi=".萍方-简" w:hint="eastAsia"/>
            <w:b w:val="0"/>
            <w:bCs w:val="0"/>
            <w:lang w:eastAsia="zh-CN"/>
            <w:rPrChange w:id="1896" w:author="Microsoft Office User" w:date="2017-08-26T15:42:00Z">
              <w:rPr>
                <w:rFonts w:ascii=".萍方-简" w:eastAsia=".萍方-简" w:hAnsi=".萍方-简" w:hint="eastAsia"/>
                <w:b w:val="0"/>
                <w:bCs w:val="0"/>
                <w:lang w:eastAsia="zh-CN"/>
              </w:rPr>
            </w:rPrChange>
          </w:rPr>
          <w:delText>附录</w:delText>
        </w:r>
        <w:bookmarkEnd w:id="1894"/>
      </w:del>
    </w:p>
    <w:p w14:paraId="30088360" w14:textId="56F1934C" w:rsidR="00347117" w:rsidRPr="0088676B" w:rsidDel="000D2E05" w:rsidRDefault="00347117" w:rsidP="00347117">
      <w:pPr>
        <w:pStyle w:val="Heading2"/>
        <w:rPr>
          <w:del w:id="1897" w:author="Microsoft Office User" w:date="2017-08-26T16:22:00Z"/>
          <w:rFonts w:ascii=".萍方-简" w:eastAsiaTheme="minorEastAsia" w:hAnsi=".萍方-简"/>
          <w:noProof/>
          <w:lang w:val="en-CA" w:eastAsia="zh-CN"/>
          <w:rPrChange w:id="1898" w:author="Microsoft Office User" w:date="2017-08-26T15:42:00Z">
            <w:rPr>
              <w:del w:id="1899" w:author="Microsoft Office User" w:date="2017-08-26T16:22:00Z"/>
              <w:rFonts w:ascii=".萍方-简" w:eastAsia=".萍方-简" w:hAnsi=".萍方-简"/>
              <w:noProof/>
              <w:lang w:val="en-CA" w:eastAsia="zh-CN"/>
            </w:rPr>
          </w:rPrChange>
        </w:rPr>
      </w:pPr>
      <w:bookmarkStart w:id="1900" w:name="_Toc489971224"/>
      <w:del w:id="1901" w:author="Microsoft Office User" w:date="2017-08-26T16:22:00Z">
        <w:r w:rsidRPr="0088676B" w:rsidDel="000D2E05">
          <w:rPr>
            <w:rFonts w:ascii=".萍方-简" w:eastAsiaTheme="minorEastAsia" w:hAnsi=".萍方-简" w:hint="eastAsia"/>
            <w:b w:val="0"/>
            <w:bCs w:val="0"/>
            <w:noProof/>
            <w:lang w:val="en-CA" w:eastAsia="zh-CN"/>
            <w:rPrChange w:id="1902" w:author="Microsoft Office User" w:date="2017-08-26T15:42:00Z">
              <w:rPr>
                <w:rFonts w:ascii=".萍方-简" w:eastAsia=".萍方-简" w:hAnsi=".萍方-简" w:hint="eastAsia"/>
                <w:b w:val="0"/>
                <w:bCs w:val="0"/>
                <w:noProof/>
                <w:lang w:val="en-CA" w:eastAsia="zh-CN"/>
              </w:rPr>
            </w:rPrChange>
          </w:rPr>
          <w:delText>其他应用场景详述</w:delText>
        </w:r>
        <w:bookmarkEnd w:id="1900"/>
      </w:del>
    </w:p>
    <w:p w14:paraId="51A4D4B0" w14:textId="385AF6D6" w:rsidR="00347117" w:rsidRPr="0088676B" w:rsidDel="000D2E05" w:rsidRDefault="00347117" w:rsidP="00347117">
      <w:pPr>
        <w:pStyle w:val="Heading3"/>
        <w:rPr>
          <w:del w:id="1903" w:author="Microsoft Office User" w:date="2017-08-26T16:22:00Z"/>
          <w:rFonts w:eastAsiaTheme="minorEastAsia"/>
          <w:lang w:eastAsia="zh-CN"/>
          <w:rPrChange w:id="1904" w:author="Microsoft Office User" w:date="2017-08-26T15:42:00Z">
            <w:rPr>
              <w:del w:id="1905" w:author="Microsoft Office User" w:date="2017-08-26T16:22:00Z"/>
              <w:rFonts w:eastAsia=".萍方-简"/>
              <w:lang w:eastAsia="zh-CN"/>
            </w:rPr>
          </w:rPrChange>
        </w:rPr>
      </w:pPr>
      <w:bookmarkStart w:id="1906" w:name="_Toc489971225"/>
      <w:del w:id="1907" w:author="Microsoft Office User" w:date="2017-08-26T16:22:00Z">
        <w:r w:rsidRPr="0088676B" w:rsidDel="000D2E05">
          <w:rPr>
            <w:rFonts w:eastAsiaTheme="minorEastAsia" w:hint="eastAsia"/>
            <w:b w:val="0"/>
            <w:bCs w:val="0"/>
            <w:lang w:eastAsia="zh-CN"/>
            <w:rPrChange w:id="1908" w:author="Microsoft Office User" w:date="2017-08-26T15:42:00Z">
              <w:rPr>
                <w:rFonts w:eastAsia=".萍方-简" w:hint="eastAsia"/>
                <w:b w:val="0"/>
                <w:bCs w:val="0"/>
                <w:lang w:eastAsia="zh-CN"/>
              </w:rPr>
            </w:rPrChange>
          </w:rPr>
          <w:lastRenderedPageBreak/>
          <w:delText>互助链架构应用于</w:delText>
        </w:r>
        <w:r w:rsidR="003615CD" w:rsidRPr="0088676B" w:rsidDel="000D2E05">
          <w:rPr>
            <w:rFonts w:eastAsiaTheme="minorEastAsia" w:hint="eastAsia"/>
            <w:b w:val="0"/>
            <w:bCs w:val="0"/>
            <w:lang w:eastAsia="zh-CN"/>
            <w:rPrChange w:id="1909" w:author="Microsoft Office User" w:date="2017-08-26T15:42:00Z">
              <w:rPr>
                <w:rFonts w:eastAsia=".萍方-简" w:hint="eastAsia"/>
                <w:b w:val="0"/>
                <w:bCs w:val="0"/>
                <w:lang w:eastAsia="zh-CN"/>
              </w:rPr>
            </w:rPrChange>
          </w:rPr>
          <w:delText>保险流程的优化</w:delText>
        </w:r>
        <w:bookmarkEnd w:id="1906"/>
      </w:del>
    </w:p>
    <w:p w14:paraId="3B804379" w14:textId="5465DD73" w:rsidR="00E0606F" w:rsidRPr="0088676B" w:rsidDel="000D2E05" w:rsidRDefault="00E0606F" w:rsidP="00E0606F">
      <w:pPr>
        <w:rPr>
          <w:del w:id="1910" w:author="Microsoft Office User" w:date="2017-08-26T16:22:00Z"/>
          <w:rFonts w:eastAsiaTheme="minorEastAsia"/>
          <w:lang w:eastAsia="zh-CN"/>
          <w:rPrChange w:id="1911" w:author="Microsoft Office User" w:date="2017-08-26T15:42:00Z">
            <w:rPr>
              <w:del w:id="1912" w:author="Microsoft Office User" w:date="2017-08-26T16:22:00Z"/>
              <w:lang w:eastAsia="zh-CN"/>
            </w:rPr>
          </w:rPrChange>
        </w:rPr>
      </w:pPr>
      <w:del w:id="1913" w:author="Microsoft Office User" w:date="2017-08-26T16:22:00Z">
        <w:r w:rsidRPr="0088676B" w:rsidDel="000D2E05">
          <w:rPr>
            <w:rFonts w:eastAsiaTheme="minorEastAsia"/>
            <w:lang w:eastAsia="zh-CN"/>
            <w:rPrChange w:id="1914"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1915" w:author="Microsoft Office User" w:date="2017-08-26T16:22:00Z"/>
          <w:rFonts w:eastAsiaTheme="minorEastAsia"/>
          <w:lang w:eastAsia="zh-CN"/>
          <w:rPrChange w:id="1916" w:author="Microsoft Office User" w:date="2017-08-26T15:42:00Z">
            <w:rPr>
              <w:del w:id="1917" w:author="Microsoft Office User" w:date="2017-08-26T16:22:00Z"/>
              <w:lang w:eastAsia="zh-CN"/>
            </w:rPr>
          </w:rPrChange>
        </w:rPr>
      </w:pPr>
      <w:del w:id="191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061202" w:rsidRDefault="00061202"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061202" w:rsidRDefault="00061202" w:rsidP="00E0606F">
                        <w:pPr>
                          <w:jc w:val="center"/>
                        </w:pPr>
                        <w:r>
                          <w:t>External Reporting</w:t>
                        </w:r>
                      </w:p>
                    </w:txbxContent>
                  </v:textbox>
                </v:shape>
              </w:pict>
            </mc:Fallback>
          </mc:AlternateContent>
        </w:r>
        <w:r w:rsidRPr="0088676B" w:rsidDel="000D2E05">
          <w:rPr>
            <w:rFonts w:eastAsiaTheme="minorEastAsia"/>
            <w:noProof/>
            <w:lang w:eastAsia="zh-CN"/>
            <w:rPrChange w:id="1919" w:author="Microsoft Office User" w:date="2017-08-26T15:42:00Z">
              <w:rPr>
                <w:rFonts w:eastAsiaTheme="minorEastAsia"/>
                <w:noProof/>
                <w:lang w:eastAsia="zh-CN"/>
              </w:rPr>
            </w:rPrChange>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061202" w:rsidRDefault="00061202"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061202" w:rsidRDefault="00061202" w:rsidP="00E0606F">
                        <w:pPr>
                          <w:jc w:val="center"/>
                        </w:pPr>
                        <w:r>
                          <w:t>Claims</w:t>
                        </w:r>
                      </w:p>
                    </w:txbxContent>
                  </v:textbox>
                </v:shape>
              </w:pict>
            </mc:Fallback>
          </mc:AlternateContent>
        </w:r>
        <w:r w:rsidRPr="0088676B" w:rsidDel="000D2E05">
          <w:rPr>
            <w:rFonts w:eastAsiaTheme="minorEastAsia"/>
            <w:noProof/>
            <w:lang w:eastAsia="zh-CN"/>
            <w:rPrChange w:id="1920" w:author="Microsoft Office User" w:date="2017-08-26T15:42:00Z">
              <w:rPr>
                <w:rFonts w:eastAsiaTheme="minorEastAsia"/>
                <w:noProof/>
                <w:lang w:eastAsia="zh-CN"/>
              </w:rPr>
            </w:rPrChange>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061202" w:rsidRDefault="00061202"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061202" w:rsidRDefault="00061202" w:rsidP="00E0606F">
                        <w:pPr>
                          <w:jc w:val="center"/>
                        </w:pPr>
                        <w:r>
                          <w:t>Post Bind</w:t>
                        </w:r>
                      </w:p>
                    </w:txbxContent>
                  </v:textbox>
                </v:shape>
              </w:pict>
            </mc:Fallback>
          </mc:AlternateContent>
        </w:r>
        <w:r w:rsidRPr="0088676B" w:rsidDel="000D2E05">
          <w:rPr>
            <w:rFonts w:eastAsiaTheme="minorEastAsia"/>
            <w:noProof/>
            <w:lang w:eastAsia="zh-CN"/>
            <w:rPrChange w:id="1921" w:author="Microsoft Office User" w:date="2017-08-26T15:42:00Z">
              <w:rPr>
                <w:rFonts w:eastAsiaTheme="minorEastAsia"/>
                <w:noProof/>
                <w:lang w:eastAsia="zh-CN"/>
              </w:rPr>
            </w:rPrChange>
          </w:rPr>
          <mc:AlternateContent>
            <mc:Choice Requires="wps">
              <w:drawing>
                <wp:anchor distT="0" distB="0" distL="114300" distR="114300" simplePos="0" relativeHeight="251745280"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061202" w:rsidRDefault="00061202"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73" o:spid="_x0000_s1069" type="#_x0000_t176" style="position:absolute;margin-left:205.3pt;margin-top:11pt;width:83.35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061202" w:rsidRDefault="00061202" w:rsidP="00E0606F">
                        <w:pPr>
                          <w:jc w:val="center"/>
                        </w:pPr>
                        <w:r>
                          <w:t>Accounting &amp; Settlement</w:t>
                        </w:r>
                      </w:p>
                    </w:txbxContent>
                  </v:textbox>
                </v:shape>
              </w:pict>
            </mc:Fallback>
          </mc:AlternateContent>
        </w:r>
        <w:r w:rsidRPr="0088676B" w:rsidDel="000D2E05">
          <w:rPr>
            <w:rFonts w:eastAsiaTheme="minorEastAsia"/>
            <w:noProof/>
            <w:lang w:eastAsia="zh-CN"/>
            <w:rPrChange w:id="1922" w:author="Microsoft Office User" w:date="2017-08-26T15:42:00Z">
              <w:rPr>
                <w:rFonts w:eastAsiaTheme="minorEastAsia"/>
                <w:noProof/>
                <w:lang w:eastAsia="zh-CN"/>
              </w:rPr>
            </w:rPrChange>
          </w:rPr>
          <mc:AlternateContent>
            <mc:Choice Requires="wps">
              <w:drawing>
                <wp:anchor distT="0" distB="0" distL="114300" distR="114300" simplePos="0" relativeHeight="251742208"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061202" w:rsidRDefault="00061202"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70" o:spid="_x0000_s1070" type="#_x0000_t176" style="position:absolute;margin-left:12pt;margin-top:9.65pt;width:1in;height:39.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061202" w:rsidRDefault="00061202" w:rsidP="00E0606F">
                        <w:pPr>
                          <w:jc w:val="center"/>
                        </w:pPr>
                        <w:r>
                          <w:t>Placing</w:t>
                        </w:r>
                      </w:p>
                    </w:txbxContent>
                  </v:textbox>
                </v:shape>
              </w:pict>
            </mc:Fallback>
          </mc:AlternateContent>
        </w:r>
      </w:del>
    </w:p>
    <w:bookmarkStart w:id="1923" w:name="_Toc489971226"/>
    <w:p w14:paraId="728168CF" w14:textId="1E063060" w:rsidR="00E0606F" w:rsidRPr="0088676B" w:rsidDel="000D2E05" w:rsidRDefault="000A7D17" w:rsidP="00E0606F">
      <w:pPr>
        <w:pStyle w:val="Heading2"/>
        <w:numPr>
          <w:ilvl w:val="0"/>
          <w:numId w:val="0"/>
        </w:numPr>
        <w:ind w:left="720"/>
        <w:rPr>
          <w:del w:id="1924" w:author="Microsoft Office User" w:date="2017-08-26T16:22:00Z"/>
          <w:rFonts w:asciiTheme="minorEastAsia" w:eastAsiaTheme="minorEastAsia" w:hAnsiTheme="minorEastAsia"/>
          <w:lang w:eastAsia="zh-CN"/>
        </w:rPr>
      </w:pPr>
      <w:del w:id="1925" w:author="Microsoft Office User" w:date="2017-08-26T16:22:00Z">
        <w:r w:rsidRPr="00DE6D50" w:rsidDel="000D2E05">
          <w:rPr>
            <w:rFonts w:eastAsiaTheme="minorEastAsia"/>
            <w:b w:val="0"/>
            <w:bCs w:val="0"/>
            <w:noProof/>
            <w:lang w:eastAsia="zh-CN"/>
          </w:rPr>
          <mc:AlternateContent>
            <mc:Choice Requires="wps">
              <w:drawing>
                <wp:anchor distT="0" distB="0" distL="114300" distR="114300" simplePos="0" relativeHeight="251768832"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679505E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" adj="20304" fillcolor="#4f81bd [3204]" strokecolor="#243f60 [1604]" strokeweight="2pt">
                  <v:path arrowok="t"/>
                </v:shape>
              </w:pict>
            </mc:Fallback>
          </mc:AlternateContent>
        </w:r>
        <w:r w:rsidRPr="0088676B" w:rsidDel="000D2E05">
          <w:rPr>
            <w:rFonts w:eastAsiaTheme="minorEastAsia"/>
            <w:b w:val="0"/>
            <w:bCs w:val="0"/>
            <w:noProof/>
            <w:lang w:eastAsia="zh-CN"/>
            <w:rPrChange w:id="1926"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7808"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0BF5D7D" id="Arrow: Right 77" o:spid="_x0000_s1026" type="#_x0000_t13" style="position:absolute;margin-left:288.65pt;margin-top:4.2pt;width:34.0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" adj="19697" fillcolor="#4f81bd [3204]" strokecolor="#243f60 [1604]" strokeweight="2pt">
                  <v:path arrowok="t"/>
                </v:shape>
              </w:pict>
            </mc:Fallback>
          </mc:AlternateContent>
        </w:r>
        <w:r w:rsidRPr="0088676B" w:rsidDel="000D2E05">
          <w:rPr>
            <w:rFonts w:eastAsiaTheme="minorEastAsia"/>
            <w:b w:val="0"/>
            <w:bCs w:val="0"/>
            <w:noProof/>
            <w:lang w:eastAsia="zh-CN"/>
            <w:rPrChange w:id="1927"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66784"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6D992589" id="Arrow: Right 76" o:spid="_x0000_s1026" type="#_x0000_t13" style="position:absolute;margin-left:177.35pt;margin-top:2.2pt;width:28.6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" adj="20243" fillcolor="#4f81bd [3204]" strokecolor="#243f60 [1604]" strokeweight="2pt">
                  <v:path arrowok="t"/>
                </v:shape>
              </w:pict>
            </mc:Fallback>
          </mc:AlternateContent>
        </w:r>
        <w:r w:rsidRPr="0088676B" w:rsidDel="000D2E05">
          <w:rPr>
            <w:rFonts w:eastAsiaTheme="minorEastAsia"/>
            <w:b w:val="0"/>
            <w:bCs w:val="0"/>
            <w:noProof/>
            <w:lang w:eastAsia="zh-CN"/>
            <w:rPrChange w:id="1928" w:author="Microsoft Office User" w:date="2017-08-26T15:42:00Z">
              <w:rPr>
                <w:rFonts w:eastAsiaTheme="minorEastAsia"/>
                <w:b w:val="0"/>
                <w:bCs w:val="0"/>
                <w:noProof/>
                <w:lang w:eastAsia="zh-CN"/>
              </w:rPr>
            </w:rPrChange>
          </w:rPr>
          <mc:AlternateContent>
            <mc:Choice Requires="wps">
              <w:drawing>
                <wp:anchor distT="0" distB="0" distL="114300" distR="114300" simplePos="0" relativeHeight="251743232"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655B03A" id="Arrow: Right 71" o:spid="_x0000_s1026" type="#_x0000_t13" style="position:absolute;margin-left:87.3pt;margin-top:2.35pt;width:18.6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" adj="19515" fillcolor="#4f81bd [3204]" strokecolor="#243f60 [1604]" strokeweight="2pt">
                  <v:path arrowok="t"/>
                </v:shape>
              </w:pict>
            </mc:Fallback>
          </mc:AlternateContent>
        </w:r>
        <w:bookmarkEnd w:id="1923"/>
      </w:del>
    </w:p>
    <w:p w14:paraId="699EB7E5" w14:textId="41334B27" w:rsidR="00E0606F" w:rsidRPr="0088676B" w:rsidDel="000D2E05" w:rsidRDefault="00E0606F" w:rsidP="00E0606F">
      <w:pPr>
        <w:rPr>
          <w:del w:id="1929" w:author="Microsoft Office User" w:date="2017-08-26T16:22:00Z"/>
          <w:rFonts w:eastAsiaTheme="minorEastAsia"/>
          <w:lang w:eastAsia="zh-CN"/>
        </w:rPr>
      </w:pPr>
    </w:p>
    <w:p w14:paraId="0901BF36" w14:textId="2B5B0BF8" w:rsidR="00E0606F" w:rsidRPr="0088676B" w:rsidDel="000D2E05" w:rsidRDefault="00E0606F" w:rsidP="00E0606F">
      <w:pPr>
        <w:rPr>
          <w:del w:id="1930" w:author="Microsoft Office User" w:date="2017-08-26T16:22:00Z"/>
          <w:rFonts w:eastAsiaTheme="minorEastAsia"/>
          <w:lang w:eastAsia="zh-CN"/>
        </w:rPr>
      </w:pPr>
      <w:del w:id="1931"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1932" w:author="Microsoft Office User" w:date="2017-08-26T16:22:00Z"/>
          <w:rFonts w:eastAsiaTheme="minorEastAsia"/>
          <w:lang w:eastAsia="zh-CN"/>
        </w:rPr>
      </w:pPr>
      <w:del w:id="1933"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1934" w:author="Microsoft Office User" w:date="2017-08-26T16:22:00Z"/>
          <w:rFonts w:eastAsiaTheme="minorEastAsia"/>
          <w:lang w:eastAsia="zh-CN"/>
        </w:rPr>
      </w:pPr>
      <w:del w:id="1935"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1936" w:author="Microsoft Office User" w:date="2017-08-26T16:22:00Z"/>
          <w:rFonts w:eastAsiaTheme="minorEastAsia"/>
          <w:lang w:eastAsia="zh-CN"/>
        </w:rPr>
      </w:pPr>
      <w:del w:id="1937"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1938" w:author="Microsoft Office User" w:date="2017-08-26T16:22:00Z"/>
          <w:rFonts w:eastAsiaTheme="minorEastAsia"/>
          <w:lang w:eastAsia="zh-CN"/>
        </w:rPr>
      </w:pPr>
      <w:del w:id="1939"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1940" w:author="Microsoft Office User" w:date="2017-08-26T16:22:00Z"/>
          <w:rFonts w:eastAsiaTheme="minorEastAsia"/>
          <w:lang w:eastAsia="zh-CN"/>
        </w:rPr>
      </w:pPr>
      <w:del w:id="1941"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1942" w:author="Microsoft Office User" w:date="2017-08-26T16:22:00Z"/>
          <w:rFonts w:eastAsiaTheme="minorEastAsia"/>
          <w:lang w:eastAsia="zh-CN"/>
        </w:rPr>
      </w:pPr>
      <w:del w:id="1943"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1944" w:author="Microsoft Office User" w:date="2017-08-26T16:22:00Z"/>
          <w:rFonts w:eastAsiaTheme="minorEastAsia"/>
          <w:lang w:eastAsia="zh-CN"/>
        </w:rPr>
      </w:pPr>
    </w:p>
    <w:p w14:paraId="26E08B87" w14:textId="59F90453" w:rsidR="00E0606F" w:rsidRPr="0088676B" w:rsidDel="000D2E05" w:rsidRDefault="00E0606F" w:rsidP="00E0606F">
      <w:pPr>
        <w:rPr>
          <w:del w:id="1945" w:author="Microsoft Office User" w:date="2017-08-26T16:22:00Z"/>
          <w:rFonts w:eastAsiaTheme="minorEastAsia"/>
          <w:b/>
          <w:lang w:eastAsia="zh-CN"/>
        </w:rPr>
      </w:pPr>
      <w:del w:id="1946"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1947" w:author="Microsoft Office User" w:date="2017-08-26T16:22:00Z"/>
          <w:rFonts w:eastAsiaTheme="minorEastAsia"/>
          <w:lang w:eastAsia="zh-CN"/>
        </w:rPr>
      </w:pPr>
      <w:del w:id="1948"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ListParagraph"/>
        <w:numPr>
          <w:ilvl w:val="0"/>
          <w:numId w:val="5"/>
        </w:numPr>
        <w:rPr>
          <w:del w:id="1949" w:author="Microsoft Office User" w:date="2017-08-26T16:22:00Z"/>
          <w:rFonts w:eastAsiaTheme="minorEastAsia"/>
          <w:lang w:eastAsia="zh-CN"/>
        </w:rPr>
      </w:pPr>
      <w:del w:id="1950"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ListParagraph"/>
        <w:numPr>
          <w:ilvl w:val="0"/>
          <w:numId w:val="5"/>
        </w:numPr>
        <w:rPr>
          <w:del w:id="1951" w:author="Microsoft Office User" w:date="2017-08-26T16:22:00Z"/>
          <w:rFonts w:eastAsiaTheme="minorEastAsia"/>
          <w:lang w:eastAsia="zh-CN"/>
        </w:rPr>
      </w:pPr>
      <w:del w:id="1952"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ListParagraph"/>
        <w:numPr>
          <w:ilvl w:val="0"/>
          <w:numId w:val="5"/>
        </w:numPr>
        <w:rPr>
          <w:del w:id="1953" w:author="Microsoft Office User" w:date="2017-08-26T16:22:00Z"/>
          <w:rFonts w:eastAsiaTheme="minorEastAsia"/>
          <w:lang w:eastAsia="zh-CN"/>
        </w:rPr>
      </w:pPr>
      <w:del w:id="1954"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ListParagraph"/>
        <w:numPr>
          <w:ilvl w:val="0"/>
          <w:numId w:val="5"/>
        </w:numPr>
        <w:rPr>
          <w:del w:id="1955" w:author="Microsoft Office User" w:date="2017-08-26T16:22:00Z"/>
          <w:rFonts w:eastAsiaTheme="minorEastAsia"/>
          <w:lang w:eastAsia="zh-CN"/>
        </w:rPr>
      </w:pPr>
      <w:del w:id="1956"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1957" w:author="Microsoft Office User" w:date="2017-08-26T16:22:00Z"/>
          <w:rFonts w:eastAsiaTheme="minorEastAsia"/>
          <w:lang w:eastAsia="zh-CN"/>
        </w:rPr>
      </w:pPr>
    </w:p>
    <w:p w14:paraId="1A143D5D" w14:textId="315AB3A4" w:rsidR="00E0606F" w:rsidRPr="0088676B" w:rsidDel="000D2E05" w:rsidRDefault="00E0606F" w:rsidP="00E0606F">
      <w:pPr>
        <w:rPr>
          <w:del w:id="1958" w:author="Microsoft Office User" w:date="2017-08-26T16:22:00Z"/>
          <w:rFonts w:eastAsiaTheme="minorEastAsia"/>
          <w:lang w:eastAsia="zh-CN"/>
        </w:rPr>
      </w:pPr>
      <w:del w:id="1959"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ListParagraph"/>
        <w:numPr>
          <w:ilvl w:val="0"/>
          <w:numId w:val="6"/>
        </w:numPr>
        <w:rPr>
          <w:del w:id="1960" w:author="Microsoft Office User" w:date="2017-08-26T16:22:00Z"/>
          <w:rFonts w:eastAsiaTheme="minorEastAsia"/>
          <w:lang w:eastAsia="zh-CN"/>
        </w:rPr>
      </w:pPr>
      <w:del w:id="1961"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ListParagraph"/>
        <w:numPr>
          <w:ilvl w:val="0"/>
          <w:numId w:val="6"/>
        </w:numPr>
        <w:rPr>
          <w:del w:id="1962" w:author="Microsoft Office User" w:date="2017-08-26T16:22:00Z"/>
          <w:rFonts w:eastAsiaTheme="minorEastAsia"/>
          <w:lang w:eastAsia="zh-CN"/>
        </w:rPr>
      </w:pPr>
      <w:del w:id="1963"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ListParagraph"/>
        <w:numPr>
          <w:ilvl w:val="0"/>
          <w:numId w:val="6"/>
        </w:numPr>
        <w:rPr>
          <w:del w:id="1964" w:author="Microsoft Office User" w:date="2017-08-26T16:22:00Z"/>
          <w:rFonts w:eastAsiaTheme="minorEastAsia"/>
          <w:lang w:eastAsia="zh-CN"/>
        </w:rPr>
      </w:pPr>
      <w:del w:id="1965"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ListParagraph"/>
        <w:numPr>
          <w:ilvl w:val="0"/>
          <w:numId w:val="6"/>
        </w:numPr>
        <w:rPr>
          <w:del w:id="1966" w:author="Microsoft Office User" w:date="2017-08-26T16:22:00Z"/>
          <w:rFonts w:eastAsiaTheme="minorEastAsia"/>
          <w:lang w:eastAsia="zh-CN"/>
        </w:rPr>
      </w:pPr>
      <w:del w:id="1967" w:author="Microsoft Office User" w:date="2017-08-26T16:22:00Z">
        <w:r w:rsidRPr="0088676B" w:rsidDel="000D2E05">
          <w:rPr>
            <w:rFonts w:eastAsiaTheme="minorEastAsia"/>
            <w:lang w:eastAsia="zh-CN"/>
          </w:rPr>
          <w:lastRenderedPageBreak/>
          <w:delText>Benefits verification based on multiple data sources readily available to all service providers</w:delText>
        </w:r>
      </w:del>
    </w:p>
    <w:p w14:paraId="6783ADAA" w14:textId="54E56439" w:rsidR="00E0606F" w:rsidRPr="0088676B" w:rsidDel="000D2E05" w:rsidRDefault="00E0606F" w:rsidP="00E0606F">
      <w:pPr>
        <w:rPr>
          <w:del w:id="1968" w:author="Microsoft Office User" w:date="2017-08-26T16:22:00Z"/>
          <w:rFonts w:eastAsiaTheme="minorEastAsia"/>
          <w:lang w:eastAsia="zh-CN"/>
        </w:rPr>
      </w:pPr>
    </w:p>
    <w:p w14:paraId="41AA391C" w14:textId="7F42B10D" w:rsidR="00E0606F" w:rsidRPr="0088676B" w:rsidDel="000D2E05" w:rsidRDefault="00E0606F" w:rsidP="00E0606F">
      <w:pPr>
        <w:rPr>
          <w:del w:id="1969" w:author="Microsoft Office User" w:date="2017-08-26T16:22:00Z"/>
          <w:rFonts w:eastAsiaTheme="minorEastAsia"/>
          <w:lang w:eastAsia="zh-CN"/>
        </w:rPr>
      </w:pPr>
    </w:p>
    <w:p w14:paraId="3A5DC5A8" w14:textId="3C8F3177" w:rsidR="00E0606F" w:rsidRPr="0088676B" w:rsidDel="000D2E05" w:rsidRDefault="00E0606F" w:rsidP="00E0606F">
      <w:pPr>
        <w:rPr>
          <w:del w:id="1970" w:author="Microsoft Office User" w:date="2017-08-26T16:22:00Z"/>
          <w:rFonts w:eastAsiaTheme="minorEastAsia"/>
          <w:lang w:eastAsia="zh-CN"/>
        </w:rPr>
      </w:pPr>
    </w:p>
    <w:p w14:paraId="3A7499BF" w14:textId="5C6971E1" w:rsidR="00E0606F" w:rsidRPr="0088676B" w:rsidDel="000D2E05" w:rsidRDefault="00E0606F" w:rsidP="00E0606F">
      <w:pPr>
        <w:rPr>
          <w:del w:id="1971" w:author="Microsoft Office User" w:date="2017-08-26T16:22:00Z"/>
          <w:rFonts w:eastAsiaTheme="minorEastAsia"/>
          <w:lang w:eastAsia="zh-CN"/>
        </w:rPr>
      </w:pPr>
    </w:p>
    <w:p w14:paraId="263AF474" w14:textId="5442A1CC" w:rsidR="00E0606F" w:rsidRPr="0088676B" w:rsidDel="000D2E05" w:rsidRDefault="00E0606F" w:rsidP="00E0606F">
      <w:pPr>
        <w:rPr>
          <w:del w:id="1972" w:author="Microsoft Office User" w:date="2017-08-26T16:22:00Z"/>
          <w:rFonts w:eastAsiaTheme="minorEastAsia"/>
          <w:lang w:eastAsia="zh-CN"/>
        </w:rPr>
      </w:pPr>
    </w:p>
    <w:p w14:paraId="3EC0C53B" w14:textId="392B6D36" w:rsidR="00E0606F" w:rsidRPr="0088676B" w:rsidDel="000D2E05" w:rsidRDefault="00E0606F" w:rsidP="003615CD">
      <w:pPr>
        <w:pStyle w:val="Heading4"/>
        <w:rPr>
          <w:del w:id="1973" w:author="Microsoft Office User" w:date="2017-08-26T16:22:00Z"/>
          <w:rFonts w:eastAsiaTheme="minorEastAsia"/>
          <w:lang w:eastAsia="zh-CN"/>
        </w:rPr>
      </w:pPr>
      <w:del w:id="1974"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1975" w:author="Microsoft Office User" w:date="2017-08-26T16:22:00Z"/>
          <w:rFonts w:eastAsiaTheme="minorEastAsia"/>
          <w:lang w:eastAsia="zh-CN"/>
        </w:rPr>
      </w:pPr>
    </w:p>
    <w:p w14:paraId="3BB40CFB" w14:textId="068D0B58" w:rsidR="00E0606F" w:rsidRPr="0088676B" w:rsidDel="000D2E05" w:rsidRDefault="00E0606F" w:rsidP="00E0606F">
      <w:pPr>
        <w:rPr>
          <w:del w:id="1976" w:author="Microsoft Office User" w:date="2017-08-26T16:22:00Z"/>
          <w:rFonts w:eastAsiaTheme="minorEastAsia"/>
          <w:lang w:eastAsia="zh-CN"/>
        </w:rPr>
      </w:pPr>
      <w:del w:id="1977"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Heading3"/>
        <w:numPr>
          <w:ilvl w:val="0"/>
          <w:numId w:val="0"/>
        </w:numPr>
        <w:ind w:left="900"/>
        <w:rPr>
          <w:del w:id="1978" w:author="Microsoft Office User" w:date="2017-08-26T16:22:00Z"/>
          <w:rFonts w:eastAsiaTheme="minorEastAsia"/>
          <w:lang w:eastAsia="zh-CN"/>
        </w:rPr>
      </w:pPr>
    </w:p>
    <w:p w14:paraId="3C7CD0E3" w14:textId="52F3AFA6" w:rsidR="00E0606F" w:rsidRPr="0088676B" w:rsidDel="000D2E05" w:rsidRDefault="00E0606F" w:rsidP="003615CD">
      <w:pPr>
        <w:pStyle w:val="Heading4"/>
        <w:rPr>
          <w:del w:id="1979" w:author="Microsoft Office User" w:date="2017-08-26T16:22:00Z"/>
          <w:rFonts w:eastAsiaTheme="minorEastAsia"/>
          <w:lang w:eastAsia="zh-CN"/>
        </w:rPr>
      </w:pPr>
      <w:del w:id="1980"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1981" w:author="Microsoft Office User" w:date="2017-08-26T16:22:00Z"/>
          <w:rFonts w:eastAsiaTheme="minorEastAsia"/>
          <w:lang w:eastAsia="zh-CN"/>
        </w:rPr>
      </w:pPr>
    </w:p>
    <w:p w14:paraId="401BE09E" w14:textId="53EA6D95" w:rsidR="00E0606F" w:rsidRPr="0088676B" w:rsidDel="000D2E05" w:rsidRDefault="00E0606F" w:rsidP="00E0606F">
      <w:pPr>
        <w:rPr>
          <w:del w:id="1982" w:author="Microsoft Office User" w:date="2017-08-26T16:22:00Z"/>
          <w:rFonts w:eastAsiaTheme="minorEastAsia"/>
          <w:lang w:eastAsia="zh-CN"/>
        </w:rPr>
      </w:pPr>
      <w:del w:id="1983" w:author="Microsoft Office User" w:date="2017-08-26T16:22:00Z">
        <w:r w:rsidRPr="00DE6D50" w:rsidDel="000D2E05">
          <w:rPr>
            <w:rFonts w:eastAsiaTheme="minorEastAsia"/>
            <w:noProof/>
            <w:lang w:eastAsia="zh-CN"/>
          </w:rPr>
          <w:lastRenderedPageBreak/>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1984" w:author="Microsoft Office User" w:date="2017-08-26T16:22:00Z"/>
          <w:rFonts w:eastAsiaTheme="minorEastAsia"/>
          <w:lang w:eastAsia="zh-CN"/>
        </w:rPr>
      </w:pPr>
    </w:p>
    <w:p w14:paraId="6C09F374" w14:textId="0B434B52" w:rsidR="00E0606F" w:rsidRPr="0088676B" w:rsidDel="000D2E05" w:rsidRDefault="00E0606F" w:rsidP="00E0606F">
      <w:pPr>
        <w:rPr>
          <w:del w:id="1985" w:author="Microsoft Office User" w:date="2017-08-26T16:22:00Z"/>
          <w:rFonts w:eastAsiaTheme="minorEastAsia"/>
          <w:lang w:eastAsia="zh-CN"/>
        </w:rPr>
      </w:pPr>
    </w:p>
    <w:p w14:paraId="54CD9483" w14:textId="1237AC47" w:rsidR="00E0606F" w:rsidRPr="0088676B" w:rsidDel="000D2E05" w:rsidRDefault="00E0606F" w:rsidP="003615CD">
      <w:pPr>
        <w:pStyle w:val="Heading4"/>
        <w:rPr>
          <w:del w:id="1986" w:author="Microsoft Office User" w:date="2017-08-26T16:22:00Z"/>
          <w:rFonts w:eastAsiaTheme="minorEastAsia"/>
          <w:lang w:eastAsia="zh-CN"/>
        </w:rPr>
      </w:pPr>
      <w:del w:id="1987"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1988" w:author="Microsoft Office User" w:date="2017-08-26T16:22:00Z"/>
          <w:rFonts w:eastAsiaTheme="minorEastAsia"/>
          <w:lang w:eastAsia="zh-CN"/>
        </w:rPr>
      </w:pPr>
    </w:p>
    <w:p w14:paraId="11885D3D" w14:textId="28F2A1E0" w:rsidR="00E0606F" w:rsidRPr="0088676B" w:rsidDel="000D2E05" w:rsidRDefault="000A7D17" w:rsidP="00E0606F">
      <w:pPr>
        <w:rPr>
          <w:del w:id="1989" w:author="Microsoft Office User" w:date="2017-08-26T16:22:00Z"/>
          <w:rFonts w:eastAsiaTheme="minorEastAsia"/>
          <w:lang w:eastAsia="zh-CN"/>
          <w:rPrChange w:id="1990" w:author="Microsoft Office User" w:date="2017-08-26T15:42:00Z">
            <w:rPr>
              <w:del w:id="1991" w:author="Microsoft Office User" w:date="2017-08-26T16:22:00Z"/>
              <w:lang w:eastAsia="zh-CN"/>
            </w:rPr>
          </w:rPrChange>
        </w:rPr>
      </w:pPr>
      <w:del w:id="199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6304"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061202" w:rsidRDefault="00061202"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71" style="position:absolute;margin-left:1pt;margin-top:.2pt;width:136.5pt;height:5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061202" w:rsidRDefault="00061202" w:rsidP="00E0606F">
                        <w:r>
                          <w:t>Client registers on mutual insurance exchange and create own wallet</w:t>
                        </w:r>
                      </w:p>
                    </w:txbxContent>
                  </v:textbox>
                  <w10:wrap anchorx="margin"/>
                </v:rect>
              </w:pict>
            </mc:Fallback>
          </mc:AlternateContent>
        </w:r>
        <w:r w:rsidRPr="0088676B" w:rsidDel="000D2E05">
          <w:rPr>
            <w:rFonts w:eastAsiaTheme="minorEastAsia"/>
            <w:noProof/>
            <w:lang w:eastAsia="zh-CN"/>
            <w:rPrChange w:id="1993" w:author="Microsoft Office User" w:date="2017-08-26T15:42:00Z">
              <w:rPr>
                <w:rFonts w:eastAsiaTheme="minorEastAsia"/>
                <w:noProof/>
                <w:lang w:eastAsia="zh-CN"/>
              </w:rPr>
            </w:rPrChange>
          </w:rPr>
          <mc:AlternateContent>
            <mc:Choice Requires="wps">
              <w:drawing>
                <wp:anchor distT="0" distB="0" distL="114300" distR="114300" simplePos="0" relativeHeight="251748352"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061202" w:rsidRDefault="00061202" w:rsidP="00E0606F">
                              <w:pPr>
                                <w:pStyle w:val="ListParagraph"/>
                                <w:numPr>
                                  <w:ilvl w:val="0"/>
                                  <w:numId w:val="2"/>
                                </w:numPr>
                                <w:spacing w:after="160" w:line="259" w:lineRule="auto"/>
                              </w:pPr>
                              <w:r>
                                <w:t>verify personal information</w:t>
                              </w:r>
                            </w:p>
                            <w:p w14:paraId="34BE6A1B" w14:textId="77777777" w:rsidR="00061202" w:rsidRDefault="00061202" w:rsidP="00E0606F">
                              <w:pPr>
                                <w:pStyle w:val="ListParagraph"/>
                                <w:numPr>
                                  <w:ilvl w:val="0"/>
                                  <w:numId w:val="2"/>
                                </w:numPr>
                                <w:spacing w:after="160" w:line="259" w:lineRule="auto"/>
                              </w:pPr>
                              <w:r>
                                <w:t>link bank account to exchange</w:t>
                              </w:r>
                            </w:p>
                            <w:p w14:paraId="07F9670D" w14:textId="77777777" w:rsidR="00061202" w:rsidRDefault="00061202" w:rsidP="00E0606F">
                              <w:pPr>
                                <w:pStyle w:val="ListParagraph"/>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72" style="position:absolute;margin-left:219pt;margin-top:1.4pt;width:246pt;height:52.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061202" w:rsidRDefault="00061202" w:rsidP="00E0606F">
                        <w:pPr>
                          <w:pStyle w:val="ListParagraph"/>
                          <w:numPr>
                            <w:ilvl w:val="0"/>
                            <w:numId w:val="2"/>
                          </w:numPr>
                          <w:spacing w:after="160" w:line="259" w:lineRule="auto"/>
                        </w:pPr>
                        <w:r>
                          <w:t>verify personal information</w:t>
                        </w:r>
                      </w:p>
                      <w:p w14:paraId="34BE6A1B" w14:textId="77777777" w:rsidR="00061202" w:rsidRDefault="00061202" w:rsidP="00E0606F">
                        <w:pPr>
                          <w:pStyle w:val="ListParagraph"/>
                          <w:numPr>
                            <w:ilvl w:val="0"/>
                            <w:numId w:val="2"/>
                          </w:numPr>
                          <w:spacing w:after="160" w:line="259" w:lineRule="auto"/>
                        </w:pPr>
                        <w:r>
                          <w:t>link bank account to exchange</w:t>
                        </w:r>
                      </w:p>
                      <w:p w14:paraId="07F9670D" w14:textId="77777777" w:rsidR="00061202" w:rsidRDefault="00061202" w:rsidP="00E0606F">
                        <w:pPr>
                          <w:pStyle w:val="ListParagraph"/>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1994" w:author="Microsoft Office User" w:date="2017-08-26T16:22:00Z"/>
          <w:rFonts w:eastAsiaTheme="minorEastAsia"/>
          <w:lang w:eastAsia="zh-CN"/>
          <w:rPrChange w:id="1995" w:author="Microsoft Office User" w:date="2017-08-26T15:42:00Z">
            <w:rPr>
              <w:del w:id="1996" w:author="Microsoft Office User" w:date="2017-08-26T16:22:00Z"/>
              <w:lang w:eastAsia="zh-CN"/>
            </w:rPr>
          </w:rPrChange>
        </w:rPr>
      </w:pPr>
      <w:del w:id="199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0640"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1D051B35"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1998" w:author="Microsoft Office User" w:date="2017-08-26T16:22:00Z"/>
          <w:rFonts w:eastAsiaTheme="minorEastAsia"/>
          <w:lang w:eastAsia="zh-CN"/>
          <w:rPrChange w:id="1999" w:author="Microsoft Office User" w:date="2017-08-26T15:42:00Z">
            <w:rPr>
              <w:del w:id="2000" w:author="Microsoft Office User" w:date="2017-08-26T16:22:00Z"/>
              <w:lang w:eastAsia="zh-CN"/>
            </w:rPr>
          </w:rPrChange>
        </w:rPr>
      </w:pPr>
      <w:del w:id="200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9616"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type w14:anchorId="35117E89" id="_x0000_t32" coordsize="21600,21600" o:spt="32" o:oned="t" path="m0,0l21600,21600e" filled="f">
                  <v:path arrowok="t" fillok="f" o:connecttype="none"/>
                  <o:lock v:ext="edit" shapetype="t"/>
                </v:shapetype>
                <v:shape id="Straight Arrow Connector 30" o:spid="_x0000_s1026" type="#_x0000_t32" style="position:absolute;margin-left:59.9pt;margin-top:9.45pt;width:.45pt;height:18.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" strokecolor="#4579b8 [3044]">
                  <v:stroke endarrow="block"/>
                  <o:lock v:ext="edit" shapetype="f"/>
                </v:shape>
              </w:pict>
            </mc:Fallback>
          </mc:AlternateContent>
        </w:r>
        <w:r w:rsidRPr="0088676B" w:rsidDel="000D2E05">
          <w:rPr>
            <w:rFonts w:eastAsiaTheme="minorEastAsia"/>
            <w:noProof/>
            <w:lang w:eastAsia="zh-CN"/>
            <w:rPrChange w:id="2002" w:author="Microsoft Office User" w:date="2017-08-26T15:42:00Z">
              <w:rPr>
                <w:rFonts w:eastAsiaTheme="minorEastAsia"/>
                <w:noProof/>
                <w:lang w:eastAsia="zh-CN"/>
              </w:rPr>
            </w:rPrChange>
          </w:rPr>
          <mc:AlternateContent>
            <mc:Choice Requires="wps">
              <w:drawing>
                <wp:anchor distT="0" distB="0" distL="114300" distR="114300" simplePos="0" relativeHeight="251750400"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061202" w:rsidRDefault="00061202" w:rsidP="00E0606F">
                              <w:pPr>
                                <w:pStyle w:val="ListParagraph"/>
                                <w:numPr>
                                  <w:ilvl w:val="0"/>
                                  <w:numId w:val="2"/>
                                </w:numPr>
                                <w:spacing w:after="160" w:line="259" w:lineRule="auto"/>
                              </w:pPr>
                              <w:r>
                                <w:t xml:space="preserve">System maintenance cost and </w:t>
                              </w:r>
                              <w:proofErr w:type="spellStart"/>
                              <w:r>
                                <w:rPr>
                                  <w:rFonts w:eastAsiaTheme="minorEastAsia" w:hint="eastAsia"/>
                                  <w:lang w:eastAsia="zh-CN"/>
                                </w:rPr>
                                <w:t>B</w:t>
                              </w:r>
                              <w:r>
                                <w:t>lockchain</w:t>
                              </w:r>
                              <w:proofErr w:type="spellEnd"/>
                              <w:r>
                                <w:t xml:space="preserve"> gas</w:t>
                              </w:r>
                            </w:p>
                            <w:p w14:paraId="72757038" w14:textId="77777777" w:rsidR="00061202" w:rsidRDefault="00061202" w:rsidP="00E0606F">
                              <w:pPr>
                                <w:pStyle w:val="ListParagraph"/>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73" style="position:absolute;margin-left:219pt;margin-top:24.75pt;width:246.75pt;height:52.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061202" w:rsidRDefault="00061202" w:rsidP="00E0606F">
                        <w:pPr>
                          <w:pStyle w:val="ListParagraph"/>
                          <w:numPr>
                            <w:ilvl w:val="0"/>
                            <w:numId w:val="2"/>
                          </w:numPr>
                          <w:spacing w:after="160" w:line="259" w:lineRule="auto"/>
                        </w:pPr>
                        <w:r>
                          <w:t xml:space="preserve">System maintenance cost and </w:t>
                        </w:r>
                        <w:proofErr w:type="spellStart"/>
                        <w:r>
                          <w:rPr>
                            <w:rFonts w:eastAsiaTheme="minorEastAsia" w:hint="eastAsia"/>
                            <w:lang w:eastAsia="zh-CN"/>
                          </w:rPr>
                          <w:t>B</w:t>
                        </w:r>
                        <w:r>
                          <w:t>lockchain</w:t>
                        </w:r>
                        <w:proofErr w:type="spellEnd"/>
                        <w:r>
                          <w:t xml:space="preserve"> gas</w:t>
                        </w:r>
                      </w:p>
                      <w:p w14:paraId="72757038" w14:textId="77777777" w:rsidR="00061202" w:rsidRDefault="00061202" w:rsidP="00E0606F">
                        <w:pPr>
                          <w:pStyle w:val="ListParagraph"/>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2003" w:author="Microsoft Office User" w:date="2017-08-26T16:22:00Z"/>
          <w:rFonts w:eastAsiaTheme="minorEastAsia"/>
          <w:lang w:eastAsia="zh-CN"/>
          <w:rPrChange w:id="2004" w:author="Microsoft Office User" w:date="2017-08-26T15:42:00Z">
            <w:rPr>
              <w:del w:id="2005" w:author="Microsoft Office User" w:date="2017-08-26T16:22:00Z"/>
              <w:lang w:eastAsia="zh-CN"/>
            </w:rPr>
          </w:rPrChange>
        </w:rPr>
      </w:pPr>
      <w:del w:id="200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47328"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061202" w:rsidRDefault="00061202"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74" style="position:absolute;margin-left:0;margin-top:5.35pt;width:137.25pt;height:51.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061202" w:rsidRDefault="00061202"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2007" w:author="Microsoft Office User" w:date="2017-08-26T16:22:00Z"/>
          <w:rFonts w:eastAsiaTheme="minorEastAsia"/>
          <w:lang w:eastAsia="zh-CN"/>
          <w:rPrChange w:id="2008" w:author="Microsoft Office User" w:date="2017-08-26T15:42:00Z">
            <w:rPr>
              <w:del w:id="2009" w:author="Microsoft Office User" w:date="2017-08-26T16:22:00Z"/>
              <w:lang w:eastAsia="zh-CN"/>
            </w:rPr>
          </w:rPrChange>
        </w:rPr>
      </w:pPr>
      <w:del w:id="2010"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1664"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43B00E36" id="Arrow: Left 34" o:spid="_x0000_s1026" type="#_x0000_t66" style="position:absolute;margin-left:141.35pt;margin-top:1.85pt;width:75.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2011" w:author="Microsoft Office User" w:date="2017-08-26T16:22:00Z"/>
          <w:rFonts w:eastAsiaTheme="minorEastAsia"/>
          <w:lang w:eastAsia="zh-CN"/>
        </w:rPr>
      </w:pPr>
      <w:del w:id="2012"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0880"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CCBAEE8" id="Straight Arrow Connector 30" o:spid="_x0000_s1026" type="#_x0000_t32" style="position:absolute;margin-left:60.35pt;margin-top:7.5pt;width:.45pt;height:18.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EHsOQ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" strokecolor="#4579b8 [3044]">
                  <v:stroke endarrow="block"/>
                  <o:lock v:ext="edit" shapetype="f"/>
                </v:shape>
              </w:pict>
            </mc:Fallback>
          </mc:AlternateContent>
        </w:r>
      </w:del>
    </w:p>
    <w:p w14:paraId="2B7D1E31" w14:textId="162FBA2B" w:rsidR="00E0606F" w:rsidRPr="0088676B" w:rsidDel="000D2E05" w:rsidRDefault="000A7D17" w:rsidP="00E0606F">
      <w:pPr>
        <w:rPr>
          <w:del w:id="2013" w:author="Microsoft Office User" w:date="2017-08-26T16:22:00Z"/>
          <w:rFonts w:eastAsiaTheme="minorEastAsia"/>
          <w:lang w:eastAsia="zh-CN"/>
          <w:rPrChange w:id="2014" w:author="Microsoft Office User" w:date="2017-08-26T15:42:00Z">
            <w:rPr>
              <w:del w:id="2015" w:author="Microsoft Office User" w:date="2017-08-26T16:22:00Z"/>
              <w:lang w:eastAsia="zh-CN"/>
            </w:rPr>
          </w:rPrChange>
        </w:rPr>
      </w:pPr>
      <w:del w:id="2016"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1424"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061202" w:rsidRDefault="00061202" w:rsidP="00E0606F">
                              <w:pPr>
                                <w:pStyle w:val="ListParagraph"/>
                                <w:numPr>
                                  <w:ilvl w:val="0"/>
                                  <w:numId w:val="2"/>
                                </w:numPr>
                                <w:spacing w:after="160" w:line="259" w:lineRule="auto"/>
                              </w:pPr>
                              <w:r>
                                <w:t>Exchange prepares quote based on client request on coverage</w:t>
                              </w:r>
                            </w:p>
                            <w:p w14:paraId="447425A5" w14:textId="77777777" w:rsidR="00061202" w:rsidRDefault="00061202" w:rsidP="00E0606F">
                              <w:pPr>
                                <w:pStyle w:val="ListParagraph"/>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75" style="position:absolute;margin-left:219.75pt;margin-top:1pt;width:245.25pt;height:65.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061202" w:rsidRDefault="00061202" w:rsidP="00E0606F">
                        <w:pPr>
                          <w:pStyle w:val="ListParagraph"/>
                          <w:numPr>
                            <w:ilvl w:val="0"/>
                            <w:numId w:val="2"/>
                          </w:numPr>
                          <w:spacing w:after="160" w:line="259" w:lineRule="auto"/>
                        </w:pPr>
                        <w:r>
                          <w:t>Exchange prepares quote based on client request on coverage</w:t>
                        </w:r>
                      </w:p>
                      <w:p w14:paraId="447425A5" w14:textId="77777777" w:rsidR="00061202" w:rsidRDefault="00061202" w:rsidP="00E0606F">
                        <w:pPr>
                          <w:pStyle w:val="ListParagraph"/>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88676B" w:rsidDel="000D2E05">
          <w:rPr>
            <w:rFonts w:eastAsiaTheme="minorEastAsia"/>
            <w:noProof/>
            <w:lang w:eastAsia="zh-CN"/>
            <w:rPrChange w:id="2017" w:author="Microsoft Office User" w:date="2017-08-26T15:42:00Z">
              <w:rPr>
                <w:rFonts w:eastAsiaTheme="minorEastAsia"/>
                <w:noProof/>
                <w:lang w:eastAsia="zh-CN"/>
              </w:rPr>
            </w:rPrChange>
          </w:rPr>
          <mc:AlternateContent>
            <mc:Choice Requires="wps">
              <w:drawing>
                <wp:anchor distT="0" distB="0" distL="114300" distR="114300" simplePos="0" relativeHeight="251749376"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061202" w:rsidRDefault="00061202"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 o:spid="_x0000_s1076" style="position:absolute;margin-left:0;margin-top:6.25pt;width:137.25pt;height:49.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061202" w:rsidRDefault="00061202"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2018" w:author="Microsoft Office User" w:date="2017-08-26T16:22:00Z"/>
          <w:rFonts w:eastAsiaTheme="minorEastAsia"/>
          <w:lang w:eastAsia="zh-CN"/>
          <w:rPrChange w:id="2019" w:author="Microsoft Office User" w:date="2017-08-26T15:42:00Z">
            <w:rPr>
              <w:del w:id="2020" w:author="Microsoft Office User" w:date="2017-08-26T16:22:00Z"/>
              <w:lang w:eastAsia="zh-CN"/>
            </w:rPr>
          </w:rPrChange>
        </w:rPr>
      </w:pPr>
      <w:del w:id="202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2688"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4E5D7E4" id="Arrow: Left 35" o:spid="_x0000_s1026" type="#_x0000_t66" style="position:absolute;margin-left:140.95pt;margin-top:2.45pt;width:75.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2022" w:author="Microsoft Office User" w:date="2017-08-26T16:22:00Z"/>
          <w:rFonts w:eastAsiaTheme="minorEastAsia"/>
          <w:lang w:eastAsia="zh-CN"/>
          <w:rPrChange w:id="2023" w:author="Microsoft Office User" w:date="2017-08-26T15:42:00Z">
            <w:rPr>
              <w:del w:id="2024" w:author="Microsoft Office User" w:date="2017-08-26T16:22:00Z"/>
              <w:lang w:eastAsia="zh-CN"/>
            </w:rPr>
          </w:rPrChange>
        </w:rPr>
      </w:pPr>
      <w:del w:id="202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71904"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2D155B08" id="Straight Arrow Connector 30" o:spid="_x0000_s1026" type="#_x0000_t32" style="position:absolute;margin-left:59.45pt;margin-top:5.15pt;width:.45pt;height:18.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" strokecolor="#4579b8 [3044]">
                  <v:stroke endarrow="block"/>
                  <o:lock v:ext="edit" shapetype="f"/>
                </v:shape>
              </w:pict>
            </mc:Fallback>
          </mc:AlternateContent>
        </w:r>
      </w:del>
    </w:p>
    <w:p w14:paraId="3E4C9E9B" w14:textId="39A7191F" w:rsidR="00E0606F" w:rsidRPr="0088676B" w:rsidDel="000D2E05" w:rsidRDefault="000A7D17" w:rsidP="00E0606F">
      <w:pPr>
        <w:rPr>
          <w:del w:id="2026" w:author="Microsoft Office User" w:date="2017-08-26T16:22:00Z"/>
          <w:rFonts w:eastAsiaTheme="minorEastAsia"/>
          <w:lang w:eastAsia="zh-CN"/>
          <w:rPrChange w:id="2027" w:author="Microsoft Office User" w:date="2017-08-26T15:42:00Z">
            <w:rPr>
              <w:del w:id="2028" w:author="Microsoft Office User" w:date="2017-08-26T16:22:00Z"/>
              <w:lang w:eastAsia="zh-CN"/>
            </w:rPr>
          </w:rPrChange>
        </w:rPr>
      </w:pPr>
      <w:del w:id="202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2448"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061202" w:rsidRDefault="00061202"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77" style="position:absolute;margin-left:0;margin-top:4.95pt;width:140.25pt;height:8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061202" w:rsidRDefault="00061202" w:rsidP="00E0606F">
                        <w:r>
                          <w:t>Client buys mutual insurance coin (smart contract) to engage with current mutual insurance policyholders</w:t>
                        </w:r>
                      </w:p>
                    </w:txbxContent>
                  </v:textbox>
                  <w10:wrap anchorx="margin"/>
                </v:rect>
              </w:pict>
            </mc:Fallback>
          </mc:AlternateContent>
        </w:r>
        <w:r w:rsidRPr="0088676B" w:rsidDel="000D2E05">
          <w:rPr>
            <w:rFonts w:eastAsiaTheme="minorEastAsia"/>
            <w:noProof/>
            <w:lang w:eastAsia="zh-CN"/>
            <w:rPrChange w:id="2030" w:author="Microsoft Office User" w:date="2017-08-26T15:42:00Z">
              <w:rPr>
                <w:rFonts w:eastAsiaTheme="minorEastAsia"/>
                <w:noProof/>
                <w:lang w:eastAsia="zh-CN"/>
              </w:rPr>
            </w:rPrChange>
          </w:rPr>
          <mc:AlternateContent>
            <mc:Choice Requires="wps">
              <w:drawing>
                <wp:anchor distT="0" distB="0" distL="114300" distR="114300" simplePos="0" relativeHeight="251753472"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061202" w:rsidRDefault="00061202" w:rsidP="00E0606F">
                              <w:pPr>
                                <w:pStyle w:val="ListParagraph"/>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78" style="position:absolute;margin-left:220.5pt;margin-top:4.2pt;width:245.25pt;height:9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061202" w:rsidRDefault="00061202" w:rsidP="00E0606F">
                        <w:pPr>
                          <w:pStyle w:val="ListParagraph"/>
                          <w:numPr>
                            <w:ilvl w:val="0"/>
                            <w:numId w:val="2"/>
                          </w:numPr>
                          <w:spacing w:after="160" w:line="259" w:lineRule="auto"/>
                        </w:pPr>
                        <w:r>
                          <w:t>Smart contract distributes new coverage coins equally to each current policyholders</w:t>
                        </w:r>
                      </w:p>
                      <w:p w14:paraId="3095DDCC" w14:textId="77777777" w:rsidR="00061202" w:rsidRDefault="00061202" w:rsidP="00E0606F">
                        <w:pPr>
                          <w:pStyle w:val="ListParagraph"/>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2031" w:author="Microsoft Office User" w:date="2017-08-26T16:22:00Z"/>
          <w:rFonts w:eastAsiaTheme="minorEastAsia"/>
          <w:lang w:eastAsia="zh-CN"/>
          <w:rPrChange w:id="2032" w:author="Microsoft Office User" w:date="2017-08-26T15:42:00Z">
            <w:rPr>
              <w:del w:id="2033" w:author="Microsoft Office User" w:date="2017-08-26T16:22:00Z"/>
              <w:lang w:eastAsia="zh-CN"/>
            </w:rPr>
          </w:rPrChange>
        </w:rPr>
      </w:pPr>
      <w:del w:id="2034"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3712"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26D10371" id="Arrow: Left 36" o:spid="_x0000_s1026" type="#_x0000_t66" style="position:absolute;margin-left:141.35pt;margin-top:8.25pt;width:78.4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2035" w:author="Microsoft Office User" w:date="2017-08-26T16:22:00Z"/>
          <w:rFonts w:eastAsiaTheme="minorEastAsia"/>
          <w:lang w:eastAsia="zh-CN"/>
          <w:rPrChange w:id="2036" w:author="Microsoft Office User" w:date="2017-08-26T15:42:00Z">
            <w:rPr>
              <w:del w:id="2037" w:author="Microsoft Office User" w:date="2017-08-26T16:22:00Z"/>
              <w:lang w:eastAsia="zh-CN"/>
            </w:rPr>
          </w:rPrChange>
        </w:rPr>
      </w:pPr>
    </w:p>
    <w:p w14:paraId="346DE5AF" w14:textId="1C981137" w:rsidR="00E0606F" w:rsidRPr="0088676B" w:rsidDel="000D2E05" w:rsidRDefault="000A7D17" w:rsidP="00E0606F">
      <w:pPr>
        <w:rPr>
          <w:del w:id="2038" w:author="Microsoft Office User" w:date="2017-08-26T16:22:00Z"/>
          <w:rFonts w:eastAsiaTheme="minorEastAsia"/>
          <w:lang w:eastAsia="zh-CN"/>
          <w:rPrChange w:id="2039" w:author="Microsoft Office User" w:date="2017-08-26T15:42:00Z">
            <w:rPr>
              <w:del w:id="2040" w:author="Microsoft Office User" w:date="2017-08-26T16:22:00Z"/>
              <w:lang w:eastAsia="zh-CN"/>
            </w:rPr>
          </w:rPrChange>
        </w:rPr>
      </w:pPr>
      <w:del w:id="2041"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755520"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124B022" id="Straight Arrow Connector 25" o:spid="_x0000_s1026" type="#_x0000_t32" style="position:absolute;margin-left:66.9pt;margin-top:10.65pt;width:0;height:42pt;z-index:251755520;visibility:visible;mso-wrap-style:square;mso-width-percent:0;mso-height-percent:0;mso-wrap-distance-left:114297emu;mso-wrap-distance-top:0;mso-wrap-distance-right:114297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" strokecolor="#4579b8 [3044]">
                  <v:stroke endarrow="block"/>
                  <o:lock v:ext="edit" shapetype="f"/>
                </v:shape>
              </w:pict>
            </mc:Fallback>
          </mc:AlternateContent>
        </w:r>
      </w:del>
    </w:p>
    <w:p w14:paraId="7711489B" w14:textId="7E676D45" w:rsidR="00E0606F" w:rsidRPr="0088676B" w:rsidDel="000D2E05" w:rsidRDefault="00E0606F" w:rsidP="00E0606F">
      <w:pPr>
        <w:rPr>
          <w:del w:id="2042" w:author="Microsoft Office User" w:date="2017-08-26T16:22:00Z"/>
          <w:rFonts w:eastAsiaTheme="minorEastAsia"/>
          <w:lang w:eastAsia="zh-CN"/>
          <w:rPrChange w:id="2043" w:author="Microsoft Office User" w:date="2017-08-26T15:42:00Z">
            <w:rPr>
              <w:del w:id="2044" w:author="Microsoft Office User" w:date="2017-08-26T16:22:00Z"/>
              <w:lang w:eastAsia="zh-CN"/>
            </w:rPr>
          </w:rPrChange>
        </w:rPr>
      </w:pPr>
    </w:p>
    <w:p w14:paraId="6D1B60EF" w14:textId="45A5AE42" w:rsidR="00E0606F" w:rsidRPr="0088676B" w:rsidDel="000D2E05" w:rsidRDefault="000A7D17" w:rsidP="00E0606F">
      <w:pPr>
        <w:rPr>
          <w:del w:id="2045" w:author="Microsoft Office User" w:date="2017-08-26T16:22:00Z"/>
          <w:rFonts w:eastAsiaTheme="minorEastAsia"/>
          <w:lang w:eastAsia="zh-CN"/>
          <w:rPrChange w:id="2046" w:author="Microsoft Office User" w:date="2017-08-26T15:42:00Z">
            <w:rPr>
              <w:del w:id="2047" w:author="Microsoft Office User" w:date="2017-08-26T16:22:00Z"/>
              <w:lang w:eastAsia="zh-CN"/>
            </w:rPr>
          </w:rPrChange>
        </w:rPr>
      </w:pPr>
      <w:del w:id="204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54496"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061202" w:rsidRDefault="00061202" w:rsidP="00E0606F">
                              <w:pPr>
                                <w:jc w:val="center"/>
                              </w:pPr>
                              <w:proofErr w:type="spellStart"/>
                              <w:r>
                                <w:t>Blockchain</w:t>
                              </w:r>
                              <w:proofErr w:type="spellEnd"/>
                              <w:r>
                                <w:t xml:space="preserve">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061202" w:rsidRDefault="00061202" w:rsidP="00E0606F">
                        <w:pPr>
                          <w:jc w:val="center"/>
                        </w:pPr>
                        <w:proofErr w:type="spellStart"/>
                        <w:r>
                          <w:t>Blockchain</w:t>
                        </w:r>
                        <w:proofErr w:type="spellEnd"/>
                        <w:r>
                          <w:t xml:space="preserve"> broadcast event</w:t>
                        </w:r>
                      </w:p>
                    </w:txbxContent>
                  </v:textbox>
                  <w10:wrap anchorx="margin"/>
                </v:shape>
              </w:pict>
            </mc:Fallback>
          </mc:AlternateContent>
        </w:r>
        <w:r w:rsidRPr="0088676B" w:rsidDel="000D2E05">
          <w:rPr>
            <w:rFonts w:eastAsiaTheme="minorEastAsia"/>
            <w:noProof/>
            <w:lang w:eastAsia="zh-CN"/>
            <w:rPrChange w:id="2049" w:author="Microsoft Office User" w:date="2017-08-26T15:42:00Z">
              <w:rPr>
                <w:rFonts w:eastAsiaTheme="minorEastAsia"/>
                <w:noProof/>
                <w:lang w:eastAsia="zh-CN"/>
              </w:rPr>
            </w:rPrChange>
          </w:rPr>
          <mc:AlternateContent>
            <mc:Choice Requires="wps">
              <w:drawing>
                <wp:anchor distT="0" distB="0" distL="114300" distR="114300" simplePos="0" relativeHeight="251756544"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80" style="position:absolute;margin-left:192.9pt;margin-top:15.15pt;width:179.3pt;height:80.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061202" w:rsidRDefault="00061202"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2050" w:author="Microsoft Office User" w:date="2017-08-26T16:22:00Z"/>
          <w:rFonts w:eastAsiaTheme="minorEastAsia"/>
          <w:lang w:eastAsia="zh-CN"/>
          <w:rPrChange w:id="2051" w:author="Microsoft Office User" w:date="2017-08-26T15:42:00Z">
            <w:rPr>
              <w:del w:id="2052" w:author="Microsoft Office User" w:date="2017-08-26T16:22:00Z"/>
              <w:lang w:eastAsia="zh-CN"/>
            </w:rPr>
          </w:rPrChange>
        </w:rPr>
      </w:pPr>
      <w:del w:id="205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9856"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642F5C8D" id="AutoShape 115" o:spid="_x0000_s1026" type="#_x0000_t32" style="position:absolute;margin-left:133pt;margin-top:24.2pt;width:59.9pt;height:.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">
                  <v:stroke endarrow="block"/>
                </v:shape>
              </w:pict>
            </mc:Fallback>
          </mc:AlternateContent>
        </w:r>
        <w:r w:rsidRPr="0088676B" w:rsidDel="000D2E05">
          <w:rPr>
            <w:rFonts w:eastAsiaTheme="minorEastAsia"/>
            <w:noProof/>
            <w:lang w:eastAsia="zh-CN"/>
            <w:rPrChange w:id="2054" w:author="Microsoft Office User" w:date="2017-08-26T15:42:00Z">
              <w:rPr>
                <w:rFonts w:eastAsiaTheme="minorEastAsia"/>
                <w:noProof/>
                <w:lang w:eastAsia="zh-CN"/>
              </w:rPr>
            </w:rPrChange>
          </w:rPr>
          <mc:AlternateContent>
            <mc:Choice Requires="wps">
              <w:drawing>
                <wp:anchor distT="0" distB="0" distL="114300" distR="114300" simplePos="0" relativeHeight="251757568"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061202" w:rsidRDefault="00061202"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81" style="position:absolute;margin-left:0;margin-top:94.65pt;width:179.3pt;height:64.6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061202" w:rsidRDefault="00061202"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2055" w:author="Microsoft Office User" w:date="2017-08-26T16:22:00Z"/>
          <w:rFonts w:eastAsiaTheme="minorEastAsia"/>
          <w:lang w:eastAsia="zh-CN"/>
        </w:rPr>
      </w:pPr>
    </w:p>
    <w:p w14:paraId="49F29F8D" w14:textId="01086261" w:rsidR="00E0606F" w:rsidRPr="0088676B" w:rsidDel="000D2E05" w:rsidRDefault="00E0606F" w:rsidP="00E0606F">
      <w:pPr>
        <w:rPr>
          <w:del w:id="2056" w:author="Microsoft Office User" w:date="2017-08-26T16:22:00Z"/>
          <w:rFonts w:eastAsiaTheme="minorEastAsia"/>
          <w:lang w:eastAsia="zh-CN"/>
        </w:rPr>
      </w:pPr>
    </w:p>
    <w:p w14:paraId="7BDFD031" w14:textId="0DE65D27" w:rsidR="00E0606F" w:rsidRPr="0088676B" w:rsidDel="000D2E05" w:rsidRDefault="000A7D17" w:rsidP="00E0606F">
      <w:pPr>
        <w:rPr>
          <w:del w:id="2057" w:author="Microsoft Office User" w:date="2017-08-26T16:22:00Z"/>
          <w:rFonts w:eastAsiaTheme="minorEastAsia"/>
          <w:lang w:eastAsia="zh-CN"/>
        </w:rPr>
      </w:pPr>
      <w:del w:id="2058"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758592"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36FCFB62" id="Straight Arrow Connector 28" o:spid="_x0000_s1026" type="#_x0000_t32" style="position:absolute;margin-left:57.9pt;margin-top:10.4pt;width:18pt;height:0;rotation:90;z-index:251758592;visibility:visible;mso-wrap-style:square;mso-width-percent:0;mso-height-percent:0;mso-wrap-distance-left:114298emu;mso-wrap-distance-top:0;mso-wrap-distance-right:114298emu;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" strokecolor="#4579b8 [3044]">
                  <v:stroke endarrow="block"/>
                  <o:lock v:ext="edit" shapetype="f"/>
                </v:shape>
              </w:pict>
            </mc:Fallback>
          </mc:AlternateContent>
        </w:r>
      </w:del>
    </w:p>
    <w:p w14:paraId="5442DE30" w14:textId="617A96F9" w:rsidR="00E0606F" w:rsidRPr="0088676B" w:rsidDel="000D2E05" w:rsidRDefault="00E0606F" w:rsidP="00E0606F">
      <w:pPr>
        <w:rPr>
          <w:del w:id="2059" w:author="Microsoft Office User" w:date="2017-08-26T16:22:00Z"/>
          <w:rFonts w:eastAsiaTheme="minorEastAsia"/>
          <w:lang w:eastAsia="zh-CN"/>
        </w:rPr>
      </w:pPr>
    </w:p>
    <w:p w14:paraId="2452B0FB" w14:textId="36FEC8E4" w:rsidR="00E0606F" w:rsidRPr="0088676B" w:rsidDel="000D2E05" w:rsidRDefault="00E0606F" w:rsidP="00E0606F">
      <w:pPr>
        <w:rPr>
          <w:del w:id="2060" w:author="Microsoft Office User" w:date="2017-08-26T16:22:00Z"/>
          <w:rFonts w:eastAsiaTheme="minorEastAsia"/>
          <w:lang w:eastAsia="zh-CN"/>
        </w:rPr>
      </w:pPr>
    </w:p>
    <w:p w14:paraId="135C42FC" w14:textId="676DA506" w:rsidR="00E0606F" w:rsidRPr="0088676B" w:rsidDel="000D2E05" w:rsidRDefault="00E0606F" w:rsidP="00E0606F">
      <w:pPr>
        <w:rPr>
          <w:del w:id="2061" w:author="Microsoft Office User" w:date="2017-08-26T16:22:00Z"/>
          <w:rFonts w:eastAsiaTheme="minorEastAsia"/>
          <w:lang w:eastAsia="zh-CN"/>
        </w:rPr>
      </w:pPr>
    </w:p>
    <w:p w14:paraId="5582810E" w14:textId="0024238A" w:rsidR="00E0606F" w:rsidRPr="0088676B" w:rsidDel="000D2E05" w:rsidRDefault="00E0606F" w:rsidP="00E0606F">
      <w:pPr>
        <w:rPr>
          <w:del w:id="2062" w:author="Microsoft Office User" w:date="2017-08-26T16:22:00Z"/>
          <w:rFonts w:eastAsiaTheme="minorEastAsia"/>
          <w:lang w:eastAsia="zh-CN"/>
          <w:rPrChange w:id="2063" w:author="Microsoft Office User" w:date="2017-08-26T15:42:00Z">
            <w:rPr>
              <w:del w:id="2064" w:author="Microsoft Office User" w:date="2017-08-26T16:22:00Z"/>
              <w:lang w:eastAsia="zh-CN"/>
            </w:rPr>
          </w:rPrChange>
        </w:rPr>
      </w:pPr>
      <w:del w:id="2065" w:author="Microsoft Office User" w:date="2017-08-26T16:22:00Z">
        <w:r w:rsidRPr="0088676B" w:rsidDel="000D2E05">
          <w:rPr>
            <w:rFonts w:eastAsiaTheme="minorEastAsia"/>
            <w:lang w:eastAsia="zh-CN"/>
            <w:rPrChange w:id="2066"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2067" w:author="Microsoft Office User" w:date="2017-08-26T16:22:00Z"/>
          <w:rFonts w:eastAsiaTheme="minorEastAsia"/>
          <w:lang w:eastAsia="zh-CN"/>
          <w:rPrChange w:id="2068" w:author="Microsoft Office User" w:date="2017-08-26T15:42:00Z">
            <w:rPr>
              <w:del w:id="2069" w:author="Microsoft Office User" w:date="2017-08-26T16:22:00Z"/>
              <w:lang w:eastAsia="zh-CN"/>
            </w:rPr>
          </w:rPrChange>
        </w:rPr>
      </w:pPr>
      <w:del w:id="2070" w:author="Microsoft Office User" w:date="2017-08-26T16:22:00Z">
        <w:r w:rsidRPr="0088676B" w:rsidDel="000D2E05">
          <w:rPr>
            <w:rFonts w:eastAsiaTheme="minorEastAsia"/>
            <w:lang w:eastAsia="zh-CN"/>
            <w:rPrChange w:id="2071"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2072" w:author="Microsoft Office User" w:date="2017-08-26T16:22:00Z"/>
          <w:rFonts w:eastAsiaTheme="minorEastAsia"/>
          <w:lang w:eastAsia="zh-CN"/>
          <w:rPrChange w:id="2073" w:author="Microsoft Office User" w:date="2017-08-26T15:42:00Z">
            <w:rPr>
              <w:del w:id="2074" w:author="Microsoft Office User" w:date="2017-08-26T16:22:00Z"/>
              <w:lang w:eastAsia="zh-CN"/>
            </w:rPr>
          </w:rPrChange>
        </w:rPr>
      </w:pPr>
      <w:del w:id="2075" w:author="Microsoft Office User" w:date="2017-08-26T16:22:00Z">
        <w:r w:rsidRPr="0088676B" w:rsidDel="000D2E05">
          <w:rPr>
            <w:rFonts w:eastAsiaTheme="minorEastAsia"/>
            <w:lang w:eastAsia="zh-CN"/>
            <w:rPrChange w:id="2076"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2077" w:author="Microsoft Office User" w:date="2017-08-26T16:22:00Z"/>
          <w:rFonts w:eastAsiaTheme="minorEastAsia"/>
          <w:lang w:eastAsia="zh-CN"/>
          <w:rPrChange w:id="2078" w:author="Microsoft Office User" w:date="2017-08-26T15:42:00Z">
            <w:rPr>
              <w:del w:id="2079" w:author="Microsoft Office User" w:date="2017-08-26T16:22:00Z"/>
              <w:lang w:eastAsia="zh-CN"/>
            </w:rPr>
          </w:rPrChange>
        </w:rPr>
      </w:pPr>
      <w:del w:id="2080" w:author="Microsoft Office User" w:date="2017-08-26T16:22:00Z">
        <w:r w:rsidRPr="0088676B" w:rsidDel="000D2E05">
          <w:rPr>
            <w:rFonts w:eastAsiaTheme="minorEastAsia"/>
            <w:lang w:eastAsia="zh-CN"/>
            <w:rPrChange w:id="2081"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ListParagraph"/>
        <w:numPr>
          <w:ilvl w:val="0"/>
          <w:numId w:val="7"/>
        </w:numPr>
        <w:rPr>
          <w:del w:id="2082" w:author="Microsoft Office User" w:date="2017-08-26T16:22:00Z"/>
          <w:rFonts w:eastAsiaTheme="minorEastAsia"/>
          <w:lang w:eastAsia="zh-CN"/>
          <w:rPrChange w:id="2083" w:author="Microsoft Office User" w:date="2017-08-26T15:42:00Z">
            <w:rPr>
              <w:del w:id="2084" w:author="Microsoft Office User" w:date="2017-08-26T16:22:00Z"/>
              <w:lang w:eastAsia="zh-CN"/>
            </w:rPr>
          </w:rPrChange>
        </w:rPr>
      </w:pPr>
      <w:del w:id="2085" w:author="Microsoft Office User" w:date="2017-08-26T16:22:00Z">
        <w:r w:rsidRPr="0088676B" w:rsidDel="000D2E05">
          <w:rPr>
            <w:rFonts w:eastAsiaTheme="minorEastAsia"/>
            <w:lang w:eastAsia="zh-CN"/>
            <w:rPrChange w:id="2086"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2087" w:author="Microsoft Office User" w:date="2017-08-26T16:22:00Z"/>
          <w:rFonts w:eastAsiaTheme="minorEastAsia"/>
          <w:lang w:eastAsia="zh-CN"/>
          <w:rPrChange w:id="2088" w:author="Microsoft Office User" w:date="2017-08-26T15:42:00Z">
            <w:rPr>
              <w:del w:id="2089" w:author="Microsoft Office User" w:date="2017-08-26T16:22:00Z"/>
              <w:lang w:eastAsia="zh-CN"/>
            </w:rPr>
          </w:rPrChange>
        </w:rPr>
      </w:pPr>
    </w:p>
    <w:p w14:paraId="64DB92E2" w14:textId="62BE32BE" w:rsidR="00E0606F" w:rsidRPr="0088676B" w:rsidDel="000D2E05" w:rsidRDefault="00E0606F" w:rsidP="003615CD">
      <w:pPr>
        <w:pStyle w:val="Heading4"/>
        <w:rPr>
          <w:del w:id="2090" w:author="Microsoft Office User" w:date="2017-08-26T16:22:00Z"/>
          <w:rFonts w:eastAsiaTheme="minorEastAsia"/>
          <w:lang w:eastAsia="zh-CN"/>
        </w:rPr>
      </w:pPr>
      <w:del w:id="2091"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2092" w:author="Microsoft Office User" w:date="2017-08-26T16:22:00Z"/>
          <w:rFonts w:ascii="Arial" w:eastAsiaTheme="minorEastAsia" w:hAnsi="Arial" w:cs="Arial"/>
          <w:color w:val="000000" w:themeColor="text1"/>
          <w:sz w:val="20"/>
          <w:szCs w:val="20"/>
          <w:rPrChange w:id="2093" w:author="Microsoft Office User" w:date="2017-08-26T15:42:00Z">
            <w:rPr>
              <w:del w:id="2094" w:author="Microsoft Office User" w:date="2017-08-26T16:22:00Z"/>
              <w:rFonts w:ascii="Arial" w:hAnsi="Arial" w:cs="Arial"/>
              <w:color w:val="000000" w:themeColor="text1"/>
              <w:sz w:val="20"/>
              <w:szCs w:val="20"/>
            </w:rPr>
          </w:rPrChange>
        </w:rPr>
      </w:pPr>
      <w:del w:id="2095" w:author="Microsoft Office User" w:date="2017-08-26T16:22:00Z">
        <w:r w:rsidRPr="0088676B" w:rsidDel="000D2E05">
          <w:rPr>
            <w:rFonts w:ascii="Arial" w:eastAsiaTheme="minorEastAsia" w:hAnsi="Arial" w:cs="Arial"/>
            <w:i w:val="0"/>
            <w:color w:val="000000" w:themeColor="text1"/>
            <w:sz w:val="20"/>
            <w:szCs w:val="20"/>
            <w:rPrChange w:id="2096"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2097" w:author="Microsoft Office User" w:date="2017-08-26T16:22:00Z"/>
          <w:rFonts w:ascii="Arial" w:eastAsiaTheme="minorEastAsia" w:hAnsi="Arial" w:cs="Arial"/>
          <w:color w:val="000000" w:themeColor="text1"/>
          <w:sz w:val="20"/>
          <w:szCs w:val="20"/>
          <w:rPrChange w:id="2098" w:author="Microsoft Office User" w:date="2017-08-26T15:42:00Z">
            <w:rPr>
              <w:del w:id="2099" w:author="Microsoft Office User" w:date="2017-08-26T16:22:00Z"/>
              <w:rFonts w:ascii="Arial" w:hAnsi="Arial" w:cs="Arial"/>
              <w:color w:val="000000" w:themeColor="text1"/>
              <w:sz w:val="20"/>
              <w:szCs w:val="20"/>
            </w:rPr>
          </w:rPrChange>
        </w:rPr>
      </w:pPr>
      <w:del w:id="2100" w:author="Microsoft Office User" w:date="2017-08-26T16:22:00Z">
        <w:r w:rsidRPr="0088676B" w:rsidDel="000D2E05">
          <w:rPr>
            <w:rFonts w:ascii="Arial" w:eastAsiaTheme="minorEastAsia" w:hAnsi="Arial" w:cs="Arial"/>
            <w:i w:val="0"/>
            <w:color w:val="000000" w:themeColor="text1"/>
            <w:sz w:val="20"/>
            <w:szCs w:val="20"/>
            <w:rPrChange w:id="2101"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2102" w:author="Microsoft Office User" w:date="2017-08-26T16:22:00Z"/>
          <w:rFonts w:ascii="Arial" w:eastAsiaTheme="minorEastAsia" w:hAnsi="Arial" w:cs="Arial"/>
          <w:color w:val="000000" w:themeColor="text1"/>
          <w:sz w:val="20"/>
          <w:szCs w:val="20"/>
          <w:rPrChange w:id="2103" w:author="Microsoft Office User" w:date="2017-08-26T15:42:00Z">
            <w:rPr>
              <w:del w:id="2104" w:author="Microsoft Office User" w:date="2017-08-26T16:22:00Z"/>
              <w:rFonts w:ascii="Arial" w:hAnsi="Arial" w:cs="Arial"/>
              <w:color w:val="000000" w:themeColor="text1"/>
              <w:sz w:val="20"/>
              <w:szCs w:val="20"/>
            </w:rPr>
          </w:rPrChange>
        </w:rPr>
      </w:pPr>
      <w:del w:id="2105" w:author="Microsoft Office User" w:date="2017-08-26T16:22:00Z">
        <w:r w:rsidRPr="0088676B" w:rsidDel="000D2E05">
          <w:rPr>
            <w:rFonts w:ascii="Arial" w:eastAsiaTheme="minorEastAsia" w:hAnsi="Arial" w:cs="Arial"/>
            <w:i w:val="0"/>
            <w:color w:val="000000" w:themeColor="text1"/>
            <w:sz w:val="20"/>
            <w:szCs w:val="20"/>
            <w:rPrChange w:id="2106"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2107" w:author="Microsoft Office User" w:date="2017-08-26T16:22:00Z"/>
          <w:rFonts w:ascii="Arial" w:eastAsiaTheme="minorEastAsia" w:hAnsi="Arial" w:cs="Arial"/>
          <w:color w:val="000000" w:themeColor="text1"/>
          <w:sz w:val="20"/>
          <w:szCs w:val="20"/>
          <w:rPrChange w:id="2108" w:author="Microsoft Office User" w:date="2017-08-26T15:42:00Z">
            <w:rPr>
              <w:del w:id="2109" w:author="Microsoft Office User" w:date="2017-08-26T16:22:00Z"/>
              <w:rFonts w:ascii="Arial" w:hAnsi="Arial" w:cs="Arial"/>
              <w:color w:val="000000" w:themeColor="text1"/>
              <w:sz w:val="20"/>
              <w:szCs w:val="20"/>
            </w:rPr>
          </w:rPrChange>
        </w:rPr>
      </w:pPr>
      <w:del w:id="2110" w:author="Microsoft Office User" w:date="2017-08-26T16:22:00Z">
        <w:r w:rsidRPr="0088676B" w:rsidDel="000D2E05">
          <w:rPr>
            <w:rFonts w:ascii="Arial" w:eastAsiaTheme="minorEastAsia" w:hAnsi="Arial" w:cs="Arial"/>
            <w:i w:val="0"/>
            <w:color w:val="000000" w:themeColor="text1"/>
            <w:sz w:val="20"/>
            <w:szCs w:val="20"/>
            <w:rPrChange w:id="2111"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2112" w:author="Microsoft Office User" w:date="2017-08-26T16:22:00Z"/>
          <w:rFonts w:ascii="Arial" w:eastAsiaTheme="minorEastAsia" w:hAnsi="Arial" w:cs="Arial"/>
          <w:color w:val="000000" w:themeColor="text1"/>
          <w:sz w:val="20"/>
          <w:szCs w:val="20"/>
          <w:rPrChange w:id="2113" w:author="Microsoft Office User" w:date="2017-08-26T15:42:00Z">
            <w:rPr>
              <w:del w:id="2114" w:author="Microsoft Office User" w:date="2017-08-26T16:22:00Z"/>
              <w:rFonts w:ascii="Arial" w:hAnsi="Arial" w:cs="Arial"/>
              <w:color w:val="000000" w:themeColor="text1"/>
              <w:sz w:val="20"/>
              <w:szCs w:val="20"/>
            </w:rPr>
          </w:rPrChange>
        </w:rPr>
      </w:pPr>
      <w:del w:id="2115" w:author="Microsoft Office User" w:date="2017-08-26T16:22:00Z">
        <w:r w:rsidRPr="0088676B" w:rsidDel="000D2E05">
          <w:rPr>
            <w:rFonts w:ascii="Arial" w:eastAsiaTheme="minorEastAsia" w:hAnsi="Arial" w:cs="Arial"/>
            <w:i w:val="0"/>
            <w:color w:val="000000" w:themeColor="text1"/>
            <w:sz w:val="20"/>
            <w:szCs w:val="20"/>
            <w:rPrChange w:id="2116"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2117" w:author="Microsoft Office User" w:date="2017-08-26T16:22:00Z"/>
          <w:rFonts w:ascii="Arial" w:eastAsiaTheme="minorEastAsia" w:hAnsi="Arial" w:cs="Arial"/>
          <w:sz w:val="20"/>
          <w:szCs w:val="20"/>
          <w:rPrChange w:id="2118" w:author="Microsoft Office User" w:date="2017-08-26T15:42:00Z">
            <w:rPr>
              <w:del w:id="2119"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2120" w:author="Microsoft Office User" w:date="2017-08-26T16:22:00Z"/>
          <w:rFonts w:ascii="Arial" w:eastAsiaTheme="minorEastAsia" w:hAnsi="Arial" w:cs="Arial"/>
          <w:color w:val="000000" w:themeColor="text1"/>
          <w:sz w:val="20"/>
          <w:szCs w:val="20"/>
          <w:rPrChange w:id="2121" w:author="Microsoft Office User" w:date="2017-08-26T15:42:00Z">
            <w:rPr>
              <w:del w:id="2122" w:author="Microsoft Office User" w:date="2017-08-26T16:22:00Z"/>
              <w:rFonts w:ascii="Arial" w:hAnsi="Arial" w:cs="Arial"/>
              <w:color w:val="000000" w:themeColor="text1"/>
              <w:sz w:val="20"/>
              <w:szCs w:val="20"/>
            </w:rPr>
          </w:rPrChange>
        </w:rPr>
      </w:pPr>
      <w:del w:id="2123" w:author="Microsoft Office User" w:date="2017-08-26T16:22:00Z">
        <w:r w:rsidRPr="0088676B" w:rsidDel="000D2E05">
          <w:rPr>
            <w:rFonts w:ascii="Arial" w:eastAsiaTheme="minorEastAsia" w:hAnsi="Arial" w:cs="Arial"/>
            <w:i w:val="0"/>
            <w:color w:val="000000" w:themeColor="text1"/>
            <w:sz w:val="20"/>
            <w:szCs w:val="20"/>
            <w:rPrChange w:id="2124"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2125" w:author="Microsoft Office User" w:date="2017-08-26T16:22:00Z"/>
          <w:rFonts w:ascii="Arial" w:eastAsiaTheme="minorEastAsia" w:hAnsi="Arial" w:cs="Arial"/>
          <w:color w:val="000000" w:themeColor="text1"/>
          <w:sz w:val="20"/>
          <w:szCs w:val="20"/>
          <w:rPrChange w:id="2126" w:author="Microsoft Office User" w:date="2017-08-26T15:42:00Z">
            <w:rPr>
              <w:del w:id="2127" w:author="Microsoft Office User" w:date="2017-08-26T16:22:00Z"/>
              <w:rFonts w:ascii="Arial" w:hAnsi="Arial" w:cs="Arial"/>
              <w:color w:val="000000" w:themeColor="text1"/>
              <w:sz w:val="20"/>
              <w:szCs w:val="20"/>
            </w:rPr>
          </w:rPrChange>
        </w:rPr>
      </w:pPr>
      <w:del w:id="2128" w:author="Microsoft Office User" w:date="2017-08-26T16:22:00Z">
        <w:r w:rsidRPr="0088676B" w:rsidDel="000D2E05">
          <w:rPr>
            <w:rFonts w:ascii="Arial" w:eastAsiaTheme="minorEastAsia" w:hAnsi="Arial" w:cs="Arial"/>
            <w:i w:val="0"/>
            <w:color w:val="000000" w:themeColor="text1"/>
            <w:sz w:val="20"/>
            <w:szCs w:val="20"/>
            <w:rPrChange w:id="2129"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2130" w:author="Microsoft Office User" w:date="2017-08-26T16:22:00Z"/>
          <w:rFonts w:ascii="Arial" w:eastAsiaTheme="minorEastAsia" w:hAnsi="Arial" w:cs="Arial"/>
          <w:color w:val="000000" w:themeColor="text1"/>
          <w:sz w:val="20"/>
          <w:szCs w:val="20"/>
          <w:rPrChange w:id="2131" w:author="Microsoft Office User" w:date="2017-08-26T15:42:00Z">
            <w:rPr>
              <w:del w:id="2132" w:author="Microsoft Office User" w:date="2017-08-26T16:22:00Z"/>
              <w:rFonts w:ascii="Arial" w:hAnsi="Arial" w:cs="Arial"/>
              <w:color w:val="000000" w:themeColor="text1"/>
              <w:sz w:val="20"/>
              <w:szCs w:val="20"/>
            </w:rPr>
          </w:rPrChange>
        </w:rPr>
      </w:pPr>
      <w:del w:id="2133" w:author="Microsoft Office User" w:date="2017-08-26T16:22:00Z">
        <w:r w:rsidRPr="0088676B" w:rsidDel="000D2E05">
          <w:rPr>
            <w:rFonts w:ascii="Arial" w:eastAsiaTheme="minorEastAsia" w:hAnsi="Arial" w:cs="Arial"/>
            <w:i w:val="0"/>
            <w:color w:val="000000" w:themeColor="text1"/>
            <w:sz w:val="20"/>
            <w:szCs w:val="20"/>
            <w:rPrChange w:id="2134"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2135" w:author="Microsoft Office User" w:date="2017-08-26T16:22:00Z"/>
          <w:rFonts w:ascii="Arial" w:eastAsiaTheme="minorEastAsia" w:hAnsi="Arial" w:cs="Arial"/>
          <w:sz w:val="20"/>
          <w:szCs w:val="20"/>
          <w:rPrChange w:id="2136" w:author="Microsoft Office User" w:date="2017-08-26T15:42:00Z">
            <w:rPr>
              <w:del w:id="2137"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2138" w:author="Microsoft Office User" w:date="2017-08-26T16:22:00Z"/>
          <w:rFonts w:ascii="Arial" w:eastAsiaTheme="minorEastAsia" w:hAnsi="Arial" w:cs="Arial"/>
          <w:i w:val="0"/>
          <w:color w:val="auto"/>
          <w:sz w:val="20"/>
          <w:szCs w:val="20"/>
          <w:rPrChange w:id="2139" w:author="Microsoft Office User" w:date="2017-08-26T15:42:00Z">
            <w:rPr>
              <w:del w:id="2140"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Heading4"/>
        <w:rPr>
          <w:del w:id="2141" w:author="Microsoft Office User" w:date="2017-08-26T16:22:00Z"/>
          <w:rFonts w:eastAsiaTheme="minorEastAsia"/>
          <w:lang w:eastAsia="zh-CN"/>
        </w:rPr>
      </w:pPr>
      <w:del w:id="2142" w:author="Microsoft Office User" w:date="2017-08-26T16:22:00Z">
        <w:r w:rsidRPr="0088676B" w:rsidDel="000D2E05">
          <w:rPr>
            <w:rFonts w:eastAsiaTheme="minorEastAsia" w:hint="eastAsia"/>
            <w:b w:val="0"/>
            <w:bCs w:val="0"/>
            <w:i w:val="0"/>
            <w:iCs w:val="0"/>
            <w:lang w:eastAsia="zh-CN"/>
          </w:rPr>
          <w:lastRenderedPageBreak/>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2143" w:author="Microsoft Office User" w:date="2017-08-26T16:22:00Z"/>
          <w:rFonts w:ascii="Arial" w:eastAsiaTheme="minorEastAsia" w:hAnsi="Arial" w:cs="Arial"/>
          <w:i w:val="0"/>
          <w:color w:val="auto"/>
          <w:sz w:val="20"/>
          <w:szCs w:val="20"/>
          <w:rPrChange w:id="2144" w:author="Microsoft Office User" w:date="2017-08-26T15:42:00Z">
            <w:rPr>
              <w:del w:id="2145"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2146" w:author="Microsoft Office User" w:date="2017-08-26T16:22:00Z"/>
          <w:rFonts w:ascii="Arial" w:eastAsiaTheme="minorEastAsia" w:hAnsi="Arial" w:cs="Arial"/>
          <w:color w:val="000000" w:themeColor="text1"/>
          <w:sz w:val="20"/>
          <w:szCs w:val="20"/>
          <w:rPrChange w:id="2147" w:author="Microsoft Office User" w:date="2017-08-26T15:42:00Z">
            <w:rPr>
              <w:del w:id="2148" w:author="Microsoft Office User" w:date="2017-08-26T16:22:00Z"/>
              <w:rFonts w:ascii="Arial" w:hAnsi="Arial" w:cs="Arial"/>
              <w:color w:val="000000" w:themeColor="text1"/>
              <w:sz w:val="20"/>
              <w:szCs w:val="20"/>
            </w:rPr>
          </w:rPrChange>
        </w:rPr>
      </w:pPr>
      <w:del w:id="2149" w:author="Microsoft Office User" w:date="2017-08-26T16:22:00Z">
        <w:r w:rsidRPr="0088676B" w:rsidDel="000D2E05">
          <w:rPr>
            <w:rFonts w:ascii="Arial" w:eastAsiaTheme="minorEastAsia" w:hAnsi="Arial" w:cs="Arial"/>
            <w:i w:val="0"/>
            <w:color w:val="000000" w:themeColor="text1"/>
            <w:sz w:val="20"/>
            <w:szCs w:val="20"/>
            <w:rPrChange w:id="2150"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2151" w:author="Microsoft Office User" w:date="2017-08-26T16:22:00Z"/>
          <w:rFonts w:ascii="Arial" w:eastAsiaTheme="minorEastAsia" w:hAnsi="Arial" w:cs="Arial"/>
          <w:color w:val="000000" w:themeColor="text1"/>
          <w:sz w:val="20"/>
          <w:szCs w:val="20"/>
          <w:rPrChange w:id="2152" w:author="Microsoft Office User" w:date="2017-08-26T15:42:00Z">
            <w:rPr>
              <w:del w:id="2153" w:author="Microsoft Office User" w:date="2017-08-26T16:22:00Z"/>
              <w:rFonts w:ascii="Arial" w:hAnsi="Arial" w:cs="Arial"/>
              <w:color w:val="000000" w:themeColor="text1"/>
              <w:sz w:val="20"/>
              <w:szCs w:val="20"/>
            </w:rPr>
          </w:rPrChange>
        </w:rPr>
      </w:pPr>
      <w:del w:id="2154" w:author="Microsoft Office User" w:date="2017-08-26T16:22:00Z">
        <w:r w:rsidRPr="0088676B" w:rsidDel="000D2E05">
          <w:rPr>
            <w:rFonts w:ascii="Arial" w:eastAsiaTheme="minorEastAsia" w:hAnsi="Arial" w:cs="Arial"/>
            <w:i w:val="0"/>
            <w:color w:val="000000" w:themeColor="text1"/>
            <w:sz w:val="20"/>
            <w:szCs w:val="20"/>
            <w:rPrChange w:id="2155"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2156" w:author="Microsoft Office User" w:date="2017-08-26T16:22:00Z"/>
          <w:rFonts w:ascii="Arial" w:eastAsiaTheme="minorEastAsia" w:hAnsi="Arial" w:cs="Arial"/>
          <w:color w:val="000000" w:themeColor="text1"/>
          <w:sz w:val="20"/>
          <w:szCs w:val="20"/>
          <w:rPrChange w:id="2157" w:author="Microsoft Office User" w:date="2017-08-26T15:42:00Z">
            <w:rPr>
              <w:del w:id="2158" w:author="Microsoft Office User" w:date="2017-08-26T16:22:00Z"/>
              <w:rFonts w:ascii="Arial" w:hAnsi="Arial" w:cs="Arial"/>
              <w:color w:val="000000" w:themeColor="text1"/>
              <w:sz w:val="20"/>
              <w:szCs w:val="20"/>
            </w:rPr>
          </w:rPrChange>
        </w:rPr>
      </w:pPr>
      <w:del w:id="2159" w:author="Microsoft Office User" w:date="2017-08-26T16:22:00Z">
        <w:r w:rsidRPr="0088676B" w:rsidDel="000D2E05">
          <w:rPr>
            <w:rFonts w:ascii="Arial" w:eastAsiaTheme="minorEastAsia" w:hAnsi="Arial" w:cs="Arial"/>
            <w:i w:val="0"/>
            <w:color w:val="000000" w:themeColor="text1"/>
            <w:sz w:val="20"/>
            <w:szCs w:val="20"/>
            <w:rPrChange w:id="2160"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2161" w:author="Microsoft Office User" w:date="2017-08-26T16:22:00Z"/>
          <w:rFonts w:ascii="Arial" w:eastAsiaTheme="minorEastAsia" w:hAnsi="Arial" w:cs="Arial"/>
          <w:color w:val="000000" w:themeColor="text1"/>
          <w:sz w:val="20"/>
          <w:szCs w:val="20"/>
          <w:rPrChange w:id="2162" w:author="Microsoft Office User" w:date="2017-08-26T15:42:00Z">
            <w:rPr>
              <w:del w:id="2163" w:author="Microsoft Office User" w:date="2017-08-26T16:22:00Z"/>
              <w:rFonts w:ascii="Arial" w:hAnsi="Arial" w:cs="Arial"/>
              <w:color w:val="000000" w:themeColor="text1"/>
              <w:sz w:val="20"/>
              <w:szCs w:val="20"/>
            </w:rPr>
          </w:rPrChange>
        </w:rPr>
      </w:pPr>
      <w:del w:id="2164" w:author="Microsoft Office User" w:date="2017-08-26T16:22:00Z">
        <w:r w:rsidRPr="0088676B" w:rsidDel="000D2E05">
          <w:rPr>
            <w:rFonts w:ascii="Arial" w:eastAsiaTheme="minorEastAsia" w:hAnsi="Arial" w:cs="Arial"/>
            <w:i w:val="0"/>
            <w:color w:val="000000" w:themeColor="text1"/>
            <w:sz w:val="20"/>
            <w:szCs w:val="20"/>
            <w:rPrChange w:id="2165"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2166" w:author="Microsoft Office User" w:date="2017-08-26T16:22:00Z"/>
          <w:rFonts w:ascii="Arial" w:eastAsiaTheme="minorEastAsia" w:hAnsi="Arial" w:cs="Arial"/>
          <w:color w:val="000000" w:themeColor="text1"/>
          <w:sz w:val="20"/>
          <w:szCs w:val="20"/>
          <w:rPrChange w:id="2167" w:author="Microsoft Office User" w:date="2017-08-26T15:42:00Z">
            <w:rPr>
              <w:del w:id="2168" w:author="Microsoft Office User" w:date="2017-08-26T16:22:00Z"/>
              <w:rFonts w:ascii="Arial" w:hAnsi="Arial" w:cs="Arial"/>
              <w:color w:val="000000" w:themeColor="text1"/>
              <w:sz w:val="20"/>
              <w:szCs w:val="20"/>
            </w:rPr>
          </w:rPrChange>
        </w:rPr>
      </w:pPr>
      <w:del w:id="2169" w:author="Microsoft Office User" w:date="2017-08-26T16:22:00Z">
        <w:r w:rsidRPr="0088676B" w:rsidDel="000D2E05">
          <w:rPr>
            <w:rFonts w:ascii="Arial" w:eastAsiaTheme="minorEastAsia" w:hAnsi="Arial" w:cs="Arial"/>
            <w:i w:val="0"/>
            <w:color w:val="000000" w:themeColor="text1"/>
            <w:sz w:val="20"/>
            <w:szCs w:val="20"/>
            <w:rPrChange w:id="2170"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2171" w:author="Microsoft Office User" w:date="2017-08-26T16:22:00Z"/>
          <w:rFonts w:ascii="Arial" w:eastAsiaTheme="minorEastAsia" w:hAnsi="Arial" w:cs="Arial"/>
          <w:sz w:val="20"/>
          <w:szCs w:val="20"/>
          <w:rPrChange w:id="2172" w:author="Microsoft Office User" w:date="2017-08-26T15:42:00Z">
            <w:rPr>
              <w:del w:id="2173"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2174" w:author="Microsoft Office User" w:date="2017-08-26T16:22:00Z"/>
          <w:rFonts w:ascii="Arial" w:eastAsiaTheme="minorEastAsia" w:hAnsi="Arial" w:cs="Arial"/>
          <w:i w:val="0"/>
          <w:color w:val="auto"/>
          <w:sz w:val="20"/>
          <w:szCs w:val="20"/>
          <w:rPrChange w:id="2175" w:author="Microsoft Office User" w:date="2017-08-26T15:42:00Z">
            <w:rPr>
              <w:del w:id="2176" w:author="Microsoft Office User" w:date="2017-08-26T16:22:00Z"/>
              <w:rFonts w:ascii="Arial" w:hAnsi="Arial" w:cs="Arial"/>
              <w:i w:val="0"/>
              <w:color w:val="auto"/>
              <w:sz w:val="20"/>
              <w:szCs w:val="20"/>
            </w:rPr>
          </w:rPrChange>
        </w:rPr>
      </w:pPr>
      <w:del w:id="2177" w:author="Microsoft Office User" w:date="2017-08-26T16:22:00Z">
        <w:r w:rsidRPr="0088676B" w:rsidDel="000D2E05">
          <w:rPr>
            <w:rFonts w:ascii="Arial" w:eastAsiaTheme="minorEastAsia" w:hAnsi="Arial" w:cs="Arial"/>
            <w:sz w:val="20"/>
            <w:szCs w:val="20"/>
            <w:rPrChange w:id="2178"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2179" w:author="Microsoft Office User" w:date="2017-08-26T16:22:00Z"/>
          <w:rFonts w:ascii="Arial" w:eastAsiaTheme="minorEastAsia" w:hAnsi="Arial" w:cs="Arial"/>
          <w:i w:val="0"/>
          <w:color w:val="auto"/>
          <w:sz w:val="20"/>
          <w:szCs w:val="20"/>
          <w:rPrChange w:id="2180" w:author="Microsoft Office User" w:date="2017-08-26T15:42:00Z">
            <w:rPr>
              <w:del w:id="2181"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2182" w:author="Microsoft Office User" w:date="2017-08-26T16:22:00Z"/>
          <w:rFonts w:ascii="Arial" w:eastAsiaTheme="minorEastAsia" w:hAnsi="Arial" w:cs="Arial"/>
          <w:color w:val="000000" w:themeColor="text1"/>
          <w:sz w:val="20"/>
          <w:szCs w:val="20"/>
          <w:rPrChange w:id="2183" w:author="Microsoft Office User" w:date="2017-08-26T15:42:00Z">
            <w:rPr>
              <w:del w:id="2184" w:author="Microsoft Office User" w:date="2017-08-26T16:22:00Z"/>
              <w:rFonts w:ascii="Arial" w:hAnsi="Arial" w:cs="Arial"/>
              <w:color w:val="000000" w:themeColor="text1"/>
              <w:sz w:val="20"/>
              <w:szCs w:val="20"/>
            </w:rPr>
          </w:rPrChange>
        </w:rPr>
      </w:pPr>
      <w:del w:id="2185" w:author="Microsoft Office User" w:date="2017-08-26T16:22:00Z">
        <w:r w:rsidRPr="0088676B" w:rsidDel="000D2E05">
          <w:rPr>
            <w:rFonts w:ascii="Arial" w:eastAsiaTheme="minorEastAsia" w:hAnsi="Arial" w:cs="Arial"/>
            <w:i w:val="0"/>
            <w:color w:val="000000" w:themeColor="text1"/>
            <w:sz w:val="20"/>
            <w:szCs w:val="20"/>
            <w:rPrChange w:id="2186"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2187" w:author="Microsoft Office User" w:date="2017-08-26T16:22:00Z"/>
          <w:rFonts w:ascii="Arial" w:eastAsiaTheme="minorEastAsia" w:hAnsi="Arial" w:cs="Arial"/>
          <w:color w:val="000000" w:themeColor="text1"/>
          <w:sz w:val="20"/>
          <w:szCs w:val="20"/>
          <w:rPrChange w:id="2188" w:author="Microsoft Office User" w:date="2017-08-26T15:42:00Z">
            <w:rPr>
              <w:del w:id="2189" w:author="Microsoft Office User" w:date="2017-08-26T16:22:00Z"/>
              <w:rFonts w:ascii="Arial" w:hAnsi="Arial" w:cs="Arial"/>
              <w:color w:val="000000" w:themeColor="text1"/>
              <w:sz w:val="20"/>
              <w:szCs w:val="20"/>
            </w:rPr>
          </w:rPrChange>
        </w:rPr>
      </w:pPr>
      <w:del w:id="2190" w:author="Microsoft Office User" w:date="2017-08-26T16:22:00Z">
        <w:r w:rsidRPr="0088676B" w:rsidDel="000D2E05">
          <w:rPr>
            <w:rFonts w:ascii="Arial" w:eastAsiaTheme="minorEastAsia" w:hAnsi="Arial" w:cs="Arial"/>
            <w:i w:val="0"/>
            <w:color w:val="000000" w:themeColor="text1"/>
            <w:sz w:val="20"/>
            <w:szCs w:val="20"/>
            <w:rPrChange w:id="2191"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2192" w:author="Microsoft Office User" w:date="2017-08-26T16:22:00Z"/>
          <w:rFonts w:ascii="Arial" w:eastAsiaTheme="minorEastAsia" w:hAnsi="Arial" w:cs="Arial"/>
          <w:color w:val="000000" w:themeColor="text1"/>
          <w:sz w:val="20"/>
          <w:szCs w:val="20"/>
          <w:rPrChange w:id="2193" w:author="Microsoft Office User" w:date="2017-08-26T15:42:00Z">
            <w:rPr>
              <w:del w:id="2194" w:author="Microsoft Office User" w:date="2017-08-26T16:22:00Z"/>
              <w:rFonts w:ascii="Arial" w:hAnsi="Arial" w:cs="Arial"/>
              <w:color w:val="000000" w:themeColor="text1"/>
              <w:sz w:val="20"/>
              <w:szCs w:val="20"/>
            </w:rPr>
          </w:rPrChange>
        </w:rPr>
      </w:pPr>
      <w:del w:id="2195" w:author="Microsoft Office User" w:date="2017-08-26T16:22:00Z">
        <w:r w:rsidRPr="0088676B" w:rsidDel="000D2E05">
          <w:rPr>
            <w:rFonts w:ascii="Arial" w:eastAsiaTheme="minorEastAsia" w:hAnsi="Arial" w:cs="Arial"/>
            <w:i w:val="0"/>
            <w:color w:val="000000" w:themeColor="text1"/>
            <w:sz w:val="20"/>
            <w:szCs w:val="20"/>
            <w:rPrChange w:id="2196"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Heading3"/>
        <w:rPr>
          <w:del w:id="2197" w:author="Microsoft Office User" w:date="2017-08-26T16:22:00Z"/>
          <w:rFonts w:eastAsiaTheme="minorEastAsia"/>
          <w:lang w:eastAsia="zh-CN"/>
          <w:rPrChange w:id="2198" w:author="Microsoft Office User" w:date="2017-08-26T15:42:00Z">
            <w:rPr>
              <w:del w:id="2199" w:author="Microsoft Office User" w:date="2017-08-26T16:22:00Z"/>
              <w:rFonts w:eastAsia=".萍方-简"/>
              <w:lang w:eastAsia="zh-CN"/>
            </w:rPr>
          </w:rPrChange>
        </w:rPr>
      </w:pPr>
      <w:bookmarkStart w:id="2200" w:name="_Toc489971227"/>
      <w:del w:id="2201" w:author="Microsoft Office User" w:date="2017-08-26T16:22:00Z">
        <w:r w:rsidRPr="0088676B" w:rsidDel="000D2E05">
          <w:rPr>
            <w:rFonts w:eastAsiaTheme="minorEastAsia" w:hint="eastAsia"/>
            <w:b w:val="0"/>
            <w:bCs w:val="0"/>
            <w:lang w:eastAsia="zh-CN"/>
            <w:rPrChange w:id="2202" w:author="Microsoft Office User" w:date="2017-08-26T15:42:00Z">
              <w:rPr>
                <w:rFonts w:eastAsia=".萍方-简" w:hint="eastAsia"/>
                <w:b w:val="0"/>
                <w:bCs w:val="0"/>
                <w:lang w:eastAsia="zh-CN"/>
              </w:rPr>
            </w:rPrChange>
          </w:rPr>
          <w:delText>互助链架构应用于房屋贷款审批及投资平台</w:delText>
        </w:r>
        <w:bookmarkEnd w:id="2200"/>
      </w:del>
    </w:p>
    <w:p w14:paraId="7CE2BD4B" w14:textId="68A9988B" w:rsidR="00347117" w:rsidRPr="0088676B" w:rsidDel="000D2E05" w:rsidRDefault="00347117" w:rsidP="00347117">
      <w:pPr>
        <w:pStyle w:val="Heading4"/>
        <w:rPr>
          <w:del w:id="2203" w:author="Microsoft Office User" w:date="2017-08-26T16:22:00Z"/>
          <w:rFonts w:eastAsiaTheme="minorEastAsia"/>
          <w:lang w:eastAsia="zh-CN"/>
          <w:rPrChange w:id="2204" w:author="Microsoft Office User" w:date="2017-08-26T15:42:00Z">
            <w:rPr>
              <w:del w:id="2205" w:author="Microsoft Office User" w:date="2017-08-26T16:22:00Z"/>
              <w:rFonts w:eastAsia=".萍方-简"/>
              <w:lang w:eastAsia="zh-CN"/>
            </w:rPr>
          </w:rPrChange>
        </w:rPr>
      </w:pPr>
      <w:del w:id="2206" w:author="Microsoft Office User" w:date="2017-08-26T16:22:00Z">
        <w:r w:rsidRPr="0088676B" w:rsidDel="000D2E05">
          <w:rPr>
            <w:rFonts w:eastAsiaTheme="minorEastAsia"/>
            <w:b w:val="0"/>
            <w:bCs w:val="0"/>
            <w:i w:val="0"/>
            <w:iCs w:val="0"/>
            <w:lang w:eastAsia="zh-CN"/>
            <w:rPrChange w:id="2207"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208"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209"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210" w:author="Microsoft Office User" w:date="2017-08-26T16:22:00Z"/>
          <w:rFonts w:eastAsiaTheme="minorEastAsia"/>
          <w:lang w:eastAsia="zh-CN"/>
          <w:rPrChange w:id="2211" w:author="Microsoft Office User" w:date="2017-08-26T15:42:00Z">
            <w:rPr>
              <w:del w:id="2212" w:author="Microsoft Office User" w:date="2017-08-26T16:22:00Z"/>
              <w:rFonts w:eastAsia=".萍方-简"/>
              <w:lang w:eastAsia="zh-CN"/>
            </w:rPr>
          </w:rPrChange>
        </w:rPr>
      </w:pPr>
    </w:p>
    <w:p w14:paraId="0421C92A" w14:textId="72B6B48E" w:rsidR="00347117" w:rsidRPr="0088676B" w:rsidDel="000D2E05" w:rsidRDefault="00347117" w:rsidP="00347117">
      <w:pPr>
        <w:pStyle w:val="Heading1"/>
        <w:numPr>
          <w:ilvl w:val="0"/>
          <w:numId w:val="0"/>
        </w:numPr>
        <w:rPr>
          <w:del w:id="2213" w:author="Microsoft Office User" w:date="2017-08-26T16:22:00Z"/>
          <w:rFonts w:asciiTheme="minorEastAsia" w:eastAsiaTheme="minorEastAsia" w:hAnsiTheme="minorEastAsia"/>
          <w:lang w:eastAsia="zh-CN"/>
        </w:rPr>
      </w:pPr>
      <w:bookmarkStart w:id="2214" w:name="_Toc489971228"/>
      <w:del w:id="2215" w:author="Microsoft Office User" w:date="2017-08-26T16:22:00Z">
        <w:r w:rsidRPr="00DE6D50" w:rsidDel="000D2E05">
          <w:rPr>
            <w:rFonts w:asciiTheme="minorEastAsia" w:eastAsiaTheme="minorEastAsia" w:hAnsiTheme="minorEastAsia"/>
            <w:b w:val="0"/>
            <w:bCs w:val="0"/>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214"/>
      </w:del>
    </w:p>
    <w:p w14:paraId="1F2F0084" w14:textId="22DEE315" w:rsidR="00347117" w:rsidRPr="0088676B" w:rsidDel="000D2E05" w:rsidRDefault="00347117" w:rsidP="00347117">
      <w:pPr>
        <w:rPr>
          <w:del w:id="2216" w:author="Microsoft Office User" w:date="2017-08-26T16:22:00Z"/>
          <w:rFonts w:eastAsiaTheme="minorEastAsia"/>
          <w:lang w:eastAsia="zh-CN"/>
        </w:rPr>
      </w:pPr>
    </w:p>
    <w:p w14:paraId="69337A87" w14:textId="5BBA66CE" w:rsidR="00347117" w:rsidRPr="0088676B" w:rsidDel="000D2E05" w:rsidRDefault="00347117" w:rsidP="00347117">
      <w:pPr>
        <w:rPr>
          <w:del w:id="2217" w:author="Microsoft Office User" w:date="2017-08-26T16:22:00Z"/>
          <w:rFonts w:eastAsiaTheme="minorEastAsia"/>
          <w:lang w:eastAsia="zh-CN"/>
        </w:rPr>
      </w:pPr>
    </w:p>
    <w:p w14:paraId="76F07E2F" w14:textId="38BDB5F2" w:rsidR="00347117" w:rsidRPr="0088676B" w:rsidDel="000D2E05" w:rsidRDefault="00347117" w:rsidP="00347117">
      <w:pPr>
        <w:rPr>
          <w:del w:id="2218" w:author="Microsoft Office User" w:date="2017-08-26T16:22:00Z"/>
          <w:rFonts w:eastAsiaTheme="minorEastAsia"/>
          <w:lang w:eastAsia="zh-CN"/>
        </w:rPr>
      </w:pPr>
      <w:del w:id="2219" w:author="Microsoft Office User" w:date="2017-08-26T16:22:00Z">
        <w:r w:rsidRPr="00DE6D50" w:rsidDel="000D2E05">
          <w:rPr>
            <w:rFonts w:eastAsiaTheme="minorEastAsia"/>
            <w:noProof/>
            <w:lang w:eastAsia="zh-CN"/>
          </w:rPr>
          <w:lastRenderedPageBreak/>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Heading4"/>
        <w:rPr>
          <w:del w:id="2220" w:author="Microsoft Office User" w:date="2017-08-26T16:22:00Z"/>
          <w:rFonts w:eastAsiaTheme="minorEastAsia"/>
          <w:lang w:eastAsia="zh-CN"/>
          <w:rPrChange w:id="2221" w:author="Microsoft Office User" w:date="2017-08-26T15:42:00Z">
            <w:rPr>
              <w:del w:id="2222" w:author="Microsoft Office User" w:date="2017-08-26T16:22:00Z"/>
              <w:rFonts w:eastAsia=".萍方-简"/>
              <w:lang w:eastAsia="zh-CN"/>
            </w:rPr>
          </w:rPrChange>
        </w:rPr>
      </w:pPr>
      <w:del w:id="2223" w:author="Microsoft Office User" w:date="2017-08-26T16:22:00Z">
        <w:r w:rsidRPr="0088676B" w:rsidDel="000D2E05">
          <w:rPr>
            <w:rFonts w:eastAsiaTheme="minorEastAsia"/>
            <w:b w:val="0"/>
            <w:bCs w:val="0"/>
            <w:i w:val="0"/>
            <w:iCs w:val="0"/>
            <w:lang w:eastAsia="zh-CN"/>
            <w:rPrChange w:id="2224"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225"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bookmarkStart w:id="2226" w:name="_Toc489971229"/>
    <w:p w14:paraId="5F3E1CF2" w14:textId="56982C1D" w:rsidR="00347117" w:rsidRPr="0088676B" w:rsidRDefault="000A7D17" w:rsidP="00347117">
      <w:pPr>
        <w:pStyle w:val="Heading2"/>
        <w:rPr>
          <w:rFonts w:ascii=".萍方-简" w:eastAsiaTheme="minorEastAsia" w:hAnsi=".萍方-简"/>
          <w:lang w:eastAsia="zh-CN"/>
          <w:rPrChange w:id="2227"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40160" behindDoc="0" locked="0" layoutInCell="1" allowOverlap="1" wp14:anchorId="60FB6A37" wp14:editId="51E4EE56">
                <wp:simplePos x="0" y="0"/>
                <wp:positionH relativeFrom="column">
                  <wp:posOffset>918845</wp:posOffset>
                </wp:positionH>
                <wp:positionV relativeFrom="paragraph">
                  <wp:posOffset>-3145790</wp:posOffset>
                </wp:positionV>
                <wp:extent cx="5715" cy="240030"/>
                <wp:effectExtent l="50800" t="0" r="95885" b="6477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v="urn:schemas-microsoft-com:mac:vml" xmlns:mo="http://schemas.microsoft.com/office/mac/office/2008/main">
            <w:pict>
              <v:shape w14:anchorId="0657CF45" id="Straight Arrow Connector 30" o:spid="_x0000_s1026" type="#_x0000_t32" style="position:absolute;margin-left:72.35pt;margin-top:-247.65pt;width:.45pt;height:1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" strokecolor="#4579b8 [3044]">
                <v:stroke endarrow="block"/>
                <o:lock v:ext="edit" shapetype="f"/>
              </v:shape>
            </w:pict>
          </mc:Fallback>
        </mc:AlternateContent>
      </w:r>
      <w:r w:rsidR="00347117" w:rsidRPr="0088676B">
        <w:rPr>
          <w:rFonts w:ascii=".萍方-简" w:eastAsiaTheme="minorEastAsia" w:hAnsi=".萍方-简" w:hint="eastAsia"/>
          <w:lang w:eastAsia="zh-CN"/>
          <w:rPrChange w:id="2228" w:author="Microsoft Office User" w:date="2017-08-26T15:42:00Z">
            <w:rPr>
              <w:rFonts w:ascii=".萍方-简" w:eastAsia=".萍方-简" w:hAnsi=".萍方-简" w:hint="eastAsia"/>
              <w:lang w:eastAsia="zh-CN"/>
            </w:rPr>
          </w:rPrChange>
        </w:rPr>
        <w:t>项目组织结构</w:t>
      </w:r>
      <w:bookmarkEnd w:id="2226"/>
    </w:p>
    <w:p w14:paraId="6CE95FDB" w14:textId="77777777" w:rsidR="009C2842" w:rsidRPr="0088676B" w:rsidRDefault="002D6DE6" w:rsidP="009C2842">
      <w:pPr>
        <w:pStyle w:val="Heading3"/>
        <w:rPr>
          <w:rFonts w:ascii=".萍方-简" w:eastAsiaTheme="minorEastAsia" w:hAnsi=".萍方-简"/>
          <w:rPrChange w:id="2229" w:author="Microsoft Office User" w:date="2017-08-26T15:42:00Z">
            <w:rPr>
              <w:rFonts w:ascii=".萍方-简" w:eastAsia=".萍方-简" w:hAnsi=".萍方-简"/>
            </w:rPr>
          </w:rPrChange>
        </w:rPr>
      </w:pPr>
      <w:bookmarkStart w:id="2230" w:name="_Toc489971230"/>
      <w:r w:rsidRPr="0088676B">
        <w:rPr>
          <w:rFonts w:ascii=".萍方-简" w:eastAsiaTheme="minorEastAsia" w:hAnsi=".萍方-简" w:hint="eastAsia"/>
          <w:lang w:eastAsia="zh-CN"/>
          <w:rPrChange w:id="2231" w:author="Microsoft Office User" w:date="2017-08-26T15:42:00Z">
            <w:rPr>
              <w:rFonts w:ascii=".萍方-简" w:eastAsia=".萍方-简" w:hAnsi=".萍方-简" w:hint="eastAsia"/>
              <w:lang w:eastAsia="zh-CN"/>
            </w:rPr>
          </w:rPrChange>
        </w:rPr>
        <w:t>核心团队</w:t>
      </w:r>
      <w:bookmarkEnd w:id="2230"/>
    </w:p>
    <w:p w14:paraId="500F3CA2" w14:textId="77777777" w:rsidR="009C2842" w:rsidRPr="0088676B" w:rsidRDefault="002D6DE6" w:rsidP="009C2842">
      <w:pPr>
        <w:rPr>
          <w:rFonts w:eastAsiaTheme="minorEastAsia"/>
          <w:lang w:eastAsia="zh-CN"/>
          <w:rPrChange w:id="2232"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ListParagraph"/>
        <w:numPr>
          <w:ilvl w:val="0"/>
          <w:numId w:val="1"/>
        </w:numPr>
        <w:rPr>
          <w:rFonts w:eastAsiaTheme="minorEastAsia"/>
          <w:rPrChange w:id="2233"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ListParagraph"/>
        <w:numPr>
          <w:ilvl w:val="0"/>
          <w:numId w:val="1"/>
        </w:numPr>
        <w:rPr>
          <w:rFonts w:eastAsiaTheme="minorEastAsia"/>
          <w:rPrChange w:id="2234"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235" w:author="Microsoft Office User" w:date="2017-08-26T15:42:00Z">
            <w:rPr/>
          </w:rPrChange>
        </w:rPr>
        <w:t>(1)</w:t>
      </w:r>
    </w:p>
    <w:p w14:paraId="29B4C403" w14:textId="77777777" w:rsidR="009C2842" w:rsidRPr="0088676B" w:rsidRDefault="002D6DE6" w:rsidP="009F0864">
      <w:pPr>
        <w:pStyle w:val="ListParagraph"/>
        <w:numPr>
          <w:ilvl w:val="0"/>
          <w:numId w:val="1"/>
        </w:numPr>
        <w:rPr>
          <w:rFonts w:eastAsiaTheme="minorEastAsia"/>
          <w:lang w:eastAsia="zh-CN"/>
          <w:rPrChange w:id="2236"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237" w:author="Microsoft Office User" w:date="2017-08-26T15:42:00Z">
            <w:rPr>
              <w:lang w:eastAsia="zh-CN"/>
            </w:rPr>
          </w:rPrChange>
        </w:rPr>
        <w:t xml:space="preserve"> (1~2)</w:t>
      </w:r>
    </w:p>
    <w:p w14:paraId="16D06249" w14:textId="77777777" w:rsidR="009C2842" w:rsidRPr="0088676B" w:rsidRDefault="002D6DE6" w:rsidP="009F0864">
      <w:pPr>
        <w:pStyle w:val="ListParagraph"/>
        <w:numPr>
          <w:ilvl w:val="0"/>
          <w:numId w:val="1"/>
        </w:numPr>
        <w:rPr>
          <w:rFonts w:eastAsiaTheme="minorEastAsia"/>
          <w:rPrChange w:id="2238"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239" w:author="Microsoft Office User" w:date="2017-08-26T15:42:00Z">
            <w:rPr/>
          </w:rPrChange>
        </w:rPr>
        <w:t xml:space="preserve"> (3~5)</w:t>
      </w:r>
    </w:p>
    <w:p w14:paraId="53575107" w14:textId="77777777" w:rsidR="009C2842" w:rsidRPr="0088676B" w:rsidRDefault="002D6DE6" w:rsidP="009F0864">
      <w:pPr>
        <w:pStyle w:val="ListParagraph"/>
        <w:numPr>
          <w:ilvl w:val="0"/>
          <w:numId w:val="1"/>
        </w:numPr>
        <w:rPr>
          <w:rFonts w:eastAsiaTheme="minorEastAsia"/>
          <w:rPrChange w:id="2240" w:author="Microsoft Office User" w:date="2017-08-26T15:42:00Z">
            <w:rPr/>
          </w:rPrChange>
        </w:rPr>
      </w:pPr>
      <w:r w:rsidRPr="0088676B">
        <w:rPr>
          <w:rFonts w:asciiTheme="minorEastAsia" w:eastAsiaTheme="minorEastAsia" w:hAnsiTheme="minorEastAsia" w:hint="eastAsia"/>
          <w:lang w:eastAsia="zh-CN"/>
        </w:rPr>
        <w:lastRenderedPageBreak/>
        <w:t>前端开发设计</w:t>
      </w:r>
      <w:r w:rsidR="009C2842" w:rsidRPr="0088676B">
        <w:rPr>
          <w:rFonts w:eastAsiaTheme="minorEastAsia"/>
          <w:rPrChange w:id="2241" w:author="Microsoft Office User" w:date="2017-08-26T15:42:00Z">
            <w:rPr/>
          </w:rPrChange>
        </w:rPr>
        <w:t xml:space="preserve"> (1)</w:t>
      </w:r>
    </w:p>
    <w:p w14:paraId="57CC5075" w14:textId="77777777" w:rsidR="009C2842" w:rsidRPr="0088676B" w:rsidRDefault="002D6DE6" w:rsidP="009F0864">
      <w:pPr>
        <w:pStyle w:val="ListParagraph"/>
        <w:numPr>
          <w:ilvl w:val="0"/>
          <w:numId w:val="1"/>
        </w:numPr>
        <w:rPr>
          <w:rFonts w:eastAsiaTheme="minorEastAsia"/>
          <w:rPrChange w:id="2242"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243" w:author="Microsoft Office User" w:date="2017-08-26T15:42:00Z">
            <w:rPr/>
          </w:rPrChange>
        </w:rPr>
        <w:t xml:space="preserve"> (1~3)</w:t>
      </w:r>
    </w:p>
    <w:p w14:paraId="54378D51" w14:textId="77777777" w:rsidR="009C2842" w:rsidRPr="0088676B" w:rsidRDefault="002D6DE6" w:rsidP="009C2842">
      <w:pPr>
        <w:pStyle w:val="Heading3"/>
        <w:rPr>
          <w:rFonts w:ascii=".萍方-简" w:eastAsiaTheme="minorEastAsia" w:hAnsi=".萍方-简"/>
          <w:lang w:eastAsia="zh-CN"/>
          <w:rPrChange w:id="2244" w:author="Microsoft Office User" w:date="2017-08-26T15:42:00Z">
            <w:rPr>
              <w:rFonts w:ascii=".萍方-简" w:eastAsia=".萍方-简" w:hAnsi=".萍方-简"/>
              <w:lang w:eastAsia="zh-CN"/>
            </w:rPr>
          </w:rPrChange>
        </w:rPr>
      </w:pPr>
      <w:bookmarkStart w:id="2245" w:name="_Toc489971231"/>
      <w:r w:rsidRPr="0088676B">
        <w:rPr>
          <w:rFonts w:ascii=".萍方-简" w:eastAsiaTheme="minorEastAsia" w:hAnsi=".萍方-简" w:hint="eastAsia"/>
          <w:lang w:eastAsia="zh-CN"/>
          <w:rPrChange w:id="2246" w:author="Microsoft Office User" w:date="2017-08-26T15:42:00Z">
            <w:rPr>
              <w:rFonts w:ascii=".萍方-简" w:eastAsia=".萍方-简" w:hAnsi=".萍方-简" w:hint="eastAsia"/>
              <w:lang w:eastAsia="zh-CN"/>
            </w:rPr>
          </w:rPrChange>
        </w:rPr>
        <w:t>角色与责任</w:t>
      </w:r>
      <w:bookmarkEnd w:id="2245"/>
    </w:p>
    <w:tbl>
      <w:tblPr>
        <w:tblStyle w:val="TableGrid"/>
        <w:tblW w:w="0" w:type="auto"/>
        <w:tblInd w:w="288" w:type="dxa"/>
        <w:tblLayout w:type="fixed"/>
        <w:tblLook w:val="04A0" w:firstRow="1" w:lastRow="0" w:firstColumn="1" w:lastColumn="0" w:noHBand="0" w:noVBand="1"/>
      </w:tblPr>
      <w:tblGrid>
        <w:gridCol w:w="2250"/>
        <w:gridCol w:w="1620"/>
        <w:gridCol w:w="1170"/>
        <w:gridCol w:w="4248"/>
      </w:tblGrid>
      <w:tr w:rsidR="008B5100" w:rsidRPr="0088676B" w14:paraId="5A90D08D" w14:textId="77777777" w:rsidTr="002D6DE6">
        <w:tc>
          <w:tcPr>
            <w:tcW w:w="2250" w:type="dxa"/>
            <w:shd w:val="clear" w:color="auto" w:fill="8DB3E2" w:themeFill="text2" w:themeFillTint="66"/>
          </w:tcPr>
          <w:p w14:paraId="72353D15" w14:textId="77777777" w:rsidR="008B5100" w:rsidRPr="0088676B" w:rsidRDefault="002D6DE6" w:rsidP="009C2842">
            <w:pPr>
              <w:rPr>
                <w:rFonts w:eastAsiaTheme="minorEastAsia"/>
                <w:b/>
                <w:rPrChange w:id="2247" w:author="Microsoft Office User" w:date="2017-08-26T15:42:00Z">
                  <w:rPr>
                    <w:b/>
                  </w:rPr>
                </w:rPrChange>
              </w:rPr>
            </w:pPr>
            <w:r w:rsidRPr="0088676B">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88676B" w:rsidRDefault="002D6DE6" w:rsidP="009C2842">
            <w:pPr>
              <w:rPr>
                <w:rFonts w:eastAsiaTheme="minorEastAsia"/>
                <w:b/>
                <w:rPrChange w:id="2248" w:author="Microsoft Office User" w:date="2017-08-26T15:42:00Z">
                  <w:rPr>
                    <w:b/>
                  </w:rPr>
                </w:rPrChange>
              </w:rPr>
            </w:pPr>
            <w:r w:rsidRPr="0088676B">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88676B" w:rsidRDefault="002D6DE6" w:rsidP="009C2842">
            <w:pPr>
              <w:rPr>
                <w:rFonts w:eastAsiaTheme="minorEastAsia"/>
                <w:b/>
                <w:rPrChange w:id="2249" w:author="Microsoft Office User" w:date="2017-08-26T15:42:00Z">
                  <w:rPr>
                    <w:b/>
                  </w:rPr>
                </w:rPrChange>
              </w:rPr>
            </w:pPr>
            <w:r w:rsidRPr="0088676B">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88676B" w:rsidRDefault="002D6DE6" w:rsidP="009C2842">
            <w:pPr>
              <w:rPr>
                <w:rFonts w:eastAsiaTheme="minorEastAsia"/>
                <w:b/>
                <w:rPrChange w:id="2250" w:author="Microsoft Office User" w:date="2017-08-26T15:42:00Z">
                  <w:rPr>
                    <w:b/>
                  </w:rPr>
                </w:rPrChange>
              </w:rPr>
            </w:pPr>
            <w:r w:rsidRPr="0088676B">
              <w:rPr>
                <w:rFonts w:asciiTheme="minorEastAsia" w:eastAsiaTheme="minorEastAsia" w:hAnsiTheme="minorEastAsia" w:hint="eastAsia"/>
                <w:b/>
                <w:lang w:eastAsia="zh-CN"/>
              </w:rPr>
              <w:t>负责的具体工作</w:t>
            </w:r>
          </w:p>
        </w:tc>
      </w:tr>
      <w:tr w:rsidR="008B5100" w:rsidRPr="0088676B" w14:paraId="3D3C1C6F" w14:textId="77777777" w:rsidTr="002D6DE6">
        <w:tc>
          <w:tcPr>
            <w:tcW w:w="2250" w:type="dxa"/>
          </w:tcPr>
          <w:p w14:paraId="009DA48B" w14:textId="77777777" w:rsidR="008B5100" w:rsidRPr="0088676B" w:rsidRDefault="002D6DE6" w:rsidP="009C2842">
            <w:pPr>
              <w:rPr>
                <w:rFonts w:eastAsiaTheme="minorEastAsia"/>
                <w:rPrChange w:id="2251" w:author="Microsoft Office User" w:date="2017-08-26T15:42:00Z">
                  <w:rPr/>
                </w:rPrChange>
              </w:rPr>
            </w:pPr>
            <w:r w:rsidRPr="0088676B">
              <w:rPr>
                <w:rFonts w:asciiTheme="minorEastAsia" w:eastAsiaTheme="minorEastAsia" w:hAnsiTheme="minorEastAsia" w:hint="eastAsia"/>
                <w:lang w:eastAsia="zh-CN"/>
              </w:rPr>
              <w:t>项目总监委员会</w:t>
            </w:r>
          </w:p>
        </w:tc>
        <w:tc>
          <w:tcPr>
            <w:tcW w:w="1620" w:type="dxa"/>
          </w:tcPr>
          <w:p w14:paraId="3ABE0A84" w14:textId="77777777" w:rsidR="008B5100" w:rsidRPr="0088676B" w:rsidRDefault="002D6DE6" w:rsidP="009C2842">
            <w:pPr>
              <w:rPr>
                <w:rFonts w:eastAsiaTheme="minorEastAsia"/>
                <w:rPrChange w:id="2252" w:author="Microsoft Office User" w:date="2017-08-26T15:42:00Z">
                  <w:rPr/>
                </w:rPrChange>
              </w:rPr>
            </w:pPr>
            <w:r w:rsidRPr="0088676B">
              <w:rPr>
                <w:rFonts w:asciiTheme="minorEastAsia" w:eastAsiaTheme="minorEastAsia" w:hAnsiTheme="minorEastAsia" w:hint="eastAsia"/>
                <w:lang w:eastAsia="zh-CN"/>
              </w:rPr>
              <w:t>委员会成员</w:t>
            </w:r>
          </w:p>
        </w:tc>
        <w:tc>
          <w:tcPr>
            <w:tcW w:w="1170" w:type="dxa"/>
          </w:tcPr>
          <w:p w14:paraId="27A62F44" w14:textId="77777777" w:rsidR="008B5100" w:rsidRPr="0088676B" w:rsidRDefault="008B5100" w:rsidP="009C2842">
            <w:pPr>
              <w:rPr>
                <w:rFonts w:eastAsiaTheme="minorEastAsia"/>
                <w:rPrChange w:id="2253" w:author="Microsoft Office User" w:date="2017-08-26T15:42:00Z">
                  <w:rPr/>
                </w:rPrChange>
              </w:rPr>
            </w:pPr>
          </w:p>
        </w:tc>
        <w:tc>
          <w:tcPr>
            <w:tcW w:w="4248" w:type="dxa"/>
          </w:tcPr>
          <w:p w14:paraId="2D700352" w14:textId="77777777" w:rsidR="008B5100" w:rsidRPr="0088676B" w:rsidRDefault="008B5100" w:rsidP="009C2842">
            <w:pPr>
              <w:rPr>
                <w:rFonts w:eastAsiaTheme="minorEastAsia"/>
                <w:rPrChange w:id="2254" w:author="Microsoft Office User" w:date="2017-08-26T15:42:00Z">
                  <w:rPr/>
                </w:rPrChange>
              </w:rPr>
            </w:pPr>
          </w:p>
        </w:tc>
      </w:tr>
      <w:tr w:rsidR="008B5100" w:rsidRPr="0088676B" w14:paraId="0A9F24C3" w14:textId="77777777" w:rsidTr="002D6DE6">
        <w:tc>
          <w:tcPr>
            <w:tcW w:w="2250" w:type="dxa"/>
          </w:tcPr>
          <w:p w14:paraId="461B9847" w14:textId="77777777" w:rsidR="008B5100" w:rsidRPr="0088676B" w:rsidRDefault="002D6DE6" w:rsidP="009C2842">
            <w:pPr>
              <w:rPr>
                <w:rFonts w:eastAsiaTheme="minorEastAsia"/>
                <w:rPrChange w:id="2255" w:author="Microsoft Office User" w:date="2017-08-26T15:42:00Z">
                  <w:rPr/>
                </w:rPrChange>
              </w:rPr>
            </w:pPr>
            <w:r w:rsidRPr="0088676B">
              <w:rPr>
                <w:rFonts w:asciiTheme="minorEastAsia" w:eastAsiaTheme="minorEastAsia" w:hAnsiTheme="minorEastAsia" w:hint="eastAsia"/>
                <w:lang w:eastAsia="zh-CN"/>
              </w:rPr>
              <w:t>执行与运营</w:t>
            </w:r>
          </w:p>
        </w:tc>
        <w:tc>
          <w:tcPr>
            <w:tcW w:w="1620" w:type="dxa"/>
          </w:tcPr>
          <w:p w14:paraId="2BADC059" w14:textId="77777777" w:rsidR="008B5100" w:rsidRPr="0088676B" w:rsidRDefault="002D6DE6" w:rsidP="009C2842">
            <w:pPr>
              <w:rPr>
                <w:rFonts w:eastAsiaTheme="minorEastAsia"/>
                <w:rPrChange w:id="2256" w:author="Microsoft Office User" w:date="2017-08-26T15:42:00Z">
                  <w:rPr/>
                </w:rPrChange>
              </w:rPr>
            </w:pPr>
            <w:r w:rsidRPr="0088676B">
              <w:rPr>
                <w:rFonts w:asciiTheme="minorEastAsia" w:eastAsiaTheme="minorEastAsia" w:hAnsiTheme="minorEastAsia" w:hint="eastAsia"/>
                <w:lang w:eastAsia="zh-CN"/>
              </w:rPr>
              <w:t>执行总监</w:t>
            </w:r>
          </w:p>
        </w:tc>
        <w:tc>
          <w:tcPr>
            <w:tcW w:w="1170" w:type="dxa"/>
          </w:tcPr>
          <w:p w14:paraId="43B8E708" w14:textId="77777777" w:rsidR="008B5100" w:rsidRPr="0088676B" w:rsidRDefault="008B5100" w:rsidP="009C2842">
            <w:pPr>
              <w:rPr>
                <w:rFonts w:eastAsiaTheme="minorEastAsia"/>
                <w:rPrChange w:id="2257" w:author="Microsoft Office User" w:date="2017-08-26T15:42:00Z">
                  <w:rPr/>
                </w:rPrChange>
              </w:rPr>
            </w:pPr>
          </w:p>
        </w:tc>
        <w:tc>
          <w:tcPr>
            <w:tcW w:w="4248" w:type="dxa"/>
          </w:tcPr>
          <w:p w14:paraId="2783E970" w14:textId="77777777" w:rsidR="008B5100" w:rsidRPr="0088676B" w:rsidRDefault="008B5100" w:rsidP="009C2842">
            <w:pPr>
              <w:rPr>
                <w:rFonts w:ascii="Verdana" w:eastAsiaTheme="minorEastAsia" w:hAnsi="Verdana"/>
                <w:bCs/>
                <w:i/>
                <w:sz w:val="16"/>
                <w:szCs w:val="16"/>
                <w:rPrChange w:id="2258" w:author="Microsoft Office User" w:date="2017-08-26T15:42:00Z">
                  <w:rPr>
                    <w:rFonts w:ascii="Verdana" w:hAnsi="Verdana"/>
                    <w:bCs/>
                    <w:i/>
                    <w:sz w:val="16"/>
                    <w:szCs w:val="16"/>
                  </w:rPr>
                </w:rPrChange>
              </w:rPr>
            </w:pPr>
          </w:p>
        </w:tc>
      </w:tr>
      <w:tr w:rsidR="008B5100" w:rsidRPr="0088676B" w14:paraId="56C10C65" w14:textId="77777777" w:rsidTr="002D6DE6">
        <w:tc>
          <w:tcPr>
            <w:tcW w:w="2250" w:type="dxa"/>
          </w:tcPr>
          <w:p w14:paraId="165213BA" w14:textId="77777777" w:rsidR="008B5100" w:rsidRPr="0088676B" w:rsidRDefault="002D6DE6" w:rsidP="008B5100">
            <w:pPr>
              <w:rPr>
                <w:rFonts w:eastAsiaTheme="minorEastAsia"/>
                <w:rPrChange w:id="2259" w:author="Microsoft Office User" w:date="2017-08-26T15:42:00Z">
                  <w:rPr/>
                </w:rPrChange>
              </w:rPr>
            </w:pPr>
            <w:r w:rsidRPr="0088676B">
              <w:rPr>
                <w:rFonts w:asciiTheme="minorEastAsia" w:eastAsiaTheme="minorEastAsia" w:hAnsiTheme="minorEastAsia" w:hint="eastAsia"/>
                <w:lang w:eastAsia="zh-CN"/>
              </w:rPr>
              <w:t>架构师</w:t>
            </w:r>
          </w:p>
        </w:tc>
        <w:tc>
          <w:tcPr>
            <w:tcW w:w="1620" w:type="dxa"/>
          </w:tcPr>
          <w:p w14:paraId="65CB739A" w14:textId="77777777" w:rsidR="008B5100" w:rsidRPr="0088676B" w:rsidRDefault="002D6DE6" w:rsidP="009C2842">
            <w:pPr>
              <w:rPr>
                <w:rFonts w:eastAsiaTheme="minorEastAsia"/>
                <w:rPrChange w:id="2260" w:author="Microsoft Office User" w:date="2017-08-26T15:42:00Z">
                  <w:rPr/>
                </w:rPrChange>
              </w:rPr>
            </w:pPr>
            <w:r w:rsidRPr="0088676B">
              <w:rPr>
                <w:rFonts w:asciiTheme="minorEastAsia" w:eastAsiaTheme="minorEastAsia" w:hAnsiTheme="minorEastAsia" w:hint="eastAsia"/>
                <w:lang w:eastAsia="zh-CN"/>
              </w:rPr>
              <w:t>区块链架构师</w:t>
            </w:r>
          </w:p>
        </w:tc>
        <w:tc>
          <w:tcPr>
            <w:tcW w:w="1170" w:type="dxa"/>
          </w:tcPr>
          <w:p w14:paraId="491EBB27" w14:textId="77777777" w:rsidR="008B5100" w:rsidRPr="0088676B" w:rsidRDefault="008B5100" w:rsidP="009C2842">
            <w:pPr>
              <w:rPr>
                <w:rFonts w:eastAsiaTheme="minorEastAsia"/>
                <w:rPrChange w:id="2261" w:author="Microsoft Office User" w:date="2017-08-26T15:42:00Z">
                  <w:rPr/>
                </w:rPrChange>
              </w:rPr>
            </w:pPr>
          </w:p>
        </w:tc>
        <w:tc>
          <w:tcPr>
            <w:tcW w:w="4248" w:type="dxa"/>
          </w:tcPr>
          <w:p w14:paraId="3AFEA9B3" w14:textId="77777777" w:rsidR="008B5100" w:rsidRPr="0088676B" w:rsidRDefault="008B5100" w:rsidP="009C2842">
            <w:pPr>
              <w:rPr>
                <w:rFonts w:ascii="Verdana" w:eastAsiaTheme="minorEastAsia" w:hAnsi="Verdana"/>
                <w:bCs/>
                <w:i/>
                <w:sz w:val="16"/>
                <w:szCs w:val="16"/>
                <w:rPrChange w:id="2262" w:author="Microsoft Office User" w:date="2017-08-26T15:42:00Z">
                  <w:rPr>
                    <w:rFonts w:ascii="Verdana" w:hAnsi="Verdana"/>
                    <w:bCs/>
                    <w:i/>
                    <w:sz w:val="16"/>
                    <w:szCs w:val="16"/>
                  </w:rPr>
                </w:rPrChange>
              </w:rPr>
            </w:pPr>
          </w:p>
        </w:tc>
      </w:tr>
      <w:tr w:rsidR="008B5100" w:rsidRPr="0088676B" w14:paraId="54F3735B" w14:textId="77777777" w:rsidTr="002D6DE6">
        <w:tc>
          <w:tcPr>
            <w:tcW w:w="2250" w:type="dxa"/>
          </w:tcPr>
          <w:p w14:paraId="47056CC3" w14:textId="77777777" w:rsidR="008B5100" w:rsidRPr="0088676B" w:rsidRDefault="002D6DE6" w:rsidP="002D6DE6">
            <w:pPr>
              <w:rPr>
                <w:rFonts w:eastAsiaTheme="minorEastAsia"/>
                <w:rPrChange w:id="2263" w:author="Microsoft Office User" w:date="2017-08-26T15:42:00Z">
                  <w:rPr/>
                </w:rPrChange>
              </w:rPr>
            </w:pPr>
            <w:r w:rsidRPr="0088676B">
              <w:rPr>
                <w:rFonts w:asciiTheme="minorEastAsia" w:eastAsiaTheme="minorEastAsia" w:hAnsiTheme="minorEastAsia" w:hint="eastAsia"/>
                <w:lang w:eastAsia="zh-CN"/>
              </w:rPr>
              <w:t>区块链技术主管</w:t>
            </w:r>
          </w:p>
        </w:tc>
        <w:tc>
          <w:tcPr>
            <w:tcW w:w="1620" w:type="dxa"/>
          </w:tcPr>
          <w:p w14:paraId="362A4829" w14:textId="77777777" w:rsidR="008B5100" w:rsidRPr="0088676B" w:rsidRDefault="008B5100" w:rsidP="009C2842">
            <w:pPr>
              <w:rPr>
                <w:rFonts w:eastAsiaTheme="minorEastAsia"/>
                <w:rPrChange w:id="2264" w:author="Microsoft Office User" w:date="2017-08-26T15:42:00Z">
                  <w:rPr/>
                </w:rPrChange>
              </w:rPr>
            </w:pPr>
          </w:p>
        </w:tc>
        <w:tc>
          <w:tcPr>
            <w:tcW w:w="1170" w:type="dxa"/>
          </w:tcPr>
          <w:p w14:paraId="0F1F2623" w14:textId="77777777" w:rsidR="008B5100" w:rsidRPr="0088676B" w:rsidRDefault="008B5100" w:rsidP="009C2842">
            <w:pPr>
              <w:rPr>
                <w:rFonts w:eastAsiaTheme="minorEastAsia"/>
                <w:rPrChange w:id="2265" w:author="Microsoft Office User" w:date="2017-08-26T15:42:00Z">
                  <w:rPr/>
                </w:rPrChange>
              </w:rPr>
            </w:pPr>
          </w:p>
        </w:tc>
        <w:tc>
          <w:tcPr>
            <w:tcW w:w="4248" w:type="dxa"/>
          </w:tcPr>
          <w:p w14:paraId="3906CD01" w14:textId="77777777" w:rsidR="008B5100" w:rsidRPr="0088676B" w:rsidRDefault="008B5100" w:rsidP="009C2842">
            <w:pPr>
              <w:rPr>
                <w:rFonts w:ascii="Verdana" w:eastAsiaTheme="minorEastAsia" w:hAnsi="Verdana"/>
                <w:bCs/>
                <w:i/>
                <w:sz w:val="16"/>
                <w:szCs w:val="16"/>
                <w:rPrChange w:id="2266" w:author="Microsoft Office User" w:date="2017-08-26T15:42:00Z">
                  <w:rPr>
                    <w:rFonts w:ascii="Verdana" w:hAnsi="Verdana"/>
                    <w:bCs/>
                    <w:i/>
                    <w:sz w:val="16"/>
                    <w:szCs w:val="16"/>
                  </w:rPr>
                </w:rPrChange>
              </w:rPr>
            </w:pPr>
          </w:p>
        </w:tc>
      </w:tr>
      <w:tr w:rsidR="00632F63" w:rsidRPr="0088676B" w14:paraId="55F4F771" w14:textId="77777777" w:rsidTr="002D6DE6">
        <w:tc>
          <w:tcPr>
            <w:tcW w:w="2250" w:type="dxa"/>
          </w:tcPr>
          <w:p w14:paraId="1A9D5BA7" w14:textId="77777777" w:rsidR="00632F63" w:rsidRPr="0088676B" w:rsidRDefault="002D6DE6" w:rsidP="008B5100">
            <w:pPr>
              <w:rPr>
                <w:rFonts w:eastAsiaTheme="minorEastAsia"/>
                <w:rPrChange w:id="2267" w:author="Microsoft Office User" w:date="2017-08-26T15:42:00Z">
                  <w:rPr/>
                </w:rPrChange>
              </w:rPr>
            </w:pPr>
            <w:r w:rsidRPr="0088676B">
              <w:rPr>
                <w:rFonts w:asciiTheme="minorEastAsia" w:eastAsiaTheme="minorEastAsia" w:hAnsiTheme="minorEastAsia" w:hint="eastAsia"/>
                <w:lang w:eastAsia="zh-CN"/>
              </w:rPr>
              <w:t>区块链研发工程师</w:t>
            </w:r>
          </w:p>
        </w:tc>
        <w:tc>
          <w:tcPr>
            <w:tcW w:w="1620" w:type="dxa"/>
          </w:tcPr>
          <w:p w14:paraId="21D1D73B" w14:textId="77777777" w:rsidR="00632F63" w:rsidRPr="0088676B" w:rsidRDefault="00632F63" w:rsidP="009C2842">
            <w:pPr>
              <w:rPr>
                <w:rFonts w:eastAsiaTheme="minorEastAsia"/>
                <w:rPrChange w:id="2268" w:author="Microsoft Office User" w:date="2017-08-26T15:42:00Z">
                  <w:rPr/>
                </w:rPrChange>
              </w:rPr>
            </w:pPr>
          </w:p>
        </w:tc>
        <w:tc>
          <w:tcPr>
            <w:tcW w:w="1170" w:type="dxa"/>
          </w:tcPr>
          <w:p w14:paraId="0A3AC9CE" w14:textId="77777777" w:rsidR="00632F63" w:rsidRPr="0088676B" w:rsidRDefault="00632F63" w:rsidP="009C2842">
            <w:pPr>
              <w:rPr>
                <w:rFonts w:eastAsiaTheme="minorEastAsia"/>
                <w:rPrChange w:id="2269" w:author="Microsoft Office User" w:date="2017-08-26T15:42:00Z">
                  <w:rPr/>
                </w:rPrChange>
              </w:rPr>
            </w:pPr>
          </w:p>
        </w:tc>
        <w:tc>
          <w:tcPr>
            <w:tcW w:w="4248" w:type="dxa"/>
          </w:tcPr>
          <w:p w14:paraId="0C5C8F5F" w14:textId="77777777" w:rsidR="00632F63" w:rsidRPr="0088676B" w:rsidRDefault="00632F63" w:rsidP="009C2842">
            <w:pPr>
              <w:rPr>
                <w:rFonts w:ascii="Verdana" w:eastAsiaTheme="minorEastAsia" w:hAnsi="Verdana"/>
                <w:bCs/>
                <w:i/>
                <w:sz w:val="16"/>
                <w:szCs w:val="16"/>
                <w:rPrChange w:id="2270" w:author="Microsoft Office User" w:date="2017-08-26T15:42:00Z">
                  <w:rPr>
                    <w:rFonts w:ascii="Verdana" w:hAnsi="Verdana"/>
                    <w:bCs/>
                    <w:i/>
                    <w:sz w:val="16"/>
                    <w:szCs w:val="16"/>
                  </w:rPr>
                </w:rPrChange>
              </w:rPr>
            </w:pPr>
          </w:p>
        </w:tc>
      </w:tr>
      <w:tr w:rsidR="00632F63" w:rsidRPr="0088676B" w14:paraId="01C73EB1" w14:textId="77777777" w:rsidTr="002D6DE6">
        <w:tc>
          <w:tcPr>
            <w:tcW w:w="2250" w:type="dxa"/>
          </w:tcPr>
          <w:p w14:paraId="31C59247" w14:textId="77777777" w:rsidR="00632F63" w:rsidRPr="0088676B" w:rsidRDefault="002D6DE6" w:rsidP="00393AFE">
            <w:pPr>
              <w:rPr>
                <w:rFonts w:eastAsiaTheme="minorEastAsia"/>
                <w:rPrChange w:id="2271" w:author="Microsoft Office User" w:date="2017-08-26T15:42:00Z">
                  <w:rPr/>
                </w:rPrChange>
              </w:rPr>
            </w:pPr>
            <w:r w:rsidRPr="0088676B">
              <w:rPr>
                <w:rFonts w:asciiTheme="minorEastAsia" w:eastAsiaTheme="minorEastAsia" w:hAnsiTheme="minorEastAsia" w:hint="eastAsia"/>
                <w:lang w:eastAsia="zh-CN"/>
              </w:rPr>
              <w:t>前端开发设计</w:t>
            </w:r>
          </w:p>
        </w:tc>
        <w:tc>
          <w:tcPr>
            <w:tcW w:w="1620" w:type="dxa"/>
          </w:tcPr>
          <w:p w14:paraId="03897AAC" w14:textId="77777777" w:rsidR="00632F63" w:rsidRPr="0088676B" w:rsidRDefault="00632F63" w:rsidP="00393AFE">
            <w:pPr>
              <w:rPr>
                <w:rFonts w:eastAsiaTheme="minorEastAsia"/>
                <w:rPrChange w:id="2272" w:author="Microsoft Office User" w:date="2017-08-26T15:42:00Z">
                  <w:rPr/>
                </w:rPrChange>
              </w:rPr>
            </w:pPr>
          </w:p>
        </w:tc>
        <w:tc>
          <w:tcPr>
            <w:tcW w:w="1170" w:type="dxa"/>
          </w:tcPr>
          <w:p w14:paraId="4C33D9E5" w14:textId="77777777" w:rsidR="00632F63" w:rsidRPr="0088676B" w:rsidRDefault="00632F63" w:rsidP="00393AFE">
            <w:pPr>
              <w:rPr>
                <w:rFonts w:eastAsiaTheme="minorEastAsia"/>
                <w:rPrChange w:id="2273" w:author="Microsoft Office User" w:date="2017-08-26T15:42:00Z">
                  <w:rPr/>
                </w:rPrChange>
              </w:rPr>
            </w:pPr>
          </w:p>
        </w:tc>
        <w:tc>
          <w:tcPr>
            <w:tcW w:w="4248" w:type="dxa"/>
          </w:tcPr>
          <w:p w14:paraId="7C3B15FB" w14:textId="77777777" w:rsidR="00632F63" w:rsidRPr="0088676B" w:rsidRDefault="00632F63" w:rsidP="009C2842">
            <w:pPr>
              <w:rPr>
                <w:rFonts w:ascii="Verdana" w:eastAsiaTheme="minorEastAsia" w:hAnsi="Verdana"/>
                <w:bCs/>
                <w:i/>
                <w:sz w:val="16"/>
                <w:szCs w:val="16"/>
                <w:rPrChange w:id="2274" w:author="Microsoft Office User" w:date="2017-08-26T15:42:00Z">
                  <w:rPr>
                    <w:rFonts w:ascii="Verdana" w:hAnsi="Verdana"/>
                    <w:bCs/>
                    <w:i/>
                    <w:sz w:val="16"/>
                    <w:szCs w:val="16"/>
                  </w:rPr>
                </w:rPrChange>
              </w:rPr>
            </w:pPr>
          </w:p>
        </w:tc>
      </w:tr>
      <w:tr w:rsidR="00CA7D7E" w:rsidRPr="0088676B" w14:paraId="45964A16" w14:textId="77777777" w:rsidTr="002D6DE6">
        <w:tc>
          <w:tcPr>
            <w:tcW w:w="2250" w:type="dxa"/>
          </w:tcPr>
          <w:p w14:paraId="53BCAD32" w14:textId="77777777" w:rsidR="00CA7D7E" w:rsidRPr="0088676B" w:rsidRDefault="002D6DE6" w:rsidP="002D6DE6">
            <w:pPr>
              <w:rPr>
                <w:rFonts w:eastAsiaTheme="minorEastAsia"/>
                <w:rPrChange w:id="2275" w:author="Microsoft Office User" w:date="2017-08-26T15:42:00Z">
                  <w:rPr/>
                </w:rPrChange>
              </w:rPr>
            </w:pPr>
            <w:r w:rsidRPr="0088676B">
              <w:rPr>
                <w:rFonts w:asciiTheme="minorEastAsia" w:eastAsiaTheme="minorEastAsia" w:hAnsiTheme="minorEastAsia" w:hint="eastAsia"/>
                <w:lang w:eastAsia="zh-CN"/>
              </w:rPr>
              <w:t>保险逻辑和产品开发</w:t>
            </w:r>
          </w:p>
        </w:tc>
        <w:tc>
          <w:tcPr>
            <w:tcW w:w="1620" w:type="dxa"/>
          </w:tcPr>
          <w:p w14:paraId="084D270B" w14:textId="77777777" w:rsidR="00CA7D7E" w:rsidRPr="0088676B" w:rsidRDefault="00CA7D7E" w:rsidP="00393AFE">
            <w:pPr>
              <w:rPr>
                <w:rFonts w:eastAsiaTheme="minorEastAsia"/>
                <w:rPrChange w:id="2276" w:author="Microsoft Office User" w:date="2017-08-26T15:42:00Z">
                  <w:rPr/>
                </w:rPrChange>
              </w:rPr>
            </w:pPr>
          </w:p>
        </w:tc>
        <w:tc>
          <w:tcPr>
            <w:tcW w:w="1170" w:type="dxa"/>
          </w:tcPr>
          <w:p w14:paraId="12DF8D3E" w14:textId="77777777" w:rsidR="00CA7D7E" w:rsidRPr="0088676B" w:rsidRDefault="00CA7D7E" w:rsidP="00393AFE">
            <w:pPr>
              <w:rPr>
                <w:rFonts w:eastAsiaTheme="minorEastAsia"/>
                <w:rPrChange w:id="2277" w:author="Microsoft Office User" w:date="2017-08-26T15:42:00Z">
                  <w:rPr/>
                </w:rPrChange>
              </w:rPr>
            </w:pPr>
          </w:p>
        </w:tc>
        <w:tc>
          <w:tcPr>
            <w:tcW w:w="4248" w:type="dxa"/>
          </w:tcPr>
          <w:p w14:paraId="253A3880" w14:textId="77777777" w:rsidR="00CA7D7E" w:rsidRPr="0088676B" w:rsidRDefault="00CA7D7E" w:rsidP="009C2842">
            <w:pPr>
              <w:rPr>
                <w:rFonts w:ascii="Verdana" w:eastAsiaTheme="minorEastAsia" w:hAnsi="Verdana"/>
                <w:bCs/>
                <w:i/>
                <w:sz w:val="16"/>
                <w:szCs w:val="16"/>
                <w:rPrChange w:id="2278" w:author="Microsoft Office User" w:date="2017-08-26T15:42:00Z">
                  <w:rPr>
                    <w:rFonts w:ascii="Verdana" w:hAnsi="Verdana"/>
                    <w:bCs/>
                    <w:i/>
                    <w:sz w:val="16"/>
                    <w:szCs w:val="16"/>
                  </w:rPr>
                </w:rPrChange>
              </w:rPr>
            </w:pPr>
          </w:p>
        </w:tc>
      </w:tr>
    </w:tbl>
    <w:p w14:paraId="31A501B0" w14:textId="77777777" w:rsidR="009C2842" w:rsidRPr="0088676B" w:rsidRDefault="009C2842" w:rsidP="009C2842">
      <w:pPr>
        <w:rPr>
          <w:rFonts w:eastAsiaTheme="minorEastAsia"/>
          <w:rPrChange w:id="2279" w:author="Microsoft Office User" w:date="2017-08-26T15:42:00Z">
            <w:rPr/>
          </w:rPrChange>
        </w:rPr>
      </w:pPr>
    </w:p>
    <w:p w14:paraId="223E92A8" w14:textId="77777777" w:rsidR="008B5100" w:rsidRPr="0088676B" w:rsidRDefault="00935A29" w:rsidP="007855D9">
      <w:pPr>
        <w:pStyle w:val="Heading2"/>
        <w:rPr>
          <w:rFonts w:ascii=".萍方-简" w:eastAsiaTheme="minorEastAsia" w:hAnsi=".萍方-简"/>
          <w:lang w:eastAsia="zh-CN"/>
          <w:rPrChange w:id="2280" w:author="Microsoft Office User" w:date="2017-08-26T15:42:00Z">
            <w:rPr>
              <w:rFonts w:ascii=".萍方-简" w:eastAsia=".萍方-简" w:hAnsi=".萍方-简"/>
              <w:lang w:eastAsia="zh-CN"/>
            </w:rPr>
          </w:rPrChange>
        </w:rPr>
      </w:pPr>
      <w:bookmarkStart w:id="2281" w:name="_Toc489971232"/>
      <w:r w:rsidRPr="0088676B">
        <w:rPr>
          <w:rFonts w:ascii=".萍方-简" w:eastAsiaTheme="minorEastAsia" w:hAnsi=".萍方-简" w:hint="eastAsia"/>
          <w:lang w:eastAsia="zh-CN"/>
          <w:rPrChange w:id="2282"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283" w:author="Microsoft Office User" w:date="2017-08-26T15:42:00Z">
            <w:rPr>
              <w:rFonts w:ascii=".萍方-简" w:eastAsia=".萍方-简" w:hAnsi=".萍方-简"/>
              <w:lang w:eastAsia="zh-CN"/>
            </w:rPr>
          </w:rPrChange>
        </w:rPr>
        <w:t>Key Milestone</w:t>
      </w:r>
      <w:bookmarkEnd w:id="2281"/>
    </w:p>
    <w:tbl>
      <w:tblPr>
        <w:tblStyle w:val="TableGrid"/>
        <w:tblW w:w="0" w:type="auto"/>
        <w:tblInd w:w="288" w:type="dxa"/>
        <w:tblLook w:val="04A0" w:firstRow="1" w:lastRow="0" w:firstColumn="1" w:lastColumn="0" w:noHBand="0" w:noVBand="1"/>
      </w:tblPr>
      <w:tblGrid>
        <w:gridCol w:w="540"/>
        <w:gridCol w:w="5556"/>
        <w:gridCol w:w="3192"/>
      </w:tblGrid>
      <w:tr w:rsidR="00FC012C" w:rsidRPr="0088676B" w14:paraId="3BE932DE" w14:textId="77777777" w:rsidTr="003B2770">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284" w:author="Microsoft Office User" w:date="2017-08-26T15:42:00Z">
                  <w:rPr>
                    <w:b/>
                  </w:rPr>
                </w:rPrChange>
              </w:rPr>
            </w:pPr>
            <w:r w:rsidRPr="0088676B">
              <w:rPr>
                <w:rFonts w:eastAsiaTheme="minorEastAsia"/>
                <w:b/>
                <w:rPrChange w:id="2285" w:author="Microsoft Office User" w:date="2017-08-26T15:42:00Z">
                  <w:rPr>
                    <w:b/>
                  </w:rPr>
                </w:rPrChange>
              </w:rPr>
              <w:t>#</w:t>
            </w:r>
          </w:p>
        </w:tc>
        <w:tc>
          <w:tcPr>
            <w:tcW w:w="5556" w:type="dxa"/>
            <w:shd w:val="clear" w:color="auto" w:fill="8DB3E2" w:themeFill="text2" w:themeFillTint="66"/>
          </w:tcPr>
          <w:p w14:paraId="1EA21A23" w14:textId="77777777" w:rsidR="00FC012C" w:rsidRPr="0088676B" w:rsidRDefault="00935A29" w:rsidP="00FC012C">
            <w:pPr>
              <w:rPr>
                <w:rFonts w:eastAsiaTheme="minorEastAsia"/>
                <w:b/>
                <w:rPrChange w:id="2286"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88676B" w:rsidRDefault="00935A29" w:rsidP="00FC012C">
            <w:pPr>
              <w:rPr>
                <w:rFonts w:eastAsiaTheme="minorEastAsia"/>
                <w:b/>
                <w:rPrChange w:id="2287"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393AFE">
        <w:tc>
          <w:tcPr>
            <w:tcW w:w="540" w:type="dxa"/>
          </w:tcPr>
          <w:p w14:paraId="7C514F61" w14:textId="77777777" w:rsidR="003B2770" w:rsidRPr="0088676B" w:rsidRDefault="003B2770" w:rsidP="00393AFE">
            <w:pPr>
              <w:rPr>
                <w:rFonts w:eastAsiaTheme="minorEastAsia"/>
                <w:rPrChange w:id="2288" w:author="Microsoft Office User" w:date="2017-08-26T15:42:00Z">
                  <w:rPr/>
                </w:rPrChange>
              </w:rPr>
            </w:pPr>
          </w:p>
        </w:tc>
        <w:tc>
          <w:tcPr>
            <w:tcW w:w="5556" w:type="dxa"/>
          </w:tcPr>
          <w:p w14:paraId="565F292F" w14:textId="77777777" w:rsidR="003B2770" w:rsidRPr="0088676B" w:rsidRDefault="00844102" w:rsidP="00393AFE">
            <w:pPr>
              <w:rPr>
                <w:rFonts w:eastAsiaTheme="minorEastAsia"/>
                <w:rPrChange w:id="2289" w:author="Microsoft Office User" w:date="2017-08-26T15:42:00Z">
                  <w:rPr/>
                </w:rPrChange>
              </w:rPr>
            </w:pPr>
            <w:r w:rsidRPr="0088676B">
              <w:rPr>
                <w:rFonts w:eastAsiaTheme="minorEastAsia"/>
                <w:rPrChange w:id="2290" w:author="Microsoft Office User" w:date="2017-08-26T15:42:00Z">
                  <w:rPr/>
                </w:rPrChange>
              </w:rPr>
              <w:t>Phrase I</w:t>
            </w:r>
          </w:p>
        </w:tc>
        <w:tc>
          <w:tcPr>
            <w:tcW w:w="3192" w:type="dxa"/>
          </w:tcPr>
          <w:p w14:paraId="1BBBCE1D" w14:textId="77777777" w:rsidR="003B2770" w:rsidRPr="0088676B" w:rsidRDefault="003B2770" w:rsidP="00393AFE">
            <w:pPr>
              <w:rPr>
                <w:rFonts w:eastAsiaTheme="minorEastAsia"/>
                <w:rPrChange w:id="2291" w:author="Microsoft Office User" w:date="2017-08-26T15:42:00Z">
                  <w:rPr/>
                </w:rPrChange>
              </w:rPr>
            </w:pPr>
          </w:p>
        </w:tc>
      </w:tr>
      <w:tr w:rsidR="00BF76DC" w:rsidRPr="0088676B" w14:paraId="6FE85D65" w14:textId="77777777" w:rsidTr="00BF76DC">
        <w:tc>
          <w:tcPr>
            <w:tcW w:w="540" w:type="dxa"/>
          </w:tcPr>
          <w:p w14:paraId="1755017B" w14:textId="77777777" w:rsidR="00BF76DC" w:rsidRPr="0088676B" w:rsidRDefault="00BF76DC" w:rsidP="00FC012C">
            <w:pPr>
              <w:rPr>
                <w:rFonts w:eastAsiaTheme="minorEastAsia"/>
                <w:rPrChange w:id="2292" w:author="Microsoft Office User" w:date="2017-08-26T15:42:00Z">
                  <w:rPr/>
                </w:rPrChange>
              </w:rPr>
            </w:pPr>
          </w:p>
        </w:tc>
        <w:tc>
          <w:tcPr>
            <w:tcW w:w="5556" w:type="dxa"/>
          </w:tcPr>
          <w:p w14:paraId="33268887" w14:textId="77777777" w:rsidR="00BF76DC" w:rsidRPr="0088676B" w:rsidRDefault="00BF76DC" w:rsidP="00FC012C">
            <w:pPr>
              <w:rPr>
                <w:rFonts w:eastAsiaTheme="minorEastAsia"/>
                <w:rPrChange w:id="2293" w:author="Microsoft Office User" w:date="2017-08-26T15:42:00Z">
                  <w:rPr/>
                </w:rPrChange>
              </w:rPr>
            </w:pPr>
            <w:r w:rsidRPr="0088676B">
              <w:rPr>
                <w:rFonts w:eastAsiaTheme="minorEastAsia"/>
                <w:rPrChange w:id="2294" w:author="Microsoft Office User" w:date="2017-08-26T15:42:00Z">
                  <w:rPr/>
                </w:rPrChange>
              </w:rPr>
              <w:t>Phrase II</w:t>
            </w:r>
          </w:p>
        </w:tc>
        <w:tc>
          <w:tcPr>
            <w:tcW w:w="3192" w:type="dxa"/>
          </w:tcPr>
          <w:p w14:paraId="68506966" w14:textId="77777777" w:rsidR="00BF76DC" w:rsidRPr="0088676B" w:rsidRDefault="00BF76DC" w:rsidP="00FC012C">
            <w:pPr>
              <w:rPr>
                <w:rFonts w:eastAsiaTheme="minorEastAsia"/>
                <w:rPrChange w:id="2295" w:author="Microsoft Office User" w:date="2017-08-26T15:42:00Z">
                  <w:rPr/>
                </w:rPrChange>
              </w:rPr>
            </w:pPr>
          </w:p>
        </w:tc>
      </w:tr>
    </w:tbl>
    <w:p w14:paraId="4053E8BF" w14:textId="77777777" w:rsidR="00260CFA" w:rsidRPr="0088676B" w:rsidRDefault="00260CFA" w:rsidP="00570BCB">
      <w:pPr>
        <w:rPr>
          <w:rFonts w:eastAsiaTheme="minorEastAsia"/>
          <w:rPrChange w:id="2296" w:author="Microsoft Office User" w:date="2017-08-26T15:42:00Z">
            <w:rPr/>
          </w:rPrChange>
        </w:rPr>
      </w:pPr>
    </w:p>
    <w:p w14:paraId="6E14C75E" w14:textId="2DE3CAA3" w:rsidR="00260CFA" w:rsidRPr="0088676B" w:rsidDel="000D2E05" w:rsidRDefault="00260CFA">
      <w:pPr>
        <w:rPr>
          <w:del w:id="2297" w:author="Microsoft Office User" w:date="2017-08-26T16:23:00Z"/>
          <w:rFonts w:eastAsiaTheme="minorEastAsia"/>
          <w:rPrChange w:id="2298" w:author="Microsoft Office User" w:date="2017-08-26T15:42:00Z">
            <w:rPr>
              <w:del w:id="2299" w:author="Microsoft Office User" w:date="2017-08-26T16:23:00Z"/>
            </w:rPr>
          </w:rPrChange>
        </w:rPr>
      </w:pPr>
      <w:del w:id="2300" w:author="Microsoft Office User" w:date="2017-08-26T16:23:00Z">
        <w:r w:rsidRPr="0088676B" w:rsidDel="000D2E05">
          <w:rPr>
            <w:rFonts w:eastAsiaTheme="minorEastAsia"/>
            <w:rPrChange w:id="2301" w:author="Microsoft Office User" w:date="2017-08-26T15:42:00Z">
              <w:rPr/>
            </w:rPrChange>
          </w:rPr>
          <w:br w:type="page"/>
        </w:r>
      </w:del>
    </w:p>
    <w:p w14:paraId="2E315524" w14:textId="16E1AAB5" w:rsidR="009C2842" w:rsidRPr="0088676B" w:rsidDel="000D2E05" w:rsidRDefault="009C2842">
      <w:pPr>
        <w:rPr>
          <w:del w:id="2302" w:author="Microsoft Office User" w:date="2017-08-26T16:23:00Z"/>
          <w:rFonts w:eastAsiaTheme="minorEastAsia"/>
          <w:rPrChange w:id="2303" w:author="Microsoft Office User" w:date="2017-08-26T15:42:00Z">
            <w:rPr>
              <w:del w:id="2304" w:author="Microsoft Office User" w:date="2017-08-26T16:23:00Z"/>
            </w:rPr>
          </w:rPrChange>
        </w:rPr>
      </w:pPr>
    </w:p>
    <w:p w14:paraId="359C0073" w14:textId="4850B876" w:rsidR="00260CFA" w:rsidRPr="0088676B" w:rsidDel="000D2E05" w:rsidRDefault="00260CFA">
      <w:pPr>
        <w:rPr>
          <w:del w:id="2305" w:author="Microsoft Office User" w:date="2017-08-26T16:23:00Z"/>
          <w:rFonts w:eastAsiaTheme="minorEastAsia"/>
          <w:b/>
          <w:sz w:val="32"/>
          <w:szCs w:val="32"/>
          <w:rPrChange w:id="2306" w:author="Microsoft Office User" w:date="2017-08-26T15:42:00Z">
            <w:rPr>
              <w:del w:id="2307" w:author="Microsoft Office User" w:date="2017-08-26T16:23:00Z"/>
              <w:b/>
              <w:sz w:val="32"/>
              <w:szCs w:val="32"/>
            </w:rPr>
          </w:rPrChange>
        </w:rPr>
      </w:pPr>
      <w:del w:id="2308"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309"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310" w:author="Microsoft Office User" w:date="2017-08-26T16:23:00Z"/>
                <w:rFonts w:ascii="Lora" w:eastAsiaTheme="minorEastAsia" w:hAnsi="Lora" w:cs="Lora"/>
                <w:color w:val="000000"/>
                <w:lang w:eastAsia="zh-CN"/>
                <w:rPrChange w:id="2311" w:author="Microsoft Office User" w:date="2017-08-26T15:42:00Z">
                  <w:rPr>
                    <w:del w:id="2312" w:author="Microsoft Office User" w:date="2017-08-26T16:23:00Z"/>
                    <w:rFonts w:ascii="Lora" w:eastAsia="宋体" w:hAnsi="Lora" w:cs="Lora"/>
                    <w:color w:val="000000"/>
                    <w:lang w:eastAsia="zh-CN"/>
                  </w:rPr>
                </w:rPrChange>
              </w:rPr>
              <w:pPrChange w:id="2313" w:author="Microsoft Office User" w:date="2017-08-26T16:23:00Z">
                <w:pPr>
                  <w:widowControl w:val="0"/>
                  <w:autoSpaceDE w:val="0"/>
                  <w:autoSpaceDN w:val="0"/>
                  <w:adjustRightInd w:val="0"/>
                  <w:spacing w:after="0"/>
                </w:pPr>
              </w:pPrChange>
            </w:pPr>
            <w:del w:id="2314" w:author="Microsoft Office User" w:date="2017-08-26T16:23:00Z">
              <w:r w:rsidRPr="0088676B" w:rsidDel="000D2E05">
                <w:rPr>
                  <w:rFonts w:ascii="Lora" w:eastAsiaTheme="minorEastAsia" w:hAnsi="Lora" w:cs="Lora"/>
                  <w:color w:val="000000"/>
                  <w:lang w:eastAsia="zh-CN"/>
                  <w:rPrChange w:id="2315" w:author="Microsoft Office User" w:date="2017-08-26T15:42:00Z">
                    <w:rPr>
                      <w:rFonts w:ascii="Lora" w:eastAsia="宋体"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316" w:author="Microsoft Office User" w:date="2017-08-26T16:23:00Z"/>
                <w:rFonts w:ascii="Lora" w:eastAsiaTheme="minorEastAsia" w:hAnsi="Lora" w:cs="Lora"/>
                <w:color w:val="000000"/>
                <w:lang w:eastAsia="zh-CN"/>
                <w:rPrChange w:id="2317" w:author="Microsoft Office User" w:date="2017-08-26T15:42:00Z">
                  <w:rPr>
                    <w:del w:id="2318" w:author="Microsoft Office User" w:date="2017-08-26T16:23:00Z"/>
                    <w:rFonts w:ascii="Lora" w:eastAsia="宋体" w:hAnsi="Lora" w:cs="Lora"/>
                    <w:color w:val="000000"/>
                    <w:lang w:eastAsia="zh-CN"/>
                  </w:rPr>
                </w:rPrChange>
              </w:rPr>
              <w:pPrChange w:id="2319" w:author="Microsoft Office User" w:date="2017-08-26T16:23:00Z">
                <w:pPr>
                  <w:widowControl w:val="0"/>
                  <w:autoSpaceDE w:val="0"/>
                  <w:autoSpaceDN w:val="0"/>
                  <w:adjustRightInd w:val="0"/>
                  <w:spacing w:after="0"/>
                </w:pPr>
              </w:pPrChange>
            </w:pPr>
            <w:del w:id="2320" w:author="Microsoft Office User" w:date="2017-08-26T16:23:00Z">
              <w:r w:rsidRPr="0088676B" w:rsidDel="000D2E05">
                <w:rPr>
                  <w:rFonts w:ascii="Lora" w:eastAsiaTheme="minorEastAsia" w:hAnsi="Lora" w:cs="Lora"/>
                  <w:color w:val="000000"/>
                  <w:lang w:eastAsia="zh-CN"/>
                  <w:rPrChange w:id="2321" w:author="Microsoft Office User" w:date="2017-08-26T15:42:00Z">
                    <w:rPr>
                      <w:rFonts w:ascii="Lora" w:eastAsia="宋体"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322" w:author="Microsoft Office User" w:date="2017-08-26T15:42:00Z">
                    <w:rPr/>
                  </w:rPrChange>
                </w:rPr>
                <w:fldChar w:fldCharType="begin"/>
              </w:r>
              <w:r w:rsidR="005E1FA1" w:rsidRPr="0088676B" w:rsidDel="000D2E05">
                <w:rPr>
                  <w:rFonts w:eastAsiaTheme="minorEastAsia"/>
                  <w:rPrChange w:id="2323" w:author="Microsoft Office User" w:date="2017-08-26T15:42:00Z">
                    <w:rPr/>
                  </w:rPrChange>
                </w:rPr>
                <w:delInstrText xml:space="preserve"> HYPERLINK "http://bitcoin.org/bitcoin.pdf" </w:delInstrText>
              </w:r>
              <w:r w:rsidR="005E1FA1" w:rsidRPr="0088676B" w:rsidDel="000D2E05">
                <w:rPr>
                  <w:rFonts w:eastAsiaTheme="minorEastAsia"/>
                  <w:rPrChange w:id="2324" w:author="Microsoft Office User" w:date="2017-08-26T15:42:00Z">
                    <w:rPr>
                      <w:rFonts w:ascii="Lora" w:eastAsia="宋体" w:hAnsi="Lora" w:cs="Lora"/>
                      <w:color w:val="000000"/>
                      <w:lang w:eastAsia="zh-CN"/>
                    </w:rPr>
                  </w:rPrChange>
                </w:rPr>
                <w:fldChar w:fldCharType="separate"/>
              </w:r>
              <w:r w:rsidRPr="0088676B" w:rsidDel="000D2E05">
                <w:rPr>
                  <w:rFonts w:ascii="Lora" w:eastAsiaTheme="minorEastAsia" w:hAnsi="Lora" w:cs="Lora"/>
                  <w:color w:val="000000"/>
                  <w:lang w:eastAsia="zh-CN"/>
                  <w:rPrChange w:id="2325" w:author="Microsoft Office User" w:date="2017-08-26T15:42:00Z">
                    <w:rPr>
                      <w:rFonts w:ascii="Lora" w:eastAsia="宋体"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326" w:author="Microsoft Office User" w:date="2017-08-26T15:42:00Z">
                    <w:rPr>
                      <w:rFonts w:ascii="Lora" w:eastAsia="宋体" w:hAnsi="Lora" w:cs="Lora"/>
                      <w:color w:val="000000"/>
                      <w:lang w:eastAsia="zh-CN"/>
                    </w:rPr>
                  </w:rPrChange>
                </w:rPr>
                <w:fldChar w:fldCharType="end"/>
              </w:r>
              <w:r w:rsidRPr="0088676B" w:rsidDel="000D2E05">
                <w:rPr>
                  <w:rFonts w:ascii="Lora" w:eastAsiaTheme="minorEastAsia" w:hAnsi="Lora" w:cs="Lora"/>
                  <w:color w:val="000000"/>
                  <w:lang w:eastAsia="zh-CN"/>
                  <w:rPrChange w:id="2327" w:author="Microsoft Office User" w:date="2017-08-26T15:42:00Z">
                    <w:rPr>
                      <w:rFonts w:ascii="Lora" w:eastAsia="宋体" w:hAnsi="Lora" w:cs="Lora"/>
                      <w:color w:val="000000"/>
                      <w:lang w:eastAsia="zh-CN"/>
                    </w:rPr>
                  </w:rPrChange>
                </w:rPr>
                <w:delText>. [Accessed 10 09 2015].</w:delText>
              </w:r>
            </w:del>
          </w:p>
          <w:p w14:paraId="44A6DE07" w14:textId="44405691" w:rsidR="00260CFA" w:rsidRPr="0088676B" w:rsidDel="000D2E05" w:rsidRDefault="00260CFA">
            <w:pPr>
              <w:rPr>
                <w:del w:id="2328" w:author="Microsoft Office User" w:date="2017-08-26T16:23:00Z"/>
                <w:rFonts w:ascii="Lora" w:eastAsiaTheme="minorEastAsia" w:hAnsi="Lora" w:cs="Lora"/>
                <w:color w:val="000000"/>
                <w:lang w:eastAsia="zh-CN"/>
                <w:rPrChange w:id="2329" w:author="Microsoft Office User" w:date="2017-08-26T15:42:00Z">
                  <w:rPr>
                    <w:del w:id="2330" w:author="Microsoft Office User" w:date="2017-08-26T16:23:00Z"/>
                    <w:rFonts w:ascii="Lora" w:eastAsia="宋体" w:hAnsi="Lora" w:cs="Lora"/>
                    <w:color w:val="000000"/>
                    <w:lang w:eastAsia="zh-CN"/>
                  </w:rPr>
                </w:rPrChange>
              </w:rPr>
              <w:pPrChange w:id="2331"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332"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333" w:author="Microsoft Office User" w:date="2017-08-26T16:23:00Z"/>
                <w:rFonts w:ascii="Lora" w:eastAsiaTheme="minorEastAsia" w:hAnsi="Lora" w:cs="Lora"/>
                <w:color w:val="000000"/>
                <w:lang w:eastAsia="zh-CN"/>
                <w:rPrChange w:id="2334" w:author="Microsoft Office User" w:date="2017-08-26T15:42:00Z">
                  <w:rPr>
                    <w:del w:id="2335" w:author="Microsoft Office User" w:date="2017-08-26T16:23:00Z"/>
                    <w:rFonts w:ascii="Lora" w:eastAsia="宋体" w:hAnsi="Lora" w:cs="Lora"/>
                    <w:color w:val="000000"/>
                    <w:lang w:eastAsia="zh-CN"/>
                  </w:rPr>
                </w:rPrChange>
              </w:rPr>
              <w:pPrChange w:id="2336" w:author="Microsoft Office User" w:date="2017-08-26T16:23:00Z">
                <w:pPr>
                  <w:widowControl w:val="0"/>
                  <w:autoSpaceDE w:val="0"/>
                  <w:autoSpaceDN w:val="0"/>
                  <w:adjustRightInd w:val="0"/>
                  <w:spacing w:after="0"/>
                </w:pPr>
              </w:pPrChange>
            </w:pPr>
            <w:del w:id="2337" w:author="Microsoft Office User" w:date="2017-08-26T16:23:00Z">
              <w:r w:rsidRPr="0088676B" w:rsidDel="000D2E05">
                <w:rPr>
                  <w:rFonts w:ascii="Lora" w:eastAsiaTheme="minorEastAsia" w:hAnsi="Lora" w:cs="Lora"/>
                  <w:color w:val="000000"/>
                  <w:lang w:eastAsia="zh-CN"/>
                  <w:rPrChange w:id="2338" w:author="Microsoft Office User" w:date="2017-08-26T15:42:00Z">
                    <w:rPr>
                      <w:rFonts w:ascii="Lora" w:eastAsia="宋体"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339" w:author="Microsoft Office User" w:date="2017-08-26T16:23:00Z"/>
                <w:rFonts w:ascii="Lora" w:eastAsiaTheme="minorEastAsia" w:hAnsi="Lora" w:cs="Lora"/>
                <w:color w:val="000000"/>
                <w:lang w:eastAsia="zh-CN"/>
                <w:rPrChange w:id="2340" w:author="Microsoft Office User" w:date="2017-08-26T15:42:00Z">
                  <w:rPr>
                    <w:del w:id="2341" w:author="Microsoft Office User" w:date="2017-08-26T16:23:00Z"/>
                    <w:rFonts w:ascii="Lora" w:eastAsia="宋体" w:hAnsi="Lora" w:cs="Lora"/>
                    <w:color w:val="000000"/>
                    <w:lang w:eastAsia="zh-CN"/>
                  </w:rPr>
                </w:rPrChange>
              </w:rPr>
              <w:pPrChange w:id="2342" w:author="Microsoft Office User" w:date="2017-08-26T16:23:00Z">
                <w:pPr>
                  <w:widowControl w:val="0"/>
                  <w:autoSpaceDE w:val="0"/>
                  <w:autoSpaceDN w:val="0"/>
                  <w:adjustRightInd w:val="0"/>
                  <w:spacing w:after="0"/>
                </w:pPr>
              </w:pPrChange>
            </w:pPr>
            <w:del w:id="2343" w:author="Microsoft Office User" w:date="2017-08-26T16:23:00Z">
              <w:r w:rsidRPr="0088676B" w:rsidDel="000D2E05">
                <w:rPr>
                  <w:rFonts w:ascii="Lora" w:eastAsiaTheme="minorEastAsia" w:hAnsi="Lora" w:cs="Lora"/>
                  <w:color w:val="000000"/>
                  <w:lang w:eastAsia="zh-CN"/>
                  <w:rPrChange w:id="2344" w:author="Microsoft Office User" w:date="2017-08-26T15:42:00Z">
                    <w:rPr>
                      <w:rFonts w:ascii="Lora" w:eastAsia="宋体"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345" w:author="Microsoft Office User" w:date="2017-08-26T15:42:00Z">
                    <w:rPr/>
                  </w:rPrChange>
                </w:rPr>
                <w:fldChar w:fldCharType="begin"/>
              </w:r>
              <w:r w:rsidR="005E1FA1" w:rsidRPr="0088676B" w:rsidDel="000D2E05">
                <w:rPr>
                  <w:rFonts w:eastAsiaTheme="minorEastAsia"/>
                  <w:rPrChange w:id="2346"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347" w:author="Microsoft Office User" w:date="2017-08-26T15:42:00Z">
                    <w:rPr>
                      <w:rFonts w:ascii="Lora" w:eastAsia="宋体" w:hAnsi="Lora" w:cs="Lora"/>
                      <w:lang w:eastAsia="zh-CN"/>
                    </w:rPr>
                  </w:rPrChange>
                </w:rPr>
                <w:fldChar w:fldCharType="separate"/>
              </w:r>
              <w:r w:rsidRPr="0088676B" w:rsidDel="000D2E05">
                <w:rPr>
                  <w:rFonts w:ascii="Lora" w:eastAsiaTheme="minorEastAsia" w:hAnsi="Lora" w:cs="Lora"/>
                  <w:lang w:eastAsia="zh-CN"/>
                  <w:rPrChange w:id="2348" w:author="Microsoft Office User" w:date="2017-08-26T15:42:00Z">
                    <w:rPr>
                      <w:rFonts w:ascii="Lora" w:eastAsia="宋体" w:hAnsi="Lora" w:cs="Lora"/>
                      <w:lang w:eastAsia="zh-CN"/>
                    </w:rPr>
                  </w:rPrChange>
                </w:rPr>
                <w:delText>https://github.com/ethereum/wiki/wiki/White-Paper</w:delText>
              </w:r>
              <w:r w:rsidR="005E1FA1" w:rsidRPr="0088676B" w:rsidDel="000D2E05">
                <w:rPr>
                  <w:rFonts w:ascii="Lora" w:eastAsiaTheme="minorEastAsia" w:hAnsi="Lora" w:cs="Lora"/>
                  <w:lang w:eastAsia="zh-CN"/>
                  <w:rPrChange w:id="2349" w:author="Microsoft Office User" w:date="2017-08-26T15:42:00Z">
                    <w:rPr>
                      <w:rFonts w:ascii="Lora" w:eastAsia="宋体" w:hAnsi="Lora" w:cs="Lora"/>
                      <w:lang w:eastAsia="zh-CN"/>
                    </w:rPr>
                  </w:rPrChange>
                </w:rPr>
                <w:fldChar w:fldCharType="end"/>
              </w:r>
            </w:del>
          </w:p>
          <w:p w14:paraId="60609CFA" w14:textId="792BE8E6" w:rsidR="00260CFA" w:rsidRPr="0088676B" w:rsidDel="000D2E05" w:rsidRDefault="00260CFA">
            <w:pPr>
              <w:rPr>
                <w:del w:id="2350" w:author="Microsoft Office User" w:date="2017-08-26T16:23:00Z"/>
                <w:rFonts w:ascii="Lora" w:eastAsiaTheme="minorEastAsia" w:hAnsi="Lora" w:cs="Lora"/>
                <w:color w:val="000000"/>
                <w:lang w:eastAsia="zh-CN"/>
                <w:rPrChange w:id="2351" w:author="Microsoft Office User" w:date="2017-08-26T15:42:00Z">
                  <w:rPr>
                    <w:del w:id="2352" w:author="Microsoft Office User" w:date="2017-08-26T16:23:00Z"/>
                    <w:rFonts w:ascii="Lora" w:eastAsia="宋体" w:hAnsi="Lora" w:cs="Lora"/>
                    <w:color w:val="000000"/>
                    <w:lang w:eastAsia="zh-CN"/>
                  </w:rPr>
                </w:rPrChange>
              </w:rPr>
              <w:pPrChange w:id="2353"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354"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355" w:author="Microsoft Office User" w:date="2017-08-26T16:23:00Z"/>
                <w:rFonts w:ascii="Lora" w:eastAsiaTheme="minorEastAsia" w:hAnsi="Lora" w:cs="Lora"/>
                <w:color w:val="000000"/>
                <w:lang w:eastAsia="zh-CN"/>
                <w:rPrChange w:id="2356" w:author="Microsoft Office User" w:date="2017-08-26T15:42:00Z">
                  <w:rPr>
                    <w:del w:id="2357" w:author="Microsoft Office User" w:date="2017-08-26T16:23:00Z"/>
                    <w:rFonts w:ascii="Lora" w:eastAsia="宋体" w:hAnsi="Lora" w:cs="Lora"/>
                    <w:color w:val="000000"/>
                    <w:lang w:eastAsia="zh-CN"/>
                  </w:rPr>
                </w:rPrChange>
              </w:rPr>
              <w:pPrChange w:id="2358" w:author="Microsoft Office User" w:date="2017-08-26T16:23:00Z">
                <w:pPr>
                  <w:widowControl w:val="0"/>
                  <w:autoSpaceDE w:val="0"/>
                  <w:autoSpaceDN w:val="0"/>
                  <w:adjustRightInd w:val="0"/>
                  <w:spacing w:after="0"/>
                </w:pPr>
              </w:pPrChange>
            </w:pPr>
            <w:del w:id="2359" w:author="Microsoft Office User" w:date="2017-08-26T16:23:00Z">
              <w:r w:rsidRPr="0088676B" w:rsidDel="000D2E05">
                <w:rPr>
                  <w:rFonts w:ascii="Lora" w:eastAsiaTheme="minorEastAsia" w:hAnsi="Lora" w:cs="Lora"/>
                  <w:color w:val="000000"/>
                  <w:lang w:eastAsia="zh-CN"/>
                  <w:rPrChange w:id="2360" w:author="Microsoft Office User" w:date="2017-08-26T15:42:00Z">
                    <w:rPr>
                      <w:rFonts w:ascii="Lora" w:eastAsia="宋体"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361" w:author="Microsoft Office User" w:date="2017-08-26T16:23:00Z"/>
                <w:rFonts w:ascii="Lora" w:eastAsiaTheme="minorEastAsia" w:hAnsi="Lora" w:cs="Lora"/>
                <w:color w:val="000000"/>
                <w:lang w:eastAsia="zh-CN"/>
                <w:rPrChange w:id="2362" w:author="Microsoft Office User" w:date="2017-08-26T15:42:00Z">
                  <w:rPr>
                    <w:del w:id="2363" w:author="Microsoft Office User" w:date="2017-08-26T16:23:00Z"/>
                    <w:rFonts w:ascii="Lora" w:eastAsia="宋体" w:hAnsi="Lora" w:cs="Lora"/>
                    <w:color w:val="000000"/>
                    <w:lang w:eastAsia="zh-CN"/>
                  </w:rPr>
                </w:rPrChange>
              </w:rPr>
              <w:pPrChange w:id="2364" w:author="Microsoft Office User" w:date="2017-08-26T16:23:00Z">
                <w:pPr>
                  <w:widowControl w:val="0"/>
                  <w:autoSpaceDE w:val="0"/>
                  <w:autoSpaceDN w:val="0"/>
                  <w:adjustRightInd w:val="0"/>
                  <w:spacing w:after="0"/>
                </w:pPr>
              </w:pPrChange>
            </w:pPr>
            <w:del w:id="2365" w:author="Microsoft Office User" w:date="2017-08-26T16:23:00Z">
              <w:r w:rsidRPr="0088676B" w:rsidDel="000D2E05">
                <w:rPr>
                  <w:rFonts w:ascii="Lora" w:eastAsiaTheme="minorEastAsia" w:hAnsi="Lora" w:cs="Lora"/>
                  <w:color w:val="000000"/>
                  <w:lang w:eastAsia="zh-CN"/>
                  <w:rPrChange w:id="2366" w:author="Microsoft Office User" w:date="2017-08-26T15:42:00Z">
                    <w:rPr>
                      <w:rFonts w:ascii="Lora" w:eastAsia="宋体"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367" w:author="Microsoft Office User" w:date="2017-08-26T15:42:00Z">
                    <w:rPr/>
                  </w:rPrChange>
                </w:rPr>
                <w:fldChar w:fldCharType="begin"/>
              </w:r>
              <w:r w:rsidR="005E1FA1" w:rsidRPr="0088676B" w:rsidDel="000D2E05">
                <w:rPr>
                  <w:rFonts w:eastAsiaTheme="minorEastAsia"/>
                  <w:rPrChange w:id="2368" w:author="Microsoft Office User" w:date="2017-08-26T15:42:00Z">
                    <w:rPr/>
                  </w:rPrChange>
                </w:rPr>
                <w:delInstrText xml:space="preserve"> HYPERLINK "http://gavwood.com/paper.pdf" </w:delInstrText>
              </w:r>
              <w:r w:rsidR="005E1FA1" w:rsidRPr="0088676B" w:rsidDel="000D2E05">
                <w:rPr>
                  <w:rFonts w:eastAsiaTheme="minorEastAsia"/>
                  <w:rPrChange w:id="2369" w:author="Microsoft Office User" w:date="2017-08-26T15:42:00Z">
                    <w:rPr>
                      <w:rFonts w:ascii="Lora" w:eastAsia="宋体" w:hAnsi="Lora" w:cs="Lora"/>
                      <w:lang w:eastAsia="zh-CN"/>
                    </w:rPr>
                  </w:rPrChange>
                </w:rPr>
                <w:fldChar w:fldCharType="separate"/>
              </w:r>
              <w:r w:rsidRPr="0088676B" w:rsidDel="000D2E05">
                <w:rPr>
                  <w:rFonts w:ascii="Lora" w:eastAsiaTheme="minorEastAsia" w:hAnsi="Lora" w:cs="Lora"/>
                  <w:lang w:eastAsia="zh-CN"/>
                  <w:rPrChange w:id="2370" w:author="Microsoft Office User" w:date="2017-08-26T15:42:00Z">
                    <w:rPr>
                      <w:rFonts w:ascii="Lora" w:eastAsia="宋体" w:hAnsi="Lora" w:cs="Lora"/>
                      <w:lang w:eastAsia="zh-CN"/>
                    </w:rPr>
                  </w:rPrChange>
                </w:rPr>
                <w:delText>http://gavwood.com/paper.pdf</w:delText>
              </w:r>
              <w:r w:rsidR="005E1FA1" w:rsidRPr="0088676B" w:rsidDel="000D2E05">
                <w:rPr>
                  <w:rFonts w:ascii="Lora" w:eastAsiaTheme="minorEastAsia" w:hAnsi="Lora" w:cs="Lora"/>
                  <w:lang w:eastAsia="zh-CN"/>
                  <w:rPrChange w:id="2371" w:author="Microsoft Office User" w:date="2017-08-26T15:42:00Z">
                    <w:rPr>
                      <w:rFonts w:ascii="Lora" w:eastAsia="宋体" w:hAnsi="Lora" w:cs="Lora"/>
                      <w:lang w:eastAsia="zh-CN"/>
                    </w:rPr>
                  </w:rPrChange>
                </w:rPr>
                <w:fldChar w:fldCharType="end"/>
              </w:r>
            </w:del>
          </w:p>
          <w:p w14:paraId="0B5487CF" w14:textId="25F3A880" w:rsidR="00260CFA" w:rsidRPr="0088676B" w:rsidDel="000D2E05" w:rsidRDefault="00260CFA">
            <w:pPr>
              <w:rPr>
                <w:del w:id="2372" w:author="Microsoft Office User" w:date="2017-08-26T16:23:00Z"/>
                <w:rFonts w:ascii="Lora" w:eastAsiaTheme="minorEastAsia" w:hAnsi="Lora" w:cs="Lora"/>
                <w:color w:val="000000"/>
                <w:lang w:eastAsia="zh-CN"/>
                <w:rPrChange w:id="2373" w:author="Microsoft Office User" w:date="2017-08-26T15:42:00Z">
                  <w:rPr>
                    <w:del w:id="2374" w:author="Microsoft Office User" w:date="2017-08-26T16:23:00Z"/>
                    <w:rFonts w:ascii="Lora" w:eastAsia="宋体" w:hAnsi="Lora" w:cs="Lora"/>
                    <w:color w:val="000000"/>
                    <w:lang w:eastAsia="zh-CN"/>
                  </w:rPr>
                </w:rPrChange>
              </w:rPr>
              <w:pPrChange w:id="2375"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376"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377" w:author="Microsoft Office User" w:date="2017-08-26T16:23:00Z"/>
                <w:rFonts w:ascii="Lora" w:eastAsiaTheme="minorEastAsia" w:hAnsi="Lora" w:cs="Lora"/>
                <w:color w:val="000000"/>
                <w:lang w:eastAsia="zh-CN"/>
                <w:rPrChange w:id="2378" w:author="Microsoft Office User" w:date="2017-08-26T15:42:00Z">
                  <w:rPr>
                    <w:del w:id="2379" w:author="Microsoft Office User" w:date="2017-08-26T16:23:00Z"/>
                    <w:rFonts w:ascii="Lora" w:eastAsia="宋体" w:hAnsi="Lora" w:cs="Lora"/>
                    <w:color w:val="000000"/>
                    <w:lang w:eastAsia="zh-CN"/>
                  </w:rPr>
                </w:rPrChange>
              </w:rPr>
              <w:pPrChange w:id="2380" w:author="Microsoft Office User" w:date="2017-08-26T16:23:00Z">
                <w:pPr>
                  <w:widowControl w:val="0"/>
                  <w:autoSpaceDE w:val="0"/>
                  <w:autoSpaceDN w:val="0"/>
                  <w:adjustRightInd w:val="0"/>
                  <w:spacing w:after="0"/>
                </w:pPr>
              </w:pPrChange>
            </w:pPr>
            <w:del w:id="2381" w:author="Microsoft Office User" w:date="2017-08-26T16:23:00Z">
              <w:r w:rsidRPr="0088676B" w:rsidDel="000D2E05">
                <w:rPr>
                  <w:rFonts w:ascii="Lora" w:eastAsiaTheme="minorEastAsia" w:hAnsi="Lora" w:cs="Lora"/>
                  <w:color w:val="000000"/>
                  <w:lang w:eastAsia="zh-CN"/>
                  <w:rPrChange w:id="2382" w:author="Microsoft Office User" w:date="2017-08-26T15:42:00Z">
                    <w:rPr>
                      <w:rFonts w:ascii="Lora" w:eastAsia="宋体"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383" w:author="Microsoft Office User" w:date="2017-08-26T16:23:00Z"/>
                <w:rFonts w:ascii="Lora" w:eastAsiaTheme="minorEastAsia" w:hAnsi="Lora" w:cs="Lora"/>
                <w:color w:val="000000"/>
                <w:lang w:eastAsia="zh-CN"/>
                <w:rPrChange w:id="2384" w:author="Microsoft Office User" w:date="2017-08-26T15:42:00Z">
                  <w:rPr>
                    <w:del w:id="2385" w:author="Microsoft Office User" w:date="2017-08-26T16:23:00Z"/>
                    <w:rFonts w:ascii="Lora" w:eastAsia="宋体" w:hAnsi="Lora" w:cs="Lora"/>
                    <w:color w:val="000000"/>
                    <w:lang w:eastAsia="zh-CN"/>
                  </w:rPr>
                </w:rPrChange>
              </w:rPr>
              <w:pPrChange w:id="2386" w:author="Microsoft Office User" w:date="2017-08-26T16:23:00Z">
                <w:pPr>
                  <w:widowControl w:val="0"/>
                  <w:autoSpaceDE w:val="0"/>
                  <w:autoSpaceDN w:val="0"/>
                  <w:adjustRightInd w:val="0"/>
                  <w:spacing w:after="0"/>
                </w:pPr>
              </w:pPrChange>
            </w:pPr>
            <w:del w:id="2387" w:author="Microsoft Office User" w:date="2017-08-26T16:23:00Z">
              <w:r w:rsidRPr="0088676B" w:rsidDel="000D2E05">
                <w:rPr>
                  <w:rFonts w:ascii="Lora" w:eastAsiaTheme="minorEastAsia" w:hAnsi="Lora" w:cs="Lora"/>
                  <w:color w:val="000000"/>
                  <w:lang w:eastAsia="zh-CN"/>
                  <w:rPrChange w:id="2388" w:author="Microsoft Office User" w:date="2017-08-26T15:42:00Z">
                    <w:rPr>
                      <w:rFonts w:ascii="Lora" w:eastAsia="宋体" w:hAnsi="Lora" w:cs="Lora"/>
                      <w:color w:val="000000"/>
                      <w:lang w:eastAsia="zh-CN"/>
                    </w:rPr>
                  </w:rPrChange>
                </w:rPr>
                <w:delText>ERC 20 Type Tokens. “ERC: Token Standard” q</w:delText>
              </w:r>
            </w:del>
          </w:p>
          <w:p w14:paraId="145B47DD" w14:textId="24A38E29" w:rsidR="00260CFA" w:rsidRPr="0088676B" w:rsidDel="000D2E05" w:rsidRDefault="005E1FA1">
            <w:pPr>
              <w:rPr>
                <w:del w:id="2389" w:author="Microsoft Office User" w:date="2017-08-26T16:23:00Z"/>
                <w:rFonts w:ascii="Lora" w:eastAsiaTheme="minorEastAsia" w:hAnsi="Lora" w:cs="Lora"/>
                <w:color w:val="000000"/>
                <w:lang w:eastAsia="zh-CN"/>
                <w:rPrChange w:id="2390" w:author="Microsoft Office User" w:date="2017-08-26T15:42:00Z">
                  <w:rPr>
                    <w:del w:id="2391" w:author="Microsoft Office User" w:date="2017-08-26T16:23:00Z"/>
                    <w:rFonts w:ascii="Lora" w:eastAsia="宋体" w:hAnsi="Lora" w:cs="Lora"/>
                    <w:color w:val="000000"/>
                    <w:lang w:eastAsia="zh-CN"/>
                  </w:rPr>
                </w:rPrChange>
              </w:rPr>
              <w:pPrChange w:id="2392" w:author="Microsoft Office User" w:date="2017-08-26T16:23:00Z">
                <w:pPr>
                  <w:widowControl w:val="0"/>
                  <w:autoSpaceDE w:val="0"/>
                  <w:autoSpaceDN w:val="0"/>
                  <w:adjustRightInd w:val="0"/>
                  <w:spacing w:after="0"/>
                </w:pPr>
              </w:pPrChange>
            </w:pPr>
            <w:del w:id="2393" w:author="Microsoft Office User" w:date="2017-08-26T16:23:00Z">
              <w:r w:rsidRPr="0088676B" w:rsidDel="000D2E05">
                <w:rPr>
                  <w:rFonts w:eastAsiaTheme="minorEastAsia"/>
                  <w:rPrChange w:id="2394" w:author="Microsoft Office User" w:date="2017-08-26T15:42:00Z">
                    <w:rPr/>
                  </w:rPrChange>
                </w:rPr>
                <w:fldChar w:fldCharType="begin"/>
              </w:r>
              <w:r w:rsidRPr="0088676B" w:rsidDel="000D2E05">
                <w:rPr>
                  <w:rFonts w:eastAsiaTheme="minorEastAsia"/>
                  <w:rPrChange w:id="2395" w:author="Microsoft Office User" w:date="2017-08-26T15:42:00Z">
                    <w:rPr/>
                  </w:rPrChange>
                </w:rPr>
                <w:delInstrText xml:space="preserve"> HYPERLINK "https://github.com/ethereum/EIPs/issues/20" </w:delInstrText>
              </w:r>
              <w:r w:rsidRPr="0088676B" w:rsidDel="000D2E05">
                <w:rPr>
                  <w:rFonts w:eastAsiaTheme="minorEastAsia"/>
                  <w:rPrChange w:id="2396" w:author="Microsoft Office User" w:date="2017-08-26T15:42:00Z">
                    <w:rPr>
                      <w:rFonts w:ascii="Lora" w:eastAsia="宋体" w:hAnsi="Lora" w:cs="Lora"/>
                      <w:lang w:eastAsia="zh-CN"/>
                    </w:rPr>
                  </w:rPrChange>
                </w:rPr>
                <w:fldChar w:fldCharType="separate"/>
              </w:r>
              <w:r w:rsidR="00260CFA" w:rsidRPr="0088676B" w:rsidDel="000D2E05">
                <w:rPr>
                  <w:rFonts w:ascii="Lora" w:eastAsiaTheme="minorEastAsia" w:hAnsi="Lora" w:cs="Lora"/>
                  <w:lang w:eastAsia="zh-CN"/>
                  <w:rPrChange w:id="2397" w:author="Microsoft Office User" w:date="2017-08-26T15:42:00Z">
                    <w:rPr>
                      <w:rFonts w:ascii="Lora" w:eastAsia="宋体" w:hAnsi="Lora" w:cs="Lora"/>
                      <w:lang w:eastAsia="zh-CN"/>
                    </w:rPr>
                  </w:rPrChange>
                </w:rPr>
                <w:delText>https://github.com/ethereum/EIPs/issues/20</w:delText>
              </w:r>
              <w:r w:rsidRPr="0088676B" w:rsidDel="000D2E05">
                <w:rPr>
                  <w:rFonts w:ascii="Lora" w:eastAsiaTheme="minorEastAsia" w:hAnsi="Lora" w:cs="Lora"/>
                  <w:lang w:eastAsia="zh-CN"/>
                  <w:rPrChange w:id="2398" w:author="Microsoft Office User" w:date="2017-08-26T15:42:00Z">
                    <w:rPr>
                      <w:rFonts w:ascii="Lora" w:eastAsia="宋体" w:hAnsi="Lora" w:cs="Lora"/>
                      <w:lang w:eastAsia="zh-CN"/>
                    </w:rPr>
                  </w:rPrChange>
                </w:rPr>
                <w:fldChar w:fldCharType="end"/>
              </w:r>
            </w:del>
          </w:p>
          <w:p w14:paraId="0CE0A60E" w14:textId="31918FB7" w:rsidR="00260CFA" w:rsidRPr="0088676B" w:rsidDel="000D2E05" w:rsidRDefault="00260CFA">
            <w:pPr>
              <w:rPr>
                <w:del w:id="2399" w:author="Microsoft Office User" w:date="2017-08-26T16:23:00Z"/>
                <w:rFonts w:ascii="Lora" w:eastAsiaTheme="minorEastAsia" w:hAnsi="Lora" w:cs="Lora"/>
                <w:color w:val="000000"/>
                <w:lang w:eastAsia="zh-CN"/>
                <w:rPrChange w:id="2400" w:author="Microsoft Office User" w:date="2017-08-26T15:42:00Z">
                  <w:rPr>
                    <w:del w:id="2401" w:author="Microsoft Office User" w:date="2017-08-26T16:23:00Z"/>
                    <w:rFonts w:ascii="Lora" w:eastAsia="宋体" w:hAnsi="Lora" w:cs="Lora"/>
                    <w:color w:val="000000"/>
                    <w:lang w:eastAsia="zh-CN"/>
                  </w:rPr>
                </w:rPrChange>
              </w:rPr>
              <w:pPrChange w:id="2402"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403"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404" w:author="Microsoft Office User" w:date="2017-08-26T16:23:00Z"/>
                <w:rFonts w:ascii="Lora" w:eastAsiaTheme="minorEastAsia" w:hAnsi="Lora" w:cs="Lora"/>
                <w:color w:val="000000"/>
                <w:lang w:eastAsia="zh-CN"/>
                <w:rPrChange w:id="2405" w:author="Microsoft Office User" w:date="2017-08-26T15:42:00Z">
                  <w:rPr>
                    <w:del w:id="2406" w:author="Microsoft Office User" w:date="2017-08-26T16:23:00Z"/>
                    <w:rFonts w:ascii="Lora" w:eastAsia="宋体" w:hAnsi="Lora" w:cs="Lora"/>
                    <w:color w:val="000000"/>
                    <w:lang w:eastAsia="zh-CN"/>
                  </w:rPr>
                </w:rPrChange>
              </w:rPr>
              <w:pPrChange w:id="2407" w:author="Microsoft Office User" w:date="2017-08-26T16:23:00Z">
                <w:pPr>
                  <w:widowControl w:val="0"/>
                  <w:autoSpaceDE w:val="0"/>
                  <w:autoSpaceDN w:val="0"/>
                  <w:adjustRightInd w:val="0"/>
                  <w:spacing w:after="0"/>
                </w:pPr>
              </w:pPrChange>
            </w:pPr>
            <w:del w:id="2408" w:author="Microsoft Office User" w:date="2017-08-26T16:23:00Z">
              <w:r w:rsidRPr="0088676B" w:rsidDel="000D2E05">
                <w:rPr>
                  <w:rFonts w:ascii="Lora" w:eastAsiaTheme="minorEastAsia" w:hAnsi="Lora" w:cs="Lora"/>
                  <w:color w:val="000000"/>
                  <w:lang w:eastAsia="zh-CN"/>
                  <w:rPrChange w:id="2409" w:author="Microsoft Office User" w:date="2017-08-26T15:42:00Z">
                    <w:rPr>
                      <w:rFonts w:ascii="Lora" w:eastAsia="宋体"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410" w:author="Microsoft Office User" w:date="2017-08-26T16:23:00Z"/>
                <w:rFonts w:ascii="Lora" w:eastAsiaTheme="minorEastAsia" w:hAnsi="Lora" w:cs="Lora"/>
                <w:color w:val="000000"/>
                <w:lang w:eastAsia="zh-CN"/>
                <w:rPrChange w:id="2411" w:author="Microsoft Office User" w:date="2017-08-26T15:42:00Z">
                  <w:rPr>
                    <w:del w:id="2412" w:author="Microsoft Office User" w:date="2017-08-26T16:23:00Z"/>
                    <w:rFonts w:ascii="Lora" w:eastAsia="宋体" w:hAnsi="Lora" w:cs="Lora"/>
                    <w:color w:val="000000"/>
                    <w:lang w:eastAsia="zh-CN"/>
                  </w:rPr>
                </w:rPrChange>
              </w:rPr>
              <w:pPrChange w:id="2413" w:author="Microsoft Office User" w:date="2017-08-26T16:23:00Z">
                <w:pPr>
                  <w:widowControl w:val="0"/>
                  <w:autoSpaceDE w:val="0"/>
                  <w:autoSpaceDN w:val="0"/>
                  <w:adjustRightInd w:val="0"/>
                  <w:spacing w:after="0"/>
                </w:pPr>
              </w:pPrChange>
            </w:pPr>
            <w:del w:id="2414" w:author="Microsoft Office User" w:date="2017-08-26T16:23:00Z">
              <w:r w:rsidRPr="0088676B" w:rsidDel="000D2E05">
                <w:rPr>
                  <w:rFonts w:ascii="Lora" w:eastAsiaTheme="minorEastAsia" w:hAnsi="Lora" w:cs="Lora"/>
                  <w:color w:val="000000"/>
                  <w:lang w:eastAsia="zh-CN"/>
                  <w:rPrChange w:id="2415" w:author="Microsoft Office User" w:date="2017-08-26T15:42:00Z">
                    <w:rPr>
                      <w:rFonts w:ascii="Lora" w:eastAsia="宋体"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416" w:author="Microsoft Office User" w:date="2017-08-26T15:42:00Z">
                    <w:rPr/>
                  </w:rPrChange>
                </w:rPr>
                <w:fldChar w:fldCharType="begin"/>
              </w:r>
              <w:r w:rsidR="005E1FA1" w:rsidRPr="0088676B" w:rsidDel="000D2E05">
                <w:rPr>
                  <w:rFonts w:eastAsiaTheme="minorEastAsia"/>
                  <w:rPrChange w:id="2417"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418" w:author="Microsoft Office User" w:date="2017-08-26T15:42:00Z">
                    <w:rPr>
                      <w:rFonts w:ascii="Lora" w:eastAsia="宋体" w:hAnsi="Lora" w:cs="Lora"/>
                      <w:lang w:eastAsia="zh-CN"/>
                    </w:rPr>
                  </w:rPrChange>
                </w:rPr>
                <w:fldChar w:fldCharType="separate"/>
              </w:r>
              <w:r w:rsidRPr="0088676B" w:rsidDel="000D2E05">
                <w:rPr>
                  <w:rFonts w:ascii="Lora" w:eastAsiaTheme="minorEastAsia" w:hAnsi="Lora" w:cs="Lora"/>
                  <w:lang w:eastAsia="zh-CN"/>
                  <w:rPrChange w:id="2419" w:author="Microsoft Office User" w:date="2017-08-26T15:42:00Z">
                    <w:rPr>
                      <w:rFonts w:ascii="Lora" w:eastAsia="宋体"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420" w:author="Microsoft Office User" w:date="2017-08-26T15:42:00Z">
                    <w:rPr>
                      <w:rFonts w:ascii="Lora" w:eastAsia="宋体" w:hAnsi="Lora" w:cs="Lora"/>
                      <w:lang w:eastAsia="zh-CN"/>
                    </w:rPr>
                  </w:rPrChange>
                </w:rPr>
                <w:fldChar w:fldCharType="end"/>
              </w:r>
            </w:del>
          </w:p>
          <w:p w14:paraId="7A8F10A6" w14:textId="583ED004" w:rsidR="00260CFA" w:rsidRPr="0088676B" w:rsidDel="000D2E05" w:rsidRDefault="00260CFA">
            <w:pPr>
              <w:rPr>
                <w:del w:id="2421" w:author="Microsoft Office User" w:date="2017-08-26T16:23:00Z"/>
                <w:rFonts w:ascii="Lora" w:eastAsiaTheme="minorEastAsia" w:hAnsi="Lora" w:cs="Lora"/>
                <w:color w:val="000000"/>
                <w:lang w:eastAsia="zh-CN"/>
                <w:rPrChange w:id="2422" w:author="Microsoft Office User" w:date="2017-08-26T15:42:00Z">
                  <w:rPr>
                    <w:del w:id="2423" w:author="Microsoft Office User" w:date="2017-08-26T16:23:00Z"/>
                    <w:rFonts w:ascii="Lora" w:eastAsia="宋体" w:hAnsi="Lora" w:cs="Lora"/>
                    <w:color w:val="000000"/>
                    <w:lang w:eastAsia="zh-CN"/>
                  </w:rPr>
                </w:rPrChange>
              </w:rPr>
              <w:pPrChange w:id="2424"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425" w:author="Microsoft Office User" w:date="2017-08-26T16:23:00Z"/>
          <w:rFonts w:ascii="宋体" w:eastAsiaTheme="minorEastAsia" w:hAnsi="Lora" w:cs="宋体"/>
          <w:lang w:val="zh-CN" w:eastAsia="zh-CN"/>
          <w:rPrChange w:id="2426" w:author="Microsoft Office User" w:date="2017-08-26T15:42:00Z">
            <w:rPr>
              <w:del w:id="2427" w:author="Microsoft Office User" w:date="2017-08-26T16:23:00Z"/>
              <w:rFonts w:ascii="宋体" w:eastAsia="宋体" w:hAnsi="Lora" w:cs="宋体"/>
              <w:lang w:val="zh-CN" w:eastAsia="zh-CN"/>
            </w:rPr>
          </w:rPrChange>
        </w:rPr>
        <w:pPrChange w:id="2428"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429" w:author="Microsoft Office User" w:date="2017-08-26T15:42:00Z">
            <w:rPr/>
          </w:rPrChange>
        </w:rPr>
      </w:pPr>
    </w:p>
    <w:sectPr w:rsidR="00260CFA" w:rsidRPr="0088676B" w:rsidSect="00877372">
      <w:headerReference w:type="default" r:id="rId34"/>
      <w:footerReference w:type="default" r:id="rId35"/>
      <w:headerReference w:type="first" r:id="rId3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10" w:author="Gavin Zheng" w:date="2017-07-31T13:46:00Z" w:initials="GZ">
    <w:p w14:paraId="1D0FAE59" w14:textId="77777777" w:rsidR="00061202" w:rsidRDefault="00061202">
      <w:pPr>
        <w:pStyle w:val="CommentText"/>
      </w:pPr>
      <w:r>
        <w:rPr>
          <w:rStyle w:val="CommentReference"/>
        </w:rPr>
        <w:annotationRef/>
      </w:r>
    </w:p>
  </w:comment>
  <w:comment w:id="1035" w:author="gavinzheng" w:date="2017-08-29T15:10:00Z" w:initials="g">
    <w:p w14:paraId="6FFA7355" w14:textId="77777777" w:rsidR="00291EF7" w:rsidRDefault="00291EF7" w:rsidP="00291EF7">
      <w:pPr>
        <w:pStyle w:val="CommentText"/>
        <w:rPr>
          <w:lang w:eastAsia="zh-CN"/>
        </w:rPr>
      </w:pPr>
      <w:r>
        <w:rPr>
          <w:rStyle w:val="CommentReference"/>
        </w:rPr>
        <w:annotationRef/>
      </w:r>
      <w:r>
        <w:rPr>
          <w:rFonts w:asciiTheme="minorEastAsia" w:eastAsiaTheme="minorEastAsia" w:hAnsiTheme="minorEastAsia" w:hint="eastAsia"/>
          <w:lang w:eastAsia="zh-CN"/>
        </w:rPr>
        <w:t>此处图中互助链改成相互链</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4C639D" w14:textId="77777777" w:rsidR="0064697D" w:rsidRDefault="0064697D" w:rsidP="00877372">
      <w:pPr>
        <w:spacing w:after="0" w:line="240" w:lineRule="auto"/>
      </w:pPr>
      <w:r>
        <w:separator/>
      </w:r>
    </w:p>
  </w:endnote>
  <w:endnote w:type="continuationSeparator" w:id="0">
    <w:p w14:paraId="53370135" w14:textId="77777777" w:rsidR="0064697D" w:rsidRDefault="0064697D"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MS Mincho">
    <w:altName w:val="ＭＳ 明朝"/>
    <w:panose1 w:val="02020609040205080304"/>
    <w:charset w:val="80"/>
    <w:family w:val="moder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微软雅黑">
    <w:altName w:val="Microsoft YaHe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7DD78" w14:textId="77777777" w:rsidR="00061202" w:rsidRDefault="00061202">
    <w:pPr>
      <w:pStyle w:val="Footer"/>
      <w:pBdr>
        <w:bottom w:val="single" w:sz="6" w:space="1" w:color="auto"/>
      </w:pBdr>
    </w:pPr>
  </w:p>
  <w:p w14:paraId="32A8246E" w14:textId="6A3E4844" w:rsidR="00061202" w:rsidRPr="00E0606F" w:rsidRDefault="00061202">
    <w:pPr>
      <w:pStyle w:val="Footer"/>
      <w:rPr>
        <w:rFonts w:eastAsiaTheme="minorEastAsia"/>
        <w:lang w:eastAsia="zh-CN"/>
      </w:rPr>
    </w:pPr>
    <w:del w:id="2432" w:author="Microsoft Office User" w:date="2017-08-26T16:23:00Z">
      <w:r w:rsidDel="000D2E05">
        <w:delText>Version 1.0.0</w:delText>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A6AF7D" w14:textId="77777777" w:rsidR="0064697D" w:rsidRDefault="0064697D" w:rsidP="00877372">
      <w:pPr>
        <w:spacing w:after="0" w:line="240" w:lineRule="auto"/>
      </w:pPr>
      <w:r>
        <w:separator/>
      </w:r>
    </w:p>
  </w:footnote>
  <w:footnote w:type="continuationSeparator" w:id="0">
    <w:p w14:paraId="2ECB9BEA" w14:textId="77777777" w:rsidR="0064697D" w:rsidRDefault="0064697D" w:rsidP="008773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A03C9" w14:textId="61DED181" w:rsidR="00061202" w:rsidDel="000D6636" w:rsidRDefault="00061202">
    <w:pPr>
      <w:pStyle w:val="Header"/>
      <w:pBdr>
        <w:bottom w:val="single" w:sz="6" w:space="1" w:color="auto"/>
      </w:pBdr>
      <w:rPr>
        <w:del w:id="2430" w:author="Microsoft Office User" w:date="2017-08-26T16:21:00Z"/>
      </w:rPr>
    </w:pPr>
    <w:del w:id="2431" w:author="Microsoft Office User" w:date="2017-08-26T16:21:00Z">
      <w:r w:rsidDel="000D6636">
        <w:delText>White Paper                                                                                        Mutual Chain for Mutual Financial Services</w:delText>
      </w:r>
    </w:del>
  </w:p>
  <w:p w14:paraId="43C01361" w14:textId="77777777" w:rsidR="00061202" w:rsidRDefault="000612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E7C48" w14:textId="0145556B" w:rsidR="00061202" w:rsidRPr="00774A6A" w:rsidRDefault="00061202" w:rsidP="00774A6A">
    <w:pPr>
      <w:pStyle w:val="Header"/>
      <w:jc w:val="right"/>
      <w:rPr>
        <w:sz w:val="28"/>
        <w:szCs w:val="28"/>
      </w:rPr>
    </w:pPr>
    <w:del w:id="2433"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696B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Jie Lan">
    <w15:presenceInfo w15:providerId="Windows Live" w15:userId="229f801efac31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EB0"/>
    <w:rsid w:val="00004B8D"/>
    <w:rsid w:val="00007E34"/>
    <w:rsid w:val="000108D4"/>
    <w:rsid w:val="0001467E"/>
    <w:rsid w:val="00027228"/>
    <w:rsid w:val="00037DEB"/>
    <w:rsid w:val="000422F4"/>
    <w:rsid w:val="000434C5"/>
    <w:rsid w:val="000544A1"/>
    <w:rsid w:val="00061202"/>
    <w:rsid w:val="00061922"/>
    <w:rsid w:val="00063DB2"/>
    <w:rsid w:val="0006574B"/>
    <w:rsid w:val="00071ED7"/>
    <w:rsid w:val="0008088A"/>
    <w:rsid w:val="000847E2"/>
    <w:rsid w:val="000856F6"/>
    <w:rsid w:val="000A7D17"/>
    <w:rsid w:val="000B248E"/>
    <w:rsid w:val="000B35E5"/>
    <w:rsid w:val="000B42C7"/>
    <w:rsid w:val="000B67C4"/>
    <w:rsid w:val="000C23B6"/>
    <w:rsid w:val="000C2724"/>
    <w:rsid w:val="000D2E05"/>
    <w:rsid w:val="000D6636"/>
    <w:rsid w:val="000F0B33"/>
    <w:rsid w:val="000F136E"/>
    <w:rsid w:val="000F3297"/>
    <w:rsid w:val="000F3D7F"/>
    <w:rsid w:val="000F5C17"/>
    <w:rsid w:val="001010B6"/>
    <w:rsid w:val="001100B8"/>
    <w:rsid w:val="001105B9"/>
    <w:rsid w:val="00114813"/>
    <w:rsid w:val="0012045F"/>
    <w:rsid w:val="00134A0B"/>
    <w:rsid w:val="001431F1"/>
    <w:rsid w:val="00144CB8"/>
    <w:rsid w:val="00156B04"/>
    <w:rsid w:val="00157469"/>
    <w:rsid w:val="00176FE0"/>
    <w:rsid w:val="001864CE"/>
    <w:rsid w:val="0019522E"/>
    <w:rsid w:val="001A03A8"/>
    <w:rsid w:val="001A7AA3"/>
    <w:rsid w:val="001B0922"/>
    <w:rsid w:val="001C02A9"/>
    <w:rsid w:val="001C28F1"/>
    <w:rsid w:val="001D178C"/>
    <w:rsid w:val="001D438B"/>
    <w:rsid w:val="001F2326"/>
    <w:rsid w:val="001F2339"/>
    <w:rsid w:val="001F2DDA"/>
    <w:rsid w:val="00202A36"/>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EF7"/>
    <w:rsid w:val="00291F8B"/>
    <w:rsid w:val="00293C1D"/>
    <w:rsid w:val="002A1351"/>
    <w:rsid w:val="002B0114"/>
    <w:rsid w:val="002B215F"/>
    <w:rsid w:val="002C16FA"/>
    <w:rsid w:val="002C559F"/>
    <w:rsid w:val="002D0012"/>
    <w:rsid w:val="002D3E19"/>
    <w:rsid w:val="002D6DE6"/>
    <w:rsid w:val="002E5BAD"/>
    <w:rsid w:val="002F43CA"/>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B2770"/>
    <w:rsid w:val="003C184A"/>
    <w:rsid w:val="003D26BE"/>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347A3"/>
    <w:rsid w:val="005401F8"/>
    <w:rsid w:val="00552F4F"/>
    <w:rsid w:val="00556A97"/>
    <w:rsid w:val="00560931"/>
    <w:rsid w:val="00561A0B"/>
    <w:rsid w:val="00562F63"/>
    <w:rsid w:val="0056457E"/>
    <w:rsid w:val="00570BCB"/>
    <w:rsid w:val="005713CD"/>
    <w:rsid w:val="005715B7"/>
    <w:rsid w:val="00574E39"/>
    <w:rsid w:val="00576517"/>
    <w:rsid w:val="005A12B0"/>
    <w:rsid w:val="005A31AB"/>
    <w:rsid w:val="005B505D"/>
    <w:rsid w:val="005C0455"/>
    <w:rsid w:val="005C51FC"/>
    <w:rsid w:val="005C7C75"/>
    <w:rsid w:val="005D42CC"/>
    <w:rsid w:val="005D5AAA"/>
    <w:rsid w:val="005E1FA1"/>
    <w:rsid w:val="005E764D"/>
    <w:rsid w:val="005F2018"/>
    <w:rsid w:val="005F2FC3"/>
    <w:rsid w:val="00602A4C"/>
    <w:rsid w:val="00606492"/>
    <w:rsid w:val="006071F6"/>
    <w:rsid w:val="00613C0D"/>
    <w:rsid w:val="0061661C"/>
    <w:rsid w:val="00616ACC"/>
    <w:rsid w:val="00627CBE"/>
    <w:rsid w:val="00627D52"/>
    <w:rsid w:val="00632F63"/>
    <w:rsid w:val="006368F3"/>
    <w:rsid w:val="006400C7"/>
    <w:rsid w:val="00644D02"/>
    <w:rsid w:val="00645797"/>
    <w:rsid w:val="0064697D"/>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91B"/>
    <w:rsid w:val="008E1505"/>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42C"/>
    <w:rsid w:val="009E3EB1"/>
    <w:rsid w:val="009F0864"/>
    <w:rsid w:val="009F5B31"/>
    <w:rsid w:val="00A00BF8"/>
    <w:rsid w:val="00A01667"/>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90262"/>
    <w:rsid w:val="00B92C03"/>
    <w:rsid w:val="00BB063E"/>
    <w:rsid w:val="00BB6926"/>
    <w:rsid w:val="00BB6E4D"/>
    <w:rsid w:val="00BC50E6"/>
    <w:rsid w:val="00BC5CA6"/>
    <w:rsid w:val="00BC6153"/>
    <w:rsid w:val="00BC617E"/>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1062"/>
    <w:rsid w:val="00D552EC"/>
    <w:rsid w:val="00D62C3B"/>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NoSpacing">
    <w:name w:val="No Spacing"/>
    <w:uiPriority w:val="1"/>
    <w:qFormat/>
    <w:rsid w:val="005E1FA1"/>
    <w:pPr>
      <w:spacing w:after="0" w:line="240" w:lineRule="auto"/>
    </w:pPr>
    <w:rPr>
      <w:rFonts w:ascii="Calibri" w:eastAsia="Times New Roman" w:hAnsi="Calibri" w:cs="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AC1"/>
    <w:rPr>
      <w:rFonts w:ascii="Calibri" w:eastAsia="Times New Roman" w:hAnsi="Calibri" w:cs="Times New Roman"/>
      <w:lang w:eastAsia="en-US"/>
    </w:rPr>
  </w:style>
  <w:style w:type="paragraph" w:styleId="Heading1">
    <w:name w:val="heading 1"/>
    <w:basedOn w:val="Normal"/>
    <w:next w:val="Normal"/>
    <w:link w:val="Heading1Char"/>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Heading2">
    <w:name w:val="heading 2"/>
    <w:basedOn w:val="Normal"/>
    <w:next w:val="Normal"/>
    <w:link w:val="Heading2Char"/>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063DB2"/>
    <w:pPr>
      <w:numPr>
        <w:ilvl w:val="3"/>
        <w:numId w:val="26"/>
      </w:numPr>
      <w:spacing w:before="200" w:after="0"/>
      <w:outlineLvl w:val="3"/>
    </w:pPr>
    <w:rPr>
      <w:rFonts w:ascii="Cambria" w:hAnsi="Cambria"/>
      <w:b/>
      <w:bCs/>
      <w:i/>
      <w:iCs/>
    </w:rPr>
  </w:style>
  <w:style w:type="paragraph" w:styleId="Heading5">
    <w:name w:val="heading 5"/>
    <w:basedOn w:val="Normal"/>
    <w:next w:val="Normal"/>
    <w:link w:val="Heading5Char"/>
    <w:uiPriority w:val="9"/>
    <w:unhideWhenUsed/>
    <w:qFormat/>
    <w:rsid w:val="00063DB2"/>
    <w:pPr>
      <w:numPr>
        <w:ilvl w:val="4"/>
        <w:numId w:val="26"/>
      </w:numPr>
      <w:spacing w:before="200" w:after="0"/>
      <w:outlineLvl w:val="4"/>
    </w:pPr>
    <w:rPr>
      <w:rFonts w:ascii="Cambria" w:hAnsi="Cambria"/>
      <w:b/>
      <w:bCs/>
      <w:color w:val="7F7F7F"/>
    </w:rPr>
  </w:style>
  <w:style w:type="paragraph" w:styleId="Heading6">
    <w:name w:val="heading 6"/>
    <w:basedOn w:val="Normal"/>
    <w:next w:val="Normal"/>
    <w:link w:val="Heading6Char"/>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063DB2"/>
    <w:pPr>
      <w:numPr>
        <w:ilvl w:val="6"/>
        <w:numId w:val="26"/>
      </w:numPr>
      <w:spacing w:after="0"/>
      <w:outlineLvl w:val="6"/>
    </w:pPr>
    <w:rPr>
      <w:rFonts w:ascii="Cambria" w:hAnsi="Cambria"/>
      <w:i/>
      <w:iCs/>
    </w:rPr>
  </w:style>
  <w:style w:type="paragraph" w:styleId="Heading8">
    <w:name w:val="heading 8"/>
    <w:basedOn w:val="Normal"/>
    <w:next w:val="Normal"/>
    <w:link w:val="Heading8Char"/>
    <w:uiPriority w:val="9"/>
    <w:unhideWhenUsed/>
    <w:qFormat/>
    <w:rsid w:val="00063DB2"/>
    <w:pPr>
      <w:numPr>
        <w:ilvl w:val="7"/>
        <w:numId w:val="26"/>
      </w:numPr>
      <w:spacing w:after="0"/>
      <w:outlineLvl w:val="7"/>
    </w:pPr>
    <w:rPr>
      <w:rFonts w:ascii="Cambria" w:hAnsi="Cambria"/>
      <w:sz w:val="20"/>
      <w:szCs w:val="20"/>
    </w:rPr>
  </w:style>
  <w:style w:type="paragraph" w:styleId="Heading9">
    <w:name w:val="heading 9"/>
    <w:basedOn w:val="Normal"/>
    <w:next w:val="Normal"/>
    <w:link w:val="Heading9Char"/>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3AC1"/>
    <w:rPr>
      <w:color w:val="0000FF"/>
      <w:u w:val="single"/>
    </w:rPr>
  </w:style>
  <w:style w:type="paragraph" w:styleId="Title">
    <w:name w:val="Title"/>
    <w:basedOn w:val="Normal"/>
    <w:next w:val="Normal"/>
    <w:link w:val="TitleChar"/>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753AC1"/>
    <w:rPr>
      <w:rFonts w:ascii="Cambria" w:eastAsia="Times New Roman" w:hAnsi="Cambria" w:cs="Times New Roman"/>
      <w:spacing w:val="5"/>
      <w:sz w:val="52"/>
      <w:szCs w:val="52"/>
      <w:lang w:eastAsia="en-US"/>
    </w:rPr>
  </w:style>
  <w:style w:type="paragraph" w:styleId="BalloonText">
    <w:name w:val="Balloon Text"/>
    <w:basedOn w:val="Normal"/>
    <w:link w:val="BalloonTextChar"/>
    <w:uiPriority w:val="99"/>
    <w:semiHidden/>
    <w:unhideWhenUsed/>
    <w:rsid w:val="00753A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C1"/>
    <w:rPr>
      <w:rFonts w:ascii="Tahoma" w:eastAsia="Times New Roman" w:hAnsi="Tahoma" w:cs="Tahoma"/>
      <w:sz w:val="16"/>
      <w:szCs w:val="16"/>
      <w:lang w:eastAsia="en-US"/>
    </w:rPr>
  </w:style>
  <w:style w:type="paragraph" w:customStyle="1" w:styleId="BodySingle">
    <w:name w:val="Body Single"/>
    <w:basedOn w:val="Normal"/>
    <w:rsid w:val="00716C79"/>
    <w:pPr>
      <w:spacing w:before="60" w:after="120" w:line="280" w:lineRule="atLeast"/>
      <w:jc w:val="both"/>
    </w:pPr>
    <w:rPr>
      <w:rFonts w:ascii="Lucida Sans" w:hAnsi="Lucida Sans"/>
      <w:b/>
      <w:szCs w:val="20"/>
    </w:rPr>
  </w:style>
  <w:style w:type="table" w:styleId="TableGrid">
    <w:name w:val="Table Grid"/>
    <w:basedOn w:val="TableNormal"/>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372"/>
    <w:rPr>
      <w:rFonts w:ascii="Calibri" w:eastAsia="Times New Roman" w:hAnsi="Calibri" w:cs="Times New Roman"/>
      <w:lang w:eastAsia="en-US"/>
    </w:rPr>
  </w:style>
  <w:style w:type="paragraph" w:styleId="Footer">
    <w:name w:val="footer"/>
    <w:basedOn w:val="Normal"/>
    <w:link w:val="FooterChar"/>
    <w:uiPriority w:val="99"/>
    <w:unhideWhenUsed/>
    <w:rsid w:val="00877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372"/>
    <w:rPr>
      <w:rFonts w:ascii="Calibri" w:eastAsia="Times New Roman" w:hAnsi="Calibri" w:cs="Times New Roman"/>
      <w:lang w:eastAsia="en-US"/>
    </w:rPr>
  </w:style>
  <w:style w:type="paragraph" w:styleId="TOC1">
    <w:name w:val="toc 1"/>
    <w:basedOn w:val="Normal"/>
    <w:next w:val="Normal"/>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TOC2">
    <w:name w:val="toc 2"/>
    <w:basedOn w:val="Normal"/>
    <w:next w:val="Normal"/>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Heading1Char">
    <w:name w:val="Heading 1 Char"/>
    <w:basedOn w:val="DefaultParagraphFont"/>
    <w:link w:val="Heading1"/>
    <w:uiPriority w:val="9"/>
    <w:rsid w:val="00063DB2"/>
    <w:rPr>
      <w:rFonts w:ascii="Arial" w:eastAsia="Times New Roman" w:hAnsi="Arial" w:cs="Arial"/>
      <w:b/>
      <w:bCs/>
      <w:sz w:val="32"/>
      <w:szCs w:val="32"/>
      <w:lang w:eastAsia="en-US"/>
    </w:rPr>
  </w:style>
  <w:style w:type="character" w:customStyle="1" w:styleId="Heading2Char">
    <w:name w:val="Heading 2 Char"/>
    <w:basedOn w:val="DefaultParagraphFont"/>
    <w:link w:val="Heading2"/>
    <w:uiPriority w:val="9"/>
    <w:rsid w:val="00063DB2"/>
    <w:rPr>
      <w:rFonts w:ascii="Arial" w:eastAsia="Times New Roman" w:hAnsi="Arial" w:cs="Arial"/>
      <w:b/>
      <w:bCs/>
      <w:sz w:val="28"/>
      <w:szCs w:val="28"/>
      <w:lang w:eastAsia="en-US"/>
    </w:rPr>
  </w:style>
  <w:style w:type="character" w:customStyle="1" w:styleId="Heading3Char">
    <w:name w:val="Heading 3 Char"/>
    <w:basedOn w:val="DefaultParagraphFont"/>
    <w:link w:val="Heading3"/>
    <w:uiPriority w:val="9"/>
    <w:rsid w:val="00063DB2"/>
    <w:rPr>
      <w:rFonts w:ascii="Arial" w:eastAsia="Times New Roman" w:hAnsi="Arial" w:cs="Arial"/>
      <w:b/>
      <w:bCs/>
      <w:sz w:val="24"/>
      <w:szCs w:val="24"/>
      <w:lang w:eastAsia="en-US"/>
    </w:rPr>
  </w:style>
  <w:style w:type="character" w:customStyle="1" w:styleId="Heading4Char">
    <w:name w:val="Heading 4 Char"/>
    <w:basedOn w:val="DefaultParagraphFont"/>
    <w:link w:val="Heading4"/>
    <w:uiPriority w:val="9"/>
    <w:rsid w:val="00063DB2"/>
    <w:rPr>
      <w:rFonts w:ascii="Cambria" w:eastAsia="Times New Roman" w:hAnsi="Cambria" w:cs="Times New Roman"/>
      <w:b/>
      <w:bCs/>
      <w:i/>
      <w:iCs/>
      <w:lang w:eastAsia="en-US"/>
    </w:rPr>
  </w:style>
  <w:style w:type="character" w:customStyle="1" w:styleId="Heading5Char">
    <w:name w:val="Heading 5 Char"/>
    <w:basedOn w:val="DefaultParagraphFont"/>
    <w:link w:val="Heading5"/>
    <w:uiPriority w:val="9"/>
    <w:rsid w:val="00063DB2"/>
    <w:rPr>
      <w:rFonts w:ascii="Cambria" w:eastAsia="Times New Roman" w:hAnsi="Cambria" w:cs="Times New Roman"/>
      <w:b/>
      <w:bCs/>
      <w:color w:val="7F7F7F"/>
      <w:lang w:eastAsia="en-US"/>
    </w:rPr>
  </w:style>
  <w:style w:type="character" w:customStyle="1" w:styleId="Heading6Char">
    <w:name w:val="Heading 6 Char"/>
    <w:basedOn w:val="DefaultParagraphFont"/>
    <w:link w:val="Heading6"/>
    <w:uiPriority w:val="9"/>
    <w:rsid w:val="00063DB2"/>
    <w:rPr>
      <w:rFonts w:ascii="Cambria" w:eastAsia="Times New Roman" w:hAnsi="Cambria" w:cs="Times New Roman"/>
      <w:b/>
      <w:bCs/>
      <w:i/>
      <w:iCs/>
      <w:color w:val="7F7F7F"/>
      <w:lang w:eastAsia="en-US"/>
    </w:rPr>
  </w:style>
  <w:style w:type="character" w:customStyle="1" w:styleId="Heading7Char">
    <w:name w:val="Heading 7 Char"/>
    <w:basedOn w:val="DefaultParagraphFont"/>
    <w:link w:val="Heading7"/>
    <w:uiPriority w:val="9"/>
    <w:rsid w:val="00063DB2"/>
    <w:rPr>
      <w:rFonts w:ascii="Cambria" w:eastAsia="Times New Roman" w:hAnsi="Cambria" w:cs="Times New Roman"/>
      <w:i/>
      <w:iCs/>
      <w:lang w:eastAsia="en-US"/>
    </w:rPr>
  </w:style>
  <w:style w:type="character" w:customStyle="1" w:styleId="Heading8Char">
    <w:name w:val="Heading 8 Char"/>
    <w:basedOn w:val="DefaultParagraphFont"/>
    <w:link w:val="Heading8"/>
    <w:uiPriority w:val="9"/>
    <w:rsid w:val="00063DB2"/>
    <w:rPr>
      <w:rFonts w:ascii="Cambria" w:eastAsia="Times New Roman" w:hAnsi="Cambria" w:cs="Times New Roman"/>
      <w:sz w:val="20"/>
      <w:szCs w:val="20"/>
      <w:lang w:eastAsia="en-US"/>
    </w:rPr>
  </w:style>
  <w:style w:type="character" w:customStyle="1" w:styleId="Heading9Char">
    <w:name w:val="Heading 9 Char"/>
    <w:basedOn w:val="DefaultParagraphFont"/>
    <w:link w:val="Heading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Normal"/>
    <w:rsid w:val="00063DB2"/>
    <w:rPr>
      <w:rFonts w:ascii="Tunga" w:hAnsi="Tunga" w:cs="Tunga"/>
      <w:i/>
      <w:color w:val="0000FF"/>
    </w:rPr>
  </w:style>
  <w:style w:type="paragraph" w:styleId="ListParagraph">
    <w:name w:val="List Paragraph"/>
    <w:basedOn w:val="Normal"/>
    <w:uiPriority w:val="34"/>
    <w:qFormat/>
    <w:rsid w:val="00063DB2"/>
    <w:pPr>
      <w:ind w:left="720"/>
      <w:contextualSpacing/>
    </w:pPr>
  </w:style>
  <w:style w:type="paragraph" w:styleId="TOC3">
    <w:name w:val="toc 3"/>
    <w:basedOn w:val="Normal"/>
    <w:next w:val="Normal"/>
    <w:autoRedefine/>
    <w:uiPriority w:val="39"/>
    <w:unhideWhenUsed/>
    <w:qFormat/>
    <w:rsid w:val="00D07BF8"/>
    <w:pPr>
      <w:tabs>
        <w:tab w:val="left" w:pos="1440"/>
        <w:tab w:val="right" w:leader="dot" w:pos="9350"/>
      </w:tabs>
      <w:spacing w:after="100"/>
      <w:ind w:left="720"/>
    </w:pPr>
  </w:style>
  <w:style w:type="paragraph" w:styleId="TOCHeading">
    <w:name w:val="TOC Heading"/>
    <w:basedOn w:val="Heading1"/>
    <w:next w:val="Normal"/>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Strong">
    <w:name w:val="Strong"/>
    <w:basedOn w:val="DefaultParagraphFont"/>
    <w:uiPriority w:val="22"/>
    <w:qFormat/>
    <w:rsid w:val="00691A36"/>
    <w:rPr>
      <w:b/>
      <w:bCs/>
    </w:rPr>
  </w:style>
  <w:style w:type="character" w:styleId="CommentReference">
    <w:name w:val="annotation reference"/>
    <w:basedOn w:val="DefaultParagraphFont"/>
    <w:uiPriority w:val="99"/>
    <w:semiHidden/>
    <w:unhideWhenUsed/>
    <w:rsid w:val="00F35FAF"/>
    <w:rPr>
      <w:sz w:val="16"/>
      <w:szCs w:val="16"/>
    </w:rPr>
  </w:style>
  <w:style w:type="paragraph" w:styleId="CommentText">
    <w:name w:val="annotation text"/>
    <w:basedOn w:val="Normal"/>
    <w:link w:val="CommentTextChar"/>
    <w:uiPriority w:val="99"/>
    <w:semiHidden/>
    <w:unhideWhenUsed/>
    <w:rsid w:val="00F35FAF"/>
    <w:pPr>
      <w:spacing w:line="240" w:lineRule="auto"/>
    </w:pPr>
    <w:rPr>
      <w:sz w:val="20"/>
      <w:szCs w:val="20"/>
    </w:rPr>
  </w:style>
  <w:style w:type="character" w:customStyle="1" w:styleId="CommentTextChar">
    <w:name w:val="Comment Text Char"/>
    <w:basedOn w:val="DefaultParagraphFont"/>
    <w:link w:val="CommentText"/>
    <w:uiPriority w:val="99"/>
    <w:semiHidden/>
    <w:rsid w:val="00F35FAF"/>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35FAF"/>
    <w:rPr>
      <w:b/>
      <w:bCs/>
    </w:rPr>
  </w:style>
  <w:style w:type="character" w:customStyle="1" w:styleId="CommentSubjectChar">
    <w:name w:val="Comment Subject Char"/>
    <w:basedOn w:val="CommentTextChar"/>
    <w:link w:val="CommentSubject"/>
    <w:uiPriority w:val="99"/>
    <w:semiHidden/>
    <w:rsid w:val="00F35FAF"/>
    <w:rPr>
      <w:rFonts w:ascii="Calibri" w:eastAsia="Times New Roman" w:hAnsi="Calibri" w:cs="Times New Roman"/>
      <w:b/>
      <w:bCs/>
      <w:sz w:val="20"/>
      <w:szCs w:val="20"/>
      <w:lang w:eastAsia="en-US"/>
    </w:rPr>
  </w:style>
  <w:style w:type="character" w:styleId="HTMLCode">
    <w:name w:val="HTML Code"/>
    <w:basedOn w:val="DefaultParagraphFont"/>
    <w:uiPriority w:val="99"/>
    <w:semiHidden/>
    <w:unhideWhenUsed/>
    <w:rsid w:val="00B4670B"/>
    <w:rPr>
      <w:rFonts w:ascii="宋体" w:eastAsia="宋体" w:hAnsi="宋体" w:cs="宋体"/>
      <w:sz w:val="24"/>
      <w:szCs w:val="24"/>
    </w:rPr>
  </w:style>
  <w:style w:type="paragraph" w:styleId="NormalWeb">
    <w:name w:val="Normal (Web)"/>
    <w:basedOn w:val="Normal"/>
    <w:uiPriority w:val="99"/>
    <w:semiHidden/>
    <w:unhideWhenUsed/>
    <w:rsid w:val="003F7455"/>
    <w:pPr>
      <w:spacing w:before="100" w:beforeAutospacing="1" w:after="100" w:afterAutospacing="1" w:line="240" w:lineRule="auto"/>
    </w:pPr>
    <w:rPr>
      <w:rFonts w:ascii="Times New Roman" w:hAnsi="Times New Roman"/>
      <w:sz w:val="24"/>
      <w:szCs w:val="24"/>
    </w:rPr>
  </w:style>
  <w:style w:type="paragraph" w:styleId="NoSpacing">
    <w:name w:val="No Spacing"/>
    <w:uiPriority w:val="1"/>
    <w:qFormat/>
    <w:rsid w:val="005E1FA1"/>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commentsExtended" Target="commentsExtended.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40966-4705-450D-8D85-C82B04C0B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Qin;YU ZHENG</dc:creator>
  <cp:lastModifiedBy>Gavin Zheng</cp:lastModifiedBy>
  <cp:revision>2</cp:revision>
  <cp:lastPrinted>2017-08-13T01:01:00Z</cp:lastPrinted>
  <dcterms:created xsi:type="dcterms:W3CDTF">2017-08-29T07:14:00Z</dcterms:created>
  <dcterms:modified xsi:type="dcterms:W3CDTF">2017-08-29T07:14:00Z</dcterms:modified>
</cp:coreProperties>
</file>